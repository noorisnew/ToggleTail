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E9B31" w14:textId="77777777" w:rsidR="00224891" w:rsidRPr="00224891" w:rsidRDefault="00224891" w:rsidP="00224891">
      <w:pPr>
        <w:spacing w:after="0" w:line="259" w:lineRule="auto"/>
        <w:ind w:left="360" w:right="0" w:firstLine="0"/>
        <w:jc w:val="center"/>
        <w:rPr>
          <w:rFonts w:asciiTheme="minorHAnsi" w:eastAsia="Calibri" w:hAnsiTheme="minorHAnsi" w:cstheme="minorHAnsi"/>
        </w:rPr>
      </w:pPr>
    </w:p>
    <w:p w14:paraId="09A482BE" w14:textId="77777777" w:rsidR="00224891" w:rsidRPr="00224891" w:rsidRDefault="00224891" w:rsidP="00224891">
      <w:pPr>
        <w:spacing w:after="0" w:line="259" w:lineRule="auto"/>
        <w:ind w:left="360" w:right="0" w:firstLine="0"/>
        <w:jc w:val="center"/>
        <w:rPr>
          <w:rFonts w:asciiTheme="minorHAnsi" w:hAnsiTheme="minorHAnsi" w:cstheme="minorHAnsi"/>
        </w:rPr>
      </w:pPr>
      <w:r w:rsidRPr="00224891">
        <w:rPr>
          <w:rFonts w:asciiTheme="minorHAnsi" w:eastAsia="Calibri" w:hAnsiTheme="minorHAnsi" w:cstheme="minorHAnsi"/>
        </w:rPr>
        <w:t xml:space="preserve"> </w:t>
      </w:r>
    </w:p>
    <w:p w14:paraId="073861A2" w14:textId="77777777" w:rsidR="00224891" w:rsidRPr="00224891" w:rsidRDefault="00224891" w:rsidP="00224891">
      <w:pPr>
        <w:spacing w:after="141" w:line="259" w:lineRule="auto"/>
        <w:ind w:left="-29" w:right="-26" w:firstLine="0"/>
        <w:jc w:val="center"/>
        <w:rPr>
          <w:rFonts w:asciiTheme="minorHAnsi" w:hAnsiTheme="minorHAnsi" w:cstheme="minorHAnsi"/>
        </w:rPr>
      </w:pPr>
      <w:r w:rsidRPr="00224891">
        <w:rPr>
          <w:rFonts w:asciiTheme="minorHAnsi" w:eastAsia="Calibri" w:hAnsiTheme="minorHAnsi" w:cstheme="minorHAnsi"/>
          <w:noProof/>
          <w:sz w:val="22"/>
        </w:rPr>
        <mc:AlternateContent>
          <mc:Choice Requires="wpg">
            <w:drawing>
              <wp:inline distT="0" distB="0" distL="0" distR="0" wp14:anchorId="274FD094" wp14:editId="3C017FEE">
                <wp:extent cx="5519294" cy="1323107"/>
                <wp:effectExtent l="0" t="0" r="5715" b="10795"/>
                <wp:docPr id="43518" name="Group 43518"/>
                <wp:cNvGraphicFramePr/>
                <a:graphic xmlns:a="http://schemas.openxmlformats.org/drawingml/2006/main">
                  <a:graphicData uri="http://schemas.microsoft.com/office/word/2010/wordprocessingGroup">
                    <wpg:wgp>
                      <wpg:cNvGrpSpPr/>
                      <wpg:grpSpPr>
                        <a:xfrm>
                          <a:off x="0" y="0"/>
                          <a:ext cx="5519294" cy="1323107"/>
                          <a:chOff x="0" y="0"/>
                          <a:chExt cx="5519294" cy="1580642"/>
                        </a:xfrm>
                      </wpg:grpSpPr>
                      <wps:wsp>
                        <wps:cNvPr id="14" name="Rectangle 14"/>
                        <wps:cNvSpPr/>
                        <wps:spPr>
                          <a:xfrm>
                            <a:off x="2758770" y="0"/>
                            <a:ext cx="45808" cy="206453"/>
                          </a:xfrm>
                          <a:prstGeom prst="rect">
                            <a:avLst/>
                          </a:prstGeom>
                          <a:ln>
                            <a:noFill/>
                          </a:ln>
                        </wps:spPr>
                        <wps:txbx>
                          <w:txbxContent>
                            <w:p w14:paraId="5BCF51B1" w14:textId="77777777" w:rsidR="00224891" w:rsidRDefault="00224891" w:rsidP="00224891">
                              <w:pPr>
                                <w:spacing w:after="160" w:line="259" w:lineRule="auto"/>
                                <w:ind w:left="0" w:right="0" w:firstLine="0"/>
                                <w:jc w:val="left"/>
                              </w:pPr>
                              <w:r>
                                <w:rPr>
                                  <w:rFonts w:eastAsia="Calibri"/>
                                </w:rPr>
                                <w:t xml:space="preserve"> </w:t>
                              </w:r>
                            </w:p>
                          </w:txbxContent>
                        </wps:txbx>
                        <wps:bodyPr horzOverflow="overflow" vert="horz" lIns="0" tIns="0" rIns="0" bIns="0" rtlCol="0">
                          <a:noAutofit/>
                        </wps:bodyPr>
                      </wps:wsp>
                      <wps:wsp>
                        <wps:cNvPr id="15" name="Rectangle 15"/>
                        <wps:cNvSpPr/>
                        <wps:spPr>
                          <a:xfrm>
                            <a:off x="2758770" y="126492"/>
                            <a:ext cx="45808" cy="206453"/>
                          </a:xfrm>
                          <a:prstGeom prst="rect">
                            <a:avLst/>
                          </a:prstGeom>
                          <a:ln>
                            <a:noFill/>
                          </a:ln>
                        </wps:spPr>
                        <wps:txbx>
                          <w:txbxContent>
                            <w:p w14:paraId="683021D6" w14:textId="77777777" w:rsidR="00224891" w:rsidRDefault="00224891" w:rsidP="00224891">
                              <w:pPr>
                                <w:spacing w:after="160" w:line="259" w:lineRule="auto"/>
                                <w:ind w:left="0" w:right="0" w:firstLine="0"/>
                                <w:jc w:val="left"/>
                              </w:pPr>
                              <w:r>
                                <w:rPr>
                                  <w:rFonts w:eastAsia="Calibri"/>
                                </w:rPr>
                                <w:t xml:space="preserve"> </w:t>
                              </w:r>
                            </w:p>
                          </w:txbxContent>
                        </wps:txbx>
                        <wps:bodyPr horzOverflow="overflow" vert="horz" lIns="0" tIns="0" rIns="0" bIns="0" rtlCol="0">
                          <a:noAutofit/>
                        </wps:bodyPr>
                      </wps:wsp>
                      <wps:wsp>
                        <wps:cNvPr id="16" name="Rectangle 16"/>
                        <wps:cNvSpPr/>
                        <wps:spPr>
                          <a:xfrm>
                            <a:off x="2758770" y="1251306"/>
                            <a:ext cx="50673" cy="224380"/>
                          </a:xfrm>
                          <a:prstGeom prst="rect">
                            <a:avLst/>
                          </a:prstGeom>
                          <a:ln>
                            <a:noFill/>
                          </a:ln>
                        </wps:spPr>
                        <wps:txbx>
                          <w:txbxContent>
                            <w:p w14:paraId="1F65954A" w14:textId="77777777" w:rsidR="00224891" w:rsidRDefault="00224891" w:rsidP="00224891">
                              <w:pPr>
                                <w:spacing w:after="160" w:line="259" w:lineRule="auto"/>
                                <w:ind w:left="0" w:right="0" w:firstLine="0"/>
                                <w:jc w:val="left"/>
                              </w:pPr>
                              <w:r>
                                <w:rPr>
                                  <w:color w:val="4F81BD"/>
                                </w:rPr>
                                <w:t xml:space="preserve"> </w:t>
                              </w:r>
                            </w:p>
                          </w:txbxContent>
                        </wps:txbx>
                        <wps:bodyPr horzOverflow="overflow" vert="horz" lIns="0" tIns="0" rIns="0" bIns="0" rtlCol="0">
                          <a:noAutofit/>
                        </wps:bodyPr>
                      </wps:wsp>
                      <wps:wsp>
                        <wps:cNvPr id="59828" name="Shape 59828"/>
                        <wps:cNvSpPr/>
                        <wps:spPr>
                          <a:xfrm>
                            <a:off x="0" y="1571499"/>
                            <a:ext cx="5519294" cy="9144"/>
                          </a:xfrm>
                          <a:custGeom>
                            <a:avLst/>
                            <a:gdLst/>
                            <a:ahLst/>
                            <a:cxnLst/>
                            <a:rect l="0" t="0" r="0" b="0"/>
                            <a:pathLst>
                              <a:path w="5519294" h="9144">
                                <a:moveTo>
                                  <a:pt x="0" y="0"/>
                                </a:moveTo>
                                <a:lnTo>
                                  <a:pt x="5519294" y="0"/>
                                </a:lnTo>
                                <a:lnTo>
                                  <a:pt x="5519294"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pic:pic xmlns:pic="http://schemas.openxmlformats.org/drawingml/2006/picture">
                        <pic:nvPicPr>
                          <pic:cNvPr id="37" name="Picture 37"/>
                          <pic:cNvPicPr/>
                        </pic:nvPicPr>
                        <pic:blipFill>
                          <a:blip r:embed="rId10"/>
                          <a:stretch>
                            <a:fillRect/>
                          </a:stretch>
                        </pic:blipFill>
                        <pic:spPr>
                          <a:xfrm>
                            <a:off x="1113358" y="227838"/>
                            <a:ext cx="3295650" cy="1095375"/>
                          </a:xfrm>
                          <a:prstGeom prst="rect">
                            <a:avLst/>
                          </a:prstGeom>
                        </pic:spPr>
                      </pic:pic>
                    </wpg:wgp>
                  </a:graphicData>
                </a:graphic>
              </wp:inline>
            </w:drawing>
          </mc:Choice>
          <mc:Fallback>
            <w:pict>
              <v:group w14:anchorId="274FD094" id="Group 43518" o:spid="_x0000_s1026" style="width:434.6pt;height:104.2pt;mso-position-horizontal-relative:char;mso-position-vertical-relative:line" coordsize="55192,158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">
                <v:rect id="Rectangle 14" o:spid="_x0000_s1027" style="position:absolute;left:2758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BCF51B1" w14:textId="77777777" w:rsidR="00224891" w:rsidRDefault="00224891" w:rsidP="00224891">
                        <w:pPr>
                          <w:spacing w:after="160" w:line="259" w:lineRule="auto"/>
                          <w:ind w:left="0" w:right="0" w:firstLine="0"/>
                          <w:jc w:val="left"/>
                        </w:pPr>
                        <w:r>
                          <w:rPr>
                            <w:rFonts w:eastAsia="Calibri"/>
                          </w:rPr>
                          <w:t xml:space="preserve"> </w:t>
                        </w:r>
                      </w:p>
                    </w:txbxContent>
                  </v:textbox>
                </v:rect>
                <v:rect id="Rectangle 15" o:spid="_x0000_s1028" style="position:absolute;left:27587;top:126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83021D6" w14:textId="77777777" w:rsidR="00224891" w:rsidRDefault="00224891" w:rsidP="00224891">
                        <w:pPr>
                          <w:spacing w:after="160" w:line="259" w:lineRule="auto"/>
                          <w:ind w:left="0" w:right="0" w:firstLine="0"/>
                          <w:jc w:val="left"/>
                        </w:pPr>
                        <w:r>
                          <w:rPr>
                            <w:rFonts w:eastAsia="Calibri"/>
                          </w:rPr>
                          <w:t xml:space="preserve"> </w:t>
                        </w:r>
                      </w:p>
                    </w:txbxContent>
                  </v:textbox>
                </v:rect>
                <v:rect id="Rectangle 16" o:spid="_x0000_s1029" style="position:absolute;left:27587;top:1251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1F65954A" w14:textId="77777777" w:rsidR="00224891" w:rsidRDefault="00224891" w:rsidP="00224891">
                        <w:pPr>
                          <w:spacing w:after="160" w:line="259" w:lineRule="auto"/>
                          <w:ind w:left="0" w:right="0" w:firstLine="0"/>
                          <w:jc w:val="left"/>
                        </w:pPr>
                        <w:r>
                          <w:rPr>
                            <w:color w:val="4F81BD"/>
                          </w:rPr>
                          <w:t xml:space="preserve"> </w:t>
                        </w:r>
                      </w:p>
                    </w:txbxContent>
                  </v:textbox>
                </v:rect>
                <v:shape id="Shape 59828" o:spid="_x0000_s1030" style="position:absolute;top:15714;width:55192;height:92;visibility:visible;mso-wrap-style:square;v-text-anchor:top" coordsize="55192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" path="m,l5519294,r,9144l,9144,,e" fillcolor="#4f81bd" stroked="f" strokeweight="0">
                  <v:stroke miterlimit="83231f" joinstyle="miter"/>
                  <v:path arrowok="t" textboxrect="0,0,551929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 o:spid="_x0000_s1031" type="#_x0000_t75" style="position:absolute;left:11133;top:2278;width:32957;height:10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">
                  <v:imagedata r:id="rId11" o:title=""/>
                </v:shape>
                <w10:anchorlock/>
              </v:group>
            </w:pict>
          </mc:Fallback>
        </mc:AlternateContent>
      </w:r>
    </w:p>
    <w:p w14:paraId="19063695" w14:textId="38FA84D8" w:rsidR="00224891" w:rsidRPr="00224891" w:rsidRDefault="00224891" w:rsidP="00224891">
      <w:pPr>
        <w:spacing w:after="0" w:line="239" w:lineRule="auto"/>
        <w:ind w:left="0" w:right="0" w:firstLine="0"/>
        <w:jc w:val="center"/>
        <w:rPr>
          <w:rFonts w:asciiTheme="minorHAnsi" w:hAnsiTheme="minorHAnsi" w:cstheme="minorHAnsi"/>
        </w:rPr>
      </w:pPr>
      <w:r w:rsidRPr="00224891">
        <w:rPr>
          <w:rFonts w:asciiTheme="minorHAnsi" w:hAnsiTheme="minorHAnsi" w:cstheme="minorHAnsi"/>
          <w:sz w:val="48"/>
        </w:rPr>
        <w:t xml:space="preserve">GUIDELINES FOR CAPSTONE PROJECT ENGINEERING </w:t>
      </w:r>
      <w:r w:rsidR="0022374E">
        <w:rPr>
          <w:rFonts w:asciiTheme="minorHAnsi" w:hAnsiTheme="minorHAnsi" w:cstheme="minorHAnsi"/>
          <w:sz w:val="48"/>
        </w:rPr>
        <w:t xml:space="preserve">AND COMPUTING </w:t>
      </w:r>
      <w:r w:rsidRPr="00224891">
        <w:rPr>
          <w:rFonts w:asciiTheme="minorHAnsi" w:hAnsiTheme="minorHAnsi" w:cstheme="minorHAnsi"/>
          <w:sz w:val="48"/>
        </w:rPr>
        <w:t>COLLEGE</w:t>
      </w:r>
    </w:p>
    <w:p w14:paraId="1E68A47C" w14:textId="77777777" w:rsidR="00224891" w:rsidRPr="00224891" w:rsidRDefault="00224891" w:rsidP="00224891">
      <w:pPr>
        <w:spacing w:after="249" w:line="259" w:lineRule="auto"/>
        <w:ind w:left="-29" w:right="-26" w:firstLine="0"/>
        <w:jc w:val="center"/>
        <w:rPr>
          <w:rFonts w:asciiTheme="minorHAnsi" w:hAnsiTheme="minorHAnsi" w:cstheme="minorHAnsi"/>
        </w:rPr>
      </w:pPr>
      <w:r w:rsidRPr="00224891">
        <w:rPr>
          <w:rFonts w:asciiTheme="minorHAnsi" w:eastAsia="Calibri" w:hAnsiTheme="minorHAnsi" w:cstheme="minorHAnsi"/>
          <w:noProof/>
          <w:sz w:val="22"/>
        </w:rPr>
        <mc:AlternateContent>
          <mc:Choice Requires="wpg">
            <w:drawing>
              <wp:inline distT="0" distB="0" distL="0" distR="0" wp14:anchorId="20958FDA" wp14:editId="24BC4F20">
                <wp:extent cx="5519294" cy="9144"/>
                <wp:effectExtent l="0" t="0" r="0" b="0"/>
                <wp:docPr id="43519" name="Group 43519"/>
                <wp:cNvGraphicFramePr/>
                <a:graphic xmlns:a="http://schemas.openxmlformats.org/drawingml/2006/main">
                  <a:graphicData uri="http://schemas.microsoft.com/office/word/2010/wordprocessingGroup">
                    <wpg:wgp>
                      <wpg:cNvGrpSpPr/>
                      <wpg:grpSpPr>
                        <a:xfrm>
                          <a:off x="0" y="0"/>
                          <a:ext cx="5519294" cy="9144"/>
                          <a:chOff x="0" y="0"/>
                          <a:chExt cx="5519294" cy="9144"/>
                        </a:xfrm>
                      </wpg:grpSpPr>
                      <wps:wsp>
                        <wps:cNvPr id="59830" name="Shape 59830"/>
                        <wps:cNvSpPr/>
                        <wps:spPr>
                          <a:xfrm>
                            <a:off x="0" y="0"/>
                            <a:ext cx="5519294" cy="9144"/>
                          </a:xfrm>
                          <a:custGeom>
                            <a:avLst/>
                            <a:gdLst/>
                            <a:ahLst/>
                            <a:cxnLst/>
                            <a:rect l="0" t="0" r="0" b="0"/>
                            <a:pathLst>
                              <a:path w="5519294" h="9144">
                                <a:moveTo>
                                  <a:pt x="0" y="0"/>
                                </a:moveTo>
                                <a:lnTo>
                                  <a:pt x="5519294" y="0"/>
                                </a:lnTo>
                                <a:lnTo>
                                  <a:pt x="5519294"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rto="http://schemas.microsoft.com/office/word/2006/arto">
            <w:pict>
              <v:group w14:anchorId="77838373" id="Group 43519" o:spid="_x0000_s1026" style="width:434.6pt;height:.7pt;mso-position-horizontal-relative:char;mso-position-vertical-relative:line" coordsize="5519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">
                <v:shape id="Shape 59830" o:spid="_x0000_s1027" style="position:absolute;width:55192;height:91;visibility:visible;mso-wrap-style:square;v-text-anchor:top" coordsize="55192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" path="m,l5519294,r,9144l,9144,,e" fillcolor="#4f81bd" stroked="f" strokeweight="0">
                  <v:stroke miterlimit="83231f" joinstyle="miter"/>
                  <v:path arrowok="t" textboxrect="0,0,5519294,9144"/>
                </v:shape>
                <w10:anchorlock/>
              </v:group>
            </w:pict>
          </mc:Fallback>
        </mc:AlternateContent>
      </w:r>
    </w:p>
    <w:p w14:paraId="2F7ADEEC" w14:textId="49965B90" w:rsidR="00224891" w:rsidRPr="00224891" w:rsidRDefault="00BB2AA1" w:rsidP="00224891">
      <w:pPr>
        <w:spacing w:after="450" w:line="265" w:lineRule="auto"/>
        <w:ind w:left="1535" w:right="1530"/>
        <w:jc w:val="center"/>
        <w:rPr>
          <w:rFonts w:asciiTheme="minorHAnsi" w:hAnsiTheme="minorHAnsi" w:cstheme="minorHAnsi"/>
          <w:b/>
          <w:sz w:val="28"/>
          <w:szCs w:val="24"/>
        </w:rPr>
      </w:pPr>
      <w:r>
        <w:rPr>
          <w:rFonts w:asciiTheme="minorHAnsi" w:hAnsiTheme="minorHAnsi" w:cstheme="minorHAnsi"/>
          <w:b/>
          <w:sz w:val="28"/>
          <w:szCs w:val="24"/>
        </w:rPr>
        <w:t>XXXX 495A</w:t>
      </w:r>
      <w:r w:rsidR="00224891" w:rsidRPr="00224891">
        <w:rPr>
          <w:rFonts w:asciiTheme="minorHAnsi" w:hAnsiTheme="minorHAnsi" w:cstheme="minorHAnsi"/>
          <w:b/>
          <w:sz w:val="28"/>
          <w:szCs w:val="24"/>
        </w:rPr>
        <w:t xml:space="preserve"> &amp; XXXX495 B Capstone Project Courses</w:t>
      </w:r>
    </w:p>
    <w:p w14:paraId="17C6CE37" w14:textId="77777777" w:rsidR="00224891" w:rsidRPr="00224891" w:rsidRDefault="00224891" w:rsidP="00224891">
      <w:pPr>
        <w:spacing w:after="450" w:line="265" w:lineRule="auto"/>
        <w:ind w:left="1535" w:right="1530"/>
        <w:jc w:val="center"/>
        <w:rPr>
          <w:rFonts w:asciiTheme="minorHAnsi" w:hAnsiTheme="minorHAnsi" w:cstheme="minorHAnsi"/>
          <w:sz w:val="28"/>
          <w:szCs w:val="24"/>
        </w:rPr>
      </w:pPr>
      <w:r w:rsidRPr="00224891">
        <w:rPr>
          <w:rFonts w:asciiTheme="minorHAnsi" w:hAnsiTheme="minorHAnsi" w:cstheme="minorHAnsi"/>
          <w:b/>
          <w:sz w:val="28"/>
          <w:szCs w:val="24"/>
        </w:rPr>
        <w:t>(NQF Level 8)</w:t>
      </w:r>
    </w:p>
    <w:p w14:paraId="40E1DC96" w14:textId="786D67DE" w:rsidR="00224891" w:rsidRPr="00224891" w:rsidRDefault="003555B8" w:rsidP="00224891">
      <w:pPr>
        <w:spacing w:after="0" w:line="259" w:lineRule="auto"/>
        <w:ind w:left="55" w:right="0" w:firstLine="0"/>
        <w:jc w:val="center"/>
        <w:rPr>
          <w:rFonts w:asciiTheme="minorHAnsi" w:hAnsiTheme="minorHAnsi" w:cstheme="minorHAnsi"/>
        </w:rPr>
      </w:pPr>
      <w:r>
        <w:rPr>
          <w:rFonts w:asciiTheme="minorHAnsi" w:hAnsiTheme="minorHAnsi" w:cstheme="minorHAnsi"/>
          <w:color w:val="4F81BD"/>
        </w:rPr>
        <w:t xml:space="preserve">(Approved By UCC </w:t>
      </w:r>
      <w:r w:rsidR="007A4F93">
        <w:rPr>
          <w:rFonts w:asciiTheme="minorHAnsi" w:hAnsiTheme="minorHAnsi" w:cstheme="minorHAnsi"/>
          <w:color w:val="4F81BD"/>
        </w:rPr>
        <w:t>17th</w:t>
      </w:r>
      <w:r>
        <w:rPr>
          <w:rFonts w:asciiTheme="minorHAnsi" w:hAnsiTheme="minorHAnsi" w:cstheme="minorHAnsi"/>
          <w:color w:val="4F81BD"/>
        </w:rPr>
        <w:t xml:space="preserve"> </w:t>
      </w:r>
      <w:r w:rsidR="007A4F93">
        <w:rPr>
          <w:rFonts w:asciiTheme="minorHAnsi" w:hAnsiTheme="minorHAnsi" w:cstheme="minorHAnsi"/>
          <w:color w:val="4F81BD"/>
        </w:rPr>
        <w:t xml:space="preserve">February </w:t>
      </w:r>
      <w:r>
        <w:rPr>
          <w:rFonts w:asciiTheme="minorHAnsi" w:hAnsiTheme="minorHAnsi" w:cstheme="minorHAnsi"/>
          <w:color w:val="4F81BD"/>
        </w:rPr>
        <w:t>202</w:t>
      </w:r>
      <w:r w:rsidR="007A4F93">
        <w:rPr>
          <w:rFonts w:asciiTheme="minorHAnsi" w:hAnsiTheme="minorHAnsi" w:cstheme="minorHAnsi"/>
          <w:color w:val="4F81BD"/>
        </w:rPr>
        <w:t>5</w:t>
      </w:r>
      <w:r>
        <w:rPr>
          <w:rFonts w:asciiTheme="minorHAnsi" w:hAnsiTheme="minorHAnsi" w:cstheme="minorHAnsi"/>
          <w:color w:val="4F81BD"/>
        </w:rPr>
        <w:t>)</w:t>
      </w:r>
      <w:r w:rsidR="00224891" w:rsidRPr="00224891">
        <w:rPr>
          <w:rFonts w:asciiTheme="minorHAnsi" w:hAnsiTheme="minorHAnsi" w:cstheme="minorHAnsi"/>
          <w:color w:val="4F81BD"/>
        </w:rPr>
        <w:t xml:space="preserve"> </w:t>
      </w:r>
    </w:p>
    <w:p w14:paraId="0A372DE8" w14:textId="02B6AE5C" w:rsidR="00224891" w:rsidRPr="00224891" w:rsidRDefault="00224891" w:rsidP="00062249">
      <w:pPr>
        <w:spacing w:after="6605" w:line="259" w:lineRule="auto"/>
        <w:ind w:left="0" w:right="0" w:firstLine="0"/>
        <w:jc w:val="left"/>
        <w:rPr>
          <w:rFonts w:asciiTheme="minorHAnsi" w:hAnsiTheme="minorHAnsi" w:cstheme="minorHAnsi"/>
        </w:rPr>
      </w:pPr>
      <w:r w:rsidRPr="00224891">
        <w:rPr>
          <w:rFonts w:asciiTheme="minorHAnsi" w:hAnsiTheme="minorHAnsi" w:cstheme="minorHAnsi"/>
        </w:rPr>
        <w:t xml:space="preserve"> </w:t>
      </w:r>
      <w:r w:rsidRPr="00224891">
        <w:rPr>
          <w:rFonts w:asciiTheme="minorHAnsi" w:hAnsiTheme="minorHAnsi" w:cstheme="minorHAnsi"/>
        </w:rPr>
        <w:tab/>
      </w:r>
      <w:r w:rsidRPr="00224891">
        <w:rPr>
          <w:rFonts w:asciiTheme="minorHAnsi" w:eastAsia="Calibri" w:hAnsiTheme="minorHAnsi" w:cstheme="minorHAnsi"/>
          <w:sz w:val="28"/>
        </w:rPr>
        <w:t xml:space="preserve">      </w:t>
      </w:r>
    </w:p>
    <w:p w14:paraId="5E357646" w14:textId="67952CB8" w:rsidR="00224891" w:rsidRPr="00224891" w:rsidRDefault="00224891" w:rsidP="00EB5521">
      <w:pPr>
        <w:spacing w:after="79" w:line="237" w:lineRule="auto"/>
        <w:ind w:left="3925" w:right="3936" w:firstLine="0"/>
        <w:jc w:val="left"/>
        <w:rPr>
          <w:rFonts w:asciiTheme="minorHAnsi" w:hAnsiTheme="minorHAnsi" w:cstheme="minorHAnsi"/>
        </w:rPr>
      </w:pPr>
      <w:r w:rsidRPr="00224891">
        <w:rPr>
          <w:rFonts w:asciiTheme="minorHAnsi" w:eastAsia="Calibri" w:hAnsiTheme="minorHAnsi" w:cstheme="minorHAnsi"/>
          <w:sz w:val="22"/>
        </w:rPr>
        <w:lastRenderedPageBreak/>
        <w:t xml:space="preserve">      </w:t>
      </w:r>
      <w:r w:rsidRPr="00224891">
        <w:rPr>
          <w:rFonts w:asciiTheme="minorHAnsi" w:eastAsia="Calibri" w:hAnsiTheme="minorHAnsi" w:cstheme="minorHAnsi"/>
          <w:color w:val="4F81BD"/>
          <w:sz w:val="22"/>
        </w:rPr>
        <w:t xml:space="preserve">      </w:t>
      </w:r>
      <w:r w:rsidRPr="00224891">
        <w:rPr>
          <w:rFonts w:asciiTheme="minorHAnsi" w:eastAsia="Calibri" w:hAnsiTheme="minorHAnsi" w:cstheme="minorHAnsi"/>
          <w:sz w:val="28"/>
        </w:rPr>
        <w:t xml:space="preserve"> </w:t>
      </w:r>
      <w:r w:rsidRPr="00224891">
        <w:rPr>
          <w:rFonts w:asciiTheme="minorHAnsi" w:eastAsia="Calibri" w:hAnsiTheme="minorHAnsi" w:cstheme="minorHAnsi"/>
          <w:sz w:val="22"/>
        </w:rPr>
        <w:t xml:space="preserve">      </w:t>
      </w:r>
    </w:p>
    <w:p w14:paraId="44073BF1" w14:textId="77777777" w:rsidR="00224891" w:rsidRPr="00224891" w:rsidRDefault="00224891" w:rsidP="00224891">
      <w:pPr>
        <w:spacing w:after="0" w:line="259" w:lineRule="auto"/>
        <w:ind w:left="304" w:right="0" w:firstLine="0"/>
        <w:jc w:val="center"/>
        <w:rPr>
          <w:rFonts w:asciiTheme="minorHAnsi" w:hAnsiTheme="minorHAnsi" w:cstheme="minorHAnsi"/>
        </w:rPr>
      </w:pPr>
      <w:r w:rsidRPr="00224891">
        <w:rPr>
          <w:rFonts w:asciiTheme="minorHAnsi" w:eastAsia="Calibri" w:hAnsiTheme="minorHAnsi" w:cstheme="minorHAnsi"/>
          <w:color w:val="4F81BD"/>
          <w:sz w:val="22"/>
        </w:rPr>
        <w:t xml:space="preserve">      </w:t>
      </w:r>
    </w:p>
    <w:sdt>
      <w:sdtPr>
        <w:rPr>
          <w:rFonts w:asciiTheme="minorHAnsi" w:eastAsia="Times New Roman" w:hAnsiTheme="minorHAnsi" w:cstheme="minorBidi"/>
          <w:color w:val="000000"/>
          <w:sz w:val="24"/>
          <w:szCs w:val="24"/>
        </w:rPr>
        <w:id w:val="218869604"/>
        <w:docPartObj>
          <w:docPartGallery w:val="Table of Contents"/>
          <w:docPartUnique/>
        </w:docPartObj>
      </w:sdtPr>
      <w:sdtEndPr>
        <w:rPr>
          <w:rFonts w:eastAsiaTheme="minorEastAsia"/>
          <w:b/>
          <w:bCs/>
          <w:noProof/>
          <w:color w:val="000000" w:themeColor="text1"/>
        </w:rPr>
      </w:sdtEndPr>
      <w:sdtContent>
        <w:p w14:paraId="6493553B" w14:textId="77777777" w:rsidR="00224891" w:rsidRPr="00224891" w:rsidRDefault="00224891" w:rsidP="00224891">
          <w:pPr>
            <w:pStyle w:val="TOCHeading"/>
            <w:rPr>
              <w:rFonts w:asciiTheme="minorHAnsi" w:hAnsiTheme="minorHAnsi" w:cstheme="minorHAnsi"/>
              <w:sz w:val="24"/>
              <w:szCs w:val="24"/>
            </w:rPr>
          </w:pPr>
          <w:r w:rsidRPr="00224891">
            <w:rPr>
              <w:rFonts w:asciiTheme="minorHAnsi" w:hAnsiTheme="minorHAnsi" w:cstheme="minorHAnsi"/>
              <w:sz w:val="24"/>
              <w:szCs w:val="24"/>
            </w:rPr>
            <w:t>Table of Contents</w:t>
          </w:r>
        </w:p>
        <w:p w14:paraId="0C2EA19D" w14:textId="55978443" w:rsidR="0065014D" w:rsidRDefault="00224891">
          <w:pPr>
            <w:pStyle w:val="TOC1"/>
            <w:tabs>
              <w:tab w:val="right" w:leader="dot" w:pos="11078"/>
            </w:tabs>
            <w:rPr>
              <w:rFonts w:asciiTheme="minorHAnsi" w:eastAsiaTheme="minorEastAsia" w:hAnsiTheme="minorHAnsi" w:cstheme="minorBidi"/>
              <w:b w:val="0"/>
              <w:bCs w:val="0"/>
              <w:caps w:val="0"/>
              <w:noProof/>
              <w:color w:val="auto"/>
              <w:sz w:val="22"/>
              <w:szCs w:val="22"/>
            </w:rPr>
          </w:pPr>
          <w:r w:rsidRPr="00224891">
            <w:rPr>
              <w:rFonts w:asciiTheme="minorHAnsi" w:hAnsiTheme="minorHAnsi" w:cstheme="minorHAnsi"/>
              <w:szCs w:val="24"/>
            </w:rPr>
            <w:fldChar w:fldCharType="begin"/>
          </w:r>
          <w:r w:rsidRPr="00224891">
            <w:rPr>
              <w:rFonts w:asciiTheme="minorHAnsi" w:hAnsiTheme="minorHAnsi" w:cstheme="minorHAnsi"/>
              <w:szCs w:val="24"/>
            </w:rPr>
            <w:instrText xml:space="preserve"> TOC \o "1-3" \h \z \u </w:instrText>
          </w:r>
          <w:r w:rsidRPr="00224891">
            <w:rPr>
              <w:rFonts w:asciiTheme="minorHAnsi" w:hAnsiTheme="minorHAnsi" w:cstheme="minorHAnsi"/>
              <w:szCs w:val="24"/>
            </w:rPr>
            <w:fldChar w:fldCharType="separate"/>
          </w:r>
          <w:hyperlink w:anchor="_Toc168836277" w:history="1">
            <w:r w:rsidR="0065014D" w:rsidRPr="00A61D33">
              <w:rPr>
                <w:rStyle w:val="Hyperlink"/>
                <w:rFonts w:eastAsia="Times New Roman" w:cstheme="minorHAnsi"/>
                <w:noProof/>
              </w:rPr>
              <w:t>Introduction</w:t>
            </w:r>
            <w:r w:rsidR="0065014D">
              <w:rPr>
                <w:noProof/>
                <w:webHidden/>
              </w:rPr>
              <w:tab/>
            </w:r>
            <w:r w:rsidR="0065014D">
              <w:rPr>
                <w:noProof/>
                <w:webHidden/>
              </w:rPr>
              <w:fldChar w:fldCharType="begin"/>
            </w:r>
            <w:r w:rsidR="0065014D">
              <w:rPr>
                <w:noProof/>
                <w:webHidden/>
              </w:rPr>
              <w:instrText xml:space="preserve"> PAGEREF _Toc168836277 \h </w:instrText>
            </w:r>
            <w:r w:rsidR="0065014D">
              <w:rPr>
                <w:noProof/>
                <w:webHidden/>
              </w:rPr>
            </w:r>
            <w:r w:rsidR="0065014D">
              <w:rPr>
                <w:noProof/>
                <w:webHidden/>
              </w:rPr>
              <w:fldChar w:fldCharType="separate"/>
            </w:r>
            <w:r w:rsidR="0065014D">
              <w:rPr>
                <w:noProof/>
                <w:webHidden/>
              </w:rPr>
              <w:t>4</w:t>
            </w:r>
            <w:r w:rsidR="0065014D">
              <w:rPr>
                <w:noProof/>
                <w:webHidden/>
              </w:rPr>
              <w:fldChar w:fldCharType="end"/>
            </w:r>
          </w:hyperlink>
        </w:p>
        <w:p w14:paraId="73FACC30" w14:textId="0FB027A2" w:rsidR="0065014D" w:rsidRDefault="007A4F93">
          <w:pPr>
            <w:pStyle w:val="TOC1"/>
            <w:tabs>
              <w:tab w:val="right" w:leader="dot" w:pos="11078"/>
            </w:tabs>
            <w:rPr>
              <w:rFonts w:asciiTheme="minorHAnsi" w:eastAsiaTheme="minorEastAsia" w:hAnsiTheme="minorHAnsi" w:cstheme="minorBidi"/>
              <w:b w:val="0"/>
              <w:bCs w:val="0"/>
              <w:caps w:val="0"/>
              <w:noProof/>
              <w:color w:val="auto"/>
              <w:sz w:val="22"/>
              <w:szCs w:val="22"/>
            </w:rPr>
          </w:pPr>
          <w:hyperlink w:anchor="_Toc168836278" w:history="1">
            <w:r w:rsidR="0065014D" w:rsidRPr="00A61D33">
              <w:rPr>
                <w:rStyle w:val="Hyperlink"/>
                <w:rFonts w:eastAsia="Times New Roman" w:cstheme="minorHAnsi"/>
                <w:noProof/>
              </w:rPr>
              <w:t>Capstone Project Objectives</w:t>
            </w:r>
            <w:r w:rsidR="0065014D">
              <w:rPr>
                <w:noProof/>
                <w:webHidden/>
              </w:rPr>
              <w:tab/>
            </w:r>
            <w:r w:rsidR="0065014D">
              <w:rPr>
                <w:noProof/>
                <w:webHidden/>
              </w:rPr>
              <w:fldChar w:fldCharType="begin"/>
            </w:r>
            <w:r w:rsidR="0065014D">
              <w:rPr>
                <w:noProof/>
                <w:webHidden/>
              </w:rPr>
              <w:instrText xml:space="preserve"> PAGEREF _Toc168836278 \h </w:instrText>
            </w:r>
            <w:r w:rsidR="0065014D">
              <w:rPr>
                <w:noProof/>
                <w:webHidden/>
              </w:rPr>
            </w:r>
            <w:r w:rsidR="0065014D">
              <w:rPr>
                <w:noProof/>
                <w:webHidden/>
              </w:rPr>
              <w:fldChar w:fldCharType="separate"/>
            </w:r>
            <w:r w:rsidR="0065014D">
              <w:rPr>
                <w:noProof/>
                <w:webHidden/>
              </w:rPr>
              <w:t>4</w:t>
            </w:r>
            <w:r w:rsidR="0065014D">
              <w:rPr>
                <w:noProof/>
                <w:webHidden/>
              </w:rPr>
              <w:fldChar w:fldCharType="end"/>
            </w:r>
          </w:hyperlink>
        </w:p>
        <w:p w14:paraId="77784A91" w14:textId="613CF5FC" w:rsidR="0065014D" w:rsidRDefault="007A4F93">
          <w:pPr>
            <w:pStyle w:val="TOC1"/>
            <w:tabs>
              <w:tab w:val="right" w:leader="dot" w:pos="11078"/>
            </w:tabs>
            <w:rPr>
              <w:rFonts w:asciiTheme="minorHAnsi" w:eastAsiaTheme="minorEastAsia" w:hAnsiTheme="minorHAnsi" w:cstheme="minorBidi"/>
              <w:b w:val="0"/>
              <w:bCs w:val="0"/>
              <w:caps w:val="0"/>
              <w:noProof/>
              <w:color w:val="auto"/>
              <w:sz w:val="22"/>
              <w:szCs w:val="22"/>
            </w:rPr>
          </w:pPr>
          <w:hyperlink w:anchor="_Toc168836279" w:history="1">
            <w:r w:rsidR="0065014D" w:rsidRPr="00A61D33">
              <w:rPr>
                <w:rStyle w:val="Hyperlink"/>
                <w:rFonts w:eastAsia="Times New Roman" w:cstheme="minorHAnsi"/>
                <w:noProof/>
              </w:rPr>
              <w:t>Requirements of the Capstone Project</w:t>
            </w:r>
            <w:r w:rsidR="0065014D">
              <w:rPr>
                <w:noProof/>
                <w:webHidden/>
              </w:rPr>
              <w:tab/>
            </w:r>
            <w:r w:rsidR="0065014D">
              <w:rPr>
                <w:noProof/>
                <w:webHidden/>
              </w:rPr>
              <w:fldChar w:fldCharType="begin"/>
            </w:r>
            <w:r w:rsidR="0065014D">
              <w:rPr>
                <w:noProof/>
                <w:webHidden/>
              </w:rPr>
              <w:instrText xml:space="preserve"> PAGEREF _Toc168836279 \h </w:instrText>
            </w:r>
            <w:r w:rsidR="0065014D">
              <w:rPr>
                <w:noProof/>
                <w:webHidden/>
              </w:rPr>
            </w:r>
            <w:r w:rsidR="0065014D">
              <w:rPr>
                <w:noProof/>
                <w:webHidden/>
              </w:rPr>
              <w:fldChar w:fldCharType="separate"/>
            </w:r>
            <w:r w:rsidR="0065014D">
              <w:rPr>
                <w:noProof/>
                <w:webHidden/>
              </w:rPr>
              <w:t>4</w:t>
            </w:r>
            <w:r w:rsidR="0065014D">
              <w:rPr>
                <w:noProof/>
                <w:webHidden/>
              </w:rPr>
              <w:fldChar w:fldCharType="end"/>
            </w:r>
          </w:hyperlink>
        </w:p>
        <w:p w14:paraId="5CD183B3" w14:textId="4F866AD1" w:rsidR="0065014D" w:rsidRDefault="007A4F93">
          <w:pPr>
            <w:pStyle w:val="TOC1"/>
            <w:tabs>
              <w:tab w:val="right" w:leader="dot" w:pos="11078"/>
            </w:tabs>
            <w:rPr>
              <w:rFonts w:asciiTheme="minorHAnsi" w:eastAsiaTheme="minorEastAsia" w:hAnsiTheme="minorHAnsi" w:cstheme="minorBidi"/>
              <w:b w:val="0"/>
              <w:bCs w:val="0"/>
              <w:caps w:val="0"/>
              <w:noProof/>
              <w:color w:val="auto"/>
              <w:sz w:val="22"/>
              <w:szCs w:val="22"/>
            </w:rPr>
          </w:pPr>
          <w:hyperlink w:anchor="_Toc168836280" w:history="1">
            <w:r w:rsidR="0065014D" w:rsidRPr="00A61D33">
              <w:rPr>
                <w:rStyle w:val="Hyperlink"/>
                <w:rFonts w:eastAsia="Times New Roman" w:cstheme="minorHAnsi"/>
                <w:noProof/>
              </w:rPr>
              <w:t>Expected Project Outcomes</w:t>
            </w:r>
            <w:r w:rsidR="0065014D">
              <w:rPr>
                <w:noProof/>
                <w:webHidden/>
              </w:rPr>
              <w:tab/>
            </w:r>
            <w:r w:rsidR="0065014D">
              <w:rPr>
                <w:noProof/>
                <w:webHidden/>
              </w:rPr>
              <w:fldChar w:fldCharType="begin"/>
            </w:r>
            <w:r w:rsidR="0065014D">
              <w:rPr>
                <w:noProof/>
                <w:webHidden/>
              </w:rPr>
              <w:instrText xml:space="preserve"> PAGEREF _Toc168836280 \h </w:instrText>
            </w:r>
            <w:r w:rsidR="0065014D">
              <w:rPr>
                <w:noProof/>
                <w:webHidden/>
              </w:rPr>
            </w:r>
            <w:r w:rsidR="0065014D">
              <w:rPr>
                <w:noProof/>
                <w:webHidden/>
              </w:rPr>
              <w:fldChar w:fldCharType="separate"/>
            </w:r>
            <w:r w:rsidR="0065014D">
              <w:rPr>
                <w:noProof/>
                <w:webHidden/>
              </w:rPr>
              <w:t>5</w:t>
            </w:r>
            <w:r w:rsidR="0065014D">
              <w:rPr>
                <w:noProof/>
                <w:webHidden/>
              </w:rPr>
              <w:fldChar w:fldCharType="end"/>
            </w:r>
          </w:hyperlink>
        </w:p>
        <w:p w14:paraId="6CB660F0" w14:textId="3D8399C2" w:rsidR="0065014D" w:rsidRDefault="007A4F93">
          <w:pPr>
            <w:pStyle w:val="TOC1"/>
            <w:tabs>
              <w:tab w:val="right" w:leader="dot" w:pos="11078"/>
            </w:tabs>
            <w:rPr>
              <w:rFonts w:asciiTheme="minorHAnsi" w:eastAsiaTheme="minorEastAsia" w:hAnsiTheme="minorHAnsi" w:cstheme="minorBidi"/>
              <w:b w:val="0"/>
              <w:bCs w:val="0"/>
              <w:caps w:val="0"/>
              <w:noProof/>
              <w:color w:val="auto"/>
              <w:sz w:val="22"/>
              <w:szCs w:val="22"/>
            </w:rPr>
          </w:pPr>
          <w:hyperlink w:anchor="_Toc168836281" w:history="1">
            <w:r w:rsidR="0065014D" w:rsidRPr="00A61D33">
              <w:rPr>
                <w:rStyle w:val="Hyperlink"/>
                <w:rFonts w:eastAsia="Times New Roman" w:cstheme="minorHAnsi"/>
                <w:noProof/>
              </w:rPr>
              <w:t>Roles and Responsibilities</w:t>
            </w:r>
            <w:r w:rsidR="0065014D">
              <w:rPr>
                <w:noProof/>
                <w:webHidden/>
              </w:rPr>
              <w:tab/>
            </w:r>
            <w:r w:rsidR="0065014D">
              <w:rPr>
                <w:noProof/>
                <w:webHidden/>
              </w:rPr>
              <w:fldChar w:fldCharType="begin"/>
            </w:r>
            <w:r w:rsidR="0065014D">
              <w:rPr>
                <w:noProof/>
                <w:webHidden/>
              </w:rPr>
              <w:instrText xml:space="preserve"> PAGEREF _Toc168836281 \h </w:instrText>
            </w:r>
            <w:r w:rsidR="0065014D">
              <w:rPr>
                <w:noProof/>
                <w:webHidden/>
              </w:rPr>
            </w:r>
            <w:r w:rsidR="0065014D">
              <w:rPr>
                <w:noProof/>
                <w:webHidden/>
              </w:rPr>
              <w:fldChar w:fldCharType="separate"/>
            </w:r>
            <w:r w:rsidR="0065014D">
              <w:rPr>
                <w:noProof/>
                <w:webHidden/>
              </w:rPr>
              <w:t>5</w:t>
            </w:r>
            <w:r w:rsidR="0065014D">
              <w:rPr>
                <w:noProof/>
                <w:webHidden/>
              </w:rPr>
              <w:fldChar w:fldCharType="end"/>
            </w:r>
          </w:hyperlink>
        </w:p>
        <w:p w14:paraId="2BB1BB25" w14:textId="349E96EF" w:rsidR="0065014D" w:rsidRDefault="007A4F93">
          <w:pPr>
            <w:pStyle w:val="TOC2"/>
            <w:tabs>
              <w:tab w:val="right" w:leader="dot" w:pos="11078"/>
            </w:tabs>
            <w:rPr>
              <w:rFonts w:eastAsiaTheme="minorEastAsia" w:cstheme="minorBidi"/>
              <w:b w:val="0"/>
              <w:bCs w:val="0"/>
              <w:noProof/>
              <w:color w:val="auto"/>
              <w:sz w:val="22"/>
              <w:szCs w:val="22"/>
            </w:rPr>
          </w:pPr>
          <w:hyperlink w:anchor="_Toc168836282" w:history="1">
            <w:r w:rsidR="0065014D" w:rsidRPr="00A61D33">
              <w:rPr>
                <w:rStyle w:val="Hyperlink"/>
                <w:noProof/>
              </w:rPr>
              <w:t>Student</w:t>
            </w:r>
            <w:r w:rsidR="0065014D">
              <w:rPr>
                <w:noProof/>
                <w:webHidden/>
              </w:rPr>
              <w:tab/>
            </w:r>
            <w:r w:rsidR="0065014D">
              <w:rPr>
                <w:noProof/>
                <w:webHidden/>
              </w:rPr>
              <w:fldChar w:fldCharType="begin"/>
            </w:r>
            <w:r w:rsidR="0065014D">
              <w:rPr>
                <w:noProof/>
                <w:webHidden/>
              </w:rPr>
              <w:instrText xml:space="preserve"> PAGEREF _Toc168836282 \h </w:instrText>
            </w:r>
            <w:r w:rsidR="0065014D">
              <w:rPr>
                <w:noProof/>
                <w:webHidden/>
              </w:rPr>
            </w:r>
            <w:r w:rsidR="0065014D">
              <w:rPr>
                <w:noProof/>
                <w:webHidden/>
              </w:rPr>
              <w:fldChar w:fldCharType="separate"/>
            </w:r>
            <w:r w:rsidR="0065014D">
              <w:rPr>
                <w:noProof/>
                <w:webHidden/>
              </w:rPr>
              <w:t>5</w:t>
            </w:r>
            <w:r w:rsidR="0065014D">
              <w:rPr>
                <w:noProof/>
                <w:webHidden/>
              </w:rPr>
              <w:fldChar w:fldCharType="end"/>
            </w:r>
          </w:hyperlink>
        </w:p>
        <w:p w14:paraId="5C6539E7" w14:textId="0D48A516" w:rsidR="0065014D" w:rsidRDefault="007A4F93">
          <w:pPr>
            <w:pStyle w:val="TOC2"/>
            <w:tabs>
              <w:tab w:val="right" w:leader="dot" w:pos="11078"/>
            </w:tabs>
            <w:rPr>
              <w:rFonts w:eastAsiaTheme="minorEastAsia" w:cstheme="minorBidi"/>
              <w:b w:val="0"/>
              <w:bCs w:val="0"/>
              <w:noProof/>
              <w:color w:val="auto"/>
              <w:sz w:val="22"/>
              <w:szCs w:val="22"/>
            </w:rPr>
          </w:pPr>
          <w:hyperlink w:anchor="_Toc168836283" w:history="1">
            <w:r w:rsidR="0065014D" w:rsidRPr="00A61D33">
              <w:rPr>
                <w:rStyle w:val="Hyperlink"/>
                <w:noProof/>
              </w:rPr>
              <w:t>Project Supervisor</w:t>
            </w:r>
            <w:r w:rsidR="0065014D">
              <w:rPr>
                <w:noProof/>
                <w:webHidden/>
              </w:rPr>
              <w:tab/>
            </w:r>
            <w:r w:rsidR="0065014D">
              <w:rPr>
                <w:noProof/>
                <w:webHidden/>
              </w:rPr>
              <w:fldChar w:fldCharType="begin"/>
            </w:r>
            <w:r w:rsidR="0065014D">
              <w:rPr>
                <w:noProof/>
                <w:webHidden/>
              </w:rPr>
              <w:instrText xml:space="preserve"> PAGEREF _Toc168836283 \h </w:instrText>
            </w:r>
            <w:r w:rsidR="0065014D">
              <w:rPr>
                <w:noProof/>
                <w:webHidden/>
              </w:rPr>
            </w:r>
            <w:r w:rsidR="0065014D">
              <w:rPr>
                <w:noProof/>
                <w:webHidden/>
              </w:rPr>
              <w:fldChar w:fldCharType="separate"/>
            </w:r>
            <w:r w:rsidR="0065014D">
              <w:rPr>
                <w:noProof/>
                <w:webHidden/>
              </w:rPr>
              <w:t>6</w:t>
            </w:r>
            <w:r w:rsidR="0065014D">
              <w:rPr>
                <w:noProof/>
                <w:webHidden/>
              </w:rPr>
              <w:fldChar w:fldCharType="end"/>
            </w:r>
          </w:hyperlink>
        </w:p>
        <w:p w14:paraId="326B4D5A" w14:textId="49AAE9BA" w:rsidR="0065014D" w:rsidRDefault="007A4F93">
          <w:pPr>
            <w:pStyle w:val="TOC2"/>
            <w:tabs>
              <w:tab w:val="right" w:leader="dot" w:pos="11078"/>
            </w:tabs>
            <w:rPr>
              <w:rFonts w:eastAsiaTheme="minorEastAsia" w:cstheme="minorBidi"/>
              <w:b w:val="0"/>
              <w:bCs w:val="0"/>
              <w:noProof/>
              <w:color w:val="auto"/>
              <w:sz w:val="22"/>
              <w:szCs w:val="22"/>
            </w:rPr>
          </w:pPr>
          <w:hyperlink w:anchor="_Toc168836284" w:history="1">
            <w:r w:rsidR="0065014D" w:rsidRPr="00A61D33">
              <w:rPr>
                <w:rStyle w:val="Hyperlink"/>
                <w:noProof/>
              </w:rPr>
              <w:t>Capstone Project Coordinator (CPCO)</w:t>
            </w:r>
            <w:r w:rsidR="0065014D">
              <w:rPr>
                <w:noProof/>
                <w:webHidden/>
              </w:rPr>
              <w:tab/>
            </w:r>
            <w:r w:rsidR="0065014D">
              <w:rPr>
                <w:noProof/>
                <w:webHidden/>
              </w:rPr>
              <w:fldChar w:fldCharType="begin"/>
            </w:r>
            <w:r w:rsidR="0065014D">
              <w:rPr>
                <w:noProof/>
                <w:webHidden/>
              </w:rPr>
              <w:instrText xml:space="preserve"> PAGEREF _Toc168836284 \h </w:instrText>
            </w:r>
            <w:r w:rsidR="0065014D">
              <w:rPr>
                <w:noProof/>
                <w:webHidden/>
              </w:rPr>
            </w:r>
            <w:r w:rsidR="0065014D">
              <w:rPr>
                <w:noProof/>
                <w:webHidden/>
              </w:rPr>
              <w:fldChar w:fldCharType="separate"/>
            </w:r>
            <w:r w:rsidR="0065014D">
              <w:rPr>
                <w:noProof/>
                <w:webHidden/>
              </w:rPr>
              <w:t>7</w:t>
            </w:r>
            <w:r w:rsidR="0065014D">
              <w:rPr>
                <w:noProof/>
                <w:webHidden/>
              </w:rPr>
              <w:fldChar w:fldCharType="end"/>
            </w:r>
          </w:hyperlink>
        </w:p>
        <w:p w14:paraId="598347E4" w14:textId="5C72C048" w:rsidR="0065014D" w:rsidRDefault="007A4F93">
          <w:pPr>
            <w:pStyle w:val="TOC2"/>
            <w:tabs>
              <w:tab w:val="right" w:leader="dot" w:pos="11078"/>
            </w:tabs>
            <w:rPr>
              <w:rFonts w:eastAsiaTheme="minorEastAsia" w:cstheme="minorBidi"/>
              <w:b w:val="0"/>
              <w:bCs w:val="0"/>
              <w:noProof/>
              <w:color w:val="auto"/>
              <w:sz w:val="22"/>
              <w:szCs w:val="22"/>
            </w:rPr>
          </w:pPr>
          <w:hyperlink w:anchor="_Toc168836285" w:history="1">
            <w:r w:rsidR="0065014D" w:rsidRPr="00A61D33">
              <w:rPr>
                <w:rStyle w:val="Hyperlink"/>
                <w:noProof/>
              </w:rPr>
              <w:t>Program Lead</w:t>
            </w:r>
            <w:r w:rsidR="0065014D">
              <w:rPr>
                <w:noProof/>
                <w:webHidden/>
              </w:rPr>
              <w:tab/>
            </w:r>
            <w:r w:rsidR="0065014D">
              <w:rPr>
                <w:noProof/>
                <w:webHidden/>
              </w:rPr>
              <w:fldChar w:fldCharType="begin"/>
            </w:r>
            <w:r w:rsidR="0065014D">
              <w:rPr>
                <w:noProof/>
                <w:webHidden/>
              </w:rPr>
              <w:instrText xml:space="preserve"> PAGEREF _Toc168836285 \h </w:instrText>
            </w:r>
            <w:r w:rsidR="0065014D">
              <w:rPr>
                <w:noProof/>
                <w:webHidden/>
              </w:rPr>
            </w:r>
            <w:r w:rsidR="0065014D">
              <w:rPr>
                <w:noProof/>
                <w:webHidden/>
              </w:rPr>
              <w:fldChar w:fldCharType="separate"/>
            </w:r>
            <w:r w:rsidR="0065014D">
              <w:rPr>
                <w:noProof/>
                <w:webHidden/>
              </w:rPr>
              <w:t>7</w:t>
            </w:r>
            <w:r w:rsidR="0065014D">
              <w:rPr>
                <w:noProof/>
                <w:webHidden/>
              </w:rPr>
              <w:fldChar w:fldCharType="end"/>
            </w:r>
          </w:hyperlink>
        </w:p>
        <w:p w14:paraId="1C69D9A3" w14:textId="1D66C3E6" w:rsidR="0065014D" w:rsidRDefault="007A4F93">
          <w:pPr>
            <w:pStyle w:val="TOC2"/>
            <w:tabs>
              <w:tab w:val="right" w:leader="dot" w:pos="11078"/>
            </w:tabs>
            <w:rPr>
              <w:rFonts w:eastAsiaTheme="minorEastAsia" w:cstheme="minorBidi"/>
              <w:b w:val="0"/>
              <w:bCs w:val="0"/>
              <w:noProof/>
              <w:color w:val="auto"/>
              <w:sz w:val="22"/>
              <w:szCs w:val="22"/>
            </w:rPr>
          </w:pPr>
          <w:hyperlink w:anchor="_Toc168836286" w:history="1">
            <w:r w:rsidR="0065014D" w:rsidRPr="00A61D33">
              <w:rPr>
                <w:rStyle w:val="Hyperlink"/>
                <w:noProof/>
              </w:rPr>
              <w:t>Capstone Project Committee (CPC)</w:t>
            </w:r>
            <w:r w:rsidR="0065014D">
              <w:rPr>
                <w:noProof/>
                <w:webHidden/>
              </w:rPr>
              <w:tab/>
            </w:r>
            <w:r w:rsidR="0065014D">
              <w:rPr>
                <w:noProof/>
                <w:webHidden/>
              </w:rPr>
              <w:fldChar w:fldCharType="begin"/>
            </w:r>
            <w:r w:rsidR="0065014D">
              <w:rPr>
                <w:noProof/>
                <w:webHidden/>
              </w:rPr>
              <w:instrText xml:space="preserve"> PAGEREF _Toc168836286 \h </w:instrText>
            </w:r>
            <w:r w:rsidR="0065014D">
              <w:rPr>
                <w:noProof/>
                <w:webHidden/>
              </w:rPr>
            </w:r>
            <w:r w:rsidR="0065014D">
              <w:rPr>
                <w:noProof/>
                <w:webHidden/>
              </w:rPr>
              <w:fldChar w:fldCharType="separate"/>
            </w:r>
            <w:r w:rsidR="0065014D">
              <w:rPr>
                <w:noProof/>
                <w:webHidden/>
              </w:rPr>
              <w:t>8</w:t>
            </w:r>
            <w:r w:rsidR="0065014D">
              <w:rPr>
                <w:noProof/>
                <w:webHidden/>
              </w:rPr>
              <w:fldChar w:fldCharType="end"/>
            </w:r>
          </w:hyperlink>
        </w:p>
        <w:p w14:paraId="23CEF398" w14:textId="0ADC941A" w:rsidR="0065014D" w:rsidRDefault="007A4F93">
          <w:pPr>
            <w:pStyle w:val="TOC2"/>
            <w:tabs>
              <w:tab w:val="right" w:leader="dot" w:pos="11078"/>
            </w:tabs>
            <w:rPr>
              <w:rFonts w:eastAsiaTheme="minorEastAsia" w:cstheme="minorBidi"/>
              <w:b w:val="0"/>
              <w:bCs w:val="0"/>
              <w:noProof/>
              <w:color w:val="auto"/>
              <w:sz w:val="22"/>
              <w:szCs w:val="22"/>
            </w:rPr>
          </w:pPr>
          <w:hyperlink w:anchor="_Toc168836287" w:history="1">
            <w:r w:rsidR="0065014D" w:rsidRPr="00A61D33">
              <w:rPr>
                <w:rStyle w:val="Hyperlink"/>
                <w:noProof/>
              </w:rPr>
              <w:t>Internal examiner</w:t>
            </w:r>
            <w:r w:rsidR="0065014D">
              <w:rPr>
                <w:noProof/>
                <w:webHidden/>
              </w:rPr>
              <w:tab/>
            </w:r>
            <w:r w:rsidR="0065014D">
              <w:rPr>
                <w:noProof/>
                <w:webHidden/>
              </w:rPr>
              <w:fldChar w:fldCharType="begin"/>
            </w:r>
            <w:r w:rsidR="0065014D">
              <w:rPr>
                <w:noProof/>
                <w:webHidden/>
              </w:rPr>
              <w:instrText xml:space="preserve"> PAGEREF _Toc168836287 \h </w:instrText>
            </w:r>
            <w:r w:rsidR="0065014D">
              <w:rPr>
                <w:noProof/>
                <w:webHidden/>
              </w:rPr>
            </w:r>
            <w:r w:rsidR="0065014D">
              <w:rPr>
                <w:noProof/>
                <w:webHidden/>
              </w:rPr>
              <w:fldChar w:fldCharType="separate"/>
            </w:r>
            <w:r w:rsidR="0065014D">
              <w:rPr>
                <w:noProof/>
                <w:webHidden/>
              </w:rPr>
              <w:t>8</w:t>
            </w:r>
            <w:r w:rsidR="0065014D">
              <w:rPr>
                <w:noProof/>
                <w:webHidden/>
              </w:rPr>
              <w:fldChar w:fldCharType="end"/>
            </w:r>
          </w:hyperlink>
        </w:p>
        <w:p w14:paraId="5563DC98" w14:textId="2C20E5B5" w:rsidR="0065014D" w:rsidRDefault="007A4F93">
          <w:pPr>
            <w:pStyle w:val="TOC2"/>
            <w:tabs>
              <w:tab w:val="right" w:leader="dot" w:pos="11078"/>
            </w:tabs>
            <w:rPr>
              <w:rFonts w:eastAsiaTheme="minorEastAsia" w:cstheme="minorBidi"/>
              <w:b w:val="0"/>
              <w:bCs w:val="0"/>
              <w:noProof/>
              <w:color w:val="auto"/>
              <w:sz w:val="22"/>
              <w:szCs w:val="22"/>
            </w:rPr>
          </w:pPr>
          <w:hyperlink w:anchor="_Toc168836288" w:history="1">
            <w:r w:rsidR="0065014D" w:rsidRPr="00A61D33">
              <w:rPr>
                <w:rStyle w:val="Hyperlink"/>
                <w:noProof/>
              </w:rPr>
              <w:t>External Examiner</w:t>
            </w:r>
            <w:r w:rsidR="0065014D">
              <w:rPr>
                <w:noProof/>
                <w:webHidden/>
              </w:rPr>
              <w:tab/>
            </w:r>
            <w:r w:rsidR="0065014D">
              <w:rPr>
                <w:noProof/>
                <w:webHidden/>
              </w:rPr>
              <w:fldChar w:fldCharType="begin"/>
            </w:r>
            <w:r w:rsidR="0065014D">
              <w:rPr>
                <w:noProof/>
                <w:webHidden/>
              </w:rPr>
              <w:instrText xml:space="preserve"> PAGEREF _Toc168836288 \h </w:instrText>
            </w:r>
            <w:r w:rsidR="0065014D">
              <w:rPr>
                <w:noProof/>
                <w:webHidden/>
              </w:rPr>
            </w:r>
            <w:r w:rsidR="0065014D">
              <w:rPr>
                <w:noProof/>
                <w:webHidden/>
              </w:rPr>
              <w:fldChar w:fldCharType="separate"/>
            </w:r>
            <w:r w:rsidR="0065014D">
              <w:rPr>
                <w:noProof/>
                <w:webHidden/>
              </w:rPr>
              <w:t>8</w:t>
            </w:r>
            <w:r w:rsidR="0065014D">
              <w:rPr>
                <w:noProof/>
                <w:webHidden/>
              </w:rPr>
              <w:fldChar w:fldCharType="end"/>
            </w:r>
          </w:hyperlink>
        </w:p>
        <w:p w14:paraId="73128CE8" w14:textId="61C316D2" w:rsidR="0065014D" w:rsidRDefault="007A4F93">
          <w:pPr>
            <w:pStyle w:val="TOC2"/>
            <w:tabs>
              <w:tab w:val="right" w:leader="dot" w:pos="11078"/>
            </w:tabs>
            <w:rPr>
              <w:rFonts w:eastAsiaTheme="minorEastAsia" w:cstheme="minorBidi"/>
              <w:b w:val="0"/>
              <w:bCs w:val="0"/>
              <w:noProof/>
              <w:color w:val="auto"/>
              <w:sz w:val="22"/>
              <w:szCs w:val="22"/>
            </w:rPr>
          </w:pPr>
          <w:hyperlink w:anchor="_Toc168836289" w:history="1">
            <w:r w:rsidR="0065014D" w:rsidRPr="00A61D33">
              <w:rPr>
                <w:rStyle w:val="Hyperlink"/>
                <w:noProof/>
              </w:rPr>
              <w:t>Examination Committee</w:t>
            </w:r>
            <w:r w:rsidR="0065014D">
              <w:rPr>
                <w:noProof/>
                <w:webHidden/>
              </w:rPr>
              <w:tab/>
            </w:r>
            <w:r w:rsidR="0065014D">
              <w:rPr>
                <w:noProof/>
                <w:webHidden/>
              </w:rPr>
              <w:fldChar w:fldCharType="begin"/>
            </w:r>
            <w:r w:rsidR="0065014D">
              <w:rPr>
                <w:noProof/>
                <w:webHidden/>
              </w:rPr>
              <w:instrText xml:space="preserve"> PAGEREF _Toc168836289 \h </w:instrText>
            </w:r>
            <w:r w:rsidR="0065014D">
              <w:rPr>
                <w:noProof/>
                <w:webHidden/>
              </w:rPr>
            </w:r>
            <w:r w:rsidR="0065014D">
              <w:rPr>
                <w:noProof/>
                <w:webHidden/>
              </w:rPr>
              <w:fldChar w:fldCharType="separate"/>
            </w:r>
            <w:r w:rsidR="0065014D">
              <w:rPr>
                <w:noProof/>
                <w:webHidden/>
              </w:rPr>
              <w:t>9</w:t>
            </w:r>
            <w:r w:rsidR="0065014D">
              <w:rPr>
                <w:noProof/>
                <w:webHidden/>
              </w:rPr>
              <w:fldChar w:fldCharType="end"/>
            </w:r>
          </w:hyperlink>
        </w:p>
        <w:p w14:paraId="29B48A62" w14:textId="2D80A9CD" w:rsidR="0065014D" w:rsidRDefault="007A4F93">
          <w:pPr>
            <w:pStyle w:val="TOC2"/>
            <w:tabs>
              <w:tab w:val="right" w:leader="dot" w:pos="11078"/>
            </w:tabs>
            <w:rPr>
              <w:rFonts w:eastAsiaTheme="minorEastAsia" w:cstheme="minorBidi"/>
              <w:b w:val="0"/>
              <w:bCs w:val="0"/>
              <w:noProof/>
              <w:color w:val="auto"/>
              <w:sz w:val="22"/>
              <w:szCs w:val="22"/>
            </w:rPr>
          </w:pPr>
          <w:hyperlink w:anchor="_Toc168836290" w:history="1">
            <w:r w:rsidR="0065014D" w:rsidRPr="00A61D33">
              <w:rPr>
                <w:rStyle w:val="Hyperlink"/>
                <w:noProof/>
              </w:rPr>
              <w:t>Team Conflict Resolution Guidelines</w:t>
            </w:r>
            <w:r w:rsidR="0065014D">
              <w:rPr>
                <w:noProof/>
                <w:webHidden/>
              </w:rPr>
              <w:tab/>
            </w:r>
            <w:r w:rsidR="0065014D">
              <w:rPr>
                <w:noProof/>
                <w:webHidden/>
              </w:rPr>
              <w:fldChar w:fldCharType="begin"/>
            </w:r>
            <w:r w:rsidR="0065014D">
              <w:rPr>
                <w:noProof/>
                <w:webHidden/>
              </w:rPr>
              <w:instrText xml:space="preserve"> PAGEREF _Toc168836290 \h </w:instrText>
            </w:r>
            <w:r w:rsidR="0065014D">
              <w:rPr>
                <w:noProof/>
                <w:webHidden/>
              </w:rPr>
            </w:r>
            <w:r w:rsidR="0065014D">
              <w:rPr>
                <w:noProof/>
                <w:webHidden/>
              </w:rPr>
              <w:fldChar w:fldCharType="separate"/>
            </w:r>
            <w:r w:rsidR="0065014D">
              <w:rPr>
                <w:noProof/>
                <w:webHidden/>
              </w:rPr>
              <w:t>9</w:t>
            </w:r>
            <w:r w:rsidR="0065014D">
              <w:rPr>
                <w:noProof/>
                <w:webHidden/>
              </w:rPr>
              <w:fldChar w:fldCharType="end"/>
            </w:r>
          </w:hyperlink>
        </w:p>
        <w:p w14:paraId="0E2D8CE0" w14:textId="5A73BBA1" w:rsidR="0065014D" w:rsidRDefault="007A4F93">
          <w:pPr>
            <w:pStyle w:val="TOC2"/>
            <w:tabs>
              <w:tab w:val="right" w:leader="dot" w:pos="11078"/>
            </w:tabs>
            <w:rPr>
              <w:rFonts w:eastAsiaTheme="minorEastAsia" w:cstheme="minorBidi"/>
              <w:b w:val="0"/>
              <w:bCs w:val="0"/>
              <w:noProof/>
              <w:color w:val="auto"/>
              <w:sz w:val="22"/>
              <w:szCs w:val="22"/>
            </w:rPr>
          </w:pPr>
          <w:hyperlink w:anchor="_Toc168836291" w:history="1">
            <w:r w:rsidR="0065014D" w:rsidRPr="00A61D33">
              <w:rPr>
                <w:rStyle w:val="Hyperlink"/>
                <w:noProof/>
              </w:rPr>
              <w:t>Team Split:</w:t>
            </w:r>
            <w:r w:rsidR="0065014D">
              <w:rPr>
                <w:noProof/>
                <w:webHidden/>
              </w:rPr>
              <w:tab/>
            </w:r>
            <w:r w:rsidR="0065014D">
              <w:rPr>
                <w:noProof/>
                <w:webHidden/>
              </w:rPr>
              <w:fldChar w:fldCharType="begin"/>
            </w:r>
            <w:r w:rsidR="0065014D">
              <w:rPr>
                <w:noProof/>
                <w:webHidden/>
              </w:rPr>
              <w:instrText xml:space="preserve"> PAGEREF _Toc168836291 \h </w:instrText>
            </w:r>
            <w:r w:rsidR="0065014D">
              <w:rPr>
                <w:noProof/>
                <w:webHidden/>
              </w:rPr>
            </w:r>
            <w:r w:rsidR="0065014D">
              <w:rPr>
                <w:noProof/>
                <w:webHidden/>
              </w:rPr>
              <w:fldChar w:fldCharType="separate"/>
            </w:r>
            <w:r w:rsidR="0065014D">
              <w:rPr>
                <w:noProof/>
                <w:webHidden/>
              </w:rPr>
              <w:t>10</w:t>
            </w:r>
            <w:r w:rsidR="0065014D">
              <w:rPr>
                <w:noProof/>
                <w:webHidden/>
              </w:rPr>
              <w:fldChar w:fldCharType="end"/>
            </w:r>
          </w:hyperlink>
        </w:p>
        <w:p w14:paraId="0482147E" w14:textId="0559B38C" w:rsidR="0065014D" w:rsidRDefault="007A4F93">
          <w:pPr>
            <w:pStyle w:val="TOC1"/>
            <w:tabs>
              <w:tab w:val="right" w:leader="dot" w:pos="11078"/>
            </w:tabs>
            <w:rPr>
              <w:rFonts w:asciiTheme="minorHAnsi" w:eastAsiaTheme="minorEastAsia" w:hAnsiTheme="minorHAnsi" w:cstheme="minorBidi"/>
              <w:b w:val="0"/>
              <w:bCs w:val="0"/>
              <w:caps w:val="0"/>
              <w:noProof/>
              <w:color w:val="auto"/>
              <w:sz w:val="22"/>
              <w:szCs w:val="22"/>
            </w:rPr>
          </w:pPr>
          <w:hyperlink w:anchor="_Toc168836292" w:history="1">
            <w:r w:rsidR="0065014D" w:rsidRPr="00A61D33">
              <w:rPr>
                <w:rStyle w:val="Hyperlink"/>
                <w:rFonts w:eastAsia="Times New Roman" w:cstheme="minorHAnsi"/>
                <w:noProof/>
              </w:rPr>
              <w:t>Summary</w:t>
            </w:r>
            <w:r w:rsidR="0065014D">
              <w:rPr>
                <w:noProof/>
                <w:webHidden/>
              </w:rPr>
              <w:tab/>
            </w:r>
            <w:r w:rsidR="0065014D">
              <w:rPr>
                <w:noProof/>
                <w:webHidden/>
              </w:rPr>
              <w:fldChar w:fldCharType="begin"/>
            </w:r>
            <w:r w:rsidR="0065014D">
              <w:rPr>
                <w:noProof/>
                <w:webHidden/>
              </w:rPr>
              <w:instrText xml:space="preserve"> PAGEREF _Toc168836292 \h </w:instrText>
            </w:r>
            <w:r w:rsidR="0065014D">
              <w:rPr>
                <w:noProof/>
                <w:webHidden/>
              </w:rPr>
            </w:r>
            <w:r w:rsidR="0065014D">
              <w:rPr>
                <w:noProof/>
                <w:webHidden/>
              </w:rPr>
              <w:fldChar w:fldCharType="separate"/>
            </w:r>
            <w:r w:rsidR="0065014D">
              <w:rPr>
                <w:noProof/>
                <w:webHidden/>
              </w:rPr>
              <w:t>11</w:t>
            </w:r>
            <w:r w:rsidR="0065014D">
              <w:rPr>
                <w:noProof/>
                <w:webHidden/>
              </w:rPr>
              <w:fldChar w:fldCharType="end"/>
            </w:r>
          </w:hyperlink>
        </w:p>
        <w:p w14:paraId="0D58D236" w14:textId="74742ED7" w:rsidR="0065014D" w:rsidRDefault="007A4F93">
          <w:pPr>
            <w:pStyle w:val="TOC1"/>
            <w:tabs>
              <w:tab w:val="right" w:leader="dot" w:pos="11078"/>
            </w:tabs>
            <w:rPr>
              <w:rFonts w:asciiTheme="minorHAnsi" w:eastAsiaTheme="minorEastAsia" w:hAnsiTheme="minorHAnsi" w:cstheme="minorBidi"/>
              <w:b w:val="0"/>
              <w:bCs w:val="0"/>
              <w:caps w:val="0"/>
              <w:noProof/>
              <w:color w:val="auto"/>
              <w:sz w:val="22"/>
              <w:szCs w:val="22"/>
            </w:rPr>
          </w:pPr>
          <w:hyperlink w:anchor="_Toc168836293" w:history="1">
            <w:r w:rsidR="0065014D" w:rsidRPr="00A61D33">
              <w:rPr>
                <w:rStyle w:val="Hyperlink"/>
                <w:rFonts w:eastAsia="Times New Roman" w:cstheme="minorHAnsi"/>
                <w:noProof/>
              </w:rPr>
              <w:t>Appendix A</w:t>
            </w:r>
            <w:r w:rsidR="0065014D">
              <w:rPr>
                <w:noProof/>
                <w:webHidden/>
              </w:rPr>
              <w:tab/>
            </w:r>
            <w:r w:rsidR="0065014D">
              <w:rPr>
                <w:noProof/>
                <w:webHidden/>
              </w:rPr>
              <w:fldChar w:fldCharType="begin"/>
            </w:r>
            <w:r w:rsidR="0065014D">
              <w:rPr>
                <w:noProof/>
                <w:webHidden/>
              </w:rPr>
              <w:instrText xml:space="preserve"> PAGEREF _Toc168836293 \h </w:instrText>
            </w:r>
            <w:r w:rsidR="0065014D">
              <w:rPr>
                <w:noProof/>
                <w:webHidden/>
              </w:rPr>
            </w:r>
            <w:r w:rsidR="0065014D">
              <w:rPr>
                <w:noProof/>
                <w:webHidden/>
              </w:rPr>
              <w:fldChar w:fldCharType="separate"/>
            </w:r>
            <w:r w:rsidR="0065014D">
              <w:rPr>
                <w:noProof/>
                <w:webHidden/>
              </w:rPr>
              <w:t>11</w:t>
            </w:r>
            <w:r w:rsidR="0065014D">
              <w:rPr>
                <w:noProof/>
                <w:webHidden/>
              </w:rPr>
              <w:fldChar w:fldCharType="end"/>
            </w:r>
          </w:hyperlink>
        </w:p>
        <w:p w14:paraId="23850A15" w14:textId="0B9A69CC" w:rsidR="0065014D" w:rsidRDefault="007A4F93">
          <w:pPr>
            <w:pStyle w:val="TOC1"/>
            <w:tabs>
              <w:tab w:val="right" w:leader="dot" w:pos="11078"/>
            </w:tabs>
            <w:rPr>
              <w:rFonts w:asciiTheme="minorHAnsi" w:eastAsiaTheme="minorEastAsia" w:hAnsiTheme="minorHAnsi" w:cstheme="minorBidi"/>
              <w:b w:val="0"/>
              <w:bCs w:val="0"/>
              <w:caps w:val="0"/>
              <w:noProof/>
              <w:color w:val="auto"/>
              <w:sz w:val="22"/>
              <w:szCs w:val="22"/>
            </w:rPr>
          </w:pPr>
          <w:hyperlink w:anchor="_Toc168836294" w:history="1">
            <w:r w:rsidR="0065014D" w:rsidRPr="00A61D33">
              <w:rPr>
                <w:rStyle w:val="Hyperlink"/>
                <w:rFonts w:eastAsia="Times New Roman" w:cstheme="minorHAnsi"/>
                <w:noProof/>
              </w:rPr>
              <w:t>Appendix B</w:t>
            </w:r>
            <w:r w:rsidR="0065014D">
              <w:rPr>
                <w:noProof/>
                <w:webHidden/>
              </w:rPr>
              <w:tab/>
            </w:r>
            <w:r w:rsidR="0065014D">
              <w:rPr>
                <w:noProof/>
                <w:webHidden/>
              </w:rPr>
              <w:fldChar w:fldCharType="begin"/>
            </w:r>
            <w:r w:rsidR="0065014D">
              <w:rPr>
                <w:noProof/>
                <w:webHidden/>
              </w:rPr>
              <w:instrText xml:space="preserve"> PAGEREF _Toc168836294 \h </w:instrText>
            </w:r>
            <w:r w:rsidR="0065014D">
              <w:rPr>
                <w:noProof/>
                <w:webHidden/>
              </w:rPr>
            </w:r>
            <w:r w:rsidR="0065014D">
              <w:rPr>
                <w:noProof/>
                <w:webHidden/>
              </w:rPr>
              <w:fldChar w:fldCharType="separate"/>
            </w:r>
            <w:r w:rsidR="0065014D">
              <w:rPr>
                <w:noProof/>
                <w:webHidden/>
              </w:rPr>
              <w:t>11</w:t>
            </w:r>
            <w:r w:rsidR="0065014D">
              <w:rPr>
                <w:noProof/>
                <w:webHidden/>
              </w:rPr>
              <w:fldChar w:fldCharType="end"/>
            </w:r>
          </w:hyperlink>
        </w:p>
        <w:p w14:paraId="41E07E67" w14:textId="728C3BC6" w:rsidR="0065014D" w:rsidRDefault="007A4F93">
          <w:pPr>
            <w:pStyle w:val="TOC1"/>
            <w:tabs>
              <w:tab w:val="right" w:leader="dot" w:pos="11078"/>
            </w:tabs>
            <w:rPr>
              <w:rFonts w:asciiTheme="minorHAnsi" w:eastAsiaTheme="minorEastAsia" w:hAnsiTheme="minorHAnsi" w:cstheme="minorBidi"/>
              <w:b w:val="0"/>
              <w:bCs w:val="0"/>
              <w:caps w:val="0"/>
              <w:noProof/>
              <w:color w:val="auto"/>
              <w:sz w:val="22"/>
              <w:szCs w:val="22"/>
            </w:rPr>
          </w:pPr>
          <w:hyperlink w:anchor="_Toc168836295" w:history="1">
            <w:r w:rsidR="0065014D" w:rsidRPr="00A61D33">
              <w:rPr>
                <w:rStyle w:val="Hyperlink"/>
                <w:rFonts w:eastAsia="Times New Roman" w:cstheme="minorHAnsi"/>
                <w:noProof/>
              </w:rPr>
              <w:t>Appendix C</w:t>
            </w:r>
            <w:r w:rsidR="0065014D">
              <w:rPr>
                <w:noProof/>
                <w:webHidden/>
              </w:rPr>
              <w:tab/>
            </w:r>
            <w:r w:rsidR="0065014D">
              <w:rPr>
                <w:noProof/>
                <w:webHidden/>
              </w:rPr>
              <w:fldChar w:fldCharType="begin"/>
            </w:r>
            <w:r w:rsidR="0065014D">
              <w:rPr>
                <w:noProof/>
                <w:webHidden/>
              </w:rPr>
              <w:instrText xml:space="preserve"> PAGEREF _Toc168836295 \h </w:instrText>
            </w:r>
            <w:r w:rsidR="0065014D">
              <w:rPr>
                <w:noProof/>
                <w:webHidden/>
              </w:rPr>
            </w:r>
            <w:r w:rsidR="0065014D">
              <w:rPr>
                <w:noProof/>
                <w:webHidden/>
              </w:rPr>
              <w:fldChar w:fldCharType="separate"/>
            </w:r>
            <w:r w:rsidR="0065014D">
              <w:rPr>
                <w:noProof/>
                <w:webHidden/>
              </w:rPr>
              <w:t>11</w:t>
            </w:r>
            <w:r w:rsidR="0065014D">
              <w:rPr>
                <w:noProof/>
                <w:webHidden/>
              </w:rPr>
              <w:fldChar w:fldCharType="end"/>
            </w:r>
          </w:hyperlink>
        </w:p>
        <w:p w14:paraId="5C5E06CA" w14:textId="48315526" w:rsidR="0065014D" w:rsidRDefault="007A4F93">
          <w:pPr>
            <w:pStyle w:val="TOC1"/>
            <w:tabs>
              <w:tab w:val="right" w:leader="dot" w:pos="11078"/>
            </w:tabs>
            <w:rPr>
              <w:rFonts w:asciiTheme="minorHAnsi" w:eastAsiaTheme="minorEastAsia" w:hAnsiTheme="minorHAnsi" w:cstheme="minorBidi"/>
              <w:b w:val="0"/>
              <w:bCs w:val="0"/>
              <w:caps w:val="0"/>
              <w:noProof/>
              <w:color w:val="auto"/>
              <w:sz w:val="22"/>
              <w:szCs w:val="22"/>
            </w:rPr>
          </w:pPr>
          <w:hyperlink w:anchor="_Toc168836296" w:history="1">
            <w:r w:rsidR="0065014D" w:rsidRPr="00A61D33">
              <w:rPr>
                <w:rStyle w:val="Hyperlink"/>
                <w:rFonts w:eastAsia="Times New Roman" w:cstheme="minorHAnsi"/>
                <w:noProof/>
              </w:rPr>
              <w:t>Appendix D</w:t>
            </w:r>
            <w:r w:rsidR="0065014D">
              <w:rPr>
                <w:noProof/>
                <w:webHidden/>
              </w:rPr>
              <w:tab/>
            </w:r>
            <w:r w:rsidR="0065014D">
              <w:rPr>
                <w:noProof/>
                <w:webHidden/>
              </w:rPr>
              <w:fldChar w:fldCharType="begin"/>
            </w:r>
            <w:r w:rsidR="0065014D">
              <w:rPr>
                <w:noProof/>
                <w:webHidden/>
              </w:rPr>
              <w:instrText xml:space="preserve"> PAGEREF _Toc168836296 \h </w:instrText>
            </w:r>
            <w:r w:rsidR="0065014D">
              <w:rPr>
                <w:noProof/>
                <w:webHidden/>
              </w:rPr>
            </w:r>
            <w:r w:rsidR="0065014D">
              <w:rPr>
                <w:noProof/>
                <w:webHidden/>
              </w:rPr>
              <w:fldChar w:fldCharType="separate"/>
            </w:r>
            <w:r w:rsidR="0065014D">
              <w:rPr>
                <w:noProof/>
                <w:webHidden/>
              </w:rPr>
              <w:t>11</w:t>
            </w:r>
            <w:r w:rsidR="0065014D">
              <w:rPr>
                <w:noProof/>
                <w:webHidden/>
              </w:rPr>
              <w:fldChar w:fldCharType="end"/>
            </w:r>
          </w:hyperlink>
        </w:p>
        <w:p w14:paraId="1E375744" w14:textId="6F357143" w:rsidR="0065014D" w:rsidRDefault="007A4F93">
          <w:pPr>
            <w:pStyle w:val="TOC2"/>
            <w:tabs>
              <w:tab w:val="right" w:leader="dot" w:pos="11078"/>
            </w:tabs>
            <w:rPr>
              <w:rFonts w:eastAsiaTheme="minorEastAsia" w:cstheme="minorBidi"/>
              <w:b w:val="0"/>
              <w:bCs w:val="0"/>
              <w:noProof/>
              <w:color w:val="auto"/>
              <w:sz w:val="22"/>
              <w:szCs w:val="22"/>
            </w:rPr>
          </w:pPr>
          <w:hyperlink w:anchor="_Toc168836297" w:history="1">
            <w:r w:rsidR="0065014D" w:rsidRPr="00A61D33">
              <w:rPr>
                <w:rStyle w:val="Hyperlink"/>
                <w:rFonts w:eastAsia="Calibri"/>
                <w:i/>
                <w:noProof/>
              </w:rPr>
              <w:t>Capstone Project (XXXX 495A)</w:t>
            </w:r>
            <w:r w:rsidR="0065014D">
              <w:rPr>
                <w:noProof/>
                <w:webHidden/>
              </w:rPr>
              <w:tab/>
            </w:r>
            <w:r w:rsidR="0065014D">
              <w:rPr>
                <w:noProof/>
                <w:webHidden/>
              </w:rPr>
              <w:fldChar w:fldCharType="begin"/>
            </w:r>
            <w:r w:rsidR="0065014D">
              <w:rPr>
                <w:noProof/>
                <w:webHidden/>
              </w:rPr>
              <w:instrText xml:space="preserve"> PAGEREF _Toc168836297 \h </w:instrText>
            </w:r>
            <w:r w:rsidR="0065014D">
              <w:rPr>
                <w:noProof/>
                <w:webHidden/>
              </w:rPr>
            </w:r>
            <w:r w:rsidR="0065014D">
              <w:rPr>
                <w:noProof/>
                <w:webHidden/>
              </w:rPr>
              <w:fldChar w:fldCharType="separate"/>
            </w:r>
            <w:r w:rsidR="0065014D">
              <w:rPr>
                <w:noProof/>
                <w:webHidden/>
              </w:rPr>
              <w:t>20</w:t>
            </w:r>
            <w:r w:rsidR="0065014D">
              <w:rPr>
                <w:noProof/>
                <w:webHidden/>
              </w:rPr>
              <w:fldChar w:fldCharType="end"/>
            </w:r>
          </w:hyperlink>
        </w:p>
        <w:p w14:paraId="4C1B840C" w14:textId="322DEFFF" w:rsidR="0065014D" w:rsidRDefault="007A4F93">
          <w:pPr>
            <w:pStyle w:val="TOC2"/>
            <w:tabs>
              <w:tab w:val="right" w:leader="dot" w:pos="11078"/>
            </w:tabs>
            <w:rPr>
              <w:rFonts w:eastAsiaTheme="minorEastAsia" w:cstheme="minorBidi"/>
              <w:b w:val="0"/>
              <w:bCs w:val="0"/>
              <w:noProof/>
              <w:color w:val="auto"/>
              <w:sz w:val="22"/>
              <w:szCs w:val="22"/>
            </w:rPr>
          </w:pPr>
          <w:hyperlink w:anchor="_Toc168836298" w:history="1">
            <w:r w:rsidR="0065014D" w:rsidRPr="00A61D33">
              <w:rPr>
                <w:rStyle w:val="Hyperlink"/>
                <w:rFonts w:eastAsia="Calibri"/>
                <w:i/>
                <w:noProof/>
              </w:rPr>
              <w:t>Final Evaluation – Presentation</w:t>
            </w:r>
            <w:r w:rsidR="0065014D">
              <w:rPr>
                <w:noProof/>
                <w:webHidden/>
              </w:rPr>
              <w:tab/>
            </w:r>
            <w:r w:rsidR="0065014D">
              <w:rPr>
                <w:noProof/>
                <w:webHidden/>
              </w:rPr>
              <w:fldChar w:fldCharType="begin"/>
            </w:r>
            <w:r w:rsidR="0065014D">
              <w:rPr>
                <w:noProof/>
                <w:webHidden/>
              </w:rPr>
              <w:instrText xml:space="preserve"> PAGEREF _Toc168836298 \h </w:instrText>
            </w:r>
            <w:r w:rsidR="0065014D">
              <w:rPr>
                <w:noProof/>
                <w:webHidden/>
              </w:rPr>
            </w:r>
            <w:r w:rsidR="0065014D">
              <w:rPr>
                <w:noProof/>
                <w:webHidden/>
              </w:rPr>
              <w:fldChar w:fldCharType="separate"/>
            </w:r>
            <w:r w:rsidR="0065014D">
              <w:rPr>
                <w:noProof/>
                <w:webHidden/>
              </w:rPr>
              <w:t>20</w:t>
            </w:r>
            <w:r w:rsidR="0065014D">
              <w:rPr>
                <w:noProof/>
                <w:webHidden/>
              </w:rPr>
              <w:fldChar w:fldCharType="end"/>
            </w:r>
          </w:hyperlink>
        </w:p>
        <w:p w14:paraId="56A5B0FA" w14:textId="019EEF3A" w:rsidR="0065014D" w:rsidRDefault="007A4F93">
          <w:pPr>
            <w:pStyle w:val="TOC2"/>
            <w:tabs>
              <w:tab w:val="right" w:leader="dot" w:pos="11078"/>
            </w:tabs>
            <w:rPr>
              <w:rFonts w:eastAsiaTheme="minorEastAsia" w:cstheme="minorBidi"/>
              <w:b w:val="0"/>
              <w:bCs w:val="0"/>
              <w:noProof/>
              <w:color w:val="auto"/>
              <w:sz w:val="22"/>
              <w:szCs w:val="22"/>
            </w:rPr>
          </w:pPr>
          <w:hyperlink w:anchor="_Toc168836299" w:history="1">
            <w:r w:rsidR="0065014D" w:rsidRPr="00A61D33">
              <w:rPr>
                <w:rStyle w:val="Hyperlink"/>
                <w:rFonts w:ascii="Calibri" w:eastAsia="Calibri" w:hAnsi="Calibri" w:cs="Calibri"/>
                <w:i/>
                <w:noProof/>
              </w:rPr>
              <w:t>Capstone Project (XXXX 495B)</w:t>
            </w:r>
            <w:r w:rsidR="0065014D">
              <w:rPr>
                <w:noProof/>
                <w:webHidden/>
              </w:rPr>
              <w:tab/>
            </w:r>
            <w:r w:rsidR="0065014D">
              <w:rPr>
                <w:noProof/>
                <w:webHidden/>
              </w:rPr>
              <w:fldChar w:fldCharType="begin"/>
            </w:r>
            <w:r w:rsidR="0065014D">
              <w:rPr>
                <w:noProof/>
                <w:webHidden/>
              </w:rPr>
              <w:instrText xml:space="preserve"> PAGEREF _Toc168836299 \h </w:instrText>
            </w:r>
            <w:r w:rsidR="0065014D">
              <w:rPr>
                <w:noProof/>
                <w:webHidden/>
              </w:rPr>
            </w:r>
            <w:r w:rsidR="0065014D">
              <w:rPr>
                <w:noProof/>
                <w:webHidden/>
              </w:rPr>
              <w:fldChar w:fldCharType="separate"/>
            </w:r>
            <w:r w:rsidR="0065014D">
              <w:rPr>
                <w:noProof/>
                <w:webHidden/>
              </w:rPr>
              <w:t>66</w:t>
            </w:r>
            <w:r w:rsidR="0065014D">
              <w:rPr>
                <w:noProof/>
                <w:webHidden/>
              </w:rPr>
              <w:fldChar w:fldCharType="end"/>
            </w:r>
          </w:hyperlink>
        </w:p>
        <w:p w14:paraId="2D8340E3" w14:textId="0ACBC805" w:rsidR="0065014D" w:rsidRDefault="007A4F93">
          <w:pPr>
            <w:pStyle w:val="TOC2"/>
            <w:tabs>
              <w:tab w:val="right" w:leader="dot" w:pos="11078"/>
            </w:tabs>
            <w:rPr>
              <w:rFonts w:eastAsiaTheme="minorEastAsia" w:cstheme="minorBidi"/>
              <w:b w:val="0"/>
              <w:bCs w:val="0"/>
              <w:noProof/>
              <w:color w:val="auto"/>
              <w:sz w:val="22"/>
              <w:szCs w:val="22"/>
            </w:rPr>
          </w:pPr>
          <w:hyperlink w:anchor="_Toc168836300" w:history="1">
            <w:r w:rsidR="0065014D" w:rsidRPr="00A61D33">
              <w:rPr>
                <w:rStyle w:val="Hyperlink"/>
                <w:rFonts w:ascii="Calibri" w:eastAsia="Calibri" w:hAnsi="Calibri" w:cs="Calibri"/>
                <w:i/>
                <w:noProof/>
              </w:rPr>
              <w:t>Supervision - Summary Report</w:t>
            </w:r>
            <w:r w:rsidR="0065014D">
              <w:rPr>
                <w:noProof/>
                <w:webHidden/>
              </w:rPr>
              <w:tab/>
            </w:r>
            <w:r w:rsidR="0065014D">
              <w:rPr>
                <w:noProof/>
                <w:webHidden/>
              </w:rPr>
              <w:fldChar w:fldCharType="begin"/>
            </w:r>
            <w:r w:rsidR="0065014D">
              <w:rPr>
                <w:noProof/>
                <w:webHidden/>
              </w:rPr>
              <w:instrText xml:space="preserve"> PAGEREF _Toc168836300 \h </w:instrText>
            </w:r>
            <w:r w:rsidR="0065014D">
              <w:rPr>
                <w:noProof/>
                <w:webHidden/>
              </w:rPr>
            </w:r>
            <w:r w:rsidR="0065014D">
              <w:rPr>
                <w:noProof/>
                <w:webHidden/>
              </w:rPr>
              <w:fldChar w:fldCharType="separate"/>
            </w:r>
            <w:r w:rsidR="0065014D">
              <w:rPr>
                <w:noProof/>
                <w:webHidden/>
              </w:rPr>
              <w:t>66</w:t>
            </w:r>
            <w:r w:rsidR="0065014D">
              <w:rPr>
                <w:noProof/>
                <w:webHidden/>
              </w:rPr>
              <w:fldChar w:fldCharType="end"/>
            </w:r>
          </w:hyperlink>
        </w:p>
        <w:p w14:paraId="1F5D04AE" w14:textId="166B643F" w:rsidR="0065014D" w:rsidRDefault="007A4F93">
          <w:pPr>
            <w:pStyle w:val="TOC2"/>
            <w:tabs>
              <w:tab w:val="right" w:leader="dot" w:pos="11078"/>
            </w:tabs>
            <w:rPr>
              <w:rFonts w:eastAsiaTheme="minorEastAsia" w:cstheme="minorBidi"/>
              <w:b w:val="0"/>
              <w:bCs w:val="0"/>
              <w:noProof/>
              <w:color w:val="auto"/>
              <w:sz w:val="22"/>
              <w:szCs w:val="22"/>
            </w:rPr>
          </w:pPr>
          <w:hyperlink w:anchor="_Toc168836301" w:history="1">
            <w:r w:rsidR="0065014D" w:rsidRPr="00A61D33">
              <w:rPr>
                <w:rStyle w:val="Hyperlink"/>
                <w:i/>
                <w:noProof/>
              </w:rPr>
              <w:t>Format of the Project Report</w:t>
            </w:r>
            <w:r w:rsidR="0065014D">
              <w:rPr>
                <w:noProof/>
                <w:webHidden/>
              </w:rPr>
              <w:tab/>
            </w:r>
            <w:r w:rsidR="0065014D">
              <w:rPr>
                <w:noProof/>
                <w:webHidden/>
              </w:rPr>
              <w:fldChar w:fldCharType="begin"/>
            </w:r>
            <w:r w:rsidR="0065014D">
              <w:rPr>
                <w:noProof/>
                <w:webHidden/>
              </w:rPr>
              <w:instrText xml:space="preserve"> PAGEREF _Toc168836301 \h </w:instrText>
            </w:r>
            <w:r w:rsidR="0065014D">
              <w:rPr>
                <w:noProof/>
                <w:webHidden/>
              </w:rPr>
            </w:r>
            <w:r w:rsidR="0065014D">
              <w:rPr>
                <w:noProof/>
                <w:webHidden/>
              </w:rPr>
              <w:fldChar w:fldCharType="separate"/>
            </w:r>
            <w:r w:rsidR="0065014D">
              <w:rPr>
                <w:noProof/>
                <w:webHidden/>
              </w:rPr>
              <w:t>86</w:t>
            </w:r>
            <w:r w:rsidR="0065014D">
              <w:rPr>
                <w:noProof/>
                <w:webHidden/>
              </w:rPr>
              <w:fldChar w:fldCharType="end"/>
            </w:r>
          </w:hyperlink>
        </w:p>
        <w:p w14:paraId="4E89543D" w14:textId="217A9647" w:rsidR="0065014D" w:rsidRDefault="007A4F93">
          <w:pPr>
            <w:pStyle w:val="TOC3"/>
            <w:tabs>
              <w:tab w:val="right" w:leader="dot" w:pos="11078"/>
            </w:tabs>
            <w:rPr>
              <w:rFonts w:eastAsiaTheme="minorEastAsia" w:cstheme="minorBidi"/>
              <w:noProof/>
              <w:color w:val="auto"/>
              <w:sz w:val="22"/>
              <w:szCs w:val="22"/>
            </w:rPr>
          </w:pPr>
          <w:hyperlink w:anchor="_Toc168836302" w:history="1">
            <w:r w:rsidR="0065014D" w:rsidRPr="00A61D33">
              <w:rPr>
                <w:rStyle w:val="Hyperlink"/>
                <w:noProof/>
              </w:rPr>
              <w:t>Appearance</w:t>
            </w:r>
            <w:r w:rsidR="0065014D">
              <w:rPr>
                <w:noProof/>
                <w:webHidden/>
              </w:rPr>
              <w:tab/>
            </w:r>
            <w:r w:rsidR="0065014D">
              <w:rPr>
                <w:noProof/>
                <w:webHidden/>
              </w:rPr>
              <w:fldChar w:fldCharType="begin"/>
            </w:r>
            <w:r w:rsidR="0065014D">
              <w:rPr>
                <w:noProof/>
                <w:webHidden/>
              </w:rPr>
              <w:instrText xml:space="preserve"> PAGEREF _Toc168836302 \h </w:instrText>
            </w:r>
            <w:r w:rsidR="0065014D">
              <w:rPr>
                <w:noProof/>
                <w:webHidden/>
              </w:rPr>
            </w:r>
            <w:r w:rsidR="0065014D">
              <w:rPr>
                <w:noProof/>
                <w:webHidden/>
              </w:rPr>
              <w:fldChar w:fldCharType="separate"/>
            </w:r>
            <w:r w:rsidR="0065014D">
              <w:rPr>
                <w:noProof/>
                <w:webHidden/>
              </w:rPr>
              <w:t>86</w:t>
            </w:r>
            <w:r w:rsidR="0065014D">
              <w:rPr>
                <w:noProof/>
                <w:webHidden/>
              </w:rPr>
              <w:fldChar w:fldCharType="end"/>
            </w:r>
          </w:hyperlink>
        </w:p>
        <w:p w14:paraId="05717783" w14:textId="6A3A68F4" w:rsidR="0065014D" w:rsidRDefault="007A4F93">
          <w:pPr>
            <w:pStyle w:val="TOC3"/>
            <w:tabs>
              <w:tab w:val="right" w:leader="dot" w:pos="11078"/>
            </w:tabs>
            <w:rPr>
              <w:rFonts w:eastAsiaTheme="minorEastAsia" w:cstheme="minorBidi"/>
              <w:noProof/>
              <w:color w:val="auto"/>
              <w:sz w:val="22"/>
              <w:szCs w:val="22"/>
            </w:rPr>
          </w:pPr>
          <w:hyperlink w:anchor="_Toc168836303" w:history="1">
            <w:r w:rsidR="0065014D" w:rsidRPr="00A61D33">
              <w:rPr>
                <w:rStyle w:val="Hyperlink"/>
                <w:noProof/>
              </w:rPr>
              <w:t>Oder of sections of the project report</w:t>
            </w:r>
            <w:r w:rsidR="0065014D">
              <w:rPr>
                <w:noProof/>
                <w:webHidden/>
              </w:rPr>
              <w:tab/>
            </w:r>
            <w:r w:rsidR="0065014D">
              <w:rPr>
                <w:noProof/>
                <w:webHidden/>
              </w:rPr>
              <w:fldChar w:fldCharType="begin"/>
            </w:r>
            <w:r w:rsidR="0065014D">
              <w:rPr>
                <w:noProof/>
                <w:webHidden/>
              </w:rPr>
              <w:instrText xml:space="preserve"> PAGEREF _Toc168836303 \h </w:instrText>
            </w:r>
            <w:r w:rsidR="0065014D">
              <w:rPr>
                <w:noProof/>
                <w:webHidden/>
              </w:rPr>
            </w:r>
            <w:r w:rsidR="0065014D">
              <w:rPr>
                <w:noProof/>
                <w:webHidden/>
              </w:rPr>
              <w:fldChar w:fldCharType="separate"/>
            </w:r>
            <w:r w:rsidR="0065014D">
              <w:rPr>
                <w:noProof/>
                <w:webHidden/>
              </w:rPr>
              <w:t>86</w:t>
            </w:r>
            <w:r w:rsidR="0065014D">
              <w:rPr>
                <w:noProof/>
                <w:webHidden/>
              </w:rPr>
              <w:fldChar w:fldCharType="end"/>
            </w:r>
          </w:hyperlink>
        </w:p>
        <w:p w14:paraId="6D029DC6" w14:textId="093FB064" w:rsidR="0065014D" w:rsidRDefault="007A4F93">
          <w:pPr>
            <w:pStyle w:val="TOC1"/>
            <w:tabs>
              <w:tab w:val="right" w:leader="dot" w:pos="11078"/>
            </w:tabs>
            <w:rPr>
              <w:rFonts w:asciiTheme="minorHAnsi" w:eastAsiaTheme="minorEastAsia" w:hAnsiTheme="minorHAnsi" w:cstheme="minorBidi"/>
              <w:b w:val="0"/>
              <w:bCs w:val="0"/>
              <w:caps w:val="0"/>
              <w:noProof/>
              <w:color w:val="auto"/>
              <w:sz w:val="22"/>
              <w:szCs w:val="22"/>
            </w:rPr>
          </w:pPr>
          <w:hyperlink w:anchor="_Toc168836304" w:history="1">
            <w:r w:rsidR="0065014D" w:rsidRPr="00A61D33">
              <w:rPr>
                <w:rStyle w:val="Hyperlink"/>
                <w:rFonts w:eastAsia="Times New Roman" w:cstheme="minorHAnsi"/>
                <w:noProof/>
              </w:rPr>
              <w:t>Front Cover</w:t>
            </w:r>
            <w:r w:rsidR="0065014D">
              <w:rPr>
                <w:noProof/>
                <w:webHidden/>
              </w:rPr>
              <w:tab/>
            </w:r>
            <w:r w:rsidR="0065014D">
              <w:rPr>
                <w:noProof/>
                <w:webHidden/>
              </w:rPr>
              <w:fldChar w:fldCharType="begin"/>
            </w:r>
            <w:r w:rsidR="0065014D">
              <w:rPr>
                <w:noProof/>
                <w:webHidden/>
              </w:rPr>
              <w:instrText xml:space="preserve"> PAGEREF _Toc168836304 \h </w:instrText>
            </w:r>
            <w:r w:rsidR="0065014D">
              <w:rPr>
                <w:noProof/>
                <w:webHidden/>
              </w:rPr>
            </w:r>
            <w:r w:rsidR="0065014D">
              <w:rPr>
                <w:noProof/>
                <w:webHidden/>
              </w:rPr>
              <w:fldChar w:fldCharType="separate"/>
            </w:r>
            <w:r w:rsidR="0065014D">
              <w:rPr>
                <w:noProof/>
                <w:webHidden/>
              </w:rPr>
              <w:t>86</w:t>
            </w:r>
            <w:r w:rsidR="0065014D">
              <w:rPr>
                <w:noProof/>
                <w:webHidden/>
              </w:rPr>
              <w:fldChar w:fldCharType="end"/>
            </w:r>
          </w:hyperlink>
        </w:p>
        <w:p w14:paraId="186BB62F" w14:textId="44175852" w:rsidR="0065014D" w:rsidRDefault="007A4F93">
          <w:pPr>
            <w:pStyle w:val="TOC2"/>
            <w:tabs>
              <w:tab w:val="right" w:leader="dot" w:pos="11078"/>
            </w:tabs>
            <w:rPr>
              <w:rFonts w:eastAsiaTheme="minorEastAsia" w:cstheme="minorBidi"/>
              <w:b w:val="0"/>
              <w:bCs w:val="0"/>
              <w:noProof/>
              <w:color w:val="auto"/>
              <w:sz w:val="22"/>
              <w:szCs w:val="22"/>
            </w:rPr>
          </w:pPr>
          <w:hyperlink w:anchor="_Toc168836305" w:history="1">
            <w:r w:rsidR="0065014D" w:rsidRPr="00A61D33">
              <w:rPr>
                <w:rStyle w:val="Hyperlink"/>
                <w:rFonts w:eastAsia="Calibri"/>
                <w:i/>
                <w:noProof/>
              </w:rPr>
              <w:t>Capstone Project (XXXX 495X)</w:t>
            </w:r>
            <w:r w:rsidR="0065014D">
              <w:rPr>
                <w:noProof/>
                <w:webHidden/>
              </w:rPr>
              <w:tab/>
            </w:r>
            <w:r w:rsidR="0065014D">
              <w:rPr>
                <w:noProof/>
                <w:webHidden/>
              </w:rPr>
              <w:fldChar w:fldCharType="begin"/>
            </w:r>
            <w:r w:rsidR="0065014D">
              <w:rPr>
                <w:noProof/>
                <w:webHidden/>
              </w:rPr>
              <w:instrText xml:space="preserve"> PAGEREF _Toc168836305 \h </w:instrText>
            </w:r>
            <w:r w:rsidR="0065014D">
              <w:rPr>
                <w:noProof/>
                <w:webHidden/>
              </w:rPr>
            </w:r>
            <w:r w:rsidR="0065014D">
              <w:rPr>
                <w:noProof/>
                <w:webHidden/>
              </w:rPr>
              <w:fldChar w:fldCharType="separate"/>
            </w:r>
            <w:r w:rsidR="0065014D">
              <w:rPr>
                <w:noProof/>
                <w:webHidden/>
              </w:rPr>
              <w:t>92</w:t>
            </w:r>
            <w:r w:rsidR="0065014D">
              <w:rPr>
                <w:noProof/>
                <w:webHidden/>
              </w:rPr>
              <w:fldChar w:fldCharType="end"/>
            </w:r>
          </w:hyperlink>
        </w:p>
        <w:p w14:paraId="7738E949" w14:textId="08D4ACB7" w:rsidR="0065014D" w:rsidRDefault="007A4F93">
          <w:pPr>
            <w:pStyle w:val="TOC2"/>
            <w:tabs>
              <w:tab w:val="right" w:leader="dot" w:pos="11078"/>
            </w:tabs>
            <w:rPr>
              <w:rFonts w:eastAsiaTheme="minorEastAsia" w:cstheme="minorBidi"/>
              <w:b w:val="0"/>
              <w:bCs w:val="0"/>
              <w:noProof/>
              <w:color w:val="auto"/>
              <w:sz w:val="22"/>
              <w:szCs w:val="22"/>
            </w:rPr>
          </w:pPr>
          <w:hyperlink w:anchor="_Toc168836306" w:history="1">
            <w:r w:rsidR="0065014D" w:rsidRPr="00A61D33">
              <w:rPr>
                <w:rStyle w:val="Hyperlink"/>
                <w:rFonts w:eastAsia="Calibri"/>
                <w:i/>
                <w:noProof/>
              </w:rPr>
              <w:t>Team Split Form</w:t>
            </w:r>
            <w:r w:rsidR="0065014D">
              <w:rPr>
                <w:noProof/>
                <w:webHidden/>
              </w:rPr>
              <w:tab/>
            </w:r>
            <w:r w:rsidR="0065014D">
              <w:rPr>
                <w:noProof/>
                <w:webHidden/>
              </w:rPr>
              <w:fldChar w:fldCharType="begin"/>
            </w:r>
            <w:r w:rsidR="0065014D">
              <w:rPr>
                <w:noProof/>
                <w:webHidden/>
              </w:rPr>
              <w:instrText xml:space="preserve"> PAGEREF _Toc168836306 \h </w:instrText>
            </w:r>
            <w:r w:rsidR="0065014D">
              <w:rPr>
                <w:noProof/>
                <w:webHidden/>
              </w:rPr>
            </w:r>
            <w:r w:rsidR="0065014D">
              <w:rPr>
                <w:noProof/>
                <w:webHidden/>
              </w:rPr>
              <w:fldChar w:fldCharType="separate"/>
            </w:r>
            <w:r w:rsidR="0065014D">
              <w:rPr>
                <w:noProof/>
                <w:webHidden/>
              </w:rPr>
              <w:t>92</w:t>
            </w:r>
            <w:r w:rsidR="0065014D">
              <w:rPr>
                <w:noProof/>
                <w:webHidden/>
              </w:rPr>
              <w:fldChar w:fldCharType="end"/>
            </w:r>
          </w:hyperlink>
        </w:p>
        <w:p w14:paraId="6D033DC4" w14:textId="5D5A88E8" w:rsidR="00224891" w:rsidRPr="00224891" w:rsidRDefault="00224891" w:rsidP="00224891">
          <w:pPr>
            <w:rPr>
              <w:rFonts w:asciiTheme="minorHAnsi" w:hAnsiTheme="minorHAnsi" w:cstheme="minorHAnsi"/>
            </w:rPr>
          </w:pPr>
          <w:r w:rsidRPr="00224891">
            <w:rPr>
              <w:rFonts w:asciiTheme="minorHAnsi" w:hAnsiTheme="minorHAnsi" w:cstheme="minorHAnsi"/>
              <w:b/>
              <w:bCs/>
              <w:noProof/>
              <w:szCs w:val="24"/>
            </w:rPr>
            <w:fldChar w:fldCharType="end"/>
          </w:r>
        </w:p>
      </w:sdtContent>
    </w:sdt>
    <w:p w14:paraId="306586C2" w14:textId="77777777" w:rsidR="00224891" w:rsidRPr="00224891" w:rsidRDefault="00224891" w:rsidP="00224891">
      <w:pPr>
        <w:spacing w:after="160" w:line="259" w:lineRule="auto"/>
        <w:ind w:left="0" w:right="0" w:firstLine="0"/>
        <w:jc w:val="left"/>
        <w:rPr>
          <w:rFonts w:asciiTheme="minorHAnsi" w:hAnsiTheme="minorHAnsi" w:cstheme="minorHAnsi"/>
          <w:b/>
          <w:color w:val="365F91"/>
        </w:rPr>
      </w:pPr>
      <w:r w:rsidRPr="00224891">
        <w:rPr>
          <w:rFonts w:asciiTheme="minorHAnsi" w:hAnsiTheme="minorHAnsi" w:cstheme="minorHAnsi"/>
          <w:color w:val="365F91"/>
        </w:rPr>
        <w:br w:type="page"/>
      </w:r>
    </w:p>
    <w:p w14:paraId="41EF9260" w14:textId="77777777" w:rsidR="00224891" w:rsidRPr="00224891" w:rsidRDefault="00224891" w:rsidP="00224891">
      <w:pPr>
        <w:pStyle w:val="Heading1"/>
        <w:spacing w:after="112"/>
        <w:ind w:left="-5" w:right="0"/>
        <w:jc w:val="left"/>
        <w:rPr>
          <w:rFonts w:asciiTheme="minorHAnsi" w:hAnsiTheme="minorHAnsi" w:cstheme="minorHAnsi"/>
        </w:rPr>
      </w:pPr>
      <w:bookmarkStart w:id="0" w:name="_Toc97417091"/>
      <w:bookmarkStart w:id="1" w:name="_Toc168836277"/>
      <w:r w:rsidRPr="00224891">
        <w:rPr>
          <w:rFonts w:asciiTheme="minorHAnsi" w:eastAsia="Times New Roman" w:hAnsiTheme="minorHAnsi" w:cstheme="minorHAnsi"/>
          <w:color w:val="365F91"/>
          <w:sz w:val="24"/>
        </w:rPr>
        <w:lastRenderedPageBreak/>
        <w:t>Introdu</w:t>
      </w:r>
      <w:bookmarkEnd w:id="0"/>
      <w:r w:rsidRPr="00224891">
        <w:rPr>
          <w:rFonts w:asciiTheme="minorHAnsi" w:eastAsia="Times New Roman" w:hAnsiTheme="minorHAnsi" w:cstheme="minorHAnsi"/>
          <w:color w:val="365F91"/>
          <w:sz w:val="24"/>
        </w:rPr>
        <w:t>ction</w:t>
      </w:r>
      <w:bookmarkEnd w:id="1"/>
    </w:p>
    <w:p w14:paraId="1ECF34CF" w14:textId="5C1390E3" w:rsidR="00224891" w:rsidRPr="00224891" w:rsidRDefault="00224891" w:rsidP="00224891">
      <w:pPr>
        <w:spacing w:after="481" w:line="357" w:lineRule="auto"/>
        <w:ind w:right="0"/>
        <w:rPr>
          <w:rFonts w:asciiTheme="minorHAnsi" w:hAnsiTheme="minorHAnsi" w:cstheme="minorHAnsi"/>
        </w:rPr>
      </w:pPr>
      <w:r w:rsidRPr="00224891">
        <w:rPr>
          <w:rFonts w:asciiTheme="minorHAnsi" w:hAnsiTheme="minorHAnsi" w:cstheme="minorHAnsi"/>
        </w:rPr>
        <w:t xml:space="preserve">These guidelines are intended to provide standards of good practice during   the capstone project, defined in the sequence of courses: </w:t>
      </w:r>
      <w:r w:rsidR="00BB2AA1">
        <w:rPr>
          <w:rFonts w:asciiTheme="minorHAnsi" w:hAnsiTheme="minorHAnsi" w:cstheme="minorHAnsi"/>
        </w:rPr>
        <w:t>XXXX 495A</w:t>
      </w:r>
      <w:r w:rsidRPr="00224891">
        <w:rPr>
          <w:rFonts w:asciiTheme="minorHAnsi" w:hAnsiTheme="minorHAnsi" w:cstheme="minorHAnsi"/>
        </w:rPr>
        <w:t xml:space="preserve"> and </w:t>
      </w:r>
      <w:r w:rsidR="00BB2AA1">
        <w:rPr>
          <w:rFonts w:asciiTheme="minorHAnsi" w:hAnsiTheme="minorHAnsi" w:cstheme="minorHAnsi"/>
        </w:rPr>
        <w:t>XXXX 495B</w:t>
      </w:r>
      <w:r w:rsidRPr="00224891">
        <w:rPr>
          <w:rFonts w:asciiTheme="minorHAnsi" w:hAnsiTheme="minorHAnsi" w:cstheme="minorHAnsi"/>
        </w:rPr>
        <w:t xml:space="preserve">.  These courses involve a supervised capstone design project which provides an engineering experience that develops the students’ skills in producing a product relevant to the engineering program of study. A single project is completed in this two-course sequence and is evaluated upon presentation of an oral and a written report. These guidelines should be utilized in conjunction with the </w:t>
      </w:r>
      <w:r w:rsidRPr="00224891">
        <w:rPr>
          <w:rFonts w:asciiTheme="minorHAnsi" w:hAnsiTheme="minorHAnsi" w:cstheme="minorHAnsi"/>
          <w:i/>
        </w:rPr>
        <w:t>Faculty Handbook</w:t>
      </w:r>
      <w:r w:rsidRPr="00224891">
        <w:rPr>
          <w:rFonts w:asciiTheme="minorHAnsi" w:hAnsiTheme="minorHAnsi" w:cstheme="minorHAnsi"/>
        </w:rPr>
        <w:t xml:space="preserve"> and </w:t>
      </w:r>
      <w:r w:rsidRPr="00224891">
        <w:rPr>
          <w:rFonts w:asciiTheme="minorHAnsi" w:hAnsiTheme="minorHAnsi" w:cstheme="minorHAnsi"/>
          <w:i/>
        </w:rPr>
        <w:t>Student Handbook</w:t>
      </w:r>
      <w:r w:rsidRPr="00224891">
        <w:rPr>
          <w:rFonts w:asciiTheme="minorHAnsi" w:hAnsiTheme="minorHAnsi" w:cstheme="minorHAnsi"/>
        </w:rPr>
        <w:t xml:space="preserve"> in use at AUBH.</w:t>
      </w:r>
    </w:p>
    <w:p w14:paraId="0E29AB11" w14:textId="77777777" w:rsidR="00224891" w:rsidRPr="00224891" w:rsidRDefault="00224891" w:rsidP="00224891">
      <w:pPr>
        <w:pStyle w:val="Heading1"/>
        <w:spacing w:after="112"/>
        <w:ind w:left="-5" w:right="0"/>
        <w:jc w:val="left"/>
        <w:rPr>
          <w:rFonts w:asciiTheme="minorHAnsi" w:hAnsiTheme="minorHAnsi" w:cstheme="minorHAnsi"/>
        </w:rPr>
      </w:pPr>
      <w:bookmarkStart w:id="2" w:name="_Toc97417092"/>
      <w:bookmarkStart w:id="3" w:name="_Toc168836278"/>
      <w:r w:rsidRPr="00224891">
        <w:rPr>
          <w:rFonts w:asciiTheme="minorHAnsi" w:eastAsia="Times New Roman" w:hAnsiTheme="minorHAnsi" w:cstheme="minorHAnsi"/>
          <w:color w:val="365F91"/>
          <w:sz w:val="24"/>
        </w:rPr>
        <w:t>Capstone Project Objectives</w:t>
      </w:r>
      <w:bookmarkEnd w:id="2"/>
      <w:bookmarkEnd w:id="3"/>
      <w:r w:rsidRPr="00224891">
        <w:rPr>
          <w:rFonts w:asciiTheme="minorHAnsi" w:eastAsia="Times New Roman" w:hAnsiTheme="minorHAnsi" w:cstheme="minorHAnsi"/>
          <w:color w:val="365F91"/>
          <w:sz w:val="24"/>
        </w:rPr>
        <w:t xml:space="preserve"> </w:t>
      </w:r>
    </w:p>
    <w:p w14:paraId="6F9451B0" w14:textId="1D9C8E0D" w:rsidR="00224891" w:rsidRPr="00224891" w:rsidRDefault="00224891" w:rsidP="00224891">
      <w:pPr>
        <w:spacing w:after="514" w:line="358" w:lineRule="auto"/>
        <w:ind w:right="0"/>
        <w:rPr>
          <w:rFonts w:asciiTheme="minorHAnsi" w:hAnsiTheme="minorHAnsi" w:cstheme="minorHAnsi"/>
        </w:rPr>
      </w:pPr>
      <w:r w:rsidRPr="00224891">
        <w:rPr>
          <w:rFonts w:asciiTheme="minorHAnsi" w:hAnsiTheme="minorHAnsi" w:cstheme="minorHAnsi"/>
        </w:rPr>
        <w:t>The capstone project consists of two consecutive courses (</w:t>
      </w:r>
      <w:r w:rsidR="00BB2AA1">
        <w:rPr>
          <w:rFonts w:asciiTheme="minorHAnsi" w:hAnsiTheme="minorHAnsi" w:cstheme="minorHAnsi"/>
        </w:rPr>
        <w:t>XXXX 495A</w:t>
      </w:r>
      <w:r w:rsidRPr="00224891">
        <w:rPr>
          <w:rFonts w:asciiTheme="minorHAnsi" w:hAnsiTheme="minorHAnsi" w:cstheme="minorHAnsi"/>
        </w:rPr>
        <w:t xml:space="preserve"> and</w:t>
      </w:r>
      <w:r w:rsidR="00736B52">
        <w:rPr>
          <w:rFonts w:asciiTheme="minorHAnsi" w:hAnsiTheme="minorHAnsi" w:cstheme="minorHAnsi"/>
        </w:rPr>
        <w:t xml:space="preserve"> </w:t>
      </w:r>
      <w:r w:rsidR="00BB2AA1">
        <w:rPr>
          <w:rFonts w:asciiTheme="minorHAnsi" w:hAnsiTheme="minorHAnsi" w:cstheme="minorHAnsi"/>
        </w:rPr>
        <w:t>XXXX 495B</w:t>
      </w:r>
      <w:r w:rsidRPr="00224891">
        <w:rPr>
          <w:rFonts w:asciiTheme="minorHAnsi" w:hAnsiTheme="minorHAnsi" w:cstheme="minorHAnsi"/>
        </w:rPr>
        <w:t>) which is a total is 6 credits=3+3. The main objectives of this milestone experience target a high educational and professional status in which the student (a) integrates and evaluates the knowledge and skills gained in both the General Education and major curricula, and (b) demonstrates career and postgraduate readiness.</w:t>
      </w:r>
    </w:p>
    <w:p w14:paraId="280EB4B7" w14:textId="77777777" w:rsidR="00224891" w:rsidRPr="00224891" w:rsidRDefault="00224891" w:rsidP="00224891">
      <w:pPr>
        <w:pStyle w:val="Heading1"/>
        <w:spacing w:after="77"/>
        <w:ind w:left="-5" w:right="0"/>
        <w:jc w:val="left"/>
        <w:rPr>
          <w:rFonts w:asciiTheme="minorHAnsi" w:hAnsiTheme="minorHAnsi" w:cstheme="minorHAnsi"/>
        </w:rPr>
      </w:pPr>
      <w:bookmarkStart w:id="4" w:name="_Toc97417093"/>
      <w:bookmarkStart w:id="5" w:name="_Toc168836279"/>
      <w:r w:rsidRPr="00224891">
        <w:rPr>
          <w:rFonts w:asciiTheme="minorHAnsi" w:eastAsia="Times New Roman" w:hAnsiTheme="minorHAnsi" w:cstheme="minorHAnsi"/>
          <w:color w:val="365F91"/>
          <w:sz w:val="24"/>
        </w:rPr>
        <w:t>Requirements of the Capstone Project</w:t>
      </w:r>
      <w:bookmarkEnd w:id="4"/>
      <w:bookmarkEnd w:id="5"/>
      <w:r w:rsidRPr="00224891">
        <w:rPr>
          <w:rFonts w:asciiTheme="minorHAnsi" w:eastAsia="Times New Roman" w:hAnsiTheme="minorHAnsi" w:cstheme="minorHAnsi"/>
          <w:color w:val="365F91"/>
          <w:sz w:val="28"/>
        </w:rPr>
        <w:t xml:space="preserve"> </w:t>
      </w:r>
    </w:p>
    <w:p w14:paraId="573799FC" w14:textId="77777777" w:rsidR="00224891" w:rsidRPr="00224891" w:rsidRDefault="00224891" w:rsidP="0083175C">
      <w:pPr>
        <w:numPr>
          <w:ilvl w:val="0"/>
          <w:numId w:val="1"/>
        </w:numPr>
        <w:spacing w:after="127"/>
        <w:ind w:right="0" w:hanging="360"/>
        <w:rPr>
          <w:rFonts w:asciiTheme="minorHAnsi" w:hAnsiTheme="minorHAnsi" w:cstheme="minorHAnsi"/>
        </w:rPr>
      </w:pPr>
      <w:r w:rsidRPr="00224891">
        <w:rPr>
          <w:rFonts w:asciiTheme="minorHAnsi" w:hAnsiTheme="minorHAnsi" w:cstheme="minorHAnsi"/>
        </w:rPr>
        <w:t>The capstone project is a compulsory set of 2 courses, required for graduation</w:t>
      </w:r>
    </w:p>
    <w:p w14:paraId="0B1B39A8" w14:textId="66EE129B" w:rsidR="00224891" w:rsidRPr="00224891" w:rsidRDefault="00224891" w:rsidP="0083175C">
      <w:pPr>
        <w:numPr>
          <w:ilvl w:val="0"/>
          <w:numId w:val="1"/>
        </w:numPr>
        <w:spacing w:line="358" w:lineRule="auto"/>
        <w:ind w:right="0" w:hanging="360"/>
        <w:rPr>
          <w:rFonts w:asciiTheme="minorHAnsi" w:hAnsiTheme="minorHAnsi" w:cstheme="minorHAnsi"/>
        </w:rPr>
      </w:pPr>
      <w:r w:rsidRPr="00224891">
        <w:rPr>
          <w:rFonts w:asciiTheme="minorHAnsi" w:hAnsiTheme="minorHAnsi" w:cstheme="minorHAnsi"/>
        </w:rPr>
        <w:t>Students enrolled in the courses (</w:t>
      </w:r>
      <w:r w:rsidR="00BB2AA1">
        <w:rPr>
          <w:rFonts w:asciiTheme="minorHAnsi" w:hAnsiTheme="minorHAnsi" w:cstheme="minorHAnsi"/>
        </w:rPr>
        <w:t>XXXX 495A</w:t>
      </w:r>
      <w:r w:rsidRPr="00224891">
        <w:rPr>
          <w:rFonts w:asciiTheme="minorHAnsi" w:hAnsiTheme="minorHAnsi" w:cstheme="minorHAnsi"/>
        </w:rPr>
        <w:t xml:space="preserve"> and </w:t>
      </w:r>
      <w:r w:rsidR="00BB2AA1">
        <w:rPr>
          <w:rFonts w:asciiTheme="minorHAnsi" w:hAnsiTheme="minorHAnsi" w:cstheme="minorHAnsi"/>
        </w:rPr>
        <w:t>XXXX 495B</w:t>
      </w:r>
      <w:r w:rsidRPr="00224891">
        <w:rPr>
          <w:rFonts w:asciiTheme="minorHAnsi" w:hAnsiTheme="minorHAnsi" w:cstheme="minorHAnsi"/>
        </w:rPr>
        <w:t>) will need to have completed a minimum of 90 credits</w:t>
      </w:r>
    </w:p>
    <w:p w14:paraId="2E7FA518" w14:textId="56FC8B37" w:rsidR="00224891" w:rsidRPr="00224891" w:rsidRDefault="00224891" w:rsidP="0083175C">
      <w:pPr>
        <w:numPr>
          <w:ilvl w:val="0"/>
          <w:numId w:val="1"/>
        </w:numPr>
        <w:spacing w:after="129"/>
        <w:ind w:right="0" w:hanging="360"/>
        <w:rPr>
          <w:rFonts w:asciiTheme="minorHAnsi" w:hAnsiTheme="minorHAnsi" w:cstheme="minorHAnsi"/>
        </w:rPr>
      </w:pPr>
      <w:r w:rsidRPr="00224891">
        <w:rPr>
          <w:rFonts w:asciiTheme="minorHAnsi" w:hAnsiTheme="minorHAnsi" w:cstheme="minorHAnsi"/>
        </w:rPr>
        <w:t xml:space="preserve">The usual timeline is a sequence of two semesters to complete both </w:t>
      </w:r>
      <w:r w:rsidR="00BB2AA1">
        <w:rPr>
          <w:rFonts w:asciiTheme="minorHAnsi" w:hAnsiTheme="minorHAnsi" w:cstheme="minorHAnsi"/>
        </w:rPr>
        <w:t>XXXX 495A</w:t>
      </w:r>
      <w:r w:rsidRPr="00224891">
        <w:rPr>
          <w:rFonts w:asciiTheme="minorHAnsi" w:hAnsiTheme="minorHAnsi" w:cstheme="minorHAnsi"/>
        </w:rPr>
        <w:t xml:space="preserve"> and </w:t>
      </w:r>
      <w:r w:rsidR="00BB2AA1">
        <w:rPr>
          <w:rFonts w:asciiTheme="minorHAnsi" w:hAnsiTheme="minorHAnsi" w:cstheme="minorHAnsi"/>
        </w:rPr>
        <w:t>XXXX 495B</w:t>
      </w:r>
      <w:r w:rsidRPr="00224891">
        <w:rPr>
          <w:rFonts w:asciiTheme="minorHAnsi" w:hAnsiTheme="minorHAnsi" w:cstheme="minorHAnsi"/>
        </w:rPr>
        <w:t xml:space="preserve"> </w:t>
      </w:r>
    </w:p>
    <w:p w14:paraId="71ED52FF" w14:textId="77777777" w:rsidR="00224891" w:rsidRPr="00224891" w:rsidRDefault="00224891" w:rsidP="0083175C">
      <w:pPr>
        <w:numPr>
          <w:ilvl w:val="0"/>
          <w:numId w:val="1"/>
        </w:numPr>
        <w:spacing w:line="356" w:lineRule="auto"/>
        <w:ind w:right="0" w:hanging="360"/>
        <w:rPr>
          <w:rFonts w:asciiTheme="minorHAnsi" w:hAnsiTheme="minorHAnsi" w:cstheme="minorHAnsi"/>
        </w:rPr>
      </w:pPr>
      <w:r w:rsidRPr="00224891">
        <w:rPr>
          <w:rFonts w:asciiTheme="minorHAnsi" w:hAnsiTheme="minorHAnsi" w:cstheme="minorHAnsi"/>
        </w:rPr>
        <w:t xml:space="preserve">The student is required to fill in and sign the capstone project approval form and submit it to the Capstone Project Coordinator (CPCO) </w:t>
      </w:r>
      <w:r w:rsidRPr="00224891">
        <w:rPr>
          <w:rStyle w:val="FootnoteReference"/>
          <w:rFonts w:asciiTheme="minorHAnsi" w:hAnsiTheme="minorHAnsi" w:cstheme="minorHAnsi"/>
        </w:rPr>
        <w:footnoteReference w:id="2"/>
      </w:r>
      <w:r w:rsidRPr="00224891">
        <w:rPr>
          <w:rFonts w:asciiTheme="minorHAnsi" w:hAnsiTheme="minorHAnsi" w:cstheme="minorHAnsi"/>
        </w:rPr>
        <w:t xml:space="preserve"> for approval. </w:t>
      </w:r>
    </w:p>
    <w:p w14:paraId="3895F334" w14:textId="57BB6E4A" w:rsidR="00224891" w:rsidRPr="00224891" w:rsidRDefault="00224891" w:rsidP="0083175C">
      <w:pPr>
        <w:numPr>
          <w:ilvl w:val="0"/>
          <w:numId w:val="1"/>
        </w:numPr>
        <w:spacing w:after="127"/>
        <w:ind w:right="0" w:hanging="360"/>
        <w:rPr>
          <w:rFonts w:asciiTheme="minorHAnsi" w:hAnsiTheme="minorHAnsi" w:cstheme="minorHAnsi"/>
        </w:rPr>
      </w:pPr>
      <w:r w:rsidRPr="00224891">
        <w:rPr>
          <w:rFonts w:asciiTheme="minorHAnsi" w:hAnsiTheme="minorHAnsi" w:cstheme="minorHAnsi"/>
        </w:rPr>
        <w:t xml:space="preserve">At the end of each course: </w:t>
      </w:r>
      <w:r w:rsidR="00BB2AA1">
        <w:rPr>
          <w:rFonts w:asciiTheme="minorHAnsi" w:hAnsiTheme="minorHAnsi" w:cstheme="minorHAnsi"/>
        </w:rPr>
        <w:t>XXXX 495A</w:t>
      </w:r>
      <w:r w:rsidRPr="00224891">
        <w:rPr>
          <w:rFonts w:asciiTheme="minorHAnsi" w:hAnsiTheme="minorHAnsi" w:cstheme="minorHAnsi"/>
        </w:rPr>
        <w:t xml:space="preserve"> and </w:t>
      </w:r>
      <w:r w:rsidR="00BB2AA1">
        <w:rPr>
          <w:rFonts w:asciiTheme="minorHAnsi" w:hAnsiTheme="minorHAnsi" w:cstheme="minorHAnsi"/>
        </w:rPr>
        <w:t>XXXX 495B</w:t>
      </w:r>
      <w:r w:rsidRPr="00224891">
        <w:rPr>
          <w:rFonts w:asciiTheme="minorHAnsi" w:hAnsiTheme="minorHAnsi" w:cstheme="minorHAnsi"/>
        </w:rPr>
        <w:t xml:space="preserve">, the student is required to submit a written report and give an oral presentation at the end of </w:t>
      </w:r>
      <w:r w:rsidR="00BB2AA1">
        <w:rPr>
          <w:rFonts w:asciiTheme="minorHAnsi" w:hAnsiTheme="minorHAnsi" w:cstheme="minorHAnsi"/>
        </w:rPr>
        <w:t>XXXX 495B</w:t>
      </w:r>
      <w:r w:rsidRPr="00224891">
        <w:rPr>
          <w:rFonts w:asciiTheme="minorHAnsi" w:hAnsiTheme="minorHAnsi" w:cstheme="minorHAnsi"/>
        </w:rPr>
        <w:t xml:space="preserve">.  For </w:t>
      </w:r>
      <w:r w:rsidR="00BB2AA1">
        <w:rPr>
          <w:rFonts w:asciiTheme="minorHAnsi" w:hAnsiTheme="minorHAnsi" w:cstheme="minorHAnsi"/>
        </w:rPr>
        <w:t>XXXX 495A</w:t>
      </w:r>
      <w:r w:rsidRPr="00224891">
        <w:rPr>
          <w:rFonts w:asciiTheme="minorHAnsi" w:hAnsiTheme="minorHAnsi" w:cstheme="minorHAnsi"/>
        </w:rPr>
        <w:t>, the report reflects the status of the student’s progress towards their final project.</w:t>
      </w:r>
    </w:p>
    <w:p w14:paraId="6B9FE163" w14:textId="77777777" w:rsidR="00224891" w:rsidRPr="00224891" w:rsidRDefault="00224891" w:rsidP="0083175C">
      <w:pPr>
        <w:numPr>
          <w:ilvl w:val="0"/>
          <w:numId w:val="1"/>
        </w:numPr>
        <w:spacing w:after="129"/>
        <w:ind w:right="0" w:hanging="360"/>
        <w:rPr>
          <w:rFonts w:asciiTheme="minorHAnsi" w:hAnsiTheme="minorHAnsi" w:cstheme="minorHAnsi"/>
        </w:rPr>
      </w:pPr>
      <w:r w:rsidRPr="00224891">
        <w:rPr>
          <w:rFonts w:asciiTheme="minorHAnsi" w:hAnsiTheme="minorHAnsi" w:cstheme="minorHAnsi"/>
        </w:rPr>
        <w:t xml:space="preserve">The submitted report is required to be in the format described in these guidelines. </w:t>
      </w:r>
    </w:p>
    <w:p w14:paraId="6F968873" w14:textId="77777777" w:rsidR="00224891" w:rsidRPr="00224891" w:rsidRDefault="00224891" w:rsidP="0083175C">
      <w:pPr>
        <w:numPr>
          <w:ilvl w:val="0"/>
          <w:numId w:val="1"/>
        </w:numPr>
        <w:spacing w:after="127"/>
        <w:ind w:right="0" w:hanging="360"/>
        <w:rPr>
          <w:rFonts w:asciiTheme="minorHAnsi" w:hAnsiTheme="minorHAnsi" w:cstheme="minorHAnsi"/>
        </w:rPr>
      </w:pPr>
      <w:r w:rsidRPr="00224891">
        <w:rPr>
          <w:rFonts w:asciiTheme="minorHAnsi" w:hAnsiTheme="minorHAnsi" w:cstheme="minorHAnsi"/>
        </w:rPr>
        <w:t>The student is required to meet regularly with his/her project supervisor</w:t>
      </w:r>
    </w:p>
    <w:p w14:paraId="4745208C" w14:textId="77777777" w:rsidR="00B26216" w:rsidRDefault="003611B2" w:rsidP="00F60C81">
      <w:pPr>
        <w:numPr>
          <w:ilvl w:val="0"/>
          <w:numId w:val="1"/>
        </w:numPr>
        <w:spacing w:after="481" w:line="358" w:lineRule="auto"/>
        <w:ind w:right="0" w:hanging="360"/>
        <w:rPr>
          <w:rFonts w:asciiTheme="minorHAnsi" w:hAnsiTheme="minorHAnsi" w:cstheme="minorHAnsi"/>
        </w:rPr>
      </w:pPr>
      <w:r w:rsidRPr="003100FC">
        <w:rPr>
          <w:rFonts w:asciiTheme="minorHAnsi" w:hAnsiTheme="minorHAnsi" w:cstheme="minorHAnsi"/>
        </w:rPr>
        <w:t>An ethics application form must be approved by the Research Cent</w:t>
      </w:r>
      <w:r w:rsidR="00B139A7" w:rsidRPr="003100FC">
        <w:rPr>
          <w:rFonts w:asciiTheme="minorHAnsi" w:hAnsiTheme="minorHAnsi" w:cstheme="minorHAnsi"/>
        </w:rPr>
        <w:t>er</w:t>
      </w:r>
      <w:r w:rsidRPr="003100FC">
        <w:rPr>
          <w:rFonts w:asciiTheme="minorHAnsi" w:hAnsiTheme="minorHAnsi" w:cstheme="minorHAnsi"/>
        </w:rPr>
        <w:t xml:space="preserve"> before the commencement of any data collection. Failure to comply with the ethics procedures established by AUBH will result in a grade of zero for this course</w:t>
      </w:r>
      <w:r w:rsidR="00EC56C3" w:rsidRPr="003100FC">
        <w:rPr>
          <w:rFonts w:asciiTheme="minorHAnsi" w:hAnsiTheme="minorHAnsi" w:cstheme="minorHAnsi"/>
        </w:rPr>
        <w:t>.</w:t>
      </w:r>
    </w:p>
    <w:p w14:paraId="7CFD9CC8" w14:textId="78CF643B" w:rsidR="00224891" w:rsidRPr="00B26216" w:rsidRDefault="00224891" w:rsidP="00F60C81">
      <w:pPr>
        <w:numPr>
          <w:ilvl w:val="0"/>
          <w:numId w:val="1"/>
        </w:numPr>
        <w:spacing w:after="481" w:line="358" w:lineRule="auto"/>
        <w:ind w:right="0" w:hanging="360"/>
        <w:rPr>
          <w:rFonts w:asciiTheme="minorHAnsi" w:hAnsiTheme="minorHAnsi" w:cstheme="minorHAnsi"/>
        </w:rPr>
      </w:pPr>
      <w:r w:rsidRPr="00B26216">
        <w:rPr>
          <w:rFonts w:asciiTheme="minorHAnsi" w:hAnsiTheme="minorHAnsi" w:cstheme="minorHAnsi"/>
        </w:rPr>
        <w:lastRenderedPageBreak/>
        <w:t xml:space="preserve">The capstone project is aimed to be carried out individually. Teamwork may be exceptionally approved for some project proposals. The assessment of the capstone project will be evaluated individually. </w:t>
      </w:r>
      <w:bookmarkStart w:id="6" w:name="_Toc97417094"/>
    </w:p>
    <w:p w14:paraId="2874B259" w14:textId="77777777" w:rsidR="00224891" w:rsidRPr="00224891" w:rsidRDefault="00224891" w:rsidP="00224891">
      <w:pPr>
        <w:pStyle w:val="Heading1"/>
        <w:spacing w:after="112"/>
        <w:ind w:left="-5" w:right="0"/>
        <w:jc w:val="left"/>
        <w:rPr>
          <w:rFonts w:asciiTheme="minorHAnsi" w:hAnsiTheme="minorHAnsi" w:cstheme="minorHAnsi"/>
        </w:rPr>
      </w:pPr>
      <w:bookmarkStart w:id="7" w:name="_Toc168836280"/>
      <w:r w:rsidRPr="00224891">
        <w:rPr>
          <w:rFonts w:asciiTheme="minorHAnsi" w:eastAsia="Times New Roman" w:hAnsiTheme="minorHAnsi" w:cstheme="minorHAnsi"/>
          <w:color w:val="365F91"/>
          <w:sz w:val="24"/>
        </w:rPr>
        <w:t>Expected Project Outcomes</w:t>
      </w:r>
      <w:bookmarkEnd w:id="6"/>
      <w:bookmarkEnd w:id="7"/>
      <w:r w:rsidRPr="00224891">
        <w:rPr>
          <w:rFonts w:asciiTheme="minorHAnsi" w:eastAsia="Times New Roman" w:hAnsiTheme="minorHAnsi" w:cstheme="minorHAnsi"/>
          <w:color w:val="365F91"/>
          <w:sz w:val="24"/>
        </w:rPr>
        <w:t xml:space="preserve"> </w:t>
      </w:r>
    </w:p>
    <w:p w14:paraId="1FEAC664" w14:textId="77777777" w:rsidR="00224891" w:rsidRPr="00224891" w:rsidRDefault="00224891" w:rsidP="00224891">
      <w:pPr>
        <w:spacing w:line="357" w:lineRule="auto"/>
        <w:ind w:right="0"/>
        <w:rPr>
          <w:rFonts w:asciiTheme="minorHAnsi" w:hAnsiTheme="minorHAnsi" w:cstheme="minorHAnsi"/>
        </w:rPr>
      </w:pPr>
      <w:r w:rsidRPr="00224891">
        <w:rPr>
          <w:rFonts w:asciiTheme="minorHAnsi" w:hAnsiTheme="minorHAnsi" w:cstheme="minorHAnsi"/>
        </w:rPr>
        <w:t>While major programs of study are responsible for designing specific senior project learning outcomes, all senior projects at AUBH provide an opportunity for a holistic, competency-based assessment where a student demonstrates a strong foundation in general and discipline-specific knowledge as well as an advanced proficiency in the core competencies of critical thinking, written and oral communication, and quantitative reasoning.  Furthermore, capstone projects learning outcomes broadly address Program Learning Outcomes, which are aligned with College Learning Outcomes and the Institutional ones.</w:t>
      </w:r>
    </w:p>
    <w:p w14:paraId="0CC9BDCD" w14:textId="77777777" w:rsidR="00224891" w:rsidRPr="00224891" w:rsidRDefault="00224891" w:rsidP="00224891">
      <w:pPr>
        <w:spacing w:after="115" w:line="259" w:lineRule="auto"/>
        <w:ind w:left="0" w:right="0" w:firstLine="0"/>
        <w:jc w:val="left"/>
        <w:rPr>
          <w:rFonts w:asciiTheme="minorHAnsi" w:hAnsiTheme="minorHAnsi" w:cstheme="minorHAnsi"/>
        </w:rPr>
      </w:pPr>
      <w:r w:rsidRPr="00224891">
        <w:rPr>
          <w:rFonts w:asciiTheme="minorHAnsi" w:hAnsiTheme="minorHAnsi" w:cstheme="minorHAnsi"/>
        </w:rPr>
        <w:t xml:space="preserve"> </w:t>
      </w:r>
    </w:p>
    <w:p w14:paraId="32832249" w14:textId="77777777" w:rsidR="00224891" w:rsidRPr="00224891" w:rsidRDefault="00224891" w:rsidP="00224891">
      <w:pPr>
        <w:pStyle w:val="Heading1"/>
        <w:spacing w:after="316"/>
        <w:ind w:left="-5" w:right="0"/>
        <w:jc w:val="left"/>
        <w:rPr>
          <w:rFonts w:asciiTheme="minorHAnsi" w:eastAsia="Times New Roman" w:hAnsiTheme="minorHAnsi" w:cstheme="minorHAnsi"/>
          <w:color w:val="365F91"/>
          <w:sz w:val="24"/>
        </w:rPr>
      </w:pPr>
      <w:bookmarkStart w:id="8" w:name="_Toc97417095"/>
      <w:bookmarkStart w:id="9" w:name="_Toc168836281"/>
      <w:r w:rsidRPr="00224891">
        <w:rPr>
          <w:rFonts w:asciiTheme="minorHAnsi" w:eastAsia="Times New Roman" w:hAnsiTheme="minorHAnsi" w:cstheme="minorHAnsi"/>
          <w:color w:val="365F91"/>
          <w:sz w:val="24"/>
        </w:rPr>
        <w:t>Roles and Responsibilities</w:t>
      </w:r>
      <w:bookmarkEnd w:id="8"/>
      <w:bookmarkEnd w:id="9"/>
      <w:r w:rsidRPr="00224891">
        <w:rPr>
          <w:rFonts w:asciiTheme="minorHAnsi" w:eastAsia="Times New Roman" w:hAnsiTheme="minorHAnsi" w:cstheme="minorHAnsi"/>
          <w:color w:val="365F91"/>
          <w:sz w:val="24"/>
        </w:rPr>
        <w:t xml:space="preserve"> </w:t>
      </w:r>
    </w:p>
    <w:p w14:paraId="6BC728ED" w14:textId="77777777" w:rsidR="00224891" w:rsidRPr="00224891" w:rsidRDefault="00224891" w:rsidP="00224891">
      <w:pPr>
        <w:rPr>
          <w:rFonts w:asciiTheme="minorHAnsi" w:hAnsiTheme="minorHAnsi" w:cstheme="minorHAnsi"/>
        </w:rPr>
      </w:pPr>
      <w:r w:rsidRPr="00224891">
        <w:rPr>
          <w:rFonts w:asciiTheme="minorHAnsi" w:hAnsiTheme="minorHAnsi" w:cstheme="minorHAnsi"/>
        </w:rPr>
        <w:t>The success of a capstone project experience depends on the coordination of various entities, where the roles and responsibilities of the main ones, are described below:</w:t>
      </w:r>
    </w:p>
    <w:p w14:paraId="527A0734" w14:textId="77777777" w:rsidR="00224891" w:rsidRPr="00826696" w:rsidRDefault="00224891" w:rsidP="00821A01">
      <w:pPr>
        <w:ind w:left="0" w:firstLine="0"/>
      </w:pPr>
      <w:bookmarkStart w:id="10" w:name="_Toc97417096"/>
    </w:p>
    <w:p w14:paraId="2E734084" w14:textId="77777777" w:rsidR="00224891" w:rsidRPr="00224891" w:rsidRDefault="00224891" w:rsidP="00224891">
      <w:pPr>
        <w:pStyle w:val="Heading2"/>
        <w:ind w:left="-5"/>
        <w:rPr>
          <w:rFonts w:asciiTheme="minorHAnsi" w:hAnsiTheme="minorHAnsi" w:cstheme="minorHAnsi"/>
        </w:rPr>
      </w:pPr>
      <w:bookmarkStart w:id="11" w:name="_Toc168836282"/>
      <w:r w:rsidRPr="00224891">
        <w:rPr>
          <w:rFonts w:asciiTheme="minorHAnsi" w:hAnsiTheme="minorHAnsi" w:cstheme="minorHAnsi"/>
        </w:rPr>
        <w:t>Student</w:t>
      </w:r>
      <w:bookmarkEnd w:id="10"/>
      <w:bookmarkEnd w:id="11"/>
      <w:r w:rsidRPr="00224891">
        <w:rPr>
          <w:rFonts w:asciiTheme="minorHAnsi" w:hAnsiTheme="minorHAnsi" w:cstheme="minorHAnsi"/>
        </w:rPr>
        <w:t xml:space="preserve"> </w:t>
      </w:r>
    </w:p>
    <w:p w14:paraId="167ECDA4" w14:textId="77777777" w:rsidR="00224891" w:rsidRPr="00224891" w:rsidRDefault="00224891" w:rsidP="00224891">
      <w:pPr>
        <w:spacing w:line="356" w:lineRule="auto"/>
        <w:ind w:right="0"/>
        <w:rPr>
          <w:rFonts w:asciiTheme="minorHAnsi" w:hAnsiTheme="minorHAnsi" w:cstheme="minorHAnsi"/>
        </w:rPr>
      </w:pPr>
      <w:r w:rsidRPr="00224891">
        <w:rPr>
          <w:rFonts w:asciiTheme="minorHAnsi" w:hAnsiTheme="minorHAnsi" w:cstheme="minorHAnsi"/>
        </w:rPr>
        <w:t>The role of the student is to manage and complete the project within the time limit provided by the University. Specifically, the responsibilities of the student include:</w:t>
      </w:r>
    </w:p>
    <w:p w14:paraId="19A3BD36" w14:textId="77777777" w:rsidR="00224891" w:rsidRPr="00224891" w:rsidRDefault="00224891" w:rsidP="0083175C">
      <w:pPr>
        <w:pStyle w:val="ListParagraph"/>
        <w:numPr>
          <w:ilvl w:val="0"/>
          <w:numId w:val="16"/>
        </w:numPr>
        <w:spacing w:after="116" w:line="259" w:lineRule="auto"/>
        <w:ind w:right="0"/>
        <w:jc w:val="left"/>
        <w:rPr>
          <w:rFonts w:asciiTheme="minorHAnsi" w:hAnsiTheme="minorHAnsi" w:cstheme="minorHAnsi"/>
          <w:b/>
        </w:rPr>
      </w:pPr>
      <w:r w:rsidRPr="00224891">
        <w:rPr>
          <w:rFonts w:asciiTheme="minorHAnsi" w:hAnsiTheme="minorHAnsi" w:cstheme="minorHAnsi"/>
          <w:b/>
        </w:rPr>
        <w:t>Project Proposal Submission</w:t>
      </w:r>
    </w:p>
    <w:p w14:paraId="399E6FAC" w14:textId="75DA810A" w:rsidR="00224891" w:rsidRPr="00224891" w:rsidRDefault="00224891" w:rsidP="00224891">
      <w:pPr>
        <w:spacing w:after="129"/>
        <w:ind w:right="0"/>
        <w:rPr>
          <w:rFonts w:asciiTheme="minorHAnsi" w:hAnsiTheme="minorHAnsi" w:cstheme="minorHAnsi"/>
        </w:rPr>
      </w:pPr>
      <w:r w:rsidRPr="00224891">
        <w:rPr>
          <w:rFonts w:asciiTheme="minorHAnsi" w:hAnsiTheme="minorHAnsi" w:cstheme="minorHAnsi"/>
        </w:rPr>
        <w:t xml:space="preserve">Upon completing of the registration for </w:t>
      </w:r>
      <w:r w:rsidR="00BB2AA1">
        <w:rPr>
          <w:rFonts w:asciiTheme="minorHAnsi" w:hAnsiTheme="minorHAnsi" w:cstheme="minorHAnsi"/>
        </w:rPr>
        <w:t>XXXX 495A</w:t>
      </w:r>
      <w:r w:rsidRPr="00224891">
        <w:rPr>
          <w:rFonts w:asciiTheme="minorHAnsi" w:hAnsiTheme="minorHAnsi" w:cstheme="minorHAnsi"/>
        </w:rPr>
        <w:t xml:space="preserve"> course, the student is required to:</w:t>
      </w:r>
    </w:p>
    <w:p w14:paraId="0E2EF606" w14:textId="77777777" w:rsidR="00224891" w:rsidRPr="00224891" w:rsidRDefault="00224891" w:rsidP="0083175C">
      <w:pPr>
        <w:numPr>
          <w:ilvl w:val="0"/>
          <w:numId w:val="2"/>
        </w:numPr>
        <w:spacing w:after="129"/>
        <w:ind w:right="0" w:hanging="360"/>
        <w:rPr>
          <w:rFonts w:asciiTheme="minorHAnsi" w:hAnsiTheme="minorHAnsi" w:cstheme="minorHAnsi"/>
        </w:rPr>
      </w:pPr>
      <w:r w:rsidRPr="00224891">
        <w:rPr>
          <w:rFonts w:asciiTheme="minorHAnsi" w:hAnsiTheme="minorHAnsi" w:cstheme="minorHAnsi"/>
        </w:rPr>
        <w:t>Initiate and discuss potential project ideas with at least one of the program faculty</w:t>
      </w:r>
    </w:p>
    <w:p w14:paraId="3AA1042B" w14:textId="77777777" w:rsidR="00224891" w:rsidRPr="00224891" w:rsidRDefault="00224891" w:rsidP="0083175C">
      <w:pPr>
        <w:numPr>
          <w:ilvl w:val="0"/>
          <w:numId w:val="2"/>
        </w:numPr>
        <w:spacing w:line="356" w:lineRule="auto"/>
        <w:ind w:right="0" w:hanging="360"/>
        <w:rPr>
          <w:rFonts w:asciiTheme="minorHAnsi" w:hAnsiTheme="minorHAnsi" w:cstheme="minorHAnsi"/>
        </w:rPr>
      </w:pPr>
      <w:r w:rsidRPr="00224891">
        <w:rPr>
          <w:rFonts w:asciiTheme="minorHAnsi" w:hAnsiTheme="minorHAnsi" w:cstheme="minorHAnsi"/>
        </w:rPr>
        <w:t xml:space="preserve">Complete the Project </w:t>
      </w:r>
      <w:r w:rsidRPr="00224891">
        <w:rPr>
          <w:rFonts w:asciiTheme="minorHAnsi" w:hAnsiTheme="minorHAnsi" w:cstheme="minorHAnsi"/>
          <w:b/>
          <w:i/>
        </w:rPr>
        <w:t>Proposal Form</w:t>
      </w:r>
      <w:r w:rsidRPr="00224891">
        <w:rPr>
          <w:rFonts w:asciiTheme="minorHAnsi" w:hAnsiTheme="minorHAnsi" w:cstheme="minorHAnsi"/>
        </w:rPr>
        <w:t xml:space="preserve"> and submit it to the CPCO, then the Capstone Project Committee (CPC) will meet and assign a project supervisor to the student.</w:t>
      </w:r>
    </w:p>
    <w:p w14:paraId="4E29C41B" w14:textId="77777777" w:rsidR="00224891" w:rsidRPr="00224891" w:rsidRDefault="00224891" w:rsidP="0083175C">
      <w:pPr>
        <w:pStyle w:val="ListParagraph"/>
        <w:numPr>
          <w:ilvl w:val="0"/>
          <w:numId w:val="16"/>
        </w:numPr>
        <w:spacing w:after="116" w:line="259" w:lineRule="auto"/>
        <w:ind w:right="0"/>
        <w:jc w:val="left"/>
        <w:rPr>
          <w:rFonts w:asciiTheme="minorHAnsi" w:hAnsiTheme="minorHAnsi" w:cstheme="minorHAnsi"/>
        </w:rPr>
      </w:pPr>
      <w:r w:rsidRPr="00224891">
        <w:rPr>
          <w:rFonts w:asciiTheme="minorHAnsi" w:hAnsiTheme="minorHAnsi" w:cstheme="minorHAnsi"/>
          <w:b/>
        </w:rPr>
        <w:t>Project Work Rules</w:t>
      </w:r>
    </w:p>
    <w:p w14:paraId="33551B86" w14:textId="77777777" w:rsidR="00224891" w:rsidRPr="00224891" w:rsidRDefault="00224891" w:rsidP="00224891">
      <w:pPr>
        <w:spacing w:after="129"/>
        <w:ind w:right="0"/>
        <w:rPr>
          <w:rFonts w:asciiTheme="minorHAnsi" w:hAnsiTheme="minorHAnsi" w:cstheme="minorHAnsi"/>
        </w:rPr>
      </w:pPr>
      <w:r w:rsidRPr="00224891">
        <w:rPr>
          <w:rFonts w:asciiTheme="minorHAnsi" w:hAnsiTheme="minorHAnsi" w:cstheme="minorHAnsi"/>
        </w:rPr>
        <w:t xml:space="preserve">Upon capstone project proposal approval, the student needs to: </w:t>
      </w:r>
    </w:p>
    <w:p w14:paraId="630DA3BE" w14:textId="77777777" w:rsidR="00224891" w:rsidRPr="00224891" w:rsidRDefault="00224891" w:rsidP="0083175C">
      <w:pPr>
        <w:numPr>
          <w:ilvl w:val="0"/>
          <w:numId w:val="13"/>
        </w:numPr>
        <w:spacing w:after="129"/>
        <w:ind w:right="0" w:firstLine="360"/>
        <w:rPr>
          <w:rFonts w:asciiTheme="minorHAnsi" w:hAnsiTheme="minorHAnsi" w:cstheme="minorHAnsi"/>
        </w:rPr>
      </w:pPr>
      <w:r w:rsidRPr="00224891">
        <w:rPr>
          <w:rFonts w:asciiTheme="minorHAnsi" w:hAnsiTheme="minorHAnsi" w:cstheme="minorHAnsi"/>
        </w:rPr>
        <w:t xml:space="preserve">Attend the supervision/seminar sessions with the assigned supervisor as scheduled. </w:t>
      </w:r>
    </w:p>
    <w:p w14:paraId="1D4F957B" w14:textId="77777777" w:rsidR="00224891" w:rsidRPr="00224891" w:rsidRDefault="00224891" w:rsidP="0083175C">
      <w:pPr>
        <w:numPr>
          <w:ilvl w:val="0"/>
          <w:numId w:val="13"/>
        </w:numPr>
        <w:spacing w:after="126"/>
        <w:ind w:right="0" w:firstLine="360"/>
        <w:rPr>
          <w:rFonts w:asciiTheme="minorHAnsi" w:hAnsiTheme="minorHAnsi" w:cstheme="minorHAnsi"/>
        </w:rPr>
      </w:pPr>
      <w:r w:rsidRPr="00224891">
        <w:rPr>
          <w:rFonts w:asciiTheme="minorHAnsi" w:hAnsiTheme="minorHAnsi" w:cstheme="minorHAnsi"/>
        </w:rPr>
        <w:t xml:space="preserve">Meet attendance and tasks requirements set by the project supervisor. </w:t>
      </w:r>
    </w:p>
    <w:p w14:paraId="112640EA" w14:textId="77777777" w:rsidR="00224891" w:rsidRPr="00224891" w:rsidRDefault="00224891" w:rsidP="0083175C">
      <w:pPr>
        <w:numPr>
          <w:ilvl w:val="0"/>
          <w:numId w:val="13"/>
        </w:numPr>
        <w:spacing w:after="126"/>
        <w:ind w:right="0" w:firstLine="360"/>
        <w:rPr>
          <w:rFonts w:asciiTheme="minorHAnsi" w:hAnsiTheme="minorHAnsi" w:cstheme="minorHAnsi"/>
        </w:rPr>
      </w:pPr>
      <w:r w:rsidRPr="00224891">
        <w:rPr>
          <w:rFonts w:asciiTheme="minorHAnsi" w:hAnsiTheme="minorHAnsi" w:cstheme="minorHAnsi"/>
        </w:rPr>
        <w:t>Report regularly to the assigned supervisor</w:t>
      </w:r>
    </w:p>
    <w:p w14:paraId="03951173" w14:textId="77777777" w:rsidR="00224891" w:rsidRPr="00224891" w:rsidRDefault="00224891" w:rsidP="0083175C">
      <w:pPr>
        <w:numPr>
          <w:ilvl w:val="0"/>
          <w:numId w:val="13"/>
        </w:numPr>
        <w:spacing w:line="356" w:lineRule="auto"/>
        <w:ind w:right="0" w:firstLine="360"/>
        <w:rPr>
          <w:rFonts w:asciiTheme="minorHAnsi" w:hAnsiTheme="minorHAnsi" w:cstheme="minorHAnsi"/>
        </w:rPr>
      </w:pPr>
      <w:r w:rsidRPr="00224891">
        <w:rPr>
          <w:rFonts w:asciiTheme="minorHAnsi" w:hAnsiTheme="minorHAnsi" w:cstheme="minorHAnsi"/>
        </w:rPr>
        <w:t xml:space="preserve">Complete the project by the assigned deadline. </w:t>
      </w:r>
    </w:p>
    <w:p w14:paraId="08CB2459" w14:textId="77777777" w:rsidR="00224891" w:rsidRPr="00224891" w:rsidRDefault="00224891" w:rsidP="0083175C">
      <w:pPr>
        <w:numPr>
          <w:ilvl w:val="0"/>
          <w:numId w:val="13"/>
        </w:numPr>
        <w:spacing w:line="356" w:lineRule="auto"/>
        <w:ind w:right="0" w:firstLine="360"/>
        <w:rPr>
          <w:rFonts w:asciiTheme="minorHAnsi" w:hAnsiTheme="minorHAnsi" w:cstheme="minorHAnsi"/>
        </w:rPr>
      </w:pPr>
      <w:r w:rsidRPr="00224891">
        <w:rPr>
          <w:rFonts w:asciiTheme="minorHAnsi" w:hAnsiTheme="minorHAnsi" w:cstheme="minorHAnsi"/>
        </w:rPr>
        <w:t xml:space="preserve">Adhere to the University regulations regarding academic misconduct. </w:t>
      </w:r>
    </w:p>
    <w:p w14:paraId="743E2D51" w14:textId="77777777" w:rsidR="00224891" w:rsidRPr="00224891" w:rsidRDefault="00224891" w:rsidP="00224891">
      <w:pPr>
        <w:spacing w:line="356" w:lineRule="auto"/>
        <w:ind w:left="360" w:right="0" w:firstLine="0"/>
        <w:rPr>
          <w:rFonts w:asciiTheme="minorHAnsi" w:hAnsiTheme="minorHAnsi" w:cstheme="minorHAnsi"/>
        </w:rPr>
      </w:pPr>
    </w:p>
    <w:p w14:paraId="105D651B" w14:textId="77777777" w:rsidR="00224891" w:rsidRPr="00224891" w:rsidRDefault="00224891" w:rsidP="0083175C">
      <w:pPr>
        <w:pStyle w:val="ListParagraph"/>
        <w:numPr>
          <w:ilvl w:val="0"/>
          <w:numId w:val="16"/>
        </w:numPr>
        <w:spacing w:line="356" w:lineRule="auto"/>
        <w:ind w:right="0"/>
        <w:rPr>
          <w:rFonts w:asciiTheme="minorHAnsi" w:hAnsiTheme="minorHAnsi" w:cstheme="minorHAnsi"/>
        </w:rPr>
      </w:pPr>
      <w:r w:rsidRPr="00224891">
        <w:rPr>
          <w:rFonts w:asciiTheme="minorHAnsi" w:hAnsiTheme="minorHAnsi" w:cstheme="minorHAnsi"/>
          <w:b/>
        </w:rPr>
        <w:t xml:space="preserve">Project Submission </w:t>
      </w:r>
    </w:p>
    <w:p w14:paraId="69FC66D7" w14:textId="2B76D930" w:rsidR="00224891" w:rsidRPr="00224891" w:rsidRDefault="00BB2AA1" w:rsidP="00224891">
      <w:pPr>
        <w:spacing w:line="359" w:lineRule="auto"/>
        <w:ind w:right="0"/>
        <w:rPr>
          <w:rFonts w:asciiTheme="minorHAnsi" w:hAnsiTheme="minorHAnsi" w:cstheme="minorHAnsi"/>
          <w:b/>
          <w:bCs/>
        </w:rPr>
      </w:pPr>
      <w:r>
        <w:rPr>
          <w:rFonts w:asciiTheme="minorHAnsi" w:hAnsiTheme="minorHAnsi" w:cstheme="minorHAnsi"/>
          <w:b/>
          <w:bCs/>
        </w:rPr>
        <w:lastRenderedPageBreak/>
        <w:t>XXXX 495A</w:t>
      </w:r>
    </w:p>
    <w:p w14:paraId="1302427D" w14:textId="77777777" w:rsidR="00224891" w:rsidRPr="00224891" w:rsidRDefault="00224891" w:rsidP="00224891">
      <w:pPr>
        <w:spacing w:line="359" w:lineRule="auto"/>
        <w:ind w:right="0"/>
        <w:rPr>
          <w:rFonts w:asciiTheme="minorHAnsi" w:hAnsiTheme="minorHAnsi" w:cstheme="minorHAnsi"/>
        </w:rPr>
      </w:pPr>
      <w:r w:rsidRPr="00224891">
        <w:rPr>
          <w:rFonts w:asciiTheme="minorHAnsi" w:hAnsiTheme="minorHAnsi" w:cstheme="minorHAnsi"/>
        </w:rPr>
        <w:t>At the end of the capstone project (XXXX 495A), the student is expected to:</w:t>
      </w:r>
    </w:p>
    <w:p w14:paraId="58BD7CF7" w14:textId="77777777" w:rsidR="00224891" w:rsidRPr="00224891" w:rsidRDefault="00224891" w:rsidP="0083175C">
      <w:pPr>
        <w:pStyle w:val="ListParagraph"/>
        <w:numPr>
          <w:ilvl w:val="0"/>
          <w:numId w:val="17"/>
        </w:numPr>
        <w:spacing w:line="359" w:lineRule="auto"/>
        <w:ind w:right="0"/>
        <w:rPr>
          <w:rFonts w:asciiTheme="minorHAnsi" w:hAnsiTheme="minorHAnsi" w:cstheme="minorHAnsi"/>
        </w:rPr>
      </w:pPr>
      <w:r w:rsidRPr="00224891">
        <w:rPr>
          <w:rFonts w:asciiTheme="minorHAnsi" w:hAnsiTheme="minorHAnsi" w:cstheme="minorHAnsi"/>
        </w:rPr>
        <w:t>Submit the progress report and present the work to the assigned supervisor, by the set deadlines</w:t>
      </w:r>
    </w:p>
    <w:p w14:paraId="786FFB79" w14:textId="585AF087" w:rsidR="00224891" w:rsidRPr="00224891" w:rsidRDefault="00BB2AA1" w:rsidP="00224891">
      <w:pPr>
        <w:spacing w:line="359" w:lineRule="auto"/>
        <w:ind w:right="0"/>
        <w:rPr>
          <w:rFonts w:asciiTheme="minorHAnsi" w:hAnsiTheme="minorHAnsi" w:cstheme="minorHAnsi"/>
          <w:b/>
          <w:bCs/>
        </w:rPr>
      </w:pPr>
      <w:r>
        <w:rPr>
          <w:rFonts w:asciiTheme="minorHAnsi" w:hAnsiTheme="minorHAnsi" w:cstheme="minorHAnsi"/>
          <w:b/>
          <w:bCs/>
        </w:rPr>
        <w:t>XXXX 495B</w:t>
      </w:r>
    </w:p>
    <w:p w14:paraId="7B0F58CC" w14:textId="74790479" w:rsidR="00224891" w:rsidRPr="00224891" w:rsidRDefault="00224891" w:rsidP="00224891">
      <w:pPr>
        <w:spacing w:line="359" w:lineRule="auto"/>
        <w:ind w:right="0"/>
        <w:rPr>
          <w:rFonts w:asciiTheme="minorHAnsi" w:hAnsiTheme="minorHAnsi" w:cstheme="minorHAnsi"/>
        </w:rPr>
      </w:pPr>
      <w:r w:rsidRPr="00224891">
        <w:rPr>
          <w:rFonts w:asciiTheme="minorHAnsi" w:hAnsiTheme="minorHAnsi" w:cstheme="minorHAnsi"/>
        </w:rPr>
        <w:t>At the end of the project during the second semester of the capstone project (</w:t>
      </w:r>
      <w:r w:rsidR="00BB2AA1">
        <w:rPr>
          <w:rFonts w:asciiTheme="minorHAnsi" w:hAnsiTheme="minorHAnsi" w:cstheme="minorHAnsi"/>
        </w:rPr>
        <w:t>XXXX 495B</w:t>
      </w:r>
      <w:r w:rsidRPr="00224891">
        <w:rPr>
          <w:rFonts w:asciiTheme="minorHAnsi" w:hAnsiTheme="minorHAnsi" w:cstheme="minorHAnsi"/>
        </w:rPr>
        <w:t>), the student is expected to:</w:t>
      </w:r>
    </w:p>
    <w:p w14:paraId="16CE9674" w14:textId="77777777" w:rsidR="00224891" w:rsidRPr="00224891" w:rsidRDefault="00224891" w:rsidP="0083175C">
      <w:pPr>
        <w:numPr>
          <w:ilvl w:val="0"/>
          <w:numId w:val="3"/>
        </w:numPr>
        <w:spacing w:line="359" w:lineRule="auto"/>
        <w:ind w:right="0" w:hanging="360"/>
        <w:rPr>
          <w:rFonts w:asciiTheme="minorHAnsi" w:hAnsiTheme="minorHAnsi" w:cstheme="minorHAnsi"/>
        </w:rPr>
      </w:pPr>
      <w:r w:rsidRPr="00224891">
        <w:rPr>
          <w:rFonts w:asciiTheme="minorHAnsi" w:hAnsiTheme="minorHAnsi" w:cstheme="minorHAnsi"/>
        </w:rPr>
        <w:t xml:space="preserve">Complete the </w:t>
      </w:r>
      <w:r w:rsidRPr="00224891">
        <w:rPr>
          <w:rFonts w:asciiTheme="minorHAnsi" w:hAnsiTheme="minorHAnsi" w:cstheme="minorHAnsi"/>
          <w:b/>
          <w:i/>
        </w:rPr>
        <w:t>Submission Form</w:t>
      </w:r>
      <w:r w:rsidRPr="00224891">
        <w:rPr>
          <w:rFonts w:asciiTheme="minorHAnsi" w:hAnsiTheme="minorHAnsi" w:cstheme="minorHAnsi"/>
        </w:rPr>
        <w:t xml:space="preserve"> and attach it to the project that details the individual contributions of each member of the project team – if applicable. </w:t>
      </w:r>
    </w:p>
    <w:p w14:paraId="0E6E9BDD" w14:textId="77777777" w:rsidR="00224891" w:rsidRPr="00224891" w:rsidRDefault="00224891" w:rsidP="0083175C">
      <w:pPr>
        <w:numPr>
          <w:ilvl w:val="0"/>
          <w:numId w:val="3"/>
        </w:numPr>
        <w:spacing w:line="358" w:lineRule="auto"/>
        <w:ind w:right="0" w:hanging="360"/>
        <w:rPr>
          <w:rFonts w:asciiTheme="minorHAnsi" w:hAnsiTheme="minorHAnsi" w:cstheme="minorHAnsi"/>
        </w:rPr>
      </w:pPr>
      <w:r w:rsidRPr="00224891">
        <w:rPr>
          <w:rFonts w:asciiTheme="minorHAnsi" w:hAnsiTheme="minorHAnsi" w:cstheme="minorHAnsi"/>
        </w:rPr>
        <w:t xml:space="preserve">Submit an electronic copy of the project report to the supervisor by the specified deadline. </w:t>
      </w:r>
    </w:p>
    <w:p w14:paraId="445E17D8" w14:textId="77777777" w:rsidR="00224891" w:rsidRPr="00224891" w:rsidRDefault="00224891" w:rsidP="0083175C">
      <w:pPr>
        <w:numPr>
          <w:ilvl w:val="0"/>
          <w:numId w:val="3"/>
        </w:numPr>
        <w:spacing w:after="132"/>
        <w:ind w:right="0" w:hanging="360"/>
        <w:rPr>
          <w:rFonts w:asciiTheme="minorHAnsi" w:hAnsiTheme="minorHAnsi" w:cstheme="minorHAnsi"/>
        </w:rPr>
      </w:pPr>
      <w:r w:rsidRPr="00224891">
        <w:rPr>
          <w:rFonts w:asciiTheme="minorHAnsi" w:hAnsiTheme="minorHAnsi" w:cstheme="minorHAnsi"/>
        </w:rPr>
        <w:t>Submit a Similarity Index anti-plagiarism report</w:t>
      </w:r>
      <w:r w:rsidRPr="00224891">
        <w:rPr>
          <w:rFonts w:asciiTheme="minorHAnsi" w:hAnsiTheme="minorHAnsi" w:cstheme="minorHAnsi"/>
          <w:i/>
        </w:rPr>
        <w:t xml:space="preserve"> </w:t>
      </w:r>
      <w:r w:rsidRPr="00224891">
        <w:rPr>
          <w:rFonts w:asciiTheme="minorHAnsi" w:hAnsiTheme="minorHAnsi" w:cstheme="minorHAnsi"/>
        </w:rPr>
        <w:t>–</w:t>
      </w:r>
      <w:r w:rsidRPr="00224891">
        <w:rPr>
          <w:rFonts w:asciiTheme="minorHAnsi" w:hAnsiTheme="minorHAnsi" w:cstheme="minorHAnsi"/>
          <w:i/>
        </w:rPr>
        <w:t xml:space="preserve"> </w:t>
      </w:r>
      <w:r w:rsidRPr="00224891">
        <w:rPr>
          <w:rFonts w:asciiTheme="minorHAnsi" w:hAnsiTheme="minorHAnsi" w:cstheme="minorHAnsi"/>
        </w:rPr>
        <w:t xml:space="preserve">generated by the student </w:t>
      </w:r>
    </w:p>
    <w:p w14:paraId="68C599E6" w14:textId="77777777" w:rsidR="00224891" w:rsidRPr="00224891" w:rsidRDefault="00224891" w:rsidP="00224891">
      <w:pPr>
        <w:spacing w:after="0" w:line="259" w:lineRule="auto"/>
        <w:ind w:left="360" w:right="0" w:firstLine="0"/>
        <w:jc w:val="left"/>
        <w:rPr>
          <w:rFonts w:asciiTheme="minorHAnsi" w:hAnsiTheme="minorHAnsi" w:cstheme="minorHAnsi"/>
        </w:rPr>
      </w:pPr>
      <w:r w:rsidRPr="00224891">
        <w:rPr>
          <w:rFonts w:asciiTheme="minorHAnsi" w:hAnsiTheme="minorHAnsi" w:cstheme="minorHAnsi"/>
          <w:b/>
        </w:rPr>
        <w:t xml:space="preserve"> </w:t>
      </w:r>
    </w:p>
    <w:p w14:paraId="7FAE03FD" w14:textId="77777777" w:rsidR="00224891" w:rsidRPr="00224891" w:rsidRDefault="00224891" w:rsidP="0083175C">
      <w:pPr>
        <w:pStyle w:val="ListParagraph"/>
        <w:numPr>
          <w:ilvl w:val="0"/>
          <w:numId w:val="16"/>
        </w:numPr>
        <w:spacing w:after="116" w:line="259" w:lineRule="auto"/>
        <w:ind w:right="0"/>
        <w:jc w:val="left"/>
        <w:rPr>
          <w:rFonts w:asciiTheme="minorHAnsi" w:hAnsiTheme="minorHAnsi" w:cstheme="minorHAnsi"/>
          <w:b/>
        </w:rPr>
      </w:pPr>
      <w:r w:rsidRPr="00224891">
        <w:rPr>
          <w:rFonts w:asciiTheme="minorHAnsi" w:hAnsiTheme="minorHAnsi" w:cstheme="minorHAnsi"/>
          <w:b/>
        </w:rPr>
        <w:t>Project Presentation</w:t>
      </w:r>
    </w:p>
    <w:p w14:paraId="51DBEF47" w14:textId="5B5AF528" w:rsidR="00224891" w:rsidRPr="00224891" w:rsidRDefault="00224891" w:rsidP="00224891">
      <w:pPr>
        <w:spacing w:after="116" w:line="259" w:lineRule="auto"/>
        <w:ind w:left="370" w:right="0"/>
        <w:jc w:val="left"/>
        <w:rPr>
          <w:rFonts w:asciiTheme="minorHAnsi" w:hAnsiTheme="minorHAnsi" w:cstheme="minorHAnsi"/>
          <w:bCs/>
        </w:rPr>
      </w:pPr>
      <w:r w:rsidRPr="00224891">
        <w:rPr>
          <w:rFonts w:asciiTheme="minorHAnsi" w:hAnsiTheme="minorHAnsi" w:cstheme="minorHAnsi"/>
          <w:bCs/>
        </w:rPr>
        <w:t xml:space="preserve">Following the submission by the end of </w:t>
      </w:r>
      <w:r w:rsidR="00BB2AA1">
        <w:rPr>
          <w:rFonts w:asciiTheme="minorHAnsi" w:hAnsiTheme="minorHAnsi" w:cstheme="minorHAnsi"/>
          <w:bCs/>
        </w:rPr>
        <w:t>XXXX 495B</w:t>
      </w:r>
      <w:r w:rsidRPr="00224891">
        <w:rPr>
          <w:rFonts w:asciiTheme="minorHAnsi" w:hAnsiTheme="minorHAnsi" w:cstheme="minorHAnsi"/>
          <w:bCs/>
        </w:rPr>
        <w:t>, the student is expected to:</w:t>
      </w:r>
    </w:p>
    <w:p w14:paraId="7D77660F" w14:textId="77777777" w:rsidR="00224891" w:rsidRPr="00224891" w:rsidRDefault="00224891" w:rsidP="0083175C">
      <w:pPr>
        <w:numPr>
          <w:ilvl w:val="0"/>
          <w:numId w:val="4"/>
        </w:numPr>
        <w:spacing w:line="357" w:lineRule="auto"/>
        <w:ind w:right="0" w:hanging="360"/>
        <w:rPr>
          <w:rFonts w:asciiTheme="minorHAnsi" w:hAnsiTheme="minorHAnsi" w:cstheme="minorHAnsi"/>
        </w:rPr>
      </w:pPr>
      <w:r w:rsidRPr="00224891">
        <w:rPr>
          <w:rFonts w:asciiTheme="minorHAnsi" w:hAnsiTheme="minorHAnsi" w:cstheme="minorHAnsi"/>
        </w:rPr>
        <w:t xml:space="preserve">Give an </w:t>
      </w:r>
      <w:r w:rsidRPr="00224891">
        <w:rPr>
          <w:rFonts w:asciiTheme="minorHAnsi" w:hAnsiTheme="minorHAnsi" w:cstheme="minorHAnsi"/>
          <w:b/>
        </w:rPr>
        <w:t>oral presentation</w:t>
      </w:r>
      <w:r w:rsidRPr="00224891">
        <w:rPr>
          <w:rFonts w:asciiTheme="minorHAnsi" w:hAnsiTheme="minorHAnsi" w:cstheme="minorHAnsi"/>
        </w:rPr>
        <w:t xml:space="preserve"> and a demonstration (when applicable) of the project to the Examination Committee designated by the CPC. </w:t>
      </w:r>
    </w:p>
    <w:p w14:paraId="68934389" w14:textId="77777777" w:rsidR="00224891" w:rsidRPr="00224891" w:rsidRDefault="00224891" w:rsidP="0083175C">
      <w:pPr>
        <w:numPr>
          <w:ilvl w:val="0"/>
          <w:numId w:val="4"/>
        </w:numPr>
        <w:spacing w:after="2" w:line="357" w:lineRule="auto"/>
        <w:ind w:right="0" w:hanging="360"/>
        <w:rPr>
          <w:rFonts w:asciiTheme="minorHAnsi" w:hAnsiTheme="minorHAnsi" w:cstheme="minorHAnsi"/>
        </w:rPr>
      </w:pPr>
      <w:r w:rsidRPr="00224891">
        <w:rPr>
          <w:rFonts w:asciiTheme="minorHAnsi" w:hAnsiTheme="minorHAnsi" w:cstheme="minorHAnsi"/>
        </w:rPr>
        <w:t>Make corrections to the project as required by the Examination Committee and submit a soft-bound corrected version.</w:t>
      </w:r>
    </w:p>
    <w:p w14:paraId="7492C2CC" w14:textId="77777777" w:rsidR="00224891" w:rsidRPr="00224891" w:rsidRDefault="00224891" w:rsidP="0083175C">
      <w:pPr>
        <w:numPr>
          <w:ilvl w:val="0"/>
          <w:numId w:val="4"/>
        </w:numPr>
        <w:spacing w:after="199" w:line="359" w:lineRule="auto"/>
        <w:ind w:right="0" w:hanging="360"/>
        <w:rPr>
          <w:rFonts w:asciiTheme="minorHAnsi" w:hAnsiTheme="minorHAnsi" w:cstheme="minorHAnsi"/>
        </w:rPr>
      </w:pPr>
      <w:r w:rsidRPr="00224891">
        <w:rPr>
          <w:rFonts w:asciiTheme="minorHAnsi" w:hAnsiTheme="minorHAnsi" w:cstheme="minorHAnsi"/>
        </w:rPr>
        <w:t xml:space="preserve">Provide an electronic-copy, and three hard bound copies of the corrected project report to the CPCO. </w:t>
      </w:r>
    </w:p>
    <w:p w14:paraId="3D47F8C2" w14:textId="77777777" w:rsidR="00224891" w:rsidRPr="00224891" w:rsidRDefault="00224891" w:rsidP="00224891">
      <w:pPr>
        <w:pStyle w:val="Heading2"/>
        <w:ind w:left="-5"/>
        <w:rPr>
          <w:rFonts w:asciiTheme="minorHAnsi" w:hAnsiTheme="minorHAnsi" w:cstheme="minorHAnsi"/>
        </w:rPr>
      </w:pPr>
      <w:bookmarkStart w:id="12" w:name="_Toc97417097"/>
      <w:bookmarkStart w:id="13" w:name="_Toc168836283"/>
      <w:r w:rsidRPr="00224891">
        <w:rPr>
          <w:rFonts w:asciiTheme="minorHAnsi" w:hAnsiTheme="minorHAnsi" w:cstheme="minorHAnsi"/>
        </w:rPr>
        <w:t>Project Supervisor</w:t>
      </w:r>
      <w:bookmarkEnd w:id="12"/>
      <w:bookmarkEnd w:id="13"/>
      <w:r w:rsidRPr="00224891">
        <w:rPr>
          <w:rFonts w:asciiTheme="minorHAnsi" w:hAnsiTheme="minorHAnsi" w:cstheme="minorHAnsi"/>
        </w:rPr>
        <w:t xml:space="preserve"> </w:t>
      </w:r>
    </w:p>
    <w:p w14:paraId="0D1EECA4" w14:textId="77777777" w:rsidR="00224891" w:rsidRPr="00224891" w:rsidRDefault="00224891" w:rsidP="00224891">
      <w:pPr>
        <w:spacing w:line="357" w:lineRule="auto"/>
        <w:ind w:right="0"/>
        <w:rPr>
          <w:rFonts w:asciiTheme="minorHAnsi" w:hAnsiTheme="minorHAnsi" w:cstheme="minorHAnsi"/>
        </w:rPr>
      </w:pPr>
      <w:r w:rsidRPr="00224891">
        <w:rPr>
          <w:rFonts w:asciiTheme="minorHAnsi" w:hAnsiTheme="minorHAnsi" w:cstheme="minorHAnsi"/>
        </w:rPr>
        <w:t>The Supervisor is usually a full-time member of the College with the minimum rank of Assistant Professor.</w:t>
      </w:r>
    </w:p>
    <w:p w14:paraId="766911F6" w14:textId="77777777" w:rsidR="00224891" w:rsidRPr="00224891" w:rsidRDefault="00224891" w:rsidP="00224891">
      <w:pPr>
        <w:spacing w:line="357" w:lineRule="auto"/>
        <w:ind w:right="0"/>
        <w:rPr>
          <w:rFonts w:asciiTheme="minorHAnsi" w:hAnsiTheme="minorHAnsi" w:cstheme="minorHAnsi"/>
        </w:rPr>
      </w:pPr>
      <w:r w:rsidRPr="00224891">
        <w:rPr>
          <w:rFonts w:asciiTheme="minorHAnsi" w:hAnsiTheme="minorHAnsi" w:cstheme="minorHAnsi"/>
        </w:rPr>
        <w:t xml:space="preserve">The primary role of the supervisor is to provide academic guidance to the student(s) throughout the project. The CPC allocates Supervisors for each project based on their areas of academic and professional fields of expertise. The responsibilities of the supervisor are: </w:t>
      </w:r>
    </w:p>
    <w:p w14:paraId="37E30806" w14:textId="77777777" w:rsidR="00224891" w:rsidRPr="00224891" w:rsidRDefault="00224891" w:rsidP="0083175C">
      <w:pPr>
        <w:numPr>
          <w:ilvl w:val="0"/>
          <w:numId w:val="5"/>
        </w:numPr>
        <w:spacing w:line="357" w:lineRule="auto"/>
        <w:ind w:right="0" w:hanging="360"/>
        <w:rPr>
          <w:rFonts w:asciiTheme="minorHAnsi" w:hAnsiTheme="minorHAnsi" w:cstheme="minorHAnsi"/>
        </w:rPr>
      </w:pPr>
      <w:r w:rsidRPr="00224891">
        <w:rPr>
          <w:rFonts w:asciiTheme="minorHAnsi" w:hAnsiTheme="minorHAnsi" w:cstheme="minorHAnsi"/>
        </w:rPr>
        <w:t xml:space="preserve">Confirm that every student registered for the project is attending the project supervisions sessions/seminars in compliance with university undergraduate attendance regulations. </w:t>
      </w:r>
    </w:p>
    <w:p w14:paraId="1BB7992F" w14:textId="77777777" w:rsidR="00224891" w:rsidRPr="00224891" w:rsidRDefault="00224891" w:rsidP="0083175C">
      <w:pPr>
        <w:numPr>
          <w:ilvl w:val="0"/>
          <w:numId w:val="5"/>
        </w:numPr>
        <w:spacing w:after="126"/>
        <w:ind w:right="0" w:hanging="360"/>
        <w:rPr>
          <w:rFonts w:asciiTheme="minorHAnsi" w:hAnsiTheme="minorHAnsi" w:cstheme="minorHAnsi"/>
        </w:rPr>
      </w:pPr>
      <w:r w:rsidRPr="00224891">
        <w:rPr>
          <w:rFonts w:asciiTheme="minorHAnsi" w:hAnsiTheme="minorHAnsi" w:cstheme="minorHAnsi"/>
        </w:rPr>
        <w:t xml:space="preserve">Ensure that students meet key project milestones on time. </w:t>
      </w:r>
    </w:p>
    <w:p w14:paraId="6D7C7318" w14:textId="77777777" w:rsidR="00224891" w:rsidRPr="00224891" w:rsidRDefault="00224891" w:rsidP="0083175C">
      <w:pPr>
        <w:numPr>
          <w:ilvl w:val="0"/>
          <w:numId w:val="5"/>
        </w:numPr>
        <w:spacing w:line="358" w:lineRule="auto"/>
        <w:ind w:right="0" w:hanging="360"/>
        <w:rPr>
          <w:rFonts w:asciiTheme="minorHAnsi" w:hAnsiTheme="minorHAnsi" w:cstheme="minorHAnsi"/>
        </w:rPr>
      </w:pPr>
      <w:r w:rsidRPr="00224891">
        <w:rPr>
          <w:rFonts w:asciiTheme="minorHAnsi" w:hAnsiTheme="minorHAnsi" w:cstheme="minorHAnsi"/>
        </w:rPr>
        <w:t xml:space="preserve">Keep records of progress in the supervision sessions/seminars per student participant in the project team using the </w:t>
      </w:r>
      <w:r w:rsidRPr="00224891">
        <w:rPr>
          <w:rFonts w:asciiTheme="minorHAnsi" w:hAnsiTheme="minorHAnsi" w:cstheme="minorHAnsi"/>
          <w:b/>
          <w:i/>
        </w:rPr>
        <w:t>Supervision Recording Form.</w:t>
      </w:r>
      <w:r w:rsidRPr="00224891">
        <w:rPr>
          <w:rFonts w:asciiTheme="minorHAnsi" w:hAnsiTheme="minorHAnsi" w:cstheme="minorHAnsi"/>
        </w:rPr>
        <w:t xml:space="preserve"> </w:t>
      </w:r>
    </w:p>
    <w:p w14:paraId="5A584372" w14:textId="77777777" w:rsidR="00224891" w:rsidRPr="00224891" w:rsidRDefault="00224891" w:rsidP="0083175C">
      <w:pPr>
        <w:numPr>
          <w:ilvl w:val="0"/>
          <w:numId w:val="5"/>
        </w:numPr>
        <w:spacing w:line="357" w:lineRule="auto"/>
        <w:ind w:right="0" w:hanging="360"/>
        <w:rPr>
          <w:rFonts w:asciiTheme="minorHAnsi" w:hAnsiTheme="minorHAnsi" w:cstheme="minorHAnsi"/>
        </w:rPr>
      </w:pPr>
      <w:r w:rsidRPr="00224891">
        <w:rPr>
          <w:rFonts w:asciiTheme="minorHAnsi" w:hAnsiTheme="minorHAnsi" w:cstheme="minorHAnsi"/>
        </w:rPr>
        <w:t xml:space="preserve">Inform the CPC of any serious difficulties which may affect the timely completion of the project. </w:t>
      </w:r>
    </w:p>
    <w:p w14:paraId="072063A1" w14:textId="77777777" w:rsidR="00224891" w:rsidRPr="00224891" w:rsidRDefault="00224891" w:rsidP="0083175C">
      <w:pPr>
        <w:numPr>
          <w:ilvl w:val="0"/>
          <w:numId w:val="5"/>
        </w:numPr>
        <w:spacing w:line="358" w:lineRule="auto"/>
        <w:ind w:right="0" w:hanging="360"/>
        <w:rPr>
          <w:rFonts w:asciiTheme="minorHAnsi" w:hAnsiTheme="minorHAnsi" w:cstheme="minorHAnsi"/>
        </w:rPr>
      </w:pPr>
      <w:r w:rsidRPr="00224891">
        <w:rPr>
          <w:rFonts w:asciiTheme="minorHAnsi" w:hAnsiTheme="minorHAnsi" w:cstheme="minorHAnsi"/>
        </w:rPr>
        <w:t xml:space="preserve">Advise the student on the University regulations and deadlines for completion of the project.  </w:t>
      </w:r>
    </w:p>
    <w:p w14:paraId="009ACA98" w14:textId="77777777" w:rsidR="00224891" w:rsidRPr="00224891" w:rsidRDefault="00224891" w:rsidP="0083175C">
      <w:pPr>
        <w:numPr>
          <w:ilvl w:val="0"/>
          <w:numId w:val="5"/>
        </w:numPr>
        <w:spacing w:after="126"/>
        <w:ind w:right="0" w:hanging="360"/>
        <w:rPr>
          <w:rFonts w:asciiTheme="minorHAnsi" w:hAnsiTheme="minorHAnsi" w:cstheme="minorHAnsi"/>
        </w:rPr>
      </w:pPr>
      <w:r w:rsidRPr="00224891">
        <w:rPr>
          <w:rFonts w:asciiTheme="minorHAnsi" w:hAnsiTheme="minorHAnsi" w:cstheme="minorHAnsi"/>
        </w:rPr>
        <w:t xml:space="preserve">Communicate with the CPC to schedule the oral examination. </w:t>
      </w:r>
    </w:p>
    <w:p w14:paraId="4D5AD80C" w14:textId="77777777" w:rsidR="00224891" w:rsidRPr="00224891" w:rsidRDefault="00224891" w:rsidP="0083175C">
      <w:pPr>
        <w:numPr>
          <w:ilvl w:val="0"/>
          <w:numId w:val="5"/>
        </w:numPr>
        <w:spacing w:after="126"/>
        <w:ind w:right="0" w:hanging="360"/>
        <w:rPr>
          <w:rFonts w:asciiTheme="minorHAnsi" w:hAnsiTheme="minorHAnsi" w:cstheme="minorHAnsi"/>
        </w:rPr>
      </w:pPr>
      <w:r w:rsidRPr="00224891">
        <w:rPr>
          <w:rFonts w:asciiTheme="minorHAnsi" w:hAnsiTheme="minorHAnsi" w:cstheme="minorHAnsi"/>
        </w:rPr>
        <w:lastRenderedPageBreak/>
        <w:t xml:space="preserve">Participate in the oral examination as scheduled.  </w:t>
      </w:r>
    </w:p>
    <w:p w14:paraId="311F325B" w14:textId="77777777" w:rsidR="00224891" w:rsidRPr="00224891" w:rsidRDefault="00224891" w:rsidP="0083175C">
      <w:pPr>
        <w:numPr>
          <w:ilvl w:val="0"/>
          <w:numId w:val="5"/>
        </w:numPr>
        <w:spacing w:after="126"/>
        <w:ind w:right="0" w:hanging="360"/>
        <w:rPr>
          <w:rFonts w:asciiTheme="minorHAnsi" w:hAnsiTheme="minorHAnsi" w:cstheme="minorHAnsi"/>
        </w:rPr>
      </w:pPr>
      <w:r w:rsidRPr="00224891">
        <w:rPr>
          <w:rFonts w:asciiTheme="minorHAnsi" w:hAnsiTheme="minorHAnsi" w:cstheme="minorHAnsi"/>
        </w:rPr>
        <w:t xml:space="preserve">Participate in assessing the project report and submit all forms to the CPCO.  </w:t>
      </w:r>
    </w:p>
    <w:p w14:paraId="14DBA4E1" w14:textId="77777777" w:rsidR="00224891" w:rsidRPr="00224891" w:rsidRDefault="00224891" w:rsidP="0083175C">
      <w:pPr>
        <w:numPr>
          <w:ilvl w:val="0"/>
          <w:numId w:val="5"/>
        </w:numPr>
        <w:spacing w:line="359" w:lineRule="auto"/>
        <w:ind w:right="0" w:hanging="360"/>
        <w:rPr>
          <w:rFonts w:asciiTheme="minorHAnsi" w:hAnsiTheme="minorHAnsi" w:cstheme="minorHAnsi"/>
        </w:rPr>
      </w:pPr>
      <w:r w:rsidRPr="00224891">
        <w:rPr>
          <w:rFonts w:asciiTheme="minorHAnsi" w:hAnsiTheme="minorHAnsi" w:cstheme="minorHAnsi"/>
        </w:rPr>
        <w:t xml:space="preserve">Provide the student with a list of any corrections. </w:t>
      </w:r>
    </w:p>
    <w:p w14:paraId="095266C0" w14:textId="45959C3E" w:rsidR="00CD3817" w:rsidRPr="00B26216" w:rsidRDefault="00CD3817" w:rsidP="0083175C">
      <w:pPr>
        <w:numPr>
          <w:ilvl w:val="0"/>
          <w:numId w:val="5"/>
        </w:numPr>
        <w:spacing w:line="359" w:lineRule="auto"/>
        <w:ind w:right="0" w:hanging="360"/>
        <w:rPr>
          <w:rFonts w:asciiTheme="minorHAnsi" w:hAnsiTheme="minorHAnsi" w:cstheme="minorHAnsi"/>
          <w:color w:val="auto"/>
        </w:rPr>
      </w:pPr>
      <w:r w:rsidRPr="00B26216">
        <w:rPr>
          <w:rFonts w:asciiTheme="minorHAnsi" w:hAnsiTheme="minorHAnsi" w:cstheme="minorHAnsi"/>
          <w:color w:val="auto"/>
        </w:rPr>
        <w:t>Ensure that the student has been reminded that the ethics application form, consent form, and information sheet need to be completed and sent to the Research Cent</w:t>
      </w:r>
      <w:r w:rsidR="00B139A7" w:rsidRPr="00B26216">
        <w:rPr>
          <w:rFonts w:asciiTheme="minorHAnsi" w:hAnsiTheme="minorHAnsi" w:cstheme="minorHAnsi"/>
          <w:color w:val="auto"/>
        </w:rPr>
        <w:t>er</w:t>
      </w:r>
      <w:r w:rsidRPr="00B26216">
        <w:rPr>
          <w:rFonts w:asciiTheme="minorHAnsi" w:hAnsiTheme="minorHAnsi" w:cstheme="minorHAnsi"/>
          <w:color w:val="auto"/>
        </w:rPr>
        <w:t xml:space="preserve"> for approval if their research or applied project involves any kind of human, animal, or human-related primary data. This includes any data collected directly from human participants (such as interviews, surveys, or observations), data involving human behavior, characteristics, or interactions (e.g., physiological measurements or psychological assessments), or existing data that contains identifiable human information. The goal is to ensure the ethical handling of data that pertains to individuals, aligns with privacy standards, and protects participants' rights and welfare.</w:t>
      </w:r>
    </w:p>
    <w:p w14:paraId="4950FAB8" w14:textId="7361C869" w:rsidR="00224891" w:rsidRPr="00224891" w:rsidRDefault="00224891" w:rsidP="0083175C">
      <w:pPr>
        <w:numPr>
          <w:ilvl w:val="0"/>
          <w:numId w:val="5"/>
        </w:numPr>
        <w:spacing w:line="359" w:lineRule="auto"/>
        <w:ind w:right="0" w:hanging="360"/>
        <w:rPr>
          <w:rFonts w:asciiTheme="minorHAnsi" w:hAnsiTheme="minorHAnsi" w:cstheme="minorHAnsi"/>
        </w:rPr>
      </w:pPr>
      <w:r w:rsidRPr="00224891">
        <w:rPr>
          <w:rFonts w:asciiTheme="minorHAnsi" w:hAnsiTheme="minorHAnsi" w:cstheme="minorHAnsi"/>
        </w:rPr>
        <w:t>Submit a list of provisional grades to each student based on the composite weight of grade allocated by the Exam Committee subject to completion of all corrections.</w:t>
      </w:r>
    </w:p>
    <w:p w14:paraId="42AF3A69" w14:textId="77777777" w:rsidR="00224891" w:rsidRPr="00224891" w:rsidRDefault="00224891" w:rsidP="0083175C">
      <w:pPr>
        <w:numPr>
          <w:ilvl w:val="0"/>
          <w:numId w:val="5"/>
        </w:numPr>
        <w:spacing w:line="359" w:lineRule="auto"/>
        <w:ind w:right="0" w:hanging="360"/>
        <w:rPr>
          <w:rFonts w:asciiTheme="minorHAnsi" w:hAnsiTheme="minorHAnsi" w:cstheme="minorHAnsi"/>
        </w:rPr>
      </w:pPr>
      <w:r w:rsidRPr="00224891">
        <w:rPr>
          <w:rFonts w:asciiTheme="minorHAnsi" w:hAnsiTheme="minorHAnsi" w:cstheme="minorHAnsi"/>
        </w:rPr>
        <w:t xml:space="preserve">Check soft bound copy of corrected report to ensure all corrections completed and enter grades into SIS system considering the approval of CPC.  </w:t>
      </w:r>
    </w:p>
    <w:p w14:paraId="5760B89E" w14:textId="77777777" w:rsidR="00224891" w:rsidRPr="00224891" w:rsidRDefault="00224891" w:rsidP="00224891">
      <w:pPr>
        <w:spacing w:line="359" w:lineRule="auto"/>
        <w:ind w:left="705" w:right="0" w:firstLine="0"/>
        <w:rPr>
          <w:rFonts w:asciiTheme="minorHAnsi" w:hAnsiTheme="minorHAnsi" w:cstheme="minorHAnsi"/>
        </w:rPr>
      </w:pPr>
    </w:p>
    <w:p w14:paraId="34976382" w14:textId="77777777" w:rsidR="00224891" w:rsidRPr="00224891" w:rsidRDefault="00224891" w:rsidP="00224891">
      <w:pPr>
        <w:pStyle w:val="Heading2"/>
        <w:ind w:left="-5"/>
        <w:rPr>
          <w:rFonts w:asciiTheme="minorHAnsi" w:hAnsiTheme="minorHAnsi" w:cstheme="minorHAnsi"/>
        </w:rPr>
      </w:pPr>
      <w:bookmarkStart w:id="14" w:name="_Toc97417098"/>
      <w:bookmarkStart w:id="15" w:name="_Toc168836284"/>
      <w:r w:rsidRPr="00224891">
        <w:rPr>
          <w:rFonts w:asciiTheme="minorHAnsi" w:hAnsiTheme="minorHAnsi" w:cstheme="minorHAnsi"/>
        </w:rPr>
        <w:t>Capstone Project Coordinator (CPCO)</w:t>
      </w:r>
      <w:bookmarkEnd w:id="14"/>
      <w:bookmarkEnd w:id="15"/>
    </w:p>
    <w:p w14:paraId="2ED15176" w14:textId="77777777" w:rsidR="00224891" w:rsidRPr="00224891" w:rsidRDefault="00224891" w:rsidP="00224891">
      <w:pPr>
        <w:rPr>
          <w:rFonts w:asciiTheme="minorHAnsi" w:hAnsiTheme="minorHAnsi" w:cstheme="minorHAnsi"/>
        </w:rPr>
      </w:pPr>
      <w:proofErr w:type="gramStart"/>
      <w:r w:rsidRPr="00224891">
        <w:rPr>
          <w:rFonts w:asciiTheme="minorHAnsi" w:hAnsiTheme="minorHAnsi" w:cstheme="minorHAnsi"/>
        </w:rPr>
        <w:t>In order to</w:t>
      </w:r>
      <w:proofErr w:type="gramEnd"/>
      <w:r w:rsidRPr="00224891">
        <w:rPr>
          <w:rFonts w:asciiTheme="minorHAnsi" w:hAnsiTheme="minorHAnsi" w:cstheme="minorHAnsi"/>
        </w:rPr>
        <w:t xml:space="preserve"> facilitate the coordination of the internship process, the college program leads designate a Capstone Project Coordinator (CPCO), whose responsibilities consists of:</w:t>
      </w:r>
    </w:p>
    <w:p w14:paraId="2F2EF08A" w14:textId="77777777" w:rsidR="00224891" w:rsidRPr="00224891" w:rsidRDefault="00224891" w:rsidP="00224891">
      <w:pPr>
        <w:rPr>
          <w:rFonts w:asciiTheme="minorHAnsi" w:hAnsiTheme="minorHAnsi" w:cstheme="minorHAnsi"/>
        </w:rPr>
      </w:pPr>
    </w:p>
    <w:p w14:paraId="36CE9B5A" w14:textId="77777777" w:rsidR="00224891" w:rsidRPr="00224891" w:rsidRDefault="00224891" w:rsidP="0083175C">
      <w:pPr>
        <w:numPr>
          <w:ilvl w:val="0"/>
          <w:numId w:val="14"/>
        </w:numPr>
        <w:spacing w:after="127"/>
        <w:ind w:right="0" w:hanging="360"/>
        <w:rPr>
          <w:rFonts w:asciiTheme="minorHAnsi" w:hAnsiTheme="minorHAnsi" w:cstheme="minorHAnsi"/>
        </w:rPr>
      </w:pPr>
      <w:r w:rsidRPr="00224891">
        <w:rPr>
          <w:rFonts w:asciiTheme="minorHAnsi" w:hAnsiTheme="minorHAnsi" w:cstheme="minorHAnsi"/>
        </w:rPr>
        <w:t xml:space="preserve">Provide the required documents for capstone project for students </w:t>
      </w:r>
    </w:p>
    <w:p w14:paraId="2F2A8E88" w14:textId="77777777" w:rsidR="00224891" w:rsidRPr="00224891" w:rsidRDefault="00224891" w:rsidP="0083175C">
      <w:pPr>
        <w:numPr>
          <w:ilvl w:val="0"/>
          <w:numId w:val="14"/>
        </w:numPr>
        <w:spacing w:after="127"/>
        <w:ind w:right="0" w:hanging="360"/>
        <w:rPr>
          <w:rFonts w:asciiTheme="minorHAnsi" w:hAnsiTheme="minorHAnsi" w:cstheme="minorHAnsi"/>
        </w:rPr>
      </w:pPr>
      <w:r w:rsidRPr="00224891">
        <w:rPr>
          <w:rFonts w:asciiTheme="minorHAnsi" w:hAnsiTheme="minorHAnsi" w:cstheme="minorHAnsi"/>
        </w:rPr>
        <w:t>Receive project proposals from students and prepare the list of project titles and Capstone project teams members, designated by Capstone Project Committee (CPC).</w:t>
      </w:r>
    </w:p>
    <w:p w14:paraId="0EAAD226" w14:textId="77777777" w:rsidR="00224891" w:rsidRPr="00224891" w:rsidRDefault="00224891" w:rsidP="0083175C">
      <w:pPr>
        <w:numPr>
          <w:ilvl w:val="0"/>
          <w:numId w:val="14"/>
        </w:numPr>
        <w:spacing w:after="127"/>
        <w:ind w:right="0" w:hanging="360"/>
        <w:rPr>
          <w:rFonts w:asciiTheme="minorHAnsi" w:hAnsiTheme="minorHAnsi" w:cstheme="minorHAnsi"/>
        </w:rPr>
      </w:pPr>
      <w:r w:rsidRPr="00224891">
        <w:rPr>
          <w:rFonts w:asciiTheme="minorHAnsi" w:hAnsiTheme="minorHAnsi" w:cstheme="minorHAnsi"/>
        </w:rPr>
        <w:t xml:space="preserve">Coordinate with the CPC to assign a project supervisor </w:t>
      </w:r>
    </w:p>
    <w:p w14:paraId="4A4CAE02" w14:textId="77777777" w:rsidR="00224891" w:rsidRPr="00224891" w:rsidRDefault="00224891" w:rsidP="0083175C">
      <w:pPr>
        <w:numPr>
          <w:ilvl w:val="0"/>
          <w:numId w:val="14"/>
        </w:numPr>
        <w:spacing w:after="127"/>
        <w:ind w:right="0" w:hanging="360"/>
        <w:rPr>
          <w:rFonts w:asciiTheme="minorHAnsi" w:hAnsiTheme="minorHAnsi" w:cstheme="minorHAnsi"/>
        </w:rPr>
      </w:pPr>
      <w:r w:rsidRPr="00224891">
        <w:rPr>
          <w:rFonts w:asciiTheme="minorHAnsi" w:hAnsiTheme="minorHAnsi" w:cstheme="minorHAnsi"/>
        </w:rPr>
        <w:t>Inform students of the status of their project proposal, and the assigned supervisor.</w:t>
      </w:r>
    </w:p>
    <w:p w14:paraId="7ABC5106" w14:textId="77777777" w:rsidR="00224891" w:rsidRPr="00224891" w:rsidRDefault="00224891" w:rsidP="0083175C">
      <w:pPr>
        <w:numPr>
          <w:ilvl w:val="0"/>
          <w:numId w:val="14"/>
        </w:numPr>
        <w:spacing w:after="129"/>
        <w:ind w:right="0" w:hanging="360"/>
        <w:rPr>
          <w:rFonts w:asciiTheme="minorHAnsi" w:hAnsiTheme="minorHAnsi" w:cstheme="minorHAnsi"/>
        </w:rPr>
      </w:pPr>
      <w:r w:rsidRPr="00224891">
        <w:rPr>
          <w:rFonts w:asciiTheme="minorHAnsi" w:hAnsiTheme="minorHAnsi" w:cstheme="minorHAnsi"/>
        </w:rPr>
        <w:t xml:space="preserve">Coordinate the registration of students approved as a team to carry out the project.  </w:t>
      </w:r>
    </w:p>
    <w:p w14:paraId="257D4C44" w14:textId="77777777" w:rsidR="00224891" w:rsidRPr="00224891" w:rsidRDefault="00224891" w:rsidP="0083175C">
      <w:pPr>
        <w:numPr>
          <w:ilvl w:val="0"/>
          <w:numId w:val="14"/>
        </w:numPr>
        <w:spacing w:after="127"/>
        <w:ind w:right="0" w:hanging="360"/>
        <w:rPr>
          <w:rFonts w:asciiTheme="minorHAnsi" w:hAnsiTheme="minorHAnsi" w:cstheme="minorHAnsi"/>
        </w:rPr>
      </w:pPr>
      <w:r w:rsidRPr="00224891">
        <w:rPr>
          <w:rFonts w:asciiTheme="minorHAnsi" w:hAnsiTheme="minorHAnsi" w:cstheme="minorHAnsi"/>
        </w:rPr>
        <w:t xml:space="preserve">Check the project report to ensure that it complies with the formatting requirements. </w:t>
      </w:r>
    </w:p>
    <w:p w14:paraId="52E3948F" w14:textId="77777777" w:rsidR="00224891" w:rsidRPr="00224891" w:rsidRDefault="00224891" w:rsidP="0083175C">
      <w:pPr>
        <w:numPr>
          <w:ilvl w:val="0"/>
          <w:numId w:val="14"/>
        </w:numPr>
        <w:spacing w:line="358" w:lineRule="auto"/>
        <w:ind w:right="0" w:hanging="360"/>
        <w:rPr>
          <w:rFonts w:asciiTheme="minorHAnsi" w:hAnsiTheme="minorHAnsi" w:cstheme="minorHAnsi"/>
        </w:rPr>
      </w:pPr>
      <w:r w:rsidRPr="00224891">
        <w:rPr>
          <w:rFonts w:asciiTheme="minorHAnsi" w:hAnsiTheme="minorHAnsi" w:cstheme="minorHAnsi"/>
        </w:rPr>
        <w:t>Check the Similarity Index report</w:t>
      </w:r>
      <w:r w:rsidRPr="00224891">
        <w:rPr>
          <w:rFonts w:asciiTheme="minorHAnsi" w:hAnsiTheme="minorHAnsi" w:cstheme="minorHAnsi"/>
          <w:i/>
        </w:rPr>
        <w:t xml:space="preserve"> </w:t>
      </w:r>
      <w:r w:rsidRPr="00224891">
        <w:rPr>
          <w:rFonts w:asciiTheme="minorHAnsi" w:hAnsiTheme="minorHAnsi" w:cstheme="minorHAnsi"/>
          <w:iCs/>
        </w:rPr>
        <w:t>generated</w:t>
      </w:r>
      <w:r w:rsidRPr="00224891">
        <w:rPr>
          <w:rFonts w:asciiTheme="minorHAnsi" w:hAnsiTheme="minorHAnsi" w:cstheme="minorHAnsi"/>
        </w:rPr>
        <w:t xml:space="preserve"> by the student and ensure that it is attached to the </w:t>
      </w:r>
      <w:r w:rsidRPr="00224891">
        <w:rPr>
          <w:rFonts w:asciiTheme="minorHAnsi" w:hAnsiTheme="minorHAnsi" w:cstheme="minorHAnsi"/>
          <w:b/>
          <w:i/>
        </w:rPr>
        <w:t>Submission Form</w:t>
      </w:r>
      <w:r w:rsidRPr="00224891">
        <w:rPr>
          <w:rFonts w:asciiTheme="minorHAnsi" w:hAnsiTheme="minorHAnsi" w:cstheme="minorHAnsi"/>
          <w:i/>
        </w:rPr>
        <w:t xml:space="preserve"> </w:t>
      </w:r>
      <w:r w:rsidRPr="00224891">
        <w:rPr>
          <w:rFonts w:asciiTheme="minorHAnsi" w:hAnsiTheme="minorHAnsi" w:cstheme="minorHAnsi"/>
        </w:rPr>
        <w:t xml:space="preserve">upon the completion of the project. </w:t>
      </w:r>
    </w:p>
    <w:p w14:paraId="7FC71334" w14:textId="77777777" w:rsidR="00224891" w:rsidRPr="00224891" w:rsidRDefault="00224891" w:rsidP="0083175C">
      <w:pPr>
        <w:numPr>
          <w:ilvl w:val="0"/>
          <w:numId w:val="14"/>
        </w:numPr>
        <w:spacing w:line="362" w:lineRule="auto"/>
        <w:ind w:right="0" w:hanging="360"/>
        <w:rPr>
          <w:rFonts w:asciiTheme="minorHAnsi" w:hAnsiTheme="minorHAnsi" w:cstheme="minorHAnsi"/>
        </w:rPr>
      </w:pPr>
      <w:r w:rsidRPr="00224891">
        <w:rPr>
          <w:rFonts w:asciiTheme="minorHAnsi" w:hAnsiTheme="minorHAnsi" w:cstheme="minorHAnsi"/>
        </w:rPr>
        <w:t>Coordinate with the CPC to schedule the final oral presentation.</w:t>
      </w:r>
    </w:p>
    <w:p w14:paraId="1338A941" w14:textId="77777777" w:rsidR="00224891" w:rsidRPr="00224891" w:rsidRDefault="00224891" w:rsidP="0083175C">
      <w:pPr>
        <w:numPr>
          <w:ilvl w:val="0"/>
          <w:numId w:val="14"/>
        </w:numPr>
        <w:spacing w:line="362" w:lineRule="auto"/>
        <w:ind w:right="0" w:hanging="360"/>
        <w:rPr>
          <w:rFonts w:asciiTheme="minorHAnsi" w:hAnsiTheme="minorHAnsi" w:cstheme="minorHAnsi"/>
        </w:rPr>
      </w:pPr>
      <w:r w:rsidRPr="00224891">
        <w:rPr>
          <w:rFonts w:asciiTheme="minorHAnsi" w:hAnsiTheme="minorHAnsi" w:cstheme="minorHAnsi"/>
        </w:rPr>
        <w:t xml:space="preserve">Circulate copies of the project report to members of the examination committee prior to the oral examination.  </w:t>
      </w:r>
    </w:p>
    <w:p w14:paraId="7FC1E3B9" w14:textId="77777777" w:rsidR="00224891" w:rsidRPr="00224891" w:rsidRDefault="00224891" w:rsidP="0083175C">
      <w:pPr>
        <w:numPr>
          <w:ilvl w:val="0"/>
          <w:numId w:val="14"/>
        </w:numPr>
        <w:spacing w:line="362" w:lineRule="auto"/>
        <w:ind w:right="0" w:hanging="360"/>
        <w:rPr>
          <w:rFonts w:asciiTheme="minorHAnsi" w:hAnsiTheme="minorHAnsi" w:cstheme="minorHAnsi"/>
        </w:rPr>
      </w:pPr>
      <w:r w:rsidRPr="00224891">
        <w:rPr>
          <w:rFonts w:asciiTheme="minorHAnsi" w:hAnsiTheme="minorHAnsi" w:cstheme="minorHAnsi"/>
        </w:rPr>
        <w:lastRenderedPageBreak/>
        <w:t xml:space="preserve">Collect an electronic-copy, and one hard bound copy (upon request) of the corrected project report along with the submission form for completed projects. </w:t>
      </w:r>
    </w:p>
    <w:p w14:paraId="4C4A2A7D" w14:textId="77777777" w:rsidR="00224891" w:rsidRPr="00224891" w:rsidRDefault="00224891" w:rsidP="0083175C">
      <w:pPr>
        <w:numPr>
          <w:ilvl w:val="0"/>
          <w:numId w:val="14"/>
        </w:numPr>
        <w:spacing w:after="129"/>
        <w:ind w:right="0" w:hanging="360"/>
        <w:rPr>
          <w:rFonts w:asciiTheme="minorHAnsi" w:hAnsiTheme="minorHAnsi" w:cstheme="minorHAnsi"/>
        </w:rPr>
      </w:pPr>
      <w:r w:rsidRPr="00224891">
        <w:rPr>
          <w:rFonts w:asciiTheme="minorHAnsi" w:hAnsiTheme="minorHAnsi" w:cstheme="minorHAnsi"/>
        </w:rPr>
        <w:t>Collect and file all the forms related to the project from the Supervisor, once the Capstone Project course overall grade has a final approval.</w:t>
      </w:r>
    </w:p>
    <w:p w14:paraId="544CE808" w14:textId="77777777" w:rsidR="00224891" w:rsidRPr="00224891" w:rsidRDefault="00224891" w:rsidP="00224891">
      <w:pPr>
        <w:spacing w:line="362" w:lineRule="auto"/>
        <w:ind w:right="0"/>
        <w:rPr>
          <w:rFonts w:asciiTheme="minorHAnsi" w:hAnsiTheme="minorHAnsi" w:cstheme="minorHAnsi"/>
        </w:rPr>
      </w:pPr>
    </w:p>
    <w:p w14:paraId="256E66F4" w14:textId="77777777" w:rsidR="00224891" w:rsidRPr="00224891" w:rsidRDefault="00224891" w:rsidP="00224891">
      <w:pPr>
        <w:rPr>
          <w:rFonts w:asciiTheme="minorHAnsi" w:hAnsiTheme="minorHAnsi" w:cstheme="minorHAnsi"/>
        </w:rPr>
      </w:pPr>
    </w:p>
    <w:p w14:paraId="177075A3" w14:textId="77777777" w:rsidR="00224891" w:rsidRPr="00224891" w:rsidRDefault="00224891" w:rsidP="00224891">
      <w:pPr>
        <w:pStyle w:val="Heading2"/>
        <w:ind w:left="-5"/>
        <w:rPr>
          <w:rFonts w:asciiTheme="minorHAnsi" w:hAnsiTheme="minorHAnsi" w:cstheme="minorHAnsi"/>
        </w:rPr>
      </w:pPr>
      <w:bookmarkStart w:id="16" w:name="_Toc97417099"/>
      <w:bookmarkStart w:id="17" w:name="_Toc168836285"/>
      <w:r w:rsidRPr="00224891">
        <w:rPr>
          <w:rFonts w:asciiTheme="minorHAnsi" w:hAnsiTheme="minorHAnsi" w:cstheme="minorHAnsi"/>
        </w:rPr>
        <w:t>Program Lead</w:t>
      </w:r>
      <w:bookmarkEnd w:id="16"/>
      <w:bookmarkEnd w:id="17"/>
      <w:r w:rsidRPr="00224891">
        <w:rPr>
          <w:rFonts w:asciiTheme="minorHAnsi" w:hAnsiTheme="minorHAnsi" w:cstheme="minorHAnsi"/>
        </w:rPr>
        <w:t xml:space="preserve"> </w:t>
      </w:r>
    </w:p>
    <w:p w14:paraId="505D9D45" w14:textId="77777777" w:rsidR="00224891" w:rsidRPr="00224891" w:rsidRDefault="00224891" w:rsidP="00224891">
      <w:pPr>
        <w:spacing w:line="397" w:lineRule="auto"/>
        <w:ind w:right="0"/>
        <w:rPr>
          <w:rFonts w:asciiTheme="minorHAnsi" w:hAnsiTheme="minorHAnsi" w:cstheme="minorHAnsi"/>
        </w:rPr>
      </w:pPr>
      <w:r w:rsidRPr="00224891">
        <w:rPr>
          <w:rFonts w:asciiTheme="minorHAnsi" w:hAnsiTheme="minorHAnsi" w:cstheme="minorHAnsi"/>
        </w:rPr>
        <w:t>The main role of the program lead is to form and chair the Capstone Project Committee (CPC), specifically:</w:t>
      </w:r>
    </w:p>
    <w:p w14:paraId="32673C9B" w14:textId="77777777" w:rsidR="00224891" w:rsidRPr="00224891" w:rsidRDefault="00224891" w:rsidP="0083175C">
      <w:pPr>
        <w:numPr>
          <w:ilvl w:val="0"/>
          <w:numId w:val="6"/>
        </w:numPr>
        <w:spacing w:line="356" w:lineRule="auto"/>
        <w:ind w:right="0" w:hanging="360"/>
        <w:rPr>
          <w:rFonts w:asciiTheme="minorHAnsi" w:hAnsiTheme="minorHAnsi" w:cstheme="minorHAnsi"/>
        </w:rPr>
      </w:pPr>
      <w:r w:rsidRPr="00224891">
        <w:rPr>
          <w:rFonts w:asciiTheme="minorHAnsi" w:hAnsiTheme="minorHAnsi" w:cstheme="minorHAnsi"/>
        </w:rPr>
        <w:t xml:space="preserve">Oversee projects supervisors needs and provide the required support throughout the supervision period.  </w:t>
      </w:r>
    </w:p>
    <w:p w14:paraId="3D8CC64C" w14:textId="77777777" w:rsidR="00224891" w:rsidRPr="00224891" w:rsidRDefault="00224891" w:rsidP="0083175C">
      <w:pPr>
        <w:numPr>
          <w:ilvl w:val="0"/>
          <w:numId w:val="6"/>
        </w:numPr>
        <w:spacing w:after="126"/>
        <w:ind w:right="0" w:hanging="360"/>
        <w:rPr>
          <w:rFonts w:asciiTheme="minorHAnsi" w:hAnsiTheme="minorHAnsi" w:cstheme="minorHAnsi"/>
        </w:rPr>
      </w:pPr>
      <w:r w:rsidRPr="00224891">
        <w:rPr>
          <w:rFonts w:asciiTheme="minorHAnsi" w:hAnsiTheme="minorHAnsi" w:cstheme="minorHAnsi"/>
        </w:rPr>
        <w:t xml:space="preserve">Help and resolve serious administrative or academic difficulties related to the project management. </w:t>
      </w:r>
    </w:p>
    <w:p w14:paraId="5CA03018" w14:textId="77777777" w:rsidR="00224891" w:rsidRPr="00224891" w:rsidRDefault="00224891" w:rsidP="0083175C">
      <w:pPr>
        <w:numPr>
          <w:ilvl w:val="0"/>
          <w:numId w:val="6"/>
        </w:numPr>
        <w:spacing w:after="129"/>
        <w:ind w:right="0" w:hanging="360"/>
        <w:rPr>
          <w:rFonts w:asciiTheme="minorHAnsi" w:hAnsiTheme="minorHAnsi" w:cstheme="minorHAnsi"/>
        </w:rPr>
      </w:pPr>
      <w:r w:rsidRPr="00224891">
        <w:rPr>
          <w:rFonts w:asciiTheme="minorHAnsi" w:hAnsiTheme="minorHAnsi" w:cstheme="minorHAnsi"/>
        </w:rPr>
        <w:t xml:space="preserve">Check the student supervision records for quality assurance purposes. </w:t>
      </w:r>
    </w:p>
    <w:p w14:paraId="0861E46F" w14:textId="77777777" w:rsidR="00224891" w:rsidRPr="00224891" w:rsidRDefault="00224891" w:rsidP="00224891">
      <w:pPr>
        <w:spacing w:after="129"/>
        <w:ind w:left="705" w:right="0" w:firstLine="0"/>
        <w:rPr>
          <w:rFonts w:asciiTheme="minorHAnsi" w:hAnsiTheme="minorHAnsi" w:cstheme="minorHAnsi"/>
        </w:rPr>
      </w:pPr>
    </w:p>
    <w:p w14:paraId="2E853664" w14:textId="77777777" w:rsidR="00224891" w:rsidRPr="00224891" w:rsidRDefault="00224891" w:rsidP="00224891">
      <w:pPr>
        <w:pStyle w:val="Heading2"/>
        <w:ind w:left="-5"/>
        <w:rPr>
          <w:rFonts w:asciiTheme="minorHAnsi" w:hAnsiTheme="minorHAnsi" w:cstheme="minorHAnsi"/>
        </w:rPr>
      </w:pPr>
      <w:bookmarkStart w:id="18" w:name="_Toc97417100"/>
      <w:bookmarkStart w:id="19" w:name="_Toc168836286"/>
      <w:r w:rsidRPr="00224891">
        <w:rPr>
          <w:rFonts w:asciiTheme="minorHAnsi" w:hAnsiTheme="minorHAnsi" w:cstheme="minorHAnsi"/>
        </w:rPr>
        <w:t>Capstone Project Committee (CPC)</w:t>
      </w:r>
      <w:bookmarkEnd w:id="18"/>
      <w:bookmarkEnd w:id="19"/>
    </w:p>
    <w:p w14:paraId="4784596B" w14:textId="233BE0B5" w:rsidR="00224891" w:rsidRPr="00224891" w:rsidRDefault="00224891" w:rsidP="00224891">
      <w:pPr>
        <w:spacing w:line="357" w:lineRule="auto"/>
        <w:ind w:right="0"/>
        <w:rPr>
          <w:rFonts w:asciiTheme="minorHAnsi" w:hAnsiTheme="minorHAnsi" w:cstheme="minorHAnsi"/>
        </w:rPr>
      </w:pPr>
      <w:r w:rsidRPr="00224891">
        <w:rPr>
          <w:rFonts w:asciiTheme="minorHAnsi" w:hAnsiTheme="minorHAnsi" w:cstheme="minorHAnsi"/>
        </w:rPr>
        <w:t>The primary role of the Capstone Project Committee is to oversee the supervision of each single project, appoint the examination committee, and to approve final grades assigned by the project Supervisor in (</w:t>
      </w:r>
      <w:r w:rsidR="00BB2AA1">
        <w:rPr>
          <w:rFonts w:asciiTheme="minorHAnsi" w:hAnsiTheme="minorHAnsi" w:cstheme="minorHAnsi"/>
        </w:rPr>
        <w:t>XXXX 495A</w:t>
      </w:r>
      <w:r w:rsidRPr="00224891">
        <w:rPr>
          <w:rFonts w:asciiTheme="minorHAnsi" w:hAnsiTheme="minorHAnsi" w:cstheme="minorHAnsi"/>
        </w:rPr>
        <w:t xml:space="preserve"> and </w:t>
      </w:r>
      <w:r w:rsidR="00BB2AA1">
        <w:rPr>
          <w:rFonts w:asciiTheme="minorHAnsi" w:hAnsiTheme="minorHAnsi" w:cstheme="minorHAnsi"/>
        </w:rPr>
        <w:t>XXXX 495B</w:t>
      </w:r>
      <w:r w:rsidRPr="00224891">
        <w:rPr>
          <w:rFonts w:asciiTheme="minorHAnsi" w:hAnsiTheme="minorHAnsi" w:cstheme="minorHAnsi"/>
        </w:rPr>
        <w:t>) for each student. The CPC is a college standing committee that is formed and chaired by the Program Lead, to manage the work of (</w:t>
      </w:r>
      <w:r w:rsidR="00BB2AA1">
        <w:rPr>
          <w:rFonts w:asciiTheme="minorHAnsi" w:hAnsiTheme="minorHAnsi" w:cstheme="minorHAnsi"/>
        </w:rPr>
        <w:t>XXXX 495A</w:t>
      </w:r>
      <w:r w:rsidRPr="00224891">
        <w:rPr>
          <w:rFonts w:asciiTheme="minorHAnsi" w:hAnsiTheme="minorHAnsi" w:cstheme="minorHAnsi"/>
        </w:rPr>
        <w:t xml:space="preserve"> and </w:t>
      </w:r>
      <w:r w:rsidR="00BB2AA1">
        <w:rPr>
          <w:rFonts w:asciiTheme="minorHAnsi" w:hAnsiTheme="minorHAnsi" w:cstheme="minorHAnsi"/>
        </w:rPr>
        <w:t>XXXX 495B</w:t>
      </w:r>
      <w:r w:rsidRPr="00224891">
        <w:rPr>
          <w:rFonts w:asciiTheme="minorHAnsi" w:hAnsiTheme="minorHAnsi" w:cstheme="minorHAnsi"/>
        </w:rPr>
        <w:t xml:space="preserve">) Course. The key responsibilities of the CPC are: </w:t>
      </w:r>
    </w:p>
    <w:p w14:paraId="3B673576" w14:textId="77777777" w:rsidR="00224891" w:rsidRPr="00224891" w:rsidRDefault="00224891" w:rsidP="00224891">
      <w:pPr>
        <w:spacing w:line="356" w:lineRule="auto"/>
        <w:ind w:left="0" w:right="0" w:firstLine="0"/>
        <w:rPr>
          <w:rFonts w:asciiTheme="minorHAnsi" w:hAnsiTheme="minorHAnsi" w:cstheme="minorHAnsi"/>
        </w:rPr>
      </w:pPr>
    </w:p>
    <w:p w14:paraId="017AD6AC" w14:textId="77777777" w:rsidR="00224891" w:rsidRPr="00224891" w:rsidRDefault="00224891" w:rsidP="0083175C">
      <w:pPr>
        <w:pStyle w:val="ListParagraph"/>
        <w:numPr>
          <w:ilvl w:val="0"/>
          <w:numId w:val="18"/>
        </w:numPr>
        <w:spacing w:line="356" w:lineRule="auto"/>
        <w:ind w:right="0"/>
        <w:rPr>
          <w:rFonts w:asciiTheme="minorHAnsi" w:hAnsiTheme="minorHAnsi" w:cstheme="minorHAnsi"/>
        </w:rPr>
      </w:pPr>
      <w:r w:rsidRPr="00224891">
        <w:rPr>
          <w:rFonts w:asciiTheme="minorHAnsi" w:hAnsiTheme="minorHAnsi" w:cstheme="minorHAnsi"/>
        </w:rPr>
        <w:t xml:space="preserve">Conduct a meeting chaired by the Program Lead to evaluate and approve the submitted Capstone Project proposals.  </w:t>
      </w:r>
    </w:p>
    <w:p w14:paraId="608A400D" w14:textId="77777777" w:rsidR="00224891" w:rsidRPr="00224891" w:rsidRDefault="00224891" w:rsidP="0083175C">
      <w:pPr>
        <w:pStyle w:val="ListParagraph"/>
        <w:numPr>
          <w:ilvl w:val="0"/>
          <w:numId w:val="18"/>
        </w:numPr>
        <w:spacing w:line="356" w:lineRule="auto"/>
        <w:ind w:right="0"/>
        <w:rPr>
          <w:rFonts w:asciiTheme="minorHAnsi" w:hAnsiTheme="minorHAnsi" w:cstheme="minorHAnsi"/>
        </w:rPr>
      </w:pPr>
      <w:r w:rsidRPr="00224891">
        <w:rPr>
          <w:rFonts w:asciiTheme="minorHAnsi" w:hAnsiTheme="minorHAnsi" w:cstheme="minorHAnsi"/>
        </w:rPr>
        <w:t xml:space="preserve">Assign project Supervisors to each approved project.  </w:t>
      </w:r>
    </w:p>
    <w:p w14:paraId="32C81C13" w14:textId="77777777" w:rsidR="00224891" w:rsidRPr="00224891" w:rsidRDefault="00224891" w:rsidP="0083175C">
      <w:pPr>
        <w:pStyle w:val="ListParagraph"/>
        <w:numPr>
          <w:ilvl w:val="0"/>
          <w:numId w:val="18"/>
        </w:numPr>
        <w:spacing w:line="356" w:lineRule="auto"/>
        <w:ind w:right="0"/>
        <w:rPr>
          <w:rFonts w:asciiTheme="minorHAnsi" w:hAnsiTheme="minorHAnsi" w:cstheme="minorHAnsi"/>
        </w:rPr>
      </w:pPr>
      <w:r w:rsidRPr="00224891">
        <w:rPr>
          <w:rFonts w:asciiTheme="minorHAnsi" w:hAnsiTheme="minorHAnsi" w:cstheme="minorHAnsi"/>
        </w:rPr>
        <w:t xml:space="preserve">Form an Examination Committee for each project by appointing an Internal and /or External Examiner for each project. </w:t>
      </w:r>
    </w:p>
    <w:p w14:paraId="41E9D2AE" w14:textId="77777777" w:rsidR="00224891" w:rsidRPr="00224891" w:rsidRDefault="00224891" w:rsidP="0083175C">
      <w:pPr>
        <w:pStyle w:val="ListParagraph"/>
        <w:numPr>
          <w:ilvl w:val="0"/>
          <w:numId w:val="18"/>
        </w:numPr>
        <w:spacing w:line="356" w:lineRule="auto"/>
        <w:ind w:right="0"/>
        <w:rPr>
          <w:rFonts w:asciiTheme="minorHAnsi" w:hAnsiTheme="minorHAnsi" w:cstheme="minorHAnsi"/>
        </w:rPr>
      </w:pPr>
      <w:r w:rsidRPr="00224891">
        <w:rPr>
          <w:rFonts w:asciiTheme="minorHAnsi" w:hAnsiTheme="minorHAnsi" w:cstheme="minorHAnsi"/>
        </w:rPr>
        <w:t xml:space="preserve">Prepare a list of the approved project titles and their respective supervisors. </w:t>
      </w:r>
    </w:p>
    <w:p w14:paraId="42442584" w14:textId="77777777" w:rsidR="00224891" w:rsidRPr="00224891" w:rsidRDefault="00224891" w:rsidP="0083175C">
      <w:pPr>
        <w:pStyle w:val="ListParagraph"/>
        <w:numPr>
          <w:ilvl w:val="0"/>
          <w:numId w:val="18"/>
        </w:numPr>
        <w:spacing w:line="356" w:lineRule="auto"/>
        <w:ind w:right="0"/>
        <w:rPr>
          <w:rFonts w:asciiTheme="minorHAnsi" w:hAnsiTheme="minorHAnsi" w:cstheme="minorHAnsi"/>
        </w:rPr>
      </w:pPr>
      <w:r w:rsidRPr="00224891">
        <w:rPr>
          <w:rFonts w:asciiTheme="minorHAnsi" w:hAnsiTheme="minorHAnsi" w:cstheme="minorHAnsi"/>
        </w:rPr>
        <w:t xml:space="preserve">Coordinate with CPCO to schedule and organize the Oral Presentation of the project. </w:t>
      </w:r>
    </w:p>
    <w:p w14:paraId="4B601DA8" w14:textId="62DA323B" w:rsidR="00224891" w:rsidRPr="00224891" w:rsidRDefault="00224891" w:rsidP="0083175C">
      <w:pPr>
        <w:pStyle w:val="ListParagraph"/>
        <w:numPr>
          <w:ilvl w:val="0"/>
          <w:numId w:val="18"/>
        </w:numPr>
        <w:spacing w:line="356" w:lineRule="auto"/>
        <w:ind w:right="0"/>
        <w:rPr>
          <w:rFonts w:asciiTheme="minorHAnsi" w:hAnsiTheme="minorHAnsi" w:cstheme="minorHAnsi"/>
        </w:rPr>
      </w:pPr>
      <w:r w:rsidRPr="00224891">
        <w:rPr>
          <w:rFonts w:asciiTheme="minorHAnsi" w:hAnsiTheme="minorHAnsi" w:cstheme="minorHAnsi"/>
        </w:rPr>
        <w:t>Approve grades assigned to each student in the project course (</w:t>
      </w:r>
      <w:r w:rsidR="00BB2AA1">
        <w:rPr>
          <w:rFonts w:asciiTheme="minorHAnsi" w:hAnsiTheme="minorHAnsi" w:cstheme="minorHAnsi"/>
        </w:rPr>
        <w:t>XXXX 495A</w:t>
      </w:r>
      <w:r w:rsidRPr="00224891">
        <w:rPr>
          <w:rFonts w:asciiTheme="minorHAnsi" w:hAnsiTheme="minorHAnsi" w:cstheme="minorHAnsi"/>
        </w:rPr>
        <w:t xml:space="preserve"> and </w:t>
      </w:r>
      <w:r w:rsidR="00BB2AA1">
        <w:rPr>
          <w:rFonts w:asciiTheme="minorHAnsi" w:hAnsiTheme="minorHAnsi" w:cstheme="minorHAnsi"/>
        </w:rPr>
        <w:t>XXXX 495B</w:t>
      </w:r>
      <w:r w:rsidRPr="00224891">
        <w:rPr>
          <w:rFonts w:asciiTheme="minorHAnsi" w:hAnsiTheme="minorHAnsi" w:cstheme="minorHAnsi"/>
        </w:rPr>
        <w:t xml:space="preserve">).  </w:t>
      </w:r>
    </w:p>
    <w:p w14:paraId="415E94AA" w14:textId="77777777" w:rsidR="00224891" w:rsidRPr="00224891" w:rsidRDefault="00224891" w:rsidP="00224891">
      <w:pPr>
        <w:spacing w:after="325"/>
        <w:ind w:left="0" w:right="0" w:firstLine="0"/>
        <w:rPr>
          <w:rFonts w:asciiTheme="minorHAnsi" w:hAnsiTheme="minorHAnsi" w:cstheme="minorHAnsi"/>
        </w:rPr>
      </w:pPr>
    </w:p>
    <w:p w14:paraId="647A2768" w14:textId="77777777" w:rsidR="00224891" w:rsidRPr="00224891" w:rsidRDefault="00224891" w:rsidP="00224891">
      <w:pPr>
        <w:pStyle w:val="Heading2"/>
        <w:ind w:left="-5"/>
        <w:rPr>
          <w:rFonts w:asciiTheme="minorHAnsi" w:hAnsiTheme="minorHAnsi" w:cstheme="minorHAnsi"/>
        </w:rPr>
      </w:pPr>
      <w:bookmarkStart w:id="20" w:name="_Toc97417101"/>
      <w:bookmarkStart w:id="21" w:name="_Toc168836287"/>
      <w:r w:rsidRPr="00224891">
        <w:rPr>
          <w:rFonts w:asciiTheme="minorHAnsi" w:hAnsiTheme="minorHAnsi" w:cstheme="minorHAnsi"/>
        </w:rPr>
        <w:t>Internal examiner</w:t>
      </w:r>
      <w:bookmarkEnd w:id="20"/>
      <w:bookmarkEnd w:id="21"/>
      <w:r w:rsidRPr="00224891">
        <w:rPr>
          <w:rFonts w:asciiTheme="minorHAnsi" w:hAnsiTheme="minorHAnsi" w:cstheme="minorHAnsi"/>
        </w:rPr>
        <w:t xml:space="preserve"> </w:t>
      </w:r>
    </w:p>
    <w:p w14:paraId="3D469EF7" w14:textId="1F60A78D" w:rsidR="00224891" w:rsidRPr="00224891" w:rsidRDefault="00224891" w:rsidP="00224891">
      <w:pPr>
        <w:spacing w:line="357" w:lineRule="auto"/>
        <w:ind w:right="0"/>
        <w:rPr>
          <w:rFonts w:asciiTheme="minorHAnsi" w:hAnsiTheme="minorHAnsi" w:cstheme="minorHAnsi"/>
        </w:rPr>
      </w:pPr>
      <w:r w:rsidRPr="00224891">
        <w:rPr>
          <w:rFonts w:asciiTheme="minorHAnsi" w:hAnsiTheme="minorHAnsi" w:cstheme="minorHAnsi"/>
        </w:rPr>
        <w:t xml:space="preserve">The Capstone Project Internal Examiner is usually a full-time member of the </w:t>
      </w:r>
      <w:r w:rsidR="00D960A0">
        <w:rPr>
          <w:rFonts w:asciiTheme="minorHAnsi" w:hAnsiTheme="minorHAnsi" w:cstheme="minorHAnsi"/>
        </w:rPr>
        <w:t>College of Engineering and Computing</w:t>
      </w:r>
      <w:r w:rsidRPr="00224891">
        <w:rPr>
          <w:rFonts w:asciiTheme="minorHAnsi" w:hAnsiTheme="minorHAnsi" w:cstheme="minorHAnsi"/>
        </w:rPr>
        <w:t>. The primary role of the designated Internal Examiner is to reach an independent judgement on the quality of the Project Outcome, the written report and the oral examination. Specifically, the internal examiner is expected to:</w:t>
      </w:r>
    </w:p>
    <w:p w14:paraId="594D4FEE" w14:textId="77777777" w:rsidR="00224891" w:rsidRPr="00224891" w:rsidRDefault="00224891" w:rsidP="0083175C">
      <w:pPr>
        <w:numPr>
          <w:ilvl w:val="0"/>
          <w:numId w:val="7"/>
        </w:numPr>
        <w:spacing w:line="357" w:lineRule="auto"/>
        <w:ind w:right="0" w:hanging="360"/>
        <w:rPr>
          <w:rFonts w:asciiTheme="minorHAnsi" w:hAnsiTheme="minorHAnsi" w:cstheme="minorHAnsi"/>
        </w:rPr>
      </w:pPr>
      <w:bookmarkStart w:id="22" w:name="_Hlk97212238"/>
      <w:r w:rsidRPr="00224891">
        <w:rPr>
          <w:rFonts w:asciiTheme="minorHAnsi" w:hAnsiTheme="minorHAnsi" w:cstheme="minorHAnsi"/>
        </w:rPr>
        <w:lastRenderedPageBreak/>
        <w:t xml:space="preserve">Assess the quality of the project by examining the employment of the rubrics designed to assess the final product/solution developed and its practical contributions, achieved by each student in the project team  </w:t>
      </w:r>
    </w:p>
    <w:p w14:paraId="06005460" w14:textId="77777777" w:rsidR="00224891" w:rsidRPr="00224891" w:rsidRDefault="00224891" w:rsidP="0083175C">
      <w:pPr>
        <w:numPr>
          <w:ilvl w:val="0"/>
          <w:numId w:val="7"/>
        </w:numPr>
        <w:spacing w:line="357" w:lineRule="auto"/>
        <w:ind w:right="0" w:hanging="360"/>
        <w:rPr>
          <w:rFonts w:asciiTheme="minorHAnsi" w:hAnsiTheme="minorHAnsi" w:cstheme="minorHAnsi"/>
        </w:rPr>
      </w:pPr>
      <w:r w:rsidRPr="00224891">
        <w:rPr>
          <w:rFonts w:asciiTheme="minorHAnsi" w:hAnsiTheme="minorHAnsi" w:cstheme="minorHAnsi"/>
        </w:rPr>
        <w:t>Evaluate the quality of the written report, oral presentation, and complete and sign the required evaluation forms.</w:t>
      </w:r>
    </w:p>
    <w:p w14:paraId="55B1A477" w14:textId="77777777" w:rsidR="00224891" w:rsidRPr="00224891" w:rsidRDefault="00224891" w:rsidP="0083175C">
      <w:pPr>
        <w:numPr>
          <w:ilvl w:val="0"/>
          <w:numId w:val="7"/>
        </w:numPr>
        <w:spacing w:after="204" w:line="356" w:lineRule="auto"/>
        <w:ind w:right="0" w:hanging="360"/>
        <w:rPr>
          <w:rFonts w:asciiTheme="minorHAnsi" w:hAnsiTheme="minorHAnsi" w:cstheme="minorHAnsi"/>
        </w:rPr>
      </w:pPr>
      <w:r w:rsidRPr="00224891">
        <w:rPr>
          <w:rFonts w:asciiTheme="minorHAnsi" w:hAnsiTheme="minorHAnsi" w:cstheme="minorHAnsi"/>
        </w:rPr>
        <w:t>Reach an agreement with the assigned second (i.e., external) Examiner and the project supervisor on the provisional grade to be assigned to each student subject to stipulated corrections in case there is a significant discrepancy in the final grades</w:t>
      </w:r>
      <w:bookmarkEnd w:id="22"/>
      <w:r w:rsidRPr="00224891">
        <w:rPr>
          <w:rFonts w:asciiTheme="minorHAnsi" w:hAnsiTheme="minorHAnsi" w:cstheme="minorHAnsi"/>
        </w:rPr>
        <w:t xml:space="preserve">. </w:t>
      </w:r>
    </w:p>
    <w:p w14:paraId="1AFF4EE9" w14:textId="77777777" w:rsidR="00224891" w:rsidRPr="00224891" w:rsidRDefault="00224891" w:rsidP="00224891">
      <w:pPr>
        <w:pStyle w:val="Heading2"/>
        <w:ind w:left="-5"/>
        <w:rPr>
          <w:rFonts w:asciiTheme="minorHAnsi" w:hAnsiTheme="minorHAnsi" w:cstheme="minorHAnsi"/>
        </w:rPr>
      </w:pPr>
      <w:bookmarkStart w:id="23" w:name="_Toc97417102"/>
      <w:bookmarkStart w:id="24" w:name="_Toc168836288"/>
      <w:r w:rsidRPr="00224891">
        <w:rPr>
          <w:rFonts w:asciiTheme="minorHAnsi" w:hAnsiTheme="minorHAnsi" w:cstheme="minorHAnsi"/>
        </w:rPr>
        <w:t>External Examiner</w:t>
      </w:r>
      <w:bookmarkEnd w:id="23"/>
      <w:bookmarkEnd w:id="24"/>
      <w:r w:rsidRPr="00224891">
        <w:rPr>
          <w:rFonts w:asciiTheme="minorHAnsi" w:hAnsiTheme="minorHAnsi" w:cstheme="minorHAnsi"/>
        </w:rPr>
        <w:t xml:space="preserve"> </w:t>
      </w:r>
    </w:p>
    <w:p w14:paraId="4F8306C7" w14:textId="77777777" w:rsidR="00224891" w:rsidRPr="00224891" w:rsidRDefault="00224891" w:rsidP="00224891">
      <w:pPr>
        <w:spacing w:line="366" w:lineRule="auto"/>
        <w:ind w:right="0"/>
        <w:rPr>
          <w:rFonts w:asciiTheme="minorHAnsi" w:hAnsiTheme="minorHAnsi" w:cstheme="minorHAnsi"/>
        </w:rPr>
      </w:pPr>
      <w:r w:rsidRPr="00224891">
        <w:rPr>
          <w:rFonts w:asciiTheme="minorHAnsi" w:hAnsiTheme="minorHAnsi" w:cstheme="minorHAnsi"/>
        </w:rPr>
        <w:t>The Capstone Project External Examiner is usually an external member of the Examination Committee with at least a minimum of three years’ experience in university academics, or any other professional fields relevant to the Capstone project theme. The external examiner needs to have evidence of recent or current professional activity. The primary role of the External Examiner is to reach an independent judgement on the quality of the final product or solution developed, in addition to assessing the written report and the oral examination delivered by the student(s).  In particular, the external examiner is expected to:</w:t>
      </w:r>
    </w:p>
    <w:p w14:paraId="70A7DABB" w14:textId="77777777" w:rsidR="00224891" w:rsidRPr="00224891" w:rsidRDefault="00224891" w:rsidP="0083175C">
      <w:pPr>
        <w:numPr>
          <w:ilvl w:val="0"/>
          <w:numId w:val="15"/>
        </w:numPr>
        <w:spacing w:line="357" w:lineRule="auto"/>
        <w:ind w:right="0" w:hanging="360"/>
        <w:rPr>
          <w:rFonts w:asciiTheme="minorHAnsi" w:hAnsiTheme="minorHAnsi" w:cstheme="minorHAnsi"/>
        </w:rPr>
      </w:pPr>
      <w:r w:rsidRPr="00224891">
        <w:rPr>
          <w:rFonts w:asciiTheme="minorHAnsi" w:hAnsiTheme="minorHAnsi" w:cstheme="minorHAnsi"/>
        </w:rPr>
        <w:t>Assess the quality of the project by examining the employment of the rubrics designed to assess the report, oral presentation, and practical contributions of projects by each student in the project team and complete and sign the required evaluation forms.</w:t>
      </w:r>
    </w:p>
    <w:p w14:paraId="727F1AFC" w14:textId="77777777" w:rsidR="00224891" w:rsidRPr="00224891" w:rsidRDefault="00224891" w:rsidP="0083175C">
      <w:pPr>
        <w:numPr>
          <w:ilvl w:val="0"/>
          <w:numId w:val="15"/>
        </w:numPr>
        <w:spacing w:after="204" w:line="356" w:lineRule="auto"/>
        <w:ind w:right="0" w:hanging="360"/>
        <w:rPr>
          <w:rFonts w:asciiTheme="minorHAnsi" w:hAnsiTheme="minorHAnsi" w:cstheme="minorHAnsi"/>
        </w:rPr>
      </w:pPr>
      <w:r w:rsidRPr="00224891">
        <w:rPr>
          <w:rFonts w:asciiTheme="minorHAnsi" w:hAnsiTheme="minorHAnsi" w:cstheme="minorHAnsi"/>
        </w:rPr>
        <w:t xml:space="preserve">Reach an agreement with the second Examiner and the project supervisor on the provisional grade to be assigned to each student subject to stipulated corrections in case there is a significant discrepancy in the final grades. </w:t>
      </w:r>
    </w:p>
    <w:p w14:paraId="113B3AD9" w14:textId="77777777" w:rsidR="00224891" w:rsidRPr="00224891" w:rsidRDefault="00224891" w:rsidP="00224891">
      <w:pPr>
        <w:pStyle w:val="Heading2"/>
        <w:ind w:left="-5"/>
        <w:rPr>
          <w:rFonts w:asciiTheme="minorHAnsi" w:hAnsiTheme="minorHAnsi" w:cstheme="minorHAnsi"/>
        </w:rPr>
      </w:pPr>
      <w:bookmarkStart w:id="25" w:name="_Toc97417103"/>
      <w:bookmarkStart w:id="26" w:name="_Toc168836289"/>
      <w:r w:rsidRPr="00224891">
        <w:rPr>
          <w:rFonts w:asciiTheme="minorHAnsi" w:hAnsiTheme="minorHAnsi" w:cstheme="minorHAnsi"/>
        </w:rPr>
        <w:t>Examination Committee</w:t>
      </w:r>
      <w:bookmarkEnd w:id="25"/>
      <w:bookmarkEnd w:id="26"/>
      <w:r w:rsidRPr="00224891">
        <w:rPr>
          <w:rFonts w:asciiTheme="minorHAnsi" w:hAnsiTheme="minorHAnsi" w:cstheme="minorHAnsi"/>
        </w:rPr>
        <w:t xml:space="preserve"> </w:t>
      </w:r>
    </w:p>
    <w:p w14:paraId="284D4FB4" w14:textId="2D79B298" w:rsidR="00224891" w:rsidRPr="00224891" w:rsidRDefault="00224891" w:rsidP="00224891">
      <w:pPr>
        <w:spacing w:line="357" w:lineRule="auto"/>
        <w:ind w:right="0"/>
        <w:rPr>
          <w:rFonts w:asciiTheme="minorHAnsi" w:hAnsiTheme="minorHAnsi" w:cstheme="minorHAnsi"/>
        </w:rPr>
      </w:pPr>
      <w:r w:rsidRPr="00224891">
        <w:rPr>
          <w:rFonts w:asciiTheme="minorHAnsi" w:hAnsiTheme="minorHAnsi" w:cstheme="minorHAnsi"/>
        </w:rPr>
        <w:t xml:space="preserve">The primary role of the student capstone project Examination committee is to evaluate the project outcomes according to the course CLOs of </w:t>
      </w:r>
      <w:r w:rsidR="00BB2AA1">
        <w:rPr>
          <w:rFonts w:asciiTheme="minorHAnsi" w:hAnsiTheme="minorHAnsi" w:cstheme="minorHAnsi"/>
        </w:rPr>
        <w:t>XXXX 495A</w:t>
      </w:r>
      <w:r w:rsidRPr="00224891">
        <w:rPr>
          <w:rFonts w:asciiTheme="minorHAnsi" w:hAnsiTheme="minorHAnsi" w:cstheme="minorHAnsi"/>
        </w:rPr>
        <w:t xml:space="preserve"> and </w:t>
      </w:r>
      <w:r w:rsidR="00BB2AA1">
        <w:rPr>
          <w:rFonts w:asciiTheme="minorHAnsi" w:hAnsiTheme="minorHAnsi" w:cstheme="minorHAnsi"/>
        </w:rPr>
        <w:t>XXXX 495B</w:t>
      </w:r>
      <w:r w:rsidRPr="00224891">
        <w:rPr>
          <w:rFonts w:asciiTheme="minorHAnsi" w:hAnsiTheme="minorHAnsi" w:cstheme="minorHAnsi"/>
        </w:rPr>
        <w:t xml:space="preserve">. This committee normally consists of the Project supervisor and two other examiners. Its main responsibilities are: </w:t>
      </w:r>
    </w:p>
    <w:p w14:paraId="38F7810F" w14:textId="77777777" w:rsidR="00224891" w:rsidRPr="00224891" w:rsidRDefault="00224891" w:rsidP="0083175C">
      <w:pPr>
        <w:numPr>
          <w:ilvl w:val="0"/>
          <w:numId w:val="8"/>
        </w:numPr>
        <w:spacing w:after="118" w:line="259" w:lineRule="auto"/>
        <w:ind w:right="0" w:hanging="360"/>
        <w:rPr>
          <w:rFonts w:asciiTheme="minorHAnsi" w:hAnsiTheme="minorHAnsi" w:cstheme="minorHAnsi"/>
        </w:rPr>
      </w:pPr>
      <w:r w:rsidRPr="00224891">
        <w:rPr>
          <w:rFonts w:asciiTheme="minorHAnsi" w:hAnsiTheme="minorHAnsi" w:cstheme="minorHAnsi"/>
        </w:rPr>
        <w:t xml:space="preserve">Evaluate the project practical contributions and written report as applicable to projects. </w:t>
      </w:r>
    </w:p>
    <w:p w14:paraId="0A1F0008" w14:textId="77777777" w:rsidR="00224891" w:rsidRPr="00224891" w:rsidRDefault="00224891" w:rsidP="0083175C">
      <w:pPr>
        <w:numPr>
          <w:ilvl w:val="0"/>
          <w:numId w:val="8"/>
        </w:numPr>
        <w:spacing w:after="126"/>
        <w:ind w:right="0" w:hanging="360"/>
        <w:rPr>
          <w:rFonts w:asciiTheme="minorHAnsi" w:hAnsiTheme="minorHAnsi" w:cstheme="minorHAnsi"/>
        </w:rPr>
      </w:pPr>
      <w:r w:rsidRPr="00224891">
        <w:rPr>
          <w:rFonts w:asciiTheme="minorHAnsi" w:hAnsiTheme="minorHAnsi" w:cstheme="minorHAnsi"/>
        </w:rPr>
        <w:t xml:space="preserve">Evaluate the Oral examination. </w:t>
      </w:r>
    </w:p>
    <w:p w14:paraId="6250F5BE" w14:textId="77777777" w:rsidR="00224891" w:rsidRPr="00224891" w:rsidRDefault="00224891" w:rsidP="0083175C">
      <w:pPr>
        <w:numPr>
          <w:ilvl w:val="0"/>
          <w:numId w:val="8"/>
        </w:numPr>
        <w:spacing w:after="117" w:line="259" w:lineRule="auto"/>
        <w:ind w:right="0" w:hanging="360"/>
        <w:rPr>
          <w:rFonts w:asciiTheme="minorHAnsi" w:hAnsiTheme="minorHAnsi" w:cstheme="minorHAnsi"/>
        </w:rPr>
      </w:pPr>
      <w:r w:rsidRPr="00224891">
        <w:rPr>
          <w:rFonts w:asciiTheme="minorHAnsi" w:hAnsiTheme="minorHAnsi" w:cstheme="minorHAnsi"/>
        </w:rPr>
        <w:t>Complete all the required Forms for evaluating the project</w:t>
      </w:r>
    </w:p>
    <w:p w14:paraId="56F054C3" w14:textId="77777777" w:rsidR="00224891" w:rsidRPr="00224891" w:rsidRDefault="00224891" w:rsidP="0083175C">
      <w:pPr>
        <w:numPr>
          <w:ilvl w:val="0"/>
          <w:numId w:val="8"/>
        </w:numPr>
        <w:spacing w:after="117" w:line="259" w:lineRule="auto"/>
        <w:ind w:right="0" w:hanging="360"/>
        <w:rPr>
          <w:rFonts w:asciiTheme="minorHAnsi" w:hAnsiTheme="minorHAnsi" w:cstheme="minorHAnsi"/>
        </w:rPr>
      </w:pPr>
      <w:r w:rsidRPr="00224891">
        <w:rPr>
          <w:rFonts w:asciiTheme="minorHAnsi" w:hAnsiTheme="minorHAnsi" w:cstheme="minorHAnsi"/>
        </w:rPr>
        <w:t>The Supervisor will provide the student with a list of any corrections and inform the student of its successful completion.</w:t>
      </w:r>
    </w:p>
    <w:p w14:paraId="5CF09567" w14:textId="77777777" w:rsidR="00224891" w:rsidRPr="00224891" w:rsidRDefault="00224891" w:rsidP="0083175C">
      <w:pPr>
        <w:numPr>
          <w:ilvl w:val="0"/>
          <w:numId w:val="8"/>
        </w:numPr>
        <w:spacing w:after="117" w:line="259" w:lineRule="auto"/>
        <w:ind w:right="0" w:hanging="360"/>
        <w:rPr>
          <w:rFonts w:asciiTheme="minorHAnsi" w:hAnsiTheme="minorHAnsi" w:cstheme="minorHAnsi"/>
        </w:rPr>
      </w:pPr>
      <w:r w:rsidRPr="00224891">
        <w:rPr>
          <w:rFonts w:asciiTheme="minorHAnsi" w:hAnsiTheme="minorHAnsi" w:cstheme="minorHAnsi"/>
        </w:rPr>
        <w:t>Check the authenticity of the student’s capstone project work</w:t>
      </w:r>
    </w:p>
    <w:p w14:paraId="19A49EA9" w14:textId="77777777" w:rsidR="00523B7E" w:rsidRPr="009401AC" w:rsidRDefault="00523B7E" w:rsidP="00523B7E">
      <w:pPr>
        <w:pStyle w:val="Heading2"/>
        <w:ind w:left="-5"/>
        <w:rPr>
          <w:rFonts w:asciiTheme="minorHAnsi" w:hAnsiTheme="minorHAnsi" w:cstheme="minorHAnsi"/>
        </w:rPr>
      </w:pPr>
      <w:bookmarkStart w:id="27" w:name="_Toc168836290"/>
      <w:r w:rsidRPr="009401AC">
        <w:rPr>
          <w:rFonts w:asciiTheme="minorHAnsi" w:hAnsiTheme="minorHAnsi" w:cstheme="minorHAnsi"/>
        </w:rPr>
        <w:lastRenderedPageBreak/>
        <w:t>Team Conflict Resolution Guidelines</w:t>
      </w:r>
      <w:bookmarkEnd w:id="27"/>
    </w:p>
    <w:p w14:paraId="29193794" w14:textId="77777777" w:rsidR="00523B7E" w:rsidRPr="009401AC" w:rsidRDefault="00523B7E" w:rsidP="00523B7E">
      <w:pPr>
        <w:spacing w:line="357" w:lineRule="auto"/>
        <w:ind w:right="0"/>
        <w:rPr>
          <w:rFonts w:asciiTheme="minorHAnsi" w:hAnsiTheme="minorHAnsi" w:cstheme="minorHAnsi"/>
          <w:color w:val="000000" w:themeColor="text1"/>
        </w:rPr>
      </w:pPr>
      <w:r w:rsidRPr="009401AC">
        <w:rPr>
          <w:rFonts w:asciiTheme="minorHAnsi" w:hAnsiTheme="minorHAnsi" w:cstheme="minorHAnsi"/>
          <w:color w:val="000000" w:themeColor="text1"/>
        </w:rPr>
        <w:t>Effective teamwork is essential for the successful completion of any undergraduate capstone project. However, conflicts can arise within teams due to differences in opinions, work styles, and various other factors. To ensure that conflicts are managed and resolved in a constructive manner, the following guidelines are provided:</w:t>
      </w:r>
    </w:p>
    <w:p w14:paraId="4775E7EE" w14:textId="77777777" w:rsidR="00523B7E" w:rsidRPr="009401AC" w:rsidRDefault="00523B7E" w:rsidP="00523B7E">
      <w:pPr>
        <w:spacing w:line="357" w:lineRule="auto"/>
        <w:ind w:right="0"/>
        <w:rPr>
          <w:rFonts w:asciiTheme="minorHAnsi" w:hAnsiTheme="minorHAnsi" w:cstheme="minorHAnsi"/>
          <w:color w:val="000000" w:themeColor="text1"/>
        </w:rPr>
      </w:pPr>
    </w:p>
    <w:p w14:paraId="114F7406" w14:textId="77777777" w:rsidR="00523B7E" w:rsidRPr="009401AC" w:rsidRDefault="00523B7E" w:rsidP="0083175C">
      <w:pPr>
        <w:pStyle w:val="ListParagraph"/>
        <w:numPr>
          <w:ilvl w:val="0"/>
          <w:numId w:val="17"/>
        </w:numPr>
        <w:spacing w:line="357" w:lineRule="auto"/>
        <w:ind w:right="0"/>
        <w:rPr>
          <w:rFonts w:asciiTheme="minorHAnsi" w:hAnsiTheme="minorHAnsi" w:cstheme="minorHAnsi"/>
          <w:color w:val="000000" w:themeColor="text1"/>
        </w:rPr>
      </w:pPr>
      <w:r w:rsidRPr="009401AC">
        <w:rPr>
          <w:rFonts w:asciiTheme="minorHAnsi" w:hAnsiTheme="minorHAnsi" w:cstheme="minorHAnsi"/>
          <w:color w:val="000000" w:themeColor="text1"/>
        </w:rPr>
        <w:t>Establish a Team Charter: At the beginning of the project, the team should create a team charter that outlines the values, goals, and expectations of team members. Include a section on conflict resolution, specifying the agreed-upon methods and strategies for addressing conflicts.</w:t>
      </w:r>
    </w:p>
    <w:p w14:paraId="3022C680" w14:textId="77777777" w:rsidR="00523B7E" w:rsidRPr="009401AC" w:rsidRDefault="00523B7E" w:rsidP="0083175C">
      <w:pPr>
        <w:pStyle w:val="ListParagraph"/>
        <w:numPr>
          <w:ilvl w:val="0"/>
          <w:numId w:val="17"/>
        </w:numPr>
        <w:spacing w:line="357" w:lineRule="auto"/>
        <w:ind w:right="0"/>
        <w:rPr>
          <w:rFonts w:asciiTheme="minorHAnsi" w:hAnsiTheme="minorHAnsi" w:cstheme="minorHAnsi"/>
          <w:color w:val="000000" w:themeColor="text1"/>
        </w:rPr>
      </w:pPr>
      <w:r w:rsidRPr="009401AC">
        <w:rPr>
          <w:rFonts w:asciiTheme="minorHAnsi" w:hAnsiTheme="minorHAnsi" w:cstheme="minorHAnsi"/>
          <w:color w:val="000000" w:themeColor="text1"/>
        </w:rPr>
        <w:t>Encourage Open Communication: Foster an environment where team members feel comfortable expressing their thoughts and concerns. Encourage active listening and respectful communication among team members. Emphasize the importance of addressing conflicts as they arise rather than letting them fester.</w:t>
      </w:r>
    </w:p>
    <w:p w14:paraId="4125D871" w14:textId="77777777" w:rsidR="00523B7E" w:rsidRPr="009401AC" w:rsidRDefault="00523B7E" w:rsidP="0083175C">
      <w:pPr>
        <w:pStyle w:val="ListParagraph"/>
        <w:numPr>
          <w:ilvl w:val="0"/>
          <w:numId w:val="17"/>
        </w:numPr>
        <w:spacing w:line="357" w:lineRule="auto"/>
        <w:ind w:right="0"/>
        <w:rPr>
          <w:rFonts w:asciiTheme="minorHAnsi" w:hAnsiTheme="minorHAnsi" w:cstheme="minorHAnsi"/>
          <w:color w:val="000000" w:themeColor="text1"/>
        </w:rPr>
      </w:pPr>
      <w:r w:rsidRPr="009401AC">
        <w:rPr>
          <w:rFonts w:asciiTheme="minorHAnsi" w:hAnsiTheme="minorHAnsi" w:cstheme="minorHAnsi"/>
          <w:color w:val="000000" w:themeColor="text1"/>
        </w:rPr>
        <w:t>Identify the Root Cause: When conflicts arise, take the time to identify the underlying causes. This can be achieved through open dialogue and exploring different perspectives. By understanding the root cause, you can address the core issues rather than just the symptoms.</w:t>
      </w:r>
    </w:p>
    <w:p w14:paraId="63ED4CE0" w14:textId="77777777" w:rsidR="00523B7E" w:rsidRPr="009401AC" w:rsidRDefault="00523B7E" w:rsidP="0083175C">
      <w:pPr>
        <w:pStyle w:val="ListParagraph"/>
        <w:numPr>
          <w:ilvl w:val="0"/>
          <w:numId w:val="17"/>
        </w:numPr>
        <w:spacing w:line="357" w:lineRule="auto"/>
        <w:ind w:right="0"/>
        <w:rPr>
          <w:rFonts w:asciiTheme="minorHAnsi" w:hAnsiTheme="minorHAnsi" w:cstheme="minorHAnsi"/>
          <w:color w:val="000000" w:themeColor="text1"/>
        </w:rPr>
      </w:pPr>
      <w:r w:rsidRPr="009401AC">
        <w:rPr>
          <w:rFonts w:asciiTheme="minorHAnsi" w:hAnsiTheme="minorHAnsi" w:cstheme="minorHAnsi"/>
          <w:color w:val="000000" w:themeColor="text1"/>
        </w:rPr>
        <w:t>Seek Common Ground: Encourage team members to find common ground and shared goals. Emphasize the importance of focusing on the project's objectives and the team's overall success rather than individual interests. Encourage compromise and collaboration to find mutually beneficial solutions.</w:t>
      </w:r>
    </w:p>
    <w:p w14:paraId="21AB27CF" w14:textId="45D6B9A1" w:rsidR="00523B7E" w:rsidRPr="009401AC" w:rsidRDefault="00CF27AF" w:rsidP="0083175C">
      <w:pPr>
        <w:pStyle w:val="ListParagraph"/>
        <w:numPr>
          <w:ilvl w:val="0"/>
          <w:numId w:val="17"/>
        </w:numPr>
        <w:spacing w:line="357" w:lineRule="auto"/>
        <w:ind w:right="0"/>
        <w:rPr>
          <w:rFonts w:asciiTheme="minorHAnsi" w:hAnsiTheme="minorHAnsi" w:cstheme="minorHAnsi"/>
          <w:color w:val="000000" w:themeColor="text1"/>
        </w:rPr>
      </w:pPr>
      <w:r w:rsidRPr="009401AC">
        <w:rPr>
          <w:rFonts w:asciiTheme="minorHAnsi" w:hAnsiTheme="minorHAnsi" w:cstheme="minorHAnsi"/>
          <w:color w:val="000000" w:themeColor="text1"/>
        </w:rPr>
        <w:t>Supervisor</w:t>
      </w:r>
      <w:r w:rsidR="00523B7E" w:rsidRPr="009401AC">
        <w:rPr>
          <w:rFonts w:asciiTheme="minorHAnsi" w:hAnsiTheme="minorHAnsi" w:cstheme="minorHAnsi"/>
          <w:color w:val="000000" w:themeColor="text1"/>
        </w:rPr>
        <w:t xml:space="preserve">: </w:t>
      </w:r>
      <w:r w:rsidR="00280717" w:rsidRPr="009401AC">
        <w:rPr>
          <w:rFonts w:asciiTheme="minorHAnsi" w:hAnsiTheme="minorHAnsi" w:cstheme="minorHAnsi"/>
          <w:color w:val="000000" w:themeColor="text1"/>
        </w:rPr>
        <w:t xml:space="preserve">Team members </w:t>
      </w:r>
      <w:proofErr w:type="gramStart"/>
      <w:r w:rsidR="00280717" w:rsidRPr="009401AC">
        <w:rPr>
          <w:rFonts w:asciiTheme="minorHAnsi" w:hAnsiTheme="minorHAnsi" w:cstheme="minorHAnsi"/>
          <w:color w:val="000000" w:themeColor="text1"/>
        </w:rPr>
        <w:t xml:space="preserve">have </w:t>
      </w:r>
      <w:r w:rsidR="00BB16B7" w:rsidRPr="009401AC">
        <w:rPr>
          <w:rFonts w:asciiTheme="minorHAnsi" w:hAnsiTheme="minorHAnsi" w:cstheme="minorHAnsi"/>
          <w:color w:val="000000" w:themeColor="text1"/>
        </w:rPr>
        <w:t>the opportunity</w:t>
      </w:r>
      <w:r w:rsidR="00280717" w:rsidRPr="009401AC">
        <w:rPr>
          <w:rFonts w:asciiTheme="minorHAnsi" w:hAnsiTheme="minorHAnsi" w:cstheme="minorHAnsi"/>
          <w:color w:val="000000" w:themeColor="text1"/>
        </w:rPr>
        <w:t xml:space="preserve"> to</w:t>
      </w:r>
      <w:proofErr w:type="gramEnd"/>
      <w:r w:rsidR="00280717" w:rsidRPr="009401AC">
        <w:rPr>
          <w:rFonts w:asciiTheme="minorHAnsi" w:hAnsiTheme="minorHAnsi" w:cstheme="minorHAnsi"/>
          <w:color w:val="000000" w:themeColor="text1"/>
        </w:rPr>
        <w:t xml:space="preserve"> discuss all issues during the weekly meeting with the supervisor. </w:t>
      </w:r>
      <w:r w:rsidR="00523B7E" w:rsidRPr="009401AC">
        <w:rPr>
          <w:rFonts w:asciiTheme="minorHAnsi" w:hAnsiTheme="minorHAnsi" w:cstheme="minorHAnsi"/>
          <w:color w:val="000000" w:themeColor="text1"/>
        </w:rPr>
        <w:t xml:space="preserve">When conflicts escalate and cannot be resolved through direct communication, consider </w:t>
      </w:r>
      <w:r w:rsidR="00C46F70" w:rsidRPr="009401AC">
        <w:rPr>
          <w:rFonts w:asciiTheme="minorHAnsi" w:hAnsiTheme="minorHAnsi" w:cstheme="minorHAnsi"/>
          <w:color w:val="000000" w:themeColor="text1"/>
        </w:rPr>
        <w:t xml:space="preserve">communicating and discussing the issue with </w:t>
      </w:r>
      <w:r w:rsidR="00BB16B7" w:rsidRPr="009401AC">
        <w:rPr>
          <w:rFonts w:asciiTheme="minorHAnsi" w:hAnsiTheme="minorHAnsi" w:cstheme="minorHAnsi"/>
          <w:color w:val="000000" w:themeColor="text1"/>
        </w:rPr>
        <w:t>the supervisor</w:t>
      </w:r>
      <w:r w:rsidR="00523B7E" w:rsidRPr="009401AC">
        <w:rPr>
          <w:rFonts w:asciiTheme="minorHAnsi" w:hAnsiTheme="minorHAnsi" w:cstheme="minorHAnsi"/>
          <w:color w:val="000000" w:themeColor="text1"/>
        </w:rPr>
        <w:t>. Ensure that all team members have an opportunity to express their viewpoints and work towards a resolution.</w:t>
      </w:r>
      <w:r w:rsidR="0062498E" w:rsidRPr="009401AC">
        <w:rPr>
          <w:rFonts w:asciiTheme="minorHAnsi" w:hAnsiTheme="minorHAnsi" w:cstheme="minorHAnsi"/>
          <w:color w:val="000000" w:themeColor="text1"/>
        </w:rPr>
        <w:t xml:space="preserve"> </w:t>
      </w:r>
    </w:p>
    <w:p w14:paraId="3E230265" w14:textId="77777777" w:rsidR="00523B7E" w:rsidRPr="009401AC" w:rsidRDefault="00523B7E" w:rsidP="0083175C">
      <w:pPr>
        <w:pStyle w:val="ListParagraph"/>
        <w:numPr>
          <w:ilvl w:val="0"/>
          <w:numId w:val="17"/>
        </w:numPr>
        <w:spacing w:line="357" w:lineRule="auto"/>
        <w:ind w:right="0"/>
        <w:rPr>
          <w:rFonts w:asciiTheme="minorHAnsi" w:hAnsiTheme="minorHAnsi" w:cstheme="minorHAnsi"/>
          <w:color w:val="000000" w:themeColor="text1"/>
        </w:rPr>
      </w:pPr>
      <w:r w:rsidRPr="009401AC">
        <w:rPr>
          <w:rFonts w:asciiTheme="minorHAnsi" w:hAnsiTheme="minorHAnsi" w:cstheme="minorHAnsi"/>
          <w:color w:val="000000" w:themeColor="text1"/>
        </w:rPr>
        <w:t>Document Agreements: After resolving a conflict, document the agreed-upon solutions and any necessary changes to project plans or team dynamics. This helps ensure that everyone is on the same page and provides a reference point for future conflicts, if any.</w:t>
      </w:r>
    </w:p>
    <w:p w14:paraId="604AEDEA" w14:textId="77777777" w:rsidR="00255CD8" w:rsidRPr="009401AC" w:rsidRDefault="00523B7E" w:rsidP="0083175C">
      <w:pPr>
        <w:pStyle w:val="ListParagraph"/>
        <w:numPr>
          <w:ilvl w:val="0"/>
          <w:numId w:val="17"/>
        </w:numPr>
        <w:spacing w:line="357" w:lineRule="auto"/>
        <w:ind w:right="0"/>
        <w:rPr>
          <w:rFonts w:asciiTheme="minorHAnsi" w:hAnsiTheme="minorHAnsi" w:cstheme="minorHAnsi"/>
          <w:color w:val="000000" w:themeColor="text1"/>
        </w:rPr>
      </w:pPr>
      <w:r w:rsidRPr="009401AC">
        <w:rPr>
          <w:rFonts w:asciiTheme="minorHAnsi" w:hAnsiTheme="minorHAnsi" w:cstheme="minorHAnsi"/>
          <w:color w:val="000000" w:themeColor="text1"/>
        </w:rPr>
        <w:t>Learn from Conflict: Encourage team members to reflect on conflicts and identify lessons learned. Use conflicts as opportunities for personal and professional growth, emphasizing the development of conflict resolution and interpersonal skills.</w:t>
      </w:r>
    </w:p>
    <w:p w14:paraId="265604A4" w14:textId="5A8A491D" w:rsidR="00523B7E" w:rsidRPr="009401AC" w:rsidRDefault="00523B7E" w:rsidP="00523B7E">
      <w:pPr>
        <w:spacing w:line="357" w:lineRule="auto"/>
        <w:ind w:right="0"/>
        <w:rPr>
          <w:rFonts w:asciiTheme="minorHAnsi" w:hAnsiTheme="minorHAnsi" w:cstheme="minorHAnsi"/>
          <w:color w:val="000000" w:themeColor="text1"/>
        </w:rPr>
      </w:pPr>
      <w:r w:rsidRPr="009401AC">
        <w:rPr>
          <w:rFonts w:asciiTheme="minorHAnsi" w:hAnsiTheme="minorHAnsi" w:cstheme="minorHAnsi"/>
          <w:color w:val="000000" w:themeColor="text1"/>
        </w:rPr>
        <w:t>Remember, conflict is a natural part of teamwork, and how it is managed can significantly impact the project's success. By following these conflict resolution guidelines, your undergraduate capstone project team can navigate conflicts effectively, fostering a positive and productive team environment.</w:t>
      </w:r>
    </w:p>
    <w:p w14:paraId="16AB977F" w14:textId="05DF0331" w:rsidR="00BB16B7" w:rsidRPr="009401AC" w:rsidRDefault="00BB16B7" w:rsidP="00BB16B7">
      <w:pPr>
        <w:pStyle w:val="Heading2"/>
        <w:ind w:left="-5"/>
        <w:rPr>
          <w:rFonts w:asciiTheme="minorHAnsi" w:hAnsiTheme="minorHAnsi" w:cstheme="minorHAnsi"/>
        </w:rPr>
      </w:pPr>
      <w:bookmarkStart w:id="28" w:name="_Toc168836291"/>
      <w:r w:rsidRPr="009401AC">
        <w:rPr>
          <w:rFonts w:asciiTheme="minorHAnsi" w:hAnsiTheme="minorHAnsi" w:cstheme="minorHAnsi"/>
        </w:rPr>
        <w:lastRenderedPageBreak/>
        <w:t>Team Split</w:t>
      </w:r>
      <w:r w:rsidR="00BE26E3" w:rsidRPr="009401AC">
        <w:rPr>
          <w:rFonts w:asciiTheme="minorHAnsi" w:hAnsiTheme="minorHAnsi" w:cstheme="minorHAnsi"/>
        </w:rPr>
        <w:t>:</w:t>
      </w:r>
      <w:bookmarkEnd w:id="28"/>
    </w:p>
    <w:p w14:paraId="67AC3671" w14:textId="5ADEADB6" w:rsidR="00BB16B7" w:rsidRPr="009401AC" w:rsidRDefault="00BB16B7" w:rsidP="00BE26E3">
      <w:pPr>
        <w:spacing w:line="357" w:lineRule="auto"/>
        <w:ind w:right="0"/>
        <w:rPr>
          <w:rFonts w:asciiTheme="minorHAnsi" w:hAnsiTheme="minorHAnsi" w:cstheme="minorHAnsi"/>
          <w:color w:val="000000" w:themeColor="text1"/>
        </w:rPr>
      </w:pPr>
      <w:r w:rsidRPr="009401AC">
        <w:rPr>
          <w:rFonts w:asciiTheme="minorHAnsi" w:hAnsiTheme="minorHAnsi" w:cstheme="minorHAnsi"/>
          <w:color w:val="000000" w:themeColor="text1"/>
        </w:rPr>
        <w:t>Sub steps for Team Split if Conflict is Not Resolved:</w:t>
      </w:r>
    </w:p>
    <w:p w14:paraId="38686099" w14:textId="0D2BB199" w:rsidR="00BB16B7" w:rsidRPr="009401AC" w:rsidRDefault="00BB16B7" w:rsidP="00433E36">
      <w:pPr>
        <w:pStyle w:val="ListParagraph"/>
        <w:numPr>
          <w:ilvl w:val="0"/>
          <w:numId w:val="22"/>
        </w:numPr>
        <w:spacing w:line="357" w:lineRule="auto"/>
        <w:ind w:right="0"/>
        <w:rPr>
          <w:rFonts w:asciiTheme="minorHAnsi" w:hAnsiTheme="minorHAnsi" w:cstheme="minorHAnsi"/>
          <w:color w:val="000000" w:themeColor="text1"/>
        </w:rPr>
      </w:pPr>
      <w:r w:rsidRPr="009401AC">
        <w:rPr>
          <w:rFonts w:asciiTheme="minorHAnsi" w:hAnsiTheme="minorHAnsi" w:cstheme="minorHAnsi"/>
          <w:color w:val="000000" w:themeColor="text1"/>
        </w:rPr>
        <w:t xml:space="preserve">The Capstone Project Supervisor Writes a Report: In cases where the conflict within the team cannot be resolved through </w:t>
      </w:r>
      <w:r w:rsidR="00D75A2E" w:rsidRPr="009401AC">
        <w:rPr>
          <w:rFonts w:asciiTheme="minorHAnsi" w:hAnsiTheme="minorHAnsi" w:cstheme="minorHAnsi"/>
          <w:color w:val="000000" w:themeColor="text1"/>
        </w:rPr>
        <w:t>above guidelines</w:t>
      </w:r>
      <w:r w:rsidRPr="009401AC">
        <w:rPr>
          <w:rFonts w:asciiTheme="minorHAnsi" w:hAnsiTheme="minorHAnsi" w:cstheme="minorHAnsi"/>
          <w:color w:val="000000" w:themeColor="text1"/>
        </w:rPr>
        <w:t>, the Capstone Project Supervisor should write a detailed report outlining the conflict, including the underlying issues, attempts made to resolve it, and recommendations for a team split if deemed necessary.</w:t>
      </w:r>
    </w:p>
    <w:p w14:paraId="4087DFC0" w14:textId="6C58FC4B" w:rsidR="00BB16B7" w:rsidRPr="009401AC" w:rsidRDefault="00BB16B7" w:rsidP="00433E36">
      <w:pPr>
        <w:pStyle w:val="ListParagraph"/>
        <w:numPr>
          <w:ilvl w:val="0"/>
          <w:numId w:val="22"/>
        </w:numPr>
        <w:spacing w:line="357" w:lineRule="auto"/>
        <w:ind w:right="0"/>
        <w:rPr>
          <w:rFonts w:asciiTheme="minorHAnsi" w:hAnsiTheme="minorHAnsi" w:cstheme="minorHAnsi"/>
          <w:color w:val="000000" w:themeColor="text1"/>
        </w:rPr>
      </w:pPr>
      <w:r w:rsidRPr="009401AC">
        <w:rPr>
          <w:rFonts w:asciiTheme="minorHAnsi" w:hAnsiTheme="minorHAnsi" w:cstheme="minorHAnsi"/>
          <w:color w:val="000000" w:themeColor="text1"/>
        </w:rPr>
        <w:t>Report Discussed in the CEC Meeting: The report prepared by the Capstone Project Supervisor should be presented and discussed during a scheduled CEC</w:t>
      </w:r>
      <w:r w:rsidR="00C56CEF" w:rsidRPr="009401AC">
        <w:rPr>
          <w:rFonts w:asciiTheme="minorHAnsi" w:hAnsiTheme="minorHAnsi" w:cstheme="minorHAnsi"/>
          <w:color w:val="000000" w:themeColor="text1"/>
        </w:rPr>
        <w:t xml:space="preserve"> </w:t>
      </w:r>
      <w:r w:rsidRPr="009401AC">
        <w:rPr>
          <w:rFonts w:asciiTheme="minorHAnsi" w:hAnsiTheme="minorHAnsi" w:cstheme="minorHAnsi"/>
          <w:color w:val="000000" w:themeColor="text1"/>
        </w:rPr>
        <w:t xml:space="preserve">meeting. The CEC consists of </w:t>
      </w:r>
      <w:r w:rsidR="00C56CEF" w:rsidRPr="009401AC">
        <w:rPr>
          <w:rFonts w:asciiTheme="minorHAnsi" w:hAnsiTheme="minorHAnsi" w:cstheme="minorHAnsi"/>
          <w:color w:val="000000" w:themeColor="text1"/>
        </w:rPr>
        <w:t xml:space="preserve">all </w:t>
      </w:r>
      <w:r w:rsidRPr="009401AC">
        <w:rPr>
          <w:rFonts w:asciiTheme="minorHAnsi" w:hAnsiTheme="minorHAnsi" w:cstheme="minorHAnsi"/>
          <w:color w:val="000000" w:themeColor="text1"/>
        </w:rPr>
        <w:t xml:space="preserve">faculty members and </w:t>
      </w:r>
      <w:r w:rsidR="0042486A" w:rsidRPr="009401AC">
        <w:rPr>
          <w:rFonts w:asciiTheme="minorHAnsi" w:hAnsiTheme="minorHAnsi" w:cstheme="minorHAnsi"/>
          <w:color w:val="000000" w:themeColor="text1"/>
        </w:rPr>
        <w:t>is responsible</w:t>
      </w:r>
      <w:r w:rsidRPr="009401AC">
        <w:rPr>
          <w:rFonts w:asciiTheme="minorHAnsi" w:hAnsiTheme="minorHAnsi" w:cstheme="minorHAnsi"/>
          <w:color w:val="000000" w:themeColor="text1"/>
        </w:rPr>
        <w:t xml:space="preserve"> for overseeing capstone projects</w:t>
      </w:r>
      <w:r w:rsidR="00B53E44" w:rsidRPr="009401AC">
        <w:rPr>
          <w:rFonts w:asciiTheme="minorHAnsi" w:hAnsiTheme="minorHAnsi" w:cstheme="minorHAnsi"/>
          <w:color w:val="000000" w:themeColor="text1"/>
        </w:rPr>
        <w:t xml:space="preserve"> and approve/disapprove team split decisions</w:t>
      </w:r>
      <w:r w:rsidRPr="009401AC">
        <w:rPr>
          <w:rFonts w:asciiTheme="minorHAnsi" w:hAnsiTheme="minorHAnsi" w:cstheme="minorHAnsi"/>
          <w:color w:val="000000" w:themeColor="text1"/>
        </w:rPr>
        <w:t>.</w:t>
      </w:r>
    </w:p>
    <w:p w14:paraId="018C53C6" w14:textId="6ABCA36F" w:rsidR="00BB16B7" w:rsidRPr="009401AC" w:rsidRDefault="00BB16B7" w:rsidP="00433E36">
      <w:pPr>
        <w:pStyle w:val="ListParagraph"/>
        <w:numPr>
          <w:ilvl w:val="0"/>
          <w:numId w:val="22"/>
        </w:numPr>
        <w:spacing w:line="357" w:lineRule="auto"/>
        <w:ind w:right="0"/>
        <w:rPr>
          <w:rFonts w:asciiTheme="minorHAnsi" w:hAnsiTheme="minorHAnsi" w:cstheme="minorHAnsi"/>
          <w:color w:val="000000" w:themeColor="text1"/>
        </w:rPr>
      </w:pPr>
      <w:r w:rsidRPr="009401AC">
        <w:rPr>
          <w:rFonts w:asciiTheme="minorHAnsi" w:hAnsiTheme="minorHAnsi" w:cstheme="minorHAnsi"/>
          <w:color w:val="000000" w:themeColor="text1"/>
        </w:rPr>
        <w:t>Capstone Project Supervisor Informs the Team: Following the CEC meeting, the Capstone Project Supervisor should arrange a meeting with the team to officially communicate the decision. They should explain the reasons behind the proposed team split and provide any further guidance or instructions.</w:t>
      </w:r>
    </w:p>
    <w:p w14:paraId="0114D533" w14:textId="64DCA7AF" w:rsidR="00BB16B7" w:rsidRPr="009401AC" w:rsidRDefault="00BB16B7" w:rsidP="00433E36">
      <w:pPr>
        <w:pStyle w:val="ListParagraph"/>
        <w:numPr>
          <w:ilvl w:val="0"/>
          <w:numId w:val="22"/>
        </w:numPr>
        <w:spacing w:line="357" w:lineRule="auto"/>
        <w:ind w:right="0"/>
        <w:rPr>
          <w:rFonts w:asciiTheme="minorHAnsi" w:hAnsiTheme="minorHAnsi" w:cstheme="minorHAnsi"/>
          <w:color w:val="000000" w:themeColor="text1"/>
        </w:rPr>
      </w:pPr>
      <w:r w:rsidRPr="009401AC">
        <w:rPr>
          <w:rFonts w:asciiTheme="minorHAnsi" w:hAnsiTheme="minorHAnsi" w:cstheme="minorHAnsi"/>
          <w:color w:val="000000" w:themeColor="text1"/>
        </w:rPr>
        <w:t>Completion of Individual Projects: If the decision reached in the CEC meeting is to split the team, each student becomes responsible for completing the project</w:t>
      </w:r>
      <w:r w:rsidR="00A867D0" w:rsidRPr="009401AC">
        <w:rPr>
          <w:rFonts w:asciiTheme="minorHAnsi" w:hAnsiTheme="minorHAnsi" w:cstheme="minorHAnsi"/>
          <w:color w:val="000000" w:themeColor="text1"/>
        </w:rPr>
        <w:t>/part of project</w:t>
      </w:r>
      <w:r w:rsidRPr="009401AC">
        <w:rPr>
          <w:rFonts w:asciiTheme="minorHAnsi" w:hAnsiTheme="minorHAnsi" w:cstheme="minorHAnsi"/>
          <w:color w:val="000000" w:themeColor="text1"/>
        </w:rPr>
        <w:t xml:space="preserve"> individually. The </w:t>
      </w:r>
      <w:r w:rsidR="00413555" w:rsidRPr="009401AC">
        <w:rPr>
          <w:rFonts w:asciiTheme="minorHAnsi" w:hAnsiTheme="minorHAnsi" w:cstheme="minorHAnsi"/>
          <w:color w:val="000000" w:themeColor="text1"/>
        </w:rPr>
        <w:t>supervisor</w:t>
      </w:r>
      <w:r w:rsidRPr="009401AC">
        <w:rPr>
          <w:rFonts w:asciiTheme="minorHAnsi" w:hAnsiTheme="minorHAnsi" w:cstheme="minorHAnsi"/>
          <w:color w:val="000000" w:themeColor="text1"/>
        </w:rPr>
        <w:t xml:space="preserve"> should determine a clear point at which the project will be divided, ensuring that each member understands their specific responsibilities moving forward.</w:t>
      </w:r>
    </w:p>
    <w:p w14:paraId="1743BBDA" w14:textId="77DF1A25" w:rsidR="00BB16B7" w:rsidRPr="009401AC" w:rsidRDefault="00BB16B7" w:rsidP="00433E36">
      <w:pPr>
        <w:pStyle w:val="ListParagraph"/>
        <w:numPr>
          <w:ilvl w:val="0"/>
          <w:numId w:val="22"/>
        </w:numPr>
        <w:spacing w:line="357" w:lineRule="auto"/>
        <w:ind w:right="0"/>
        <w:rPr>
          <w:rFonts w:asciiTheme="minorHAnsi" w:hAnsiTheme="minorHAnsi" w:cstheme="minorHAnsi"/>
          <w:color w:val="000000" w:themeColor="text1"/>
        </w:rPr>
      </w:pPr>
      <w:r w:rsidRPr="009401AC">
        <w:rPr>
          <w:rFonts w:asciiTheme="minorHAnsi" w:hAnsiTheme="minorHAnsi" w:cstheme="minorHAnsi"/>
          <w:color w:val="000000" w:themeColor="text1"/>
        </w:rPr>
        <w:t xml:space="preserve">Signing the Team Split Agreement: Once the team split decision is communicated, each team member involved in the split should sign a formal agreement acknowledging their individual responsibilities and commitment to completing their </w:t>
      </w:r>
      <w:r w:rsidR="00821338" w:rsidRPr="009401AC">
        <w:rPr>
          <w:rFonts w:asciiTheme="minorHAnsi" w:hAnsiTheme="minorHAnsi" w:cstheme="minorHAnsi"/>
          <w:color w:val="000000" w:themeColor="text1"/>
        </w:rPr>
        <w:t>project/</w:t>
      </w:r>
      <w:r w:rsidRPr="009401AC">
        <w:rPr>
          <w:rFonts w:asciiTheme="minorHAnsi" w:hAnsiTheme="minorHAnsi" w:cstheme="minorHAnsi"/>
          <w:color w:val="000000" w:themeColor="text1"/>
        </w:rPr>
        <w:t>respective portions of the project independently. This agreement serves as a record of the team's understanding and acceptance of the split decision</w:t>
      </w:r>
      <w:r w:rsidR="000F4811" w:rsidRPr="009401AC">
        <w:rPr>
          <w:rFonts w:asciiTheme="minorHAnsi" w:hAnsiTheme="minorHAnsi" w:cstheme="minorHAnsi"/>
          <w:color w:val="000000" w:themeColor="text1"/>
        </w:rPr>
        <w:t xml:space="preserve"> (Appendix</w:t>
      </w:r>
      <w:r w:rsidR="00F925D5" w:rsidRPr="009401AC">
        <w:rPr>
          <w:rFonts w:asciiTheme="minorHAnsi" w:hAnsiTheme="minorHAnsi" w:cstheme="minorHAnsi"/>
          <w:color w:val="000000" w:themeColor="text1"/>
        </w:rPr>
        <w:t xml:space="preserve"> D</w:t>
      </w:r>
      <w:r w:rsidR="000F4811" w:rsidRPr="009401AC">
        <w:rPr>
          <w:rFonts w:asciiTheme="minorHAnsi" w:hAnsiTheme="minorHAnsi" w:cstheme="minorHAnsi"/>
          <w:color w:val="000000" w:themeColor="text1"/>
        </w:rPr>
        <w:t>)</w:t>
      </w:r>
      <w:r w:rsidRPr="009401AC">
        <w:rPr>
          <w:rFonts w:asciiTheme="minorHAnsi" w:hAnsiTheme="minorHAnsi" w:cstheme="minorHAnsi"/>
          <w:color w:val="000000" w:themeColor="text1"/>
        </w:rPr>
        <w:t>.</w:t>
      </w:r>
    </w:p>
    <w:p w14:paraId="1B91A0DB" w14:textId="04C94F02" w:rsidR="00523B7E" w:rsidRDefault="00BB16B7" w:rsidP="00BB16B7">
      <w:pPr>
        <w:spacing w:line="357" w:lineRule="auto"/>
        <w:ind w:right="0"/>
        <w:rPr>
          <w:rFonts w:asciiTheme="minorHAnsi" w:hAnsiTheme="minorHAnsi" w:cstheme="minorHAnsi"/>
          <w:color w:val="000000" w:themeColor="text1"/>
        </w:rPr>
      </w:pPr>
      <w:r w:rsidRPr="009401AC">
        <w:rPr>
          <w:rFonts w:asciiTheme="minorHAnsi" w:hAnsiTheme="minorHAnsi" w:cstheme="minorHAnsi"/>
          <w:color w:val="000000" w:themeColor="text1"/>
        </w:rPr>
        <w:t xml:space="preserve">It's important to note that a team split should be considered as a last resort when all attempts at conflict resolution have been exhausted. The goal of this process is to ensure that each student </w:t>
      </w:r>
      <w:proofErr w:type="gramStart"/>
      <w:r w:rsidRPr="009401AC">
        <w:rPr>
          <w:rFonts w:asciiTheme="minorHAnsi" w:hAnsiTheme="minorHAnsi" w:cstheme="minorHAnsi"/>
          <w:color w:val="000000" w:themeColor="text1"/>
        </w:rPr>
        <w:t>has the opportunity to</w:t>
      </w:r>
      <w:proofErr w:type="gramEnd"/>
      <w:r w:rsidRPr="009401AC">
        <w:rPr>
          <w:rFonts w:asciiTheme="minorHAnsi" w:hAnsiTheme="minorHAnsi" w:cstheme="minorHAnsi"/>
          <w:color w:val="000000" w:themeColor="text1"/>
        </w:rPr>
        <w:t xml:space="preserve"> complete their capstone project successfully, even if it means doing so individually.</w:t>
      </w:r>
    </w:p>
    <w:p w14:paraId="793F12DC" w14:textId="77777777" w:rsidR="00175880" w:rsidRDefault="00175880" w:rsidP="00BB16B7">
      <w:pPr>
        <w:spacing w:line="357" w:lineRule="auto"/>
        <w:ind w:right="0"/>
        <w:rPr>
          <w:rFonts w:asciiTheme="minorHAnsi" w:hAnsiTheme="minorHAnsi" w:cstheme="minorHAnsi"/>
          <w:color w:val="000000" w:themeColor="text1"/>
        </w:rPr>
      </w:pPr>
    </w:p>
    <w:p w14:paraId="41F5C40B" w14:textId="77777777" w:rsidR="003154AA" w:rsidRDefault="003154AA" w:rsidP="003154AA">
      <w:pPr>
        <w:pStyle w:val="Heading2"/>
        <w:ind w:left="284"/>
      </w:pPr>
      <w:bookmarkStart w:id="29" w:name="_Toc520039192"/>
      <w:bookmarkStart w:id="30" w:name="_Toc178156166"/>
      <w:bookmarkStart w:id="31" w:name="_Toc520039195"/>
      <w:r>
        <w:t>Research Ethics and Academic Misconduct</w:t>
      </w:r>
      <w:bookmarkEnd w:id="29"/>
      <w:bookmarkEnd w:id="30"/>
    </w:p>
    <w:p w14:paraId="0C6EAC7F" w14:textId="01A0F550" w:rsidR="003154AA" w:rsidRDefault="003154AA" w:rsidP="003154AA">
      <w:pPr>
        <w:spacing w:line="360" w:lineRule="auto"/>
        <w:rPr>
          <w:rFonts w:ascii="Times New Roman" w:hAnsi="Times New Roman" w:cs="Times New Roman"/>
          <w:szCs w:val="24"/>
        </w:rPr>
      </w:pPr>
      <w:bookmarkStart w:id="32" w:name="_Toc75010234"/>
      <w:r>
        <w:rPr>
          <w:rFonts w:ascii="Times New Roman" w:eastAsia="Times New Roman" w:hAnsi="Times New Roman" w:cs="Times New Roman"/>
          <w:szCs w:val="24"/>
        </w:rPr>
        <w:t xml:space="preserve">Research ethics is a globally recognized set of principles that governs how research involving interactions with humans, animals, human tissue, or data related to humans is designed, managed, and conducted In preparing the research project for the capstone course, the dignity, rights, safety, and well-being of both human and animal participants must be considered, respected, and safeguarded at all times All research involving primary data collection is required to submit an ethics application form to the Research Centre for approval prior to the commencement of any data collection </w:t>
      </w:r>
      <w:bookmarkEnd w:id="32"/>
      <w:r>
        <w:rPr>
          <w:rFonts w:ascii="Times New Roman" w:hAnsi="Times New Roman" w:cs="Times New Roman"/>
          <w:szCs w:val="24"/>
        </w:rPr>
        <w:t xml:space="preserve"> </w:t>
      </w:r>
      <w:r>
        <w:rPr>
          <w:rFonts w:ascii="Times New Roman" w:eastAsia="Times New Roman" w:hAnsi="Times New Roman" w:cs="Times New Roman"/>
          <w:szCs w:val="24"/>
        </w:rPr>
        <w:t xml:space="preserve">It is the supervisor's responsibility to remind the student about the ethics application form, consent form, and information sheet is on canvas, and needs to be sent to the Research Centre for </w:t>
      </w:r>
      <w:r>
        <w:rPr>
          <w:rFonts w:ascii="Times New Roman" w:eastAsia="Times New Roman" w:hAnsi="Times New Roman" w:cs="Times New Roman"/>
          <w:szCs w:val="24"/>
        </w:rPr>
        <w:lastRenderedPageBreak/>
        <w:t xml:space="preserve">approval. </w:t>
      </w:r>
      <w:r>
        <w:rPr>
          <w:rFonts w:ascii="Times New Roman" w:hAnsi="Times New Roman" w:cs="Times New Roman"/>
          <w:szCs w:val="24"/>
        </w:rPr>
        <w:t xml:space="preserve">For detailed information and instructions, see </w:t>
      </w:r>
      <w:r>
        <w:rPr>
          <w:rFonts w:ascii="Times New Roman" w:hAnsi="Times New Roman" w:cs="Times New Roman"/>
          <w:b/>
          <w:bCs/>
          <w:i/>
          <w:iCs/>
          <w:szCs w:val="24"/>
        </w:rPr>
        <w:t xml:space="preserve">AUBH Research </w:t>
      </w:r>
      <w:r>
        <w:rPr>
          <w:rFonts w:ascii="Times New Roman" w:hAnsi="Times New Roman" w:cs="Times New Roman"/>
          <w:szCs w:val="24"/>
        </w:rPr>
        <w:t>Handbook</w:t>
      </w:r>
      <w:bookmarkStart w:id="33" w:name="_Toc75010235"/>
      <w:bookmarkStart w:id="34" w:name="_Toc520039193"/>
      <w:r>
        <w:rPr>
          <w:rFonts w:ascii="Times New Roman" w:hAnsi="Times New Roman" w:cs="Times New Roman"/>
          <w:szCs w:val="24"/>
        </w:rPr>
        <w:t>. A minority of students attempt to gain an unfair advantage on their undergraduate projects. This behavior is considered unacceptable. There are at least six types of academic misconduct, which AUBH University acknowledges and wishes to prevent: (1) plagiarism; (2) data falsification; (3) use of third parties (tacit personation) or cheat-ware sites; (4) free-riding collusion; (5) recycling collusion; and (6) active personation.</w:t>
      </w:r>
      <w:bookmarkEnd w:id="33"/>
      <w:bookmarkEnd w:id="34"/>
    </w:p>
    <w:p w14:paraId="0CDC3717" w14:textId="77777777" w:rsidR="003154AA" w:rsidRPr="00826696" w:rsidRDefault="003154AA" w:rsidP="00826696">
      <w:pPr>
        <w:ind w:left="0" w:firstLine="0"/>
      </w:pPr>
    </w:p>
    <w:p w14:paraId="773A349C" w14:textId="77777777" w:rsidR="003154AA" w:rsidRDefault="003154AA" w:rsidP="003154AA">
      <w:pPr>
        <w:pStyle w:val="ListParagraph"/>
        <w:numPr>
          <w:ilvl w:val="0"/>
          <w:numId w:val="322"/>
        </w:numPr>
        <w:spacing w:after="200" w:line="360" w:lineRule="auto"/>
        <w:ind w:right="0"/>
        <w:jc w:val="left"/>
        <w:rPr>
          <w:rFonts w:ascii="Times New Roman" w:hAnsi="Times New Roman" w:cs="Times New Roman"/>
          <w:szCs w:val="24"/>
        </w:rPr>
      </w:pPr>
      <w:bookmarkStart w:id="35" w:name="_Toc520039194"/>
      <w:bookmarkStart w:id="36" w:name="_Toc75010236"/>
      <w:r>
        <w:rPr>
          <w:rFonts w:ascii="Times New Roman" w:hAnsi="Times New Roman" w:cs="Times New Roman"/>
          <w:b/>
          <w:bCs/>
          <w:szCs w:val="24"/>
        </w:rPr>
        <w:t xml:space="preserve">Plagiarism </w:t>
      </w:r>
      <w:r>
        <w:rPr>
          <w:rFonts w:ascii="Times New Roman" w:hAnsi="Times New Roman" w:cs="Times New Roman"/>
          <w:szCs w:val="24"/>
        </w:rPr>
        <w:t>includes the practice of presenting ideas, words, data, diagrams,</w:t>
      </w:r>
      <w:r>
        <w:rPr>
          <w:rFonts w:ascii="Times New Roman" w:hAnsi="Times New Roman" w:cs="Times New Roman"/>
          <w:b/>
          <w:bCs/>
          <w:szCs w:val="24"/>
        </w:rPr>
        <w:t xml:space="preserve"> </w:t>
      </w:r>
      <w:r>
        <w:rPr>
          <w:rFonts w:ascii="Times New Roman" w:hAnsi="Times New Roman" w:cs="Times New Roman"/>
          <w:szCs w:val="24"/>
        </w:rPr>
        <w:t>illustrations or other output as original pieces of work or without proper acknowledgment (including appropriate identification and referencing) of the source.</w:t>
      </w:r>
      <w:bookmarkEnd w:id="35"/>
      <w:bookmarkEnd w:id="36"/>
    </w:p>
    <w:p w14:paraId="0F013AE9" w14:textId="77777777" w:rsidR="003154AA" w:rsidRDefault="003154AA" w:rsidP="003154AA">
      <w:pPr>
        <w:pStyle w:val="ListParagraph"/>
        <w:numPr>
          <w:ilvl w:val="0"/>
          <w:numId w:val="322"/>
        </w:numPr>
        <w:spacing w:after="200" w:line="360" w:lineRule="auto"/>
        <w:ind w:right="0"/>
        <w:jc w:val="left"/>
        <w:rPr>
          <w:rFonts w:ascii="Times New Roman" w:hAnsi="Times New Roman" w:cs="Times New Roman"/>
          <w:szCs w:val="24"/>
        </w:rPr>
      </w:pPr>
      <w:bookmarkStart w:id="37" w:name="_Toc75010237"/>
      <w:r>
        <w:rPr>
          <w:rFonts w:ascii="Times New Roman" w:hAnsi="Times New Roman" w:cs="Times New Roman"/>
          <w:b/>
          <w:bCs/>
          <w:szCs w:val="24"/>
        </w:rPr>
        <w:t xml:space="preserve">Data Falsification </w:t>
      </w:r>
      <w:r>
        <w:rPr>
          <w:rFonts w:ascii="Times New Roman" w:hAnsi="Times New Roman" w:cs="Times New Roman"/>
          <w:szCs w:val="24"/>
        </w:rPr>
        <w:t xml:space="preserve">is an act involving willful creation of false data as in students in the project filling out questionnaires themselves or changing data collected on received </w:t>
      </w:r>
      <w:bookmarkEnd w:id="31"/>
      <w:r>
        <w:rPr>
          <w:rFonts w:ascii="Times New Roman" w:hAnsi="Times New Roman" w:cs="Times New Roman"/>
          <w:szCs w:val="24"/>
        </w:rPr>
        <w:t>questionnaires.</w:t>
      </w:r>
      <w:bookmarkEnd w:id="37"/>
    </w:p>
    <w:p w14:paraId="3D3DC866" w14:textId="77777777" w:rsidR="003154AA" w:rsidRDefault="003154AA" w:rsidP="003154AA">
      <w:pPr>
        <w:pStyle w:val="ListParagraph"/>
        <w:numPr>
          <w:ilvl w:val="0"/>
          <w:numId w:val="322"/>
        </w:numPr>
        <w:spacing w:after="200" w:line="360" w:lineRule="auto"/>
        <w:ind w:right="0"/>
        <w:jc w:val="left"/>
        <w:rPr>
          <w:rFonts w:ascii="Times New Roman" w:hAnsi="Times New Roman" w:cs="Times New Roman"/>
          <w:szCs w:val="24"/>
        </w:rPr>
      </w:pPr>
      <w:bookmarkStart w:id="38" w:name="_Toc520039196"/>
      <w:bookmarkStart w:id="39" w:name="_Toc75010238"/>
      <w:r>
        <w:rPr>
          <w:rFonts w:ascii="Times New Roman" w:hAnsi="Times New Roman" w:cs="Times New Roman"/>
          <w:b/>
          <w:bCs/>
          <w:szCs w:val="24"/>
        </w:rPr>
        <w:t xml:space="preserve">Use of third parties (tacit personation) or cheat ware sites </w:t>
      </w:r>
      <w:r>
        <w:rPr>
          <w:rFonts w:ascii="Times New Roman" w:hAnsi="Times New Roman" w:cs="Times New Roman"/>
          <w:szCs w:val="24"/>
        </w:rPr>
        <w:t xml:space="preserve">which, typically for a fee, write all or part of a manuscript or design a model that students in the project then present as their own original work. (However, students may use a professional proofreading service </w:t>
      </w:r>
      <w:proofErr w:type="gramStart"/>
      <w:r>
        <w:rPr>
          <w:rFonts w:ascii="Times New Roman" w:hAnsi="Times New Roman" w:cs="Times New Roman"/>
          <w:szCs w:val="24"/>
        </w:rPr>
        <w:t>provided that</w:t>
      </w:r>
      <w:proofErr w:type="gramEnd"/>
      <w:r>
        <w:rPr>
          <w:rFonts w:ascii="Times New Roman" w:hAnsi="Times New Roman" w:cs="Times New Roman"/>
          <w:szCs w:val="24"/>
        </w:rPr>
        <w:t xml:space="preserve"> they declare use of such a service.)</w:t>
      </w:r>
      <w:bookmarkEnd w:id="38"/>
      <w:r>
        <w:rPr>
          <w:rFonts w:ascii="Times New Roman" w:hAnsi="Times New Roman" w:cs="Times New Roman"/>
          <w:szCs w:val="24"/>
        </w:rPr>
        <w:t xml:space="preserve"> When third parties prepare academic work-product for one (or more) cohort members, a form of tacit </w:t>
      </w:r>
      <w:r>
        <w:rPr>
          <w:rFonts w:ascii="Times New Roman" w:hAnsi="Times New Roman" w:cs="Times New Roman"/>
          <w:b/>
          <w:bCs/>
          <w:szCs w:val="24"/>
        </w:rPr>
        <w:t>personation</w:t>
      </w:r>
      <w:r>
        <w:rPr>
          <w:rFonts w:ascii="Times New Roman" w:hAnsi="Times New Roman" w:cs="Times New Roman"/>
          <w:szCs w:val="24"/>
        </w:rPr>
        <w:t xml:space="preserve"> results.</w:t>
      </w:r>
      <w:bookmarkEnd w:id="39"/>
    </w:p>
    <w:p w14:paraId="063DBD09" w14:textId="77777777" w:rsidR="003154AA" w:rsidRPr="00BD6529" w:rsidRDefault="003154AA" w:rsidP="003154AA">
      <w:pPr>
        <w:pStyle w:val="ListParagraph"/>
        <w:numPr>
          <w:ilvl w:val="0"/>
          <w:numId w:val="322"/>
        </w:numPr>
        <w:spacing w:after="200" w:line="360" w:lineRule="auto"/>
        <w:ind w:right="0"/>
        <w:jc w:val="left"/>
        <w:rPr>
          <w:rFonts w:ascii="Times New Roman" w:hAnsi="Times New Roman" w:cs="Times New Roman"/>
          <w:szCs w:val="24"/>
        </w:rPr>
      </w:pPr>
      <w:bookmarkStart w:id="40" w:name="_Toc520039197"/>
      <w:bookmarkStart w:id="41" w:name="_Toc75010239"/>
      <w:r>
        <w:rPr>
          <w:rFonts w:ascii="Times New Roman" w:hAnsi="Times New Roman" w:cs="Times New Roman"/>
          <w:b/>
          <w:bCs/>
          <w:szCs w:val="24"/>
        </w:rPr>
        <w:t>Free riding collusion</w:t>
      </w:r>
      <w:r>
        <w:rPr>
          <w:rFonts w:ascii="Times New Roman" w:hAnsi="Times New Roman" w:cs="Times New Roman"/>
          <w:szCs w:val="24"/>
        </w:rPr>
        <w:t xml:space="preserve"> involves one student (or more) in the project cohort doing work on behalf of another who in fact makes no contribution to the project. In free riding collusion both the student(s) not doing any work as well as the other(s) doing work at the behest of the former, who passes such work off as his/her own are liable.</w:t>
      </w:r>
      <w:bookmarkEnd w:id="40"/>
      <w:bookmarkEnd w:id="41"/>
    </w:p>
    <w:p w14:paraId="0989BCCB" w14:textId="77777777" w:rsidR="003154AA" w:rsidRDefault="003154AA" w:rsidP="003154AA">
      <w:pPr>
        <w:pStyle w:val="ListParagraph"/>
        <w:numPr>
          <w:ilvl w:val="0"/>
          <w:numId w:val="322"/>
        </w:numPr>
        <w:spacing w:after="200" w:line="360" w:lineRule="auto"/>
        <w:ind w:right="0"/>
        <w:jc w:val="left"/>
        <w:rPr>
          <w:rFonts w:ascii="Times New Roman" w:hAnsi="Times New Roman" w:cs="Times New Roman"/>
          <w:szCs w:val="24"/>
        </w:rPr>
      </w:pPr>
      <w:bookmarkStart w:id="42" w:name="_Toc75010240"/>
      <w:r>
        <w:rPr>
          <w:rFonts w:ascii="Times New Roman" w:hAnsi="Times New Roman" w:cs="Times New Roman"/>
          <w:b/>
          <w:bCs/>
          <w:szCs w:val="24"/>
        </w:rPr>
        <w:t>Recycling collusion</w:t>
      </w:r>
      <w:r>
        <w:rPr>
          <w:rFonts w:ascii="Times New Roman" w:hAnsi="Times New Roman" w:cs="Times New Roman"/>
          <w:szCs w:val="24"/>
        </w:rPr>
        <w:t xml:space="preserve"> involves one student (or more) in the project cohort enlisting outside-the cohort support of one student (or more) who's previously submitted academic work product is fobbed off as being the unique intellectual work product of the project cohort members.</w:t>
      </w:r>
      <w:bookmarkEnd w:id="42"/>
    </w:p>
    <w:p w14:paraId="041C65E8" w14:textId="77777777" w:rsidR="003154AA" w:rsidRDefault="003154AA" w:rsidP="003154AA">
      <w:pPr>
        <w:pStyle w:val="ListParagraph"/>
        <w:numPr>
          <w:ilvl w:val="0"/>
          <w:numId w:val="322"/>
        </w:numPr>
        <w:spacing w:after="200" w:line="360" w:lineRule="auto"/>
        <w:ind w:right="0"/>
        <w:jc w:val="left"/>
        <w:rPr>
          <w:rFonts w:ascii="Times New Roman" w:hAnsi="Times New Roman" w:cs="Times New Roman"/>
          <w:szCs w:val="24"/>
        </w:rPr>
      </w:pPr>
      <w:bookmarkStart w:id="43" w:name="_Toc75010241"/>
      <w:r>
        <w:rPr>
          <w:rFonts w:ascii="Times New Roman" w:hAnsi="Times New Roman" w:cs="Times New Roman"/>
          <w:b/>
          <w:bCs/>
          <w:szCs w:val="24"/>
        </w:rPr>
        <w:t xml:space="preserve">Active Personation </w:t>
      </w:r>
      <w:r>
        <w:rPr>
          <w:rFonts w:ascii="Times New Roman" w:hAnsi="Times New Roman" w:cs="Times New Roman"/>
          <w:szCs w:val="24"/>
        </w:rPr>
        <w:t>occurs when</w:t>
      </w:r>
      <w:r>
        <w:rPr>
          <w:rFonts w:ascii="Times New Roman" w:hAnsi="Times New Roman" w:cs="Times New Roman"/>
          <w:b/>
          <w:bCs/>
          <w:szCs w:val="24"/>
        </w:rPr>
        <w:t xml:space="preserve"> </w:t>
      </w:r>
      <w:r>
        <w:rPr>
          <w:rFonts w:ascii="Times New Roman" w:hAnsi="Times New Roman" w:cs="Times New Roman"/>
          <w:szCs w:val="24"/>
        </w:rPr>
        <w:t>one (or more) students outside the cohort substitute for one (or more) students in the project cohort proffering false identities at the time of project defense (in the admittedly unlikely scenario of the project supervisor not remembering the physical appearance of each member of the cohort).</w:t>
      </w:r>
      <w:bookmarkEnd w:id="43"/>
    </w:p>
    <w:p w14:paraId="507E248F" w14:textId="77777777" w:rsidR="003154AA" w:rsidRDefault="003154AA" w:rsidP="003154AA">
      <w:pPr>
        <w:spacing w:line="360" w:lineRule="auto"/>
        <w:rPr>
          <w:rFonts w:ascii="Times New Roman" w:hAnsi="Times New Roman" w:cs="Times New Roman"/>
          <w:szCs w:val="24"/>
        </w:rPr>
      </w:pPr>
      <w:bookmarkStart w:id="44" w:name="_Toc520039198"/>
      <w:bookmarkStart w:id="45" w:name="_Toc75010242"/>
      <w:proofErr w:type="gramStart"/>
      <w:r>
        <w:rPr>
          <w:rFonts w:ascii="Times New Roman" w:hAnsi="Times New Roman" w:cs="Times New Roman"/>
          <w:szCs w:val="24"/>
        </w:rPr>
        <w:t>In order to</w:t>
      </w:r>
      <w:proofErr w:type="gramEnd"/>
      <w:r>
        <w:rPr>
          <w:rFonts w:ascii="Times New Roman" w:hAnsi="Times New Roman" w:cs="Times New Roman"/>
          <w:szCs w:val="24"/>
        </w:rPr>
        <w:t xml:space="preserve"> address the issue of academic dishonesty, the following procedures will be followed for</w:t>
      </w:r>
      <w:bookmarkStart w:id="46" w:name="_Toc520039199"/>
      <w:bookmarkEnd w:id="44"/>
      <w:r>
        <w:rPr>
          <w:rFonts w:ascii="Times New Roman" w:hAnsi="Times New Roman" w:cs="Times New Roman"/>
          <w:szCs w:val="24"/>
        </w:rPr>
        <w:t xml:space="preserve"> the project:</w:t>
      </w:r>
      <w:bookmarkEnd w:id="45"/>
      <w:bookmarkEnd w:id="46"/>
    </w:p>
    <w:p w14:paraId="124D7365" w14:textId="77777777" w:rsidR="003154AA" w:rsidRDefault="003154AA" w:rsidP="003154AA">
      <w:pPr>
        <w:pStyle w:val="ListParagraph"/>
        <w:numPr>
          <w:ilvl w:val="0"/>
          <w:numId w:val="323"/>
        </w:numPr>
        <w:spacing w:after="200" w:line="360" w:lineRule="auto"/>
        <w:ind w:right="0"/>
        <w:jc w:val="left"/>
        <w:rPr>
          <w:rFonts w:ascii="Times New Roman" w:hAnsi="Times New Roman" w:cs="Times New Roman"/>
          <w:szCs w:val="24"/>
        </w:rPr>
      </w:pPr>
      <w:bookmarkStart w:id="47" w:name="_Toc520039200"/>
      <w:bookmarkStart w:id="48" w:name="_Toc75010243"/>
      <w:r>
        <w:rPr>
          <w:rFonts w:ascii="Times New Roman" w:hAnsi="Times New Roman" w:cs="Times New Roman"/>
          <w:szCs w:val="24"/>
        </w:rPr>
        <w:t>Oral examination will be used to detect free riding and recycling collusion and use of third parties (tacit personation)/cheat ware sites</w:t>
      </w:r>
      <w:bookmarkEnd w:id="47"/>
      <w:bookmarkEnd w:id="48"/>
    </w:p>
    <w:p w14:paraId="40509D51" w14:textId="77777777" w:rsidR="003154AA" w:rsidRDefault="003154AA" w:rsidP="003154AA">
      <w:pPr>
        <w:pStyle w:val="ListParagraph"/>
        <w:numPr>
          <w:ilvl w:val="0"/>
          <w:numId w:val="323"/>
        </w:numPr>
        <w:spacing w:after="200" w:line="360" w:lineRule="auto"/>
        <w:ind w:right="0"/>
        <w:jc w:val="left"/>
        <w:rPr>
          <w:rFonts w:ascii="Times New Roman" w:hAnsi="Times New Roman" w:cs="Times New Roman"/>
          <w:szCs w:val="24"/>
        </w:rPr>
      </w:pPr>
      <w:bookmarkStart w:id="49" w:name="_Toc520039201"/>
      <w:bookmarkStart w:id="50" w:name="_Toc75010244"/>
      <w:r>
        <w:rPr>
          <w:rFonts w:ascii="Times New Roman" w:hAnsi="Times New Roman" w:cs="Times New Roman"/>
          <w:szCs w:val="24"/>
        </w:rPr>
        <w:t xml:space="preserve">Students will need to submit evidence of </w:t>
      </w:r>
      <w:bookmarkStart w:id="51" w:name="OLE_LINK3"/>
      <w:bookmarkStart w:id="52" w:name="OLE_LINK4"/>
      <w:r>
        <w:rPr>
          <w:rFonts w:ascii="Times New Roman" w:hAnsi="Times New Roman" w:cs="Times New Roman"/>
          <w:szCs w:val="24"/>
        </w:rPr>
        <w:t xml:space="preserve">questionnaire </w:t>
      </w:r>
      <w:bookmarkEnd w:id="51"/>
      <w:bookmarkEnd w:id="52"/>
      <w:r>
        <w:rPr>
          <w:rFonts w:ascii="Times New Roman" w:hAnsi="Times New Roman" w:cs="Times New Roman"/>
          <w:szCs w:val="24"/>
        </w:rPr>
        <w:t>integrity to the Supervisor e.g., screenshots of emails contain on-line questionnaire responses.</w:t>
      </w:r>
      <w:bookmarkEnd w:id="49"/>
      <w:bookmarkEnd w:id="50"/>
    </w:p>
    <w:p w14:paraId="6FB00C08" w14:textId="77777777" w:rsidR="003154AA" w:rsidRDefault="003154AA" w:rsidP="003154AA">
      <w:pPr>
        <w:pStyle w:val="ListParagraph"/>
        <w:numPr>
          <w:ilvl w:val="0"/>
          <w:numId w:val="323"/>
        </w:numPr>
        <w:spacing w:after="200" w:line="360" w:lineRule="auto"/>
        <w:ind w:right="0"/>
        <w:jc w:val="left"/>
        <w:rPr>
          <w:rFonts w:ascii="Times New Roman" w:hAnsi="Times New Roman" w:cs="Times New Roman"/>
          <w:szCs w:val="24"/>
        </w:rPr>
      </w:pPr>
      <w:bookmarkStart w:id="53" w:name="_Toc520039202"/>
      <w:bookmarkStart w:id="54" w:name="_Toc75010245"/>
      <w:r>
        <w:rPr>
          <w:rFonts w:ascii="Times New Roman" w:eastAsia="Times New Roman" w:hAnsi="Times New Roman" w:cs="Times New Roman"/>
          <w:color w:val="242424"/>
          <w:szCs w:val="24"/>
        </w:rPr>
        <w:t xml:space="preserve">By </w:t>
      </w:r>
      <w:r>
        <w:rPr>
          <w:rFonts w:ascii="Times New Roman" w:hAnsi="Times New Roman" w:cs="Times New Roman"/>
          <w:szCs w:val="24"/>
        </w:rPr>
        <w:t>signing the coversheet and uploading your work on Turnitin, you confirm that:</w:t>
      </w:r>
    </w:p>
    <w:p w14:paraId="4FCA866B" w14:textId="77777777" w:rsidR="003154AA" w:rsidRDefault="003154AA" w:rsidP="003154AA">
      <w:pPr>
        <w:pStyle w:val="ListParagraph"/>
        <w:numPr>
          <w:ilvl w:val="0"/>
          <w:numId w:val="324"/>
        </w:numPr>
        <w:spacing w:after="200" w:line="360" w:lineRule="auto"/>
        <w:ind w:left="1134" w:right="0"/>
        <w:jc w:val="left"/>
        <w:rPr>
          <w:rFonts w:ascii="Times New Roman" w:hAnsi="Times New Roman" w:cs="Times New Roman"/>
        </w:rPr>
      </w:pPr>
      <w:r>
        <w:rPr>
          <w:rFonts w:ascii="Times New Roman" w:hAnsi="Times New Roman" w:cs="Times New Roman"/>
        </w:rPr>
        <w:lastRenderedPageBreak/>
        <w:t>The work is your own, and that you have not copied other’s work or allowed anyone to copy your work, and that you have referenced the work of others in an appropriate way.</w:t>
      </w:r>
    </w:p>
    <w:p w14:paraId="279385EC" w14:textId="77777777" w:rsidR="003154AA" w:rsidRDefault="003154AA" w:rsidP="003154AA">
      <w:pPr>
        <w:pStyle w:val="ListParagraph"/>
        <w:numPr>
          <w:ilvl w:val="0"/>
          <w:numId w:val="324"/>
        </w:numPr>
        <w:spacing w:after="200" w:line="360" w:lineRule="auto"/>
        <w:ind w:left="1134" w:right="0"/>
        <w:jc w:val="left"/>
        <w:rPr>
          <w:rFonts w:ascii="Times New Roman" w:hAnsi="Times New Roman" w:cs="Times New Roman"/>
        </w:rPr>
      </w:pPr>
      <w:r>
        <w:rPr>
          <w:rFonts w:ascii="Times New Roman" w:hAnsi="Times New Roman" w:cs="Times New Roman"/>
        </w:rPr>
        <w:t>You have read and understood the AUBH guidelines on Plagiarism and completed the necessary practice</w:t>
      </w:r>
    </w:p>
    <w:p w14:paraId="583221F5" w14:textId="77777777" w:rsidR="003154AA" w:rsidRDefault="003154AA" w:rsidP="003154AA">
      <w:pPr>
        <w:pStyle w:val="ListParagraph"/>
        <w:numPr>
          <w:ilvl w:val="0"/>
          <w:numId w:val="323"/>
        </w:numPr>
        <w:spacing w:after="200" w:line="360" w:lineRule="auto"/>
        <w:ind w:right="0"/>
        <w:jc w:val="left"/>
        <w:rPr>
          <w:rFonts w:ascii="Times New Roman" w:hAnsi="Times New Roman" w:cs="Times New Roman"/>
          <w:szCs w:val="24"/>
        </w:rPr>
      </w:pPr>
      <w:bookmarkStart w:id="55" w:name="_Toc520039203"/>
      <w:bookmarkStart w:id="56" w:name="_Toc75010246"/>
      <w:bookmarkEnd w:id="53"/>
      <w:bookmarkEnd w:id="54"/>
      <w:r>
        <w:rPr>
          <w:rFonts w:ascii="Times New Roman" w:hAnsi="Times New Roman" w:cs="Times New Roman"/>
          <w:szCs w:val="24"/>
        </w:rPr>
        <w:t>Cases where academic dishonesty has been detected will be referred to the Academic Integrity Committee of the University, and penalties imposed if the allegations are upheld.</w:t>
      </w:r>
      <w:bookmarkStart w:id="57" w:name="_Toc75010247"/>
      <w:bookmarkEnd w:id="55"/>
      <w:bookmarkEnd w:id="56"/>
    </w:p>
    <w:p w14:paraId="164D8827" w14:textId="77777777" w:rsidR="003154AA" w:rsidRDefault="003154AA" w:rsidP="003154AA">
      <w:pPr>
        <w:pStyle w:val="ListParagraph"/>
        <w:numPr>
          <w:ilvl w:val="0"/>
          <w:numId w:val="323"/>
        </w:numPr>
        <w:spacing w:after="200" w:line="360" w:lineRule="auto"/>
        <w:ind w:right="0"/>
        <w:jc w:val="left"/>
        <w:rPr>
          <w:rFonts w:ascii="Times New Roman" w:hAnsi="Times New Roman" w:cs="Times New Roman"/>
          <w:szCs w:val="24"/>
        </w:rPr>
      </w:pPr>
      <w:r>
        <w:rPr>
          <w:rFonts w:ascii="Times New Roman" w:hAnsi="Times New Roman" w:cs="Times New Roman"/>
          <w:szCs w:val="24"/>
        </w:rPr>
        <w:t xml:space="preserve">All members of the cohort will have to submit personal identification documentation to prove who they are before undergoing defense of research. </w:t>
      </w:r>
      <w:bookmarkEnd w:id="57"/>
    </w:p>
    <w:p w14:paraId="53911486" w14:textId="77777777" w:rsidR="00175880" w:rsidRPr="009401AC" w:rsidRDefault="00175880" w:rsidP="00BB16B7">
      <w:pPr>
        <w:spacing w:line="357" w:lineRule="auto"/>
        <w:ind w:right="0"/>
        <w:rPr>
          <w:rFonts w:asciiTheme="minorHAnsi" w:hAnsiTheme="minorHAnsi" w:cstheme="minorHAnsi"/>
          <w:color w:val="000000" w:themeColor="text1"/>
        </w:rPr>
      </w:pPr>
    </w:p>
    <w:p w14:paraId="6D1E4959" w14:textId="77777777" w:rsidR="00224891" w:rsidRPr="00224891" w:rsidRDefault="00224891" w:rsidP="00224891">
      <w:pPr>
        <w:pStyle w:val="Heading1"/>
        <w:spacing w:after="112"/>
        <w:ind w:left="188" w:right="0"/>
        <w:jc w:val="left"/>
        <w:rPr>
          <w:rFonts w:asciiTheme="minorHAnsi" w:hAnsiTheme="minorHAnsi" w:cstheme="minorHAnsi"/>
        </w:rPr>
      </w:pPr>
      <w:bookmarkStart w:id="58" w:name="_Toc97417104"/>
      <w:bookmarkStart w:id="59" w:name="_Toc168836292"/>
      <w:r w:rsidRPr="00224891">
        <w:rPr>
          <w:rFonts w:asciiTheme="minorHAnsi" w:eastAsia="Times New Roman" w:hAnsiTheme="minorHAnsi" w:cstheme="minorHAnsi"/>
          <w:color w:val="365F91"/>
          <w:sz w:val="24"/>
        </w:rPr>
        <w:t>Summary</w:t>
      </w:r>
      <w:bookmarkEnd w:id="58"/>
      <w:bookmarkEnd w:id="59"/>
      <w:r w:rsidRPr="00224891">
        <w:rPr>
          <w:rFonts w:asciiTheme="minorHAnsi" w:eastAsia="Times New Roman" w:hAnsiTheme="minorHAnsi" w:cstheme="minorHAnsi"/>
          <w:color w:val="365F91"/>
          <w:sz w:val="24"/>
        </w:rPr>
        <w:t xml:space="preserve"> </w:t>
      </w:r>
    </w:p>
    <w:p w14:paraId="3DF0C98D" w14:textId="5A08A22A" w:rsidR="00224891" w:rsidRPr="00224891" w:rsidRDefault="00224891" w:rsidP="00087741">
      <w:pPr>
        <w:spacing w:after="481" w:line="357" w:lineRule="auto"/>
        <w:ind w:left="198" w:right="-72"/>
        <w:rPr>
          <w:rFonts w:asciiTheme="minorHAnsi" w:hAnsiTheme="minorHAnsi" w:cstheme="minorHAnsi"/>
        </w:rPr>
      </w:pPr>
      <w:r w:rsidRPr="00224891">
        <w:rPr>
          <w:rFonts w:asciiTheme="minorHAnsi" w:hAnsiTheme="minorHAnsi" w:cstheme="minorHAnsi"/>
        </w:rPr>
        <w:t xml:space="preserve">These guidelines are intended to provide standards of good practice for supervision of the capstone project in the </w:t>
      </w:r>
      <w:r w:rsidR="00D960A0">
        <w:rPr>
          <w:rFonts w:asciiTheme="minorHAnsi" w:hAnsiTheme="minorHAnsi" w:cstheme="minorHAnsi"/>
        </w:rPr>
        <w:t>College of Engineering and Computing</w:t>
      </w:r>
      <w:r w:rsidRPr="00224891">
        <w:rPr>
          <w:rFonts w:asciiTheme="minorHAnsi" w:hAnsiTheme="minorHAnsi" w:cstheme="minorHAnsi"/>
        </w:rPr>
        <w:t xml:space="preserve">, as specified in the sequence of the two 3-credit courses </w:t>
      </w:r>
      <w:r w:rsidR="00BB2AA1">
        <w:rPr>
          <w:rFonts w:asciiTheme="minorHAnsi" w:hAnsiTheme="minorHAnsi" w:cstheme="minorHAnsi"/>
        </w:rPr>
        <w:t>XXXX 495A</w:t>
      </w:r>
      <w:r w:rsidRPr="00224891">
        <w:rPr>
          <w:rFonts w:asciiTheme="minorHAnsi" w:hAnsiTheme="minorHAnsi" w:cstheme="minorHAnsi"/>
        </w:rPr>
        <w:t xml:space="preserve"> and 495B. The roles and responsibilities of the student, the supervisor, the Program Lead, the CPC, The CPCO, are described in these guidelines, which shall be made available to all parties.</w:t>
      </w:r>
    </w:p>
    <w:p w14:paraId="5971078E" w14:textId="77777777" w:rsidR="00224891" w:rsidRPr="00224891" w:rsidRDefault="00224891" w:rsidP="00224891">
      <w:pPr>
        <w:pStyle w:val="Heading1"/>
        <w:spacing w:after="112"/>
        <w:ind w:left="208" w:right="0"/>
        <w:jc w:val="left"/>
        <w:rPr>
          <w:rFonts w:asciiTheme="minorHAnsi" w:eastAsia="Times New Roman" w:hAnsiTheme="minorHAnsi" w:cstheme="minorHAnsi"/>
          <w:color w:val="365F91"/>
          <w:sz w:val="24"/>
        </w:rPr>
      </w:pPr>
      <w:bookmarkStart w:id="60" w:name="_Toc168836293"/>
      <w:r w:rsidRPr="00224891">
        <w:rPr>
          <w:rFonts w:asciiTheme="minorHAnsi" w:eastAsia="Times New Roman" w:hAnsiTheme="minorHAnsi" w:cstheme="minorHAnsi"/>
          <w:color w:val="365F91"/>
          <w:sz w:val="24"/>
        </w:rPr>
        <w:t>Appendix A</w:t>
      </w:r>
      <w:bookmarkEnd w:id="60"/>
      <w:r w:rsidRPr="00224891">
        <w:rPr>
          <w:rFonts w:asciiTheme="minorHAnsi" w:eastAsia="Times New Roman" w:hAnsiTheme="minorHAnsi" w:cstheme="minorHAnsi"/>
          <w:color w:val="365F91"/>
          <w:sz w:val="24"/>
        </w:rPr>
        <w:t xml:space="preserve"> </w:t>
      </w:r>
    </w:p>
    <w:p w14:paraId="603BAA8D" w14:textId="753B5A95" w:rsidR="00224891" w:rsidRPr="00224891" w:rsidRDefault="00224891" w:rsidP="00224891">
      <w:pPr>
        <w:spacing w:after="510"/>
        <w:ind w:left="218" w:right="0"/>
        <w:rPr>
          <w:rFonts w:asciiTheme="minorHAnsi" w:hAnsiTheme="minorHAnsi" w:cstheme="minorHAnsi"/>
        </w:rPr>
      </w:pPr>
      <w:r w:rsidRPr="00224891">
        <w:rPr>
          <w:rFonts w:asciiTheme="minorHAnsi" w:hAnsiTheme="minorHAnsi" w:cstheme="minorHAnsi"/>
        </w:rPr>
        <w:t xml:space="preserve">This appendix includes all the required forms </w:t>
      </w:r>
      <w:r w:rsidR="001C2C77">
        <w:rPr>
          <w:rFonts w:asciiTheme="minorHAnsi" w:hAnsiTheme="minorHAnsi" w:cstheme="minorHAnsi"/>
        </w:rPr>
        <w:t xml:space="preserve">and rubrics </w:t>
      </w:r>
      <w:r w:rsidRPr="00224891">
        <w:rPr>
          <w:rFonts w:asciiTheme="minorHAnsi" w:hAnsiTheme="minorHAnsi" w:cstheme="minorHAnsi"/>
        </w:rPr>
        <w:t xml:space="preserve">for </w:t>
      </w:r>
      <w:r w:rsidR="00DE30E2">
        <w:rPr>
          <w:rFonts w:asciiTheme="minorHAnsi" w:hAnsiTheme="minorHAnsi" w:cstheme="minorHAnsi"/>
        </w:rPr>
        <w:t xml:space="preserve">XXXX </w:t>
      </w:r>
      <w:r w:rsidRPr="00224891">
        <w:rPr>
          <w:rFonts w:asciiTheme="minorHAnsi" w:hAnsiTheme="minorHAnsi" w:cstheme="minorHAnsi"/>
        </w:rPr>
        <w:t xml:space="preserve">495A.  </w:t>
      </w:r>
    </w:p>
    <w:p w14:paraId="6C0AC680" w14:textId="77777777" w:rsidR="00224891" w:rsidRPr="00224891" w:rsidRDefault="00224891" w:rsidP="00224891">
      <w:pPr>
        <w:pStyle w:val="Heading1"/>
        <w:spacing w:after="112"/>
        <w:ind w:left="218" w:right="0"/>
        <w:jc w:val="left"/>
        <w:rPr>
          <w:rFonts w:asciiTheme="minorHAnsi" w:hAnsiTheme="minorHAnsi" w:cstheme="minorHAnsi"/>
        </w:rPr>
      </w:pPr>
      <w:bookmarkStart w:id="61" w:name="_Toc97417105"/>
      <w:bookmarkStart w:id="62" w:name="_Toc168836294"/>
      <w:r w:rsidRPr="00224891">
        <w:rPr>
          <w:rFonts w:asciiTheme="minorHAnsi" w:eastAsia="Times New Roman" w:hAnsiTheme="minorHAnsi" w:cstheme="minorHAnsi"/>
          <w:color w:val="365F91"/>
          <w:sz w:val="24"/>
        </w:rPr>
        <w:t>Appendix B</w:t>
      </w:r>
      <w:bookmarkEnd w:id="61"/>
      <w:bookmarkEnd w:id="62"/>
      <w:r w:rsidRPr="00224891">
        <w:rPr>
          <w:rFonts w:asciiTheme="minorHAnsi" w:eastAsia="Times New Roman" w:hAnsiTheme="minorHAnsi" w:cstheme="minorHAnsi"/>
          <w:color w:val="365F91"/>
          <w:sz w:val="24"/>
        </w:rPr>
        <w:t xml:space="preserve"> </w:t>
      </w:r>
    </w:p>
    <w:p w14:paraId="746E1030" w14:textId="008DDE47" w:rsidR="00224891" w:rsidRDefault="00DE30E2" w:rsidP="00DE30E2">
      <w:pPr>
        <w:spacing w:after="510"/>
        <w:ind w:left="218" w:right="0"/>
        <w:rPr>
          <w:rFonts w:asciiTheme="minorHAnsi" w:hAnsiTheme="minorHAnsi" w:cstheme="minorHAnsi"/>
        </w:rPr>
      </w:pPr>
      <w:r w:rsidRPr="00224891">
        <w:rPr>
          <w:rFonts w:asciiTheme="minorHAnsi" w:hAnsiTheme="minorHAnsi" w:cstheme="minorHAnsi"/>
        </w:rPr>
        <w:t xml:space="preserve">This appendix includes all the required forms </w:t>
      </w:r>
      <w:r w:rsidR="001C2C77">
        <w:rPr>
          <w:rFonts w:asciiTheme="minorHAnsi" w:hAnsiTheme="minorHAnsi" w:cstheme="minorHAnsi"/>
        </w:rPr>
        <w:t xml:space="preserve">and rubrics </w:t>
      </w:r>
      <w:r w:rsidRPr="00224891">
        <w:rPr>
          <w:rFonts w:asciiTheme="minorHAnsi" w:hAnsiTheme="minorHAnsi" w:cstheme="minorHAnsi"/>
        </w:rPr>
        <w:t xml:space="preserve">for </w:t>
      </w:r>
      <w:r>
        <w:rPr>
          <w:rFonts w:asciiTheme="minorHAnsi" w:hAnsiTheme="minorHAnsi" w:cstheme="minorHAnsi"/>
        </w:rPr>
        <w:t>XXXX</w:t>
      </w:r>
      <w:r w:rsidRPr="00224891">
        <w:rPr>
          <w:rFonts w:asciiTheme="minorHAnsi" w:hAnsiTheme="minorHAnsi" w:cstheme="minorHAnsi"/>
        </w:rPr>
        <w:t xml:space="preserve"> 495B</w:t>
      </w:r>
      <w:r w:rsidR="00224891" w:rsidRPr="00224891">
        <w:rPr>
          <w:rFonts w:asciiTheme="minorHAnsi" w:hAnsiTheme="minorHAnsi" w:cstheme="minorHAnsi"/>
        </w:rPr>
        <w:t xml:space="preserve">.  </w:t>
      </w:r>
    </w:p>
    <w:p w14:paraId="478319F5" w14:textId="4A06A086" w:rsidR="00DE30E2" w:rsidRPr="00224891" w:rsidRDefault="00DE30E2" w:rsidP="00DE30E2">
      <w:pPr>
        <w:pStyle w:val="Heading1"/>
        <w:spacing w:after="112"/>
        <w:ind w:left="218" w:right="0"/>
        <w:jc w:val="left"/>
        <w:rPr>
          <w:rFonts w:asciiTheme="minorHAnsi" w:hAnsiTheme="minorHAnsi" w:cstheme="minorHAnsi"/>
        </w:rPr>
      </w:pPr>
      <w:bookmarkStart w:id="63" w:name="_Toc168836295"/>
      <w:r w:rsidRPr="00224891">
        <w:rPr>
          <w:rFonts w:asciiTheme="minorHAnsi" w:eastAsia="Times New Roman" w:hAnsiTheme="minorHAnsi" w:cstheme="minorHAnsi"/>
          <w:color w:val="365F91"/>
          <w:sz w:val="24"/>
        </w:rPr>
        <w:t xml:space="preserve">Appendix </w:t>
      </w:r>
      <w:r>
        <w:rPr>
          <w:rFonts w:asciiTheme="minorHAnsi" w:eastAsia="Times New Roman" w:hAnsiTheme="minorHAnsi" w:cstheme="minorHAnsi"/>
          <w:color w:val="365F91"/>
          <w:sz w:val="24"/>
        </w:rPr>
        <w:t>C</w:t>
      </w:r>
      <w:bookmarkEnd w:id="63"/>
      <w:r w:rsidRPr="00224891">
        <w:rPr>
          <w:rFonts w:asciiTheme="minorHAnsi" w:eastAsia="Times New Roman" w:hAnsiTheme="minorHAnsi" w:cstheme="minorHAnsi"/>
          <w:color w:val="365F91"/>
          <w:sz w:val="24"/>
        </w:rPr>
        <w:t xml:space="preserve"> </w:t>
      </w:r>
    </w:p>
    <w:p w14:paraId="0B87ADDD" w14:textId="77777777" w:rsidR="00DE30E2" w:rsidRDefault="00DE30E2" w:rsidP="00DE30E2">
      <w:pPr>
        <w:spacing w:after="325"/>
        <w:ind w:left="228" w:right="0"/>
        <w:rPr>
          <w:rFonts w:asciiTheme="minorHAnsi" w:hAnsiTheme="minorHAnsi" w:cstheme="minorHAnsi"/>
        </w:rPr>
      </w:pPr>
      <w:r w:rsidRPr="00224891">
        <w:rPr>
          <w:rFonts w:asciiTheme="minorHAnsi" w:hAnsiTheme="minorHAnsi" w:cstheme="minorHAnsi"/>
        </w:rPr>
        <w:t xml:space="preserve">This appendix specifies the required format for the project report.  </w:t>
      </w:r>
    </w:p>
    <w:p w14:paraId="498E92DC" w14:textId="3E1208CD" w:rsidR="00134C19" w:rsidRPr="00224891" w:rsidRDefault="00134C19" w:rsidP="00134C19">
      <w:pPr>
        <w:pStyle w:val="Heading1"/>
        <w:spacing w:after="112"/>
        <w:ind w:left="218" w:right="0"/>
        <w:jc w:val="left"/>
        <w:rPr>
          <w:rFonts w:asciiTheme="minorHAnsi" w:hAnsiTheme="minorHAnsi" w:cstheme="minorHAnsi"/>
        </w:rPr>
      </w:pPr>
      <w:bookmarkStart w:id="64" w:name="_Toc168836296"/>
      <w:r w:rsidRPr="00224891">
        <w:rPr>
          <w:rFonts w:asciiTheme="minorHAnsi" w:eastAsia="Times New Roman" w:hAnsiTheme="minorHAnsi" w:cstheme="minorHAnsi"/>
          <w:color w:val="365F91"/>
          <w:sz w:val="24"/>
        </w:rPr>
        <w:t xml:space="preserve">Appendix </w:t>
      </w:r>
      <w:r w:rsidR="00BF2CD5">
        <w:rPr>
          <w:rFonts w:asciiTheme="minorHAnsi" w:eastAsia="Times New Roman" w:hAnsiTheme="minorHAnsi" w:cstheme="minorHAnsi"/>
          <w:color w:val="365F91"/>
          <w:sz w:val="24"/>
        </w:rPr>
        <w:t>D</w:t>
      </w:r>
      <w:bookmarkEnd w:id="64"/>
      <w:r w:rsidRPr="00224891">
        <w:rPr>
          <w:rFonts w:asciiTheme="minorHAnsi" w:eastAsia="Times New Roman" w:hAnsiTheme="minorHAnsi" w:cstheme="minorHAnsi"/>
          <w:color w:val="365F91"/>
          <w:sz w:val="24"/>
        </w:rPr>
        <w:t xml:space="preserve"> </w:t>
      </w:r>
    </w:p>
    <w:p w14:paraId="7DA4DCCE" w14:textId="301B39E3" w:rsidR="00134C19" w:rsidRPr="00224891" w:rsidRDefault="00134C19" w:rsidP="00134C19">
      <w:pPr>
        <w:spacing w:after="325"/>
        <w:ind w:left="228" w:right="0"/>
        <w:rPr>
          <w:rFonts w:asciiTheme="minorHAnsi" w:hAnsiTheme="minorHAnsi" w:cstheme="minorHAnsi"/>
        </w:rPr>
      </w:pPr>
      <w:r w:rsidRPr="00224891">
        <w:rPr>
          <w:rFonts w:asciiTheme="minorHAnsi" w:hAnsiTheme="minorHAnsi" w:cstheme="minorHAnsi"/>
        </w:rPr>
        <w:t xml:space="preserve">This appendix </w:t>
      </w:r>
      <w:proofErr w:type="gramStart"/>
      <w:r w:rsidR="00FD4F05">
        <w:rPr>
          <w:rFonts w:asciiTheme="minorHAnsi" w:hAnsiTheme="minorHAnsi" w:cstheme="minorHAnsi"/>
        </w:rPr>
        <w:t>include</w:t>
      </w:r>
      <w:proofErr w:type="gramEnd"/>
      <w:r w:rsidRPr="00224891">
        <w:rPr>
          <w:rFonts w:asciiTheme="minorHAnsi" w:hAnsiTheme="minorHAnsi" w:cstheme="minorHAnsi"/>
        </w:rPr>
        <w:t xml:space="preserve"> the </w:t>
      </w:r>
      <w:r w:rsidR="00FD4F05">
        <w:rPr>
          <w:rFonts w:asciiTheme="minorHAnsi" w:hAnsiTheme="minorHAnsi" w:cstheme="minorHAnsi"/>
        </w:rPr>
        <w:t>team split form to be filled in case of team conflict.</w:t>
      </w:r>
    </w:p>
    <w:p w14:paraId="7D4134AC" w14:textId="77777777" w:rsidR="00134C19" w:rsidRPr="00224891" w:rsidRDefault="00134C19" w:rsidP="00DE30E2">
      <w:pPr>
        <w:spacing w:after="325"/>
        <w:ind w:left="228" w:right="0"/>
        <w:rPr>
          <w:rFonts w:asciiTheme="minorHAnsi" w:hAnsiTheme="minorHAnsi" w:cstheme="minorHAnsi"/>
        </w:rPr>
      </w:pPr>
    </w:p>
    <w:p w14:paraId="62468C59" w14:textId="77777777" w:rsidR="00DE30E2" w:rsidRPr="00224891" w:rsidRDefault="00DE30E2" w:rsidP="00224891">
      <w:pPr>
        <w:spacing w:after="325"/>
        <w:ind w:left="228" w:right="0"/>
        <w:rPr>
          <w:rFonts w:asciiTheme="minorHAnsi" w:hAnsiTheme="minorHAnsi" w:cstheme="minorHAnsi"/>
        </w:rPr>
      </w:pPr>
    </w:p>
    <w:p w14:paraId="2B16DFB3" w14:textId="751D3F4E" w:rsidR="00396F8F" w:rsidRDefault="00396F8F" w:rsidP="009401AC">
      <w:pPr>
        <w:spacing w:after="314" w:line="259" w:lineRule="auto"/>
        <w:ind w:left="0" w:right="0" w:firstLine="0"/>
        <w:jc w:val="left"/>
        <w:rPr>
          <w:rFonts w:asciiTheme="minorHAnsi" w:hAnsiTheme="minorHAnsi" w:cstheme="minorHAnsi"/>
          <w:lang w:bidi="ar-BH"/>
        </w:rPr>
      </w:pPr>
    </w:p>
    <w:p w14:paraId="05443C30" w14:textId="77777777" w:rsidR="00396F8F" w:rsidRDefault="00396F8F" w:rsidP="00396F8F">
      <w:pPr>
        <w:spacing w:after="325"/>
        <w:ind w:left="228" w:right="0"/>
        <w:jc w:val="center"/>
        <w:rPr>
          <w:rFonts w:asciiTheme="minorHAnsi" w:hAnsiTheme="minorHAnsi" w:cstheme="minorHAnsi"/>
          <w:b/>
          <w:bCs/>
          <w:sz w:val="44"/>
          <w:szCs w:val="44"/>
        </w:rPr>
      </w:pPr>
    </w:p>
    <w:p w14:paraId="2E3D3A5E" w14:textId="77777777" w:rsidR="00396F8F" w:rsidRDefault="00396F8F" w:rsidP="00396F8F">
      <w:pPr>
        <w:spacing w:after="325"/>
        <w:ind w:left="228" w:right="0"/>
        <w:jc w:val="center"/>
        <w:rPr>
          <w:rFonts w:asciiTheme="minorHAnsi" w:hAnsiTheme="minorHAnsi" w:cstheme="minorHAnsi"/>
          <w:b/>
          <w:bCs/>
          <w:sz w:val="44"/>
          <w:szCs w:val="44"/>
        </w:rPr>
      </w:pPr>
    </w:p>
    <w:p w14:paraId="0342E426" w14:textId="77777777" w:rsidR="00396F8F" w:rsidRDefault="00396F8F" w:rsidP="00396F8F">
      <w:pPr>
        <w:spacing w:after="325"/>
        <w:ind w:left="228" w:right="0"/>
        <w:jc w:val="center"/>
        <w:rPr>
          <w:rFonts w:asciiTheme="minorHAnsi" w:hAnsiTheme="minorHAnsi" w:cstheme="minorHAnsi"/>
          <w:b/>
          <w:bCs/>
          <w:sz w:val="44"/>
          <w:szCs w:val="44"/>
        </w:rPr>
      </w:pPr>
    </w:p>
    <w:p w14:paraId="22946C77" w14:textId="77777777" w:rsidR="009C0AE6" w:rsidRDefault="009C0AE6" w:rsidP="00396F8F">
      <w:pPr>
        <w:spacing w:after="325"/>
        <w:ind w:left="228" w:right="0"/>
        <w:jc w:val="center"/>
        <w:rPr>
          <w:rFonts w:asciiTheme="minorHAnsi" w:hAnsiTheme="minorHAnsi" w:cstheme="minorHAnsi"/>
          <w:b/>
          <w:bCs/>
          <w:sz w:val="44"/>
          <w:szCs w:val="44"/>
        </w:rPr>
      </w:pPr>
    </w:p>
    <w:p w14:paraId="74DD07A3" w14:textId="40AE8C23" w:rsidR="00396F8F" w:rsidRPr="00396F8F" w:rsidRDefault="00396F8F" w:rsidP="00396F8F">
      <w:pPr>
        <w:spacing w:after="325"/>
        <w:ind w:left="228" w:right="0"/>
        <w:jc w:val="center"/>
        <w:rPr>
          <w:rFonts w:asciiTheme="minorHAnsi" w:hAnsiTheme="minorHAnsi" w:cstheme="minorHAnsi"/>
          <w:b/>
          <w:bCs/>
          <w:sz w:val="44"/>
          <w:szCs w:val="44"/>
        </w:rPr>
      </w:pPr>
      <w:r w:rsidRPr="00396F8F">
        <w:rPr>
          <w:rFonts w:asciiTheme="minorHAnsi" w:hAnsiTheme="minorHAnsi" w:cstheme="minorHAnsi"/>
          <w:b/>
          <w:bCs/>
          <w:sz w:val="44"/>
          <w:szCs w:val="44"/>
        </w:rPr>
        <w:t>Appendix A</w:t>
      </w:r>
    </w:p>
    <w:p w14:paraId="26D2A58F" w14:textId="77777777" w:rsidR="008B7ED2" w:rsidRDefault="00396F8F" w:rsidP="00396F8F">
      <w:pPr>
        <w:spacing w:after="325"/>
        <w:ind w:left="228" w:right="0"/>
        <w:jc w:val="center"/>
        <w:rPr>
          <w:rFonts w:asciiTheme="minorHAnsi" w:hAnsiTheme="minorHAnsi" w:cstheme="minorHAnsi"/>
          <w:b/>
          <w:bCs/>
          <w:sz w:val="44"/>
          <w:szCs w:val="44"/>
        </w:rPr>
      </w:pPr>
      <w:r w:rsidRPr="00396F8F">
        <w:rPr>
          <w:rFonts w:asciiTheme="minorHAnsi" w:hAnsiTheme="minorHAnsi" w:cstheme="minorHAnsi"/>
          <w:b/>
          <w:bCs/>
          <w:sz w:val="44"/>
          <w:szCs w:val="44"/>
        </w:rPr>
        <w:t xml:space="preserve">XXXX 495A </w:t>
      </w:r>
      <w:r w:rsidR="009C0AE6">
        <w:rPr>
          <w:rFonts w:asciiTheme="minorHAnsi" w:hAnsiTheme="minorHAnsi" w:cstheme="minorHAnsi"/>
          <w:b/>
          <w:bCs/>
          <w:sz w:val="44"/>
          <w:szCs w:val="44"/>
        </w:rPr>
        <w:t xml:space="preserve">/ COSC 490 / </w:t>
      </w:r>
      <w:r w:rsidR="008B7ED2">
        <w:rPr>
          <w:rFonts w:asciiTheme="minorHAnsi" w:hAnsiTheme="minorHAnsi" w:cstheme="minorHAnsi"/>
          <w:b/>
          <w:bCs/>
          <w:sz w:val="44"/>
          <w:szCs w:val="44"/>
        </w:rPr>
        <w:t xml:space="preserve">COSC </w:t>
      </w:r>
      <w:r w:rsidR="009C0AE6">
        <w:rPr>
          <w:rFonts w:asciiTheme="minorHAnsi" w:hAnsiTheme="minorHAnsi" w:cstheme="minorHAnsi"/>
          <w:b/>
          <w:bCs/>
          <w:sz w:val="44"/>
          <w:szCs w:val="44"/>
        </w:rPr>
        <w:t xml:space="preserve">490L </w:t>
      </w:r>
    </w:p>
    <w:p w14:paraId="6257C8FE" w14:textId="7517A2EF" w:rsidR="00396F8F" w:rsidRDefault="00396F8F" w:rsidP="00396F8F">
      <w:pPr>
        <w:spacing w:after="325"/>
        <w:ind w:left="228" w:right="0"/>
        <w:jc w:val="center"/>
        <w:rPr>
          <w:rFonts w:asciiTheme="minorHAnsi" w:hAnsiTheme="minorHAnsi" w:cstheme="minorHAnsi"/>
          <w:b/>
          <w:bCs/>
          <w:sz w:val="44"/>
          <w:szCs w:val="44"/>
        </w:rPr>
      </w:pPr>
      <w:r w:rsidRPr="00396F8F">
        <w:rPr>
          <w:rFonts w:asciiTheme="minorHAnsi" w:hAnsiTheme="minorHAnsi" w:cstheme="minorHAnsi"/>
          <w:b/>
          <w:bCs/>
          <w:sz w:val="44"/>
          <w:szCs w:val="44"/>
        </w:rPr>
        <w:t>Forms</w:t>
      </w:r>
      <w:r w:rsidR="001C2C77">
        <w:rPr>
          <w:rFonts w:asciiTheme="minorHAnsi" w:hAnsiTheme="minorHAnsi" w:cstheme="minorHAnsi"/>
          <w:b/>
          <w:bCs/>
          <w:sz w:val="44"/>
          <w:szCs w:val="44"/>
        </w:rPr>
        <w:t xml:space="preserve"> and Rubrics</w:t>
      </w:r>
    </w:p>
    <w:p w14:paraId="610B356B" w14:textId="5653708F" w:rsidR="009C0AE6" w:rsidRPr="00396F8F" w:rsidRDefault="009C0AE6" w:rsidP="009C0AE6">
      <w:pPr>
        <w:spacing w:after="325"/>
        <w:ind w:left="228" w:right="0"/>
        <w:jc w:val="center"/>
        <w:rPr>
          <w:rFonts w:asciiTheme="minorHAnsi" w:hAnsiTheme="minorHAnsi" w:cstheme="minorHAnsi"/>
          <w:b/>
          <w:bCs/>
          <w:sz w:val="44"/>
          <w:szCs w:val="44"/>
        </w:rPr>
      </w:pPr>
      <w:r>
        <w:rPr>
          <w:rFonts w:asciiTheme="minorHAnsi" w:hAnsiTheme="minorHAnsi" w:cstheme="minorHAnsi"/>
          <w:b/>
          <w:bCs/>
          <w:sz w:val="44"/>
          <w:szCs w:val="44"/>
        </w:rPr>
        <w:t xml:space="preserve"> </w:t>
      </w:r>
    </w:p>
    <w:p w14:paraId="436D0680" w14:textId="77777777" w:rsidR="00396F8F" w:rsidRPr="00396F8F" w:rsidRDefault="00396F8F" w:rsidP="00396F8F"/>
    <w:p w14:paraId="772F2787" w14:textId="38373995" w:rsidR="00396F8F" w:rsidRPr="00396F8F" w:rsidRDefault="00396F8F" w:rsidP="00396F8F">
      <w:pPr>
        <w:spacing w:after="160" w:line="259" w:lineRule="auto"/>
        <w:ind w:left="0" w:right="0" w:firstLine="0"/>
        <w:jc w:val="left"/>
        <w:rPr>
          <w:rFonts w:eastAsia="Calibri"/>
          <w:b/>
          <w:i/>
          <w:color w:val="auto"/>
          <w:sz w:val="36"/>
          <w:szCs w:val="36"/>
        </w:rPr>
      </w:pPr>
      <w:r>
        <w:rPr>
          <w:rFonts w:eastAsia="Calibri"/>
          <w:i/>
          <w:color w:val="auto"/>
          <w:sz w:val="36"/>
          <w:szCs w:val="36"/>
        </w:rPr>
        <w:br w:type="page"/>
      </w:r>
    </w:p>
    <w:p w14:paraId="2629265E" w14:textId="77777777" w:rsidR="00224891" w:rsidRPr="00224891" w:rsidRDefault="00224891" w:rsidP="00396F8F">
      <w:pPr>
        <w:bidi/>
        <w:spacing w:after="0" w:line="240" w:lineRule="auto"/>
        <w:ind w:left="14" w:right="0" w:hanging="14"/>
        <w:jc w:val="center"/>
        <w:rPr>
          <w:rFonts w:asciiTheme="minorHAnsi" w:hAnsiTheme="minorHAnsi" w:cstheme="minorHAnsi"/>
        </w:rPr>
      </w:pPr>
      <w:r w:rsidRPr="00224891">
        <w:rPr>
          <w:rFonts w:asciiTheme="minorHAnsi" w:hAnsiTheme="minorHAnsi" w:cstheme="minorHAnsi"/>
          <w:noProof/>
        </w:rPr>
        <w:lastRenderedPageBreak/>
        <w:drawing>
          <wp:inline distT="0" distB="0" distL="0" distR="0" wp14:anchorId="6734498D" wp14:editId="20ABD8E2">
            <wp:extent cx="2185035" cy="594072"/>
            <wp:effectExtent l="0" t="0" r="5715" b="0"/>
            <wp:docPr id="1738" name="Picture 1738"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738" name="Picture 1738" descr="A picture containing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5035" cy="594072"/>
                    </a:xfrm>
                    <a:prstGeom prst="rect">
                      <a:avLst/>
                    </a:prstGeom>
                  </pic:spPr>
                </pic:pic>
              </a:graphicData>
            </a:graphic>
          </wp:inline>
        </w:drawing>
      </w:r>
    </w:p>
    <w:p w14:paraId="24EFF99B" w14:textId="77777777" w:rsidR="00A177B7" w:rsidRPr="00A177B7" w:rsidRDefault="00A177B7" w:rsidP="00A177B7">
      <w:pPr>
        <w:spacing w:after="0" w:line="240" w:lineRule="auto"/>
        <w:ind w:left="0" w:right="0" w:firstLine="0"/>
        <w:jc w:val="center"/>
        <w:textAlignment w:val="baseline"/>
        <w:rPr>
          <w:rFonts w:ascii="Segoe UI" w:eastAsia="Times New Roman" w:hAnsi="Segoe UI" w:cs="Segoe UI"/>
          <w:b/>
          <w:bCs/>
          <w:color w:val="4F81BD"/>
          <w:sz w:val="18"/>
          <w:szCs w:val="18"/>
        </w:rPr>
      </w:pPr>
      <w:bookmarkStart w:id="65" w:name="_Toc97417107"/>
      <w:r w:rsidRPr="00A177B7">
        <w:rPr>
          <w:rFonts w:eastAsia="Times New Roman"/>
          <w:b/>
          <w:bCs/>
          <w:i/>
          <w:iCs/>
          <w:color w:val="auto"/>
          <w:sz w:val="36"/>
          <w:szCs w:val="36"/>
        </w:rPr>
        <w:t>Capstone Project (XXXX 495A)</w:t>
      </w:r>
      <w:r w:rsidRPr="00A177B7">
        <w:rPr>
          <w:rFonts w:eastAsia="Times New Roman"/>
          <w:b/>
          <w:bCs/>
          <w:color w:val="auto"/>
          <w:sz w:val="36"/>
          <w:szCs w:val="36"/>
        </w:rPr>
        <w:t> </w:t>
      </w:r>
    </w:p>
    <w:p w14:paraId="25477345" w14:textId="77777777" w:rsidR="00A177B7" w:rsidRPr="00A177B7" w:rsidRDefault="00A177B7" w:rsidP="00A177B7">
      <w:pPr>
        <w:spacing w:after="0" w:line="240" w:lineRule="auto"/>
        <w:ind w:left="0" w:right="0" w:firstLine="0"/>
        <w:jc w:val="center"/>
        <w:textAlignment w:val="baseline"/>
        <w:rPr>
          <w:rFonts w:ascii="Segoe UI" w:eastAsia="Times New Roman" w:hAnsi="Segoe UI" w:cs="Segoe UI"/>
          <w:b/>
          <w:bCs/>
          <w:color w:val="4F81BD"/>
          <w:sz w:val="18"/>
          <w:szCs w:val="18"/>
        </w:rPr>
      </w:pPr>
      <w:r w:rsidRPr="00A177B7">
        <w:rPr>
          <w:rFonts w:eastAsia="Times New Roman"/>
          <w:b/>
          <w:bCs/>
          <w:i/>
          <w:iCs/>
          <w:color w:val="C00000"/>
          <w:sz w:val="28"/>
          <w:szCs w:val="28"/>
        </w:rPr>
        <w:t>Proposal Form</w:t>
      </w:r>
      <w:r w:rsidRPr="00A177B7">
        <w:rPr>
          <w:rFonts w:eastAsia="Times New Roman"/>
          <w:b/>
          <w:bCs/>
          <w:color w:val="C00000"/>
          <w:sz w:val="28"/>
          <w:szCs w:val="28"/>
        </w:rPr>
        <w:t> </w:t>
      </w:r>
    </w:p>
    <w:p w14:paraId="411DEE3D" w14:textId="77777777" w:rsidR="00A177B7" w:rsidRPr="00A177B7" w:rsidRDefault="00A177B7" w:rsidP="00A177B7">
      <w:pPr>
        <w:spacing w:after="0" w:line="240" w:lineRule="auto"/>
        <w:ind w:left="-15" w:right="0" w:firstLine="0"/>
        <w:jc w:val="left"/>
        <w:textAlignment w:val="baseline"/>
        <w:rPr>
          <w:rFonts w:ascii="Segoe UI" w:eastAsia="Times New Roman" w:hAnsi="Segoe UI" w:cs="Segoe UI"/>
          <w:sz w:val="18"/>
          <w:szCs w:val="18"/>
        </w:rPr>
      </w:pPr>
      <w:r w:rsidRPr="00A177B7">
        <w:rPr>
          <w:rFonts w:eastAsia="Times New Roman"/>
          <w:sz w:val="18"/>
          <w:szCs w:val="18"/>
        </w:rPr>
        <w:t>To be completed by student(s)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3930"/>
        <w:gridCol w:w="255"/>
        <w:gridCol w:w="1095"/>
        <w:gridCol w:w="255"/>
        <w:gridCol w:w="210"/>
        <w:gridCol w:w="1080"/>
        <w:gridCol w:w="255"/>
        <w:gridCol w:w="1110"/>
      </w:tblGrid>
      <w:tr w:rsidR="00A177B7" w:rsidRPr="00A177B7" w14:paraId="145136DC" w14:textId="77777777" w:rsidTr="00A177B7">
        <w:trPr>
          <w:trHeight w:val="300"/>
        </w:trPr>
        <w:tc>
          <w:tcPr>
            <w:tcW w:w="252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344981A3"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Name of Student  </w:t>
            </w:r>
            <w:r w:rsidRPr="00A177B7">
              <w:rPr>
                <w:rFonts w:eastAsia="Times New Roman"/>
                <w:szCs w:val="24"/>
              </w:rPr>
              <w:t> </w:t>
            </w:r>
          </w:p>
        </w:tc>
        <w:tc>
          <w:tcPr>
            <w:tcW w:w="39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2FF1E23"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c>
          <w:tcPr>
            <w:tcW w:w="1815" w:type="dxa"/>
            <w:gridSpan w:val="4"/>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033E8FA"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Student ID </w:t>
            </w:r>
            <w:r w:rsidRPr="00A177B7">
              <w:rPr>
                <w:rFonts w:eastAsia="Times New Roman"/>
                <w:szCs w:val="24"/>
              </w:rPr>
              <w:t> </w:t>
            </w:r>
          </w:p>
        </w:tc>
        <w:tc>
          <w:tcPr>
            <w:tcW w:w="243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7D8482"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r>
      <w:tr w:rsidR="00A177B7" w:rsidRPr="00A177B7" w14:paraId="1FC4735A" w14:textId="77777777" w:rsidTr="00A177B7">
        <w:trPr>
          <w:trHeight w:val="300"/>
        </w:trPr>
        <w:tc>
          <w:tcPr>
            <w:tcW w:w="252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AB26247"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College  </w:t>
            </w:r>
            <w:r w:rsidRPr="00A177B7">
              <w:rPr>
                <w:rFonts w:eastAsia="Times New Roman"/>
                <w:szCs w:val="24"/>
              </w:rPr>
              <w:t> </w:t>
            </w:r>
          </w:p>
        </w:tc>
        <w:tc>
          <w:tcPr>
            <w:tcW w:w="39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870F4CA"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c>
          <w:tcPr>
            <w:tcW w:w="1815" w:type="dxa"/>
            <w:gridSpan w:val="4"/>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06BCFAA"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Program </w:t>
            </w:r>
            <w:r w:rsidRPr="00A177B7">
              <w:rPr>
                <w:rFonts w:eastAsia="Times New Roman"/>
                <w:szCs w:val="24"/>
              </w:rPr>
              <w:t> </w:t>
            </w:r>
          </w:p>
        </w:tc>
        <w:tc>
          <w:tcPr>
            <w:tcW w:w="243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30A5DFC"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r>
      <w:tr w:rsidR="00A177B7" w:rsidRPr="00A177B7" w14:paraId="1BA652A3" w14:textId="77777777" w:rsidTr="00A177B7">
        <w:trPr>
          <w:trHeight w:val="300"/>
        </w:trPr>
        <w:tc>
          <w:tcPr>
            <w:tcW w:w="2520" w:type="dxa"/>
            <w:tcBorders>
              <w:top w:val="single" w:sz="6" w:space="0" w:color="000000"/>
              <w:left w:val="single" w:sz="6" w:space="0" w:color="000000"/>
              <w:bottom w:val="single" w:sz="6" w:space="0" w:color="auto"/>
              <w:right w:val="single" w:sz="6" w:space="0" w:color="000000"/>
            </w:tcBorders>
            <w:shd w:val="clear" w:color="auto" w:fill="DBE5F1"/>
            <w:vAlign w:val="center"/>
            <w:hideMark/>
          </w:tcPr>
          <w:p w14:paraId="4E89FF43"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Course Title  </w:t>
            </w:r>
            <w:r w:rsidRPr="00A177B7">
              <w:rPr>
                <w:rFonts w:eastAsia="Times New Roman"/>
                <w:szCs w:val="24"/>
              </w:rPr>
              <w:t> </w:t>
            </w:r>
          </w:p>
        </w:tc>
        <w:tc>
          <w:tcPr>
            <w:tcW w:w="3930" w:type="dxa"/>
            <w:tcBorders>
              <w:top w:val="single" w:sz="6" w:space="0" w:color="000000"/>
              <w:left w:val="single" w:sz="6" w:space="0" w:color="000000"/>
              <w:bottom w:val="single" w:sz="6" w:space="0" w:color="auto"/>
              <w:right w:val="single" w:sz="6" w:space="0" w:color="000000"/>
            </w:tcBorders>
            <w:shd w:val="clear" w:color="auto" w:fill="auto"/>
            <w:vAlign w:val="center"/>
            <w:hideMark/>
          </w:tcPr>
          <w:p w14:paraId="1F1296B1"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XXXX 495A: Capstone Project I </w:t>
            </w:r>
          </w:p>
          <w:p w14:paraId="272BC69D"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c>
          <w:tcPr>
            <w:tcW w:w="1815" w:type="dxa"/>
            <w:gridSpan w:val="4"/>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56F455B"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Course Code  </w:t>
            </w:r>
            <w:r w:rsidRPr="00A177B7">
              <w:rPr>
                <w:rFonts w:eastAsia="Times New Roman"/>
                <w:szCs w:val="24"/>
              </w:rPr>
              <w:t> </w:t>
            </w:r>
          </w:p>
        </w:tc>
        <w:tc>
          <w:tcPr>
            <w:tcW w:w="243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C4A979"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XXXX 495A </w:t>
            </w:r>
          </w:p>
        </w:tc>
      </w:tr>
      <w:tr w:rsidR="00A177B7" w:rsidRPr="00A177B7" w14:paraId="48A1FC8C" w14:textId="77777777" w:rsidTr="00A177B7">
        <w:trPr>
          <w:trHeight w:val="300"/>
        </w:trPr>
        <w:tc>
          <w:tcPr>
            <w:tcW w:w="2520" w:type="dxa"/>
            <w:vMerge w:val="restart"/>
            <w:tcBorders>
              <w:top w:val="single" w:sz="6" w:space="0" w:color="auto"/>
              <w:left w:val="single" w:sz="6" w:space="0" w:color="auto"/>
              <w:bottom w:val="single" w:sz="6" w:space="0" w:color="auto"/>
              <w:right w:val="single" w:sz="6" w:space="0" w:color="auto"/>
            </w:tcBorders>
            <w:shd w:val="clear" w:color="auto" w:fill="DBE5F1"/>
            <w:vAlign w:val="center"/>
            <w:hideMark/>
          </w:tcPr>
          <w:p w14:paraId="56BCFC39"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Proposed Project Title  </w:t>
            </w:r>
            <w:r w:rsidRPr="00A177B7">
              <w:rPr>
                <w:rFonts w:eastAsia="Times New Roman"/>
                <w:szCs w:val="24"/>
              </w:rPr>
              <w:t> </w:t>
            </w:r>
          </w:p>
        </w:tc>
        <w:tc>
          <w:tcPr>
            <w:tcW w:w="393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2B24FBB6"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c>
          <w:tcPr>
            <w:tcW w:w="1815" w:type="dxa"/>
            <w:gridSpan w:val="4"/>
            <w:tcBorders>
              <w:top w:val="single" w:sz="6" w:space="0" w:color="000000"/>
              <w:left w:val="single" w:sz="6" w:space="0" w:color="auto"/>
              <w:bottom w:val="single" w:sz="6" w:space="0" w:color="000000"/>
              <w:right w:val="single" w:sz="6" w:space="0" w:color="000000"/>
            </w:tcBorders>
            <w:shd w:val="clear" w:color="auto" w:fill="DBE5F1"/>
            <w:vAlign w:val="center"/>
            <w:hideMark/>
          </w:tcPr>
          <w:p w14:paraId="44D94943"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Academic Year  </w:t>
            </w:r>
            <w:r w:rsidRPr="00A177B7">
              <w:rPr>
                <w:rFonts w:eastAsia="Times New Roman"/>
                <w:szCs w:val="24"/>
              </w:rPr>
              <w:t> </w:t>
            </w:r>
          </w:p>
        </w:tc>
        <w:tc>
          <w:tcPr>
            <w:tcW w:w="243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EDC6881"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r>
      <w:tr w:rsidR="00A177B7" w:rsidRPr="00A177B7" w14:paraId="2C52C26F" w14:textId="77777777" w:rsidTr="00A177B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9625EFB" w14:textId="77777777" w:rsidR="00A177B7" w:rsidRPr="00A177B7" w:rsidRDefault="00A177B7" w:rsidP="00A177B7">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DE267AD" w14:textId="77777777" w:rsidR="00A177B7" w:rsidRPr="00A177B7" w:rsidRDefault="00A177B7" w:rsidP="00A177B7">
            <w:pPr>
              <w:spacing w:after="0" w:line="240" w:lineRule="auto"/>
              <w:ind w:left="0" w:right="0" w:firstLine="0"/>
              <w:jc w:val="left"/>
              <w:rPr>
                <w:rFonts w:ascii="Times New Roman" w:eastAsia="Times New Roman" w:hAnsi="Times New Roman" w:cs="Times New Roman"/>
                <w:szCs w:val="24"/>
              </w:rPr>
            </w:pPr>
          </w:p>
        </w:tc>
        <w:tc>
          <w:tcPr>
            <w:tcW w:w="4260" w:type="dxa"/>
            <w:gridSpan w:val="7"/>
            <w:tcBorders>
              <w:top w:val="single" w:sz="6" w:space="0" w:color="000000"/>
              <w:left w:val="single" w:sz="6" w:space="0" w:color="auto"/>
              <w:bottom w:val="single" w:sz="6" w:space="0" w:color="000000"/>
              <w:right w:val="single" w:sz="6" w:space="0" w:color="000000"/>
            </w:tcBorders>
            <w:shd w:val="clear" w:color="auto" w:fill="DBE5F1"/>
            <w:vAlign w:val="center"/>
            <w:hideMark/>
          </w:tcPr>
          <w:p w14:paraId="11B01CEF"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b/>
                <w:bCs/>
                <w:szCs w:val="24"/>
              </w:rPr>
              <w:t>Semester</w:t>
            </w:r>
            <w:r w:rsidRPr="00A177B7">
              <w:rPr>
                <w:rFonts w:eastAsia="Times New Roman"/>
                <w:szCs w:val="24"/>
              </w:rPr>
              <w:t> </w:t>
            </w:r>
          </w:p>
        </w:tc>
      </w:tr>
      <w:tr w:rsidR="00A177B7" w:rsidRPr="00A177B7" w14:paraId="067D7076" w14:textId="77777777" w:rsidTr="00A177B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DF9EC58" w14:textId="77777777" w:rsidR="00A177B7" w:rsidRPr="00A177B7" w:rsidRDefault="00A177B7" w:rsidP="00A177B7">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7ECEBDE" w14:textId="77777777" w:rsidR="00A177B7" w:rsidRPr="00A177B7" w:rsidRDefault="00A177B7" w:rsidP="00A177B7">
            <w:pPr>
              <w:spacing w:after="0" w:line="240" w:lineRule="auto"/>
              <w:ind w:left="0" w:right="0" w:firstLine="0"/>
              <w:jc w:val="left"/>
              <w:rPr>
                <w:rFonts w:ascii="Times New Roman" w:eastAsia="Times New Roman" w:hAnsi="Times New Roman" w:cs="Times New Roman"/>
                <w:szCs w:val="24"/>
              </w:rPr>
            </w:pPr>
          </w:p>
        </w:tc>
        <w:tc>
          <w:tcPr>
            <w:tcW w:w="255" w:type="dxa"/>
            <w:tcBorders>
              <w:top w:val="single" w:sz="6" w:space="0" w:color="000000"/>
              <w:left w:val="single" w:sz="6" w:space="0" w:color="auto"/>
              <w:bottom w:val="single" w:sz="6" w:space="0" w:color="000000"/>
              <w:right w:val="single" w:sz="6" w:space="0" w:color="000000"/>
            </w:tcBorders>
            <w:shd w:val="clear" w:color="auto" w:fill="auto"/>
            <w:vAlign w:val="center"/>
            <w:hideMark/>
          </w:tcPr>
          <w:p w14:paraId="5721A63F"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 </w:t>
            </w:r>
          </w:p>
        </w:tc>
        <w:tc>
          <w:tcPr>
            <w:tcW w:w="109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40F3AFCE"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b/>
                <w:bCs/>
                <w:szCs w:val="24"/>
              </w:rPr>
              <w:t>First</w:t>
            </w:r>
            <w:r w:rsidRPr="00A177B7">
              <w:rPr>
                <w:rFonts w:eastAsia="Times New Roman"/>
                <w:szCs w:val="24"/>
              </w:rPr>
              <w:t> </w:t>
            </w:r>
          </w:p>
        </w:tc>
        <w:tc>
          <w:tcPr>
            <w:tcW w:w="2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FAC4168"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 </w:t>
            </w:r>
          </w:p>
        </w:tc>
        <w:tc>
          <w:tcPr>
            <w:tcW w:w="1290"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E562F3C"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b/>
                <w:bCs/>
                <w:szCs w:val="24"/>
              </w:rPr>
              <w:t>Second</w:t>
            </w:r>
            <w:r w:rsidRPr="00A177B7">
              <w:rPr>
                <w:rFonts w:eastAsia="Times New Roman"/>
                <w:szCs w:val="24"/>
              </w:rPr>
              <w:t> </w:t>
            </w:r>
          </w:p>
        </w:tc>
        <w:tc>
          <w:tcPr>
            <w:tcW w:w="2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5F05AF"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 </w:t>
            </w:r>
          </w:p>
        </w:tc>
        <w:tc>
          <w:tcPr>
            <w:tcW w:w="105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769F234"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b/>
                <w:bCs/>
                <w:szCs w:val="24"/>
              </w:rPr>
              <w:t>Summer</w:t>
            </w:r>
            <w:r w:rsidRPr="00A177B7">
              <w:rPr>
                <w:rFonts w:eastAsia="Times New Roman"/>
                <w:szCs w:val="24"/>
              </w:rPr>
              <w:t> </w:t>
            </w:r>
          </w:p>
        </w:tc>
      </w:tr>
      <w:tr w:rsidR="00A177B7" w:rsidRPr="00A177B7" w14:paraId="41D58B56" w14:textId="77777777" w:rsidTr="00A177B7">
        <w:trPr>
          <w:trHeight w:val="300"/>
        </w:trPr>
        <w:tc>
          <w:tcPr>
            <w:tcW w:w="252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55021DB"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Proposed Supervisor  </w:t>
            </w:r>
            <w:r w:rsidRPr="00A177B7">
              <w:rPr>
                <w:rFonts w:eastAsia="Times New Roman"/>
                <w:szCs w:val="24"/>
              </w:rPr>
              <w:t> </w:t>
            </w:r>
          </w:p>
        </w:tc>
        <w:tc>
          <w:tcPr>
            <w:tcW w:w="8190" w:type="dxa"/>
            <w:gridSpan w:val="8"/>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E2F90DF"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r w:rsidRPr="00A177B7">
              <w:rPr>
                <w:rFonts w:eastAsia="Times New Roman"/>
                <w:sz w:val="18"/>
                <w:szCs w:val="18"/>
              </w:rPr>
              <w:t>If unsure, please enter ‘not applicable’  </w:t>
            </w:r>
          </w:p>
        </w:tc>
      </w:tr>
      <w:tr w:rsidR="00A177B7" w:rsidRPr="00A177B7" w14:paraId="73B2A3B9" w14:textId="77777777" w:rsidTr="00A177B7">
        <w:trPr>
          <w:trHeight w:val="300"/>
        </w:trPr>
        <w:tc>
          <w:tcPr>
            <w:tcW w:w="252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384F314B"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Proposal of the Project </w:t>
            </w:r>
            <w:r w:rsidRPr="00A177B7">
              <w:rPr>
                <w:rFonts w:eastAsia="Times New Roman"/>
                <w:szCs w:val="24"/>
              </w:rPr>
              <w:t> </w:t>
            </w:r>
          </w:p>
        </w:tc>
        <w:tc>
          <w:tcPr>
            <w:tcW w:w="8190" w:type="dxa"/>
            <w:gridSpan w:val="8"/>
            <w:tcBorders>
              <w:top w:val="single" w:sz="6" w:space="0" w:color="000000"/>
              <w:left w:val="single" w:sz="6" w:space="0" w:color="000000"/>
              <w:bottom w:val="single" w:sz="6" w:space="0" w:color="000000"/>
              <w:right w:val="single" w:sz="6" w:space="0" w:color="000000"/>
            </w:tcBorders>
            <w:shd w:val="clear" w:color="auto" w:fill="auto"/>
            <w:hideMark/>
          </w:tcPr>
          <w:p w14:paraId="5122D5EC"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p w14:paraId="4075AA1B"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 w:val="18"/>
                <w:szCs w:val="18"/>
              </w:rPr>
              <w:t>This section will cover the following main points:  </w:t>
            </w:r>
          </w:p>
          <w:p w14:paraId="7D0BB2CF"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 w:val="18"/>
                <w:szCs w:val="18"/>
              </w:rPr>
              <w:t>Background: </w:t>
            </w:r>
          </w:p>
          <w:p w14:paraId="44D7A9B5"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 w:val="18"/>
                <w:szCs w:val="18"/>
              </w:rPr>
              <w:t>Motivation: </w:t>
            </w:r>
          </w:p>
          <w:p w14:paraId="20965DFF"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 w:val="18"/>
                <w:szCs w:val="18"/>
              </w:rPr>
              <w:t>Problem: </w:t>
            </w:r>
          </w:p>
          <w:p w14:paraId="43A0BFED"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 w:val="18"/>
                <w:szCs w:val="18"/>
              </w:rPr>
              <w:t>Objectives: </w:t>
            </w:r>
          </w:p>
          <w:p w14:paraId="08EFBB19"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 w:val="18"/>
                <w:szCs w:val="18"/>
              </w:rPr>
              <w:t>Methodology: </w:t>
            </w:r>
          </w:p>
          <w:p w14:paraId="6FE952F2"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 w:val="18"/>
                <w:szCs w:val="18"/>
              </w:rPr>
              <w:t>Related Work/Projects: </w:t>
            </w:r>
          </w:p>
          <w:p w14:paraId="651FF5D6"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 w:val="18"/>
                <w:szCs w:val="18"/>
              </w:rPr>
              <w:t>Expected Outcomes: </w:t>
            </w:r>
          </w:p>
          <w:p w14:paraId="1627108D"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 w:val="18"/>
                <w:szCs w:val="18"/>
              </w:rPr>
              <w:t>Key references (5 to 7): [IEEE Format] </w:t>
            </w:r>
          </w:p>
        </w:tc>
      </w:tr>
      <w:tr w:rsidR="00A177B7" w:rsidRPr="00A177B7" w14:paraId="6576CD23" w14:textId="77777777" w:rsidTr="00A177B7">
        <w:trPr>
          <w:trHeight w:val="300"/>
        </w:trPr>
        <w:tc>
          <w:tcPr>
            <w:tcW w:w="2520" w:type="dxa"/>
            <w:tcBorders>
              <w:top w:val="single" w:sz="6" w:space="0" w:color="000000"/>
              <w:left w:val="single" w:sz="6" w:space="0" w:color="000000"/>
              <w:bottom w:val="single" w:sz="6" w:space="0" w:color="000000"/>
              <w:right w:val="single" w:sz="6" w:space="0" w:color="000000"/>
            </w:tcBorders>
            <w:shd w:val="clear" w:color="auto" w:fill="DBE5F1"/>
            <w:hideMark/>
          </w:tcPr>
          <w:p w14:paraId="273FDA62"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Signature of Student  </w:t>
            </w:r>
            <w:r w:rsidRPr="00A177B7">
              <w:rPr>
                <w:rFonts w:eastAsia="Times New Roman"/>
                <w:szCs w:val="24"/>
              </w:rPr>
              <w:t> </w:t>
            </w:r>
          </w:p>
        </w:tc>
        <w:tc>
          <w:tcPr>
            <w:tcW w:w="39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A9A3E9"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c>
          <w:tcPr>
            <w:tcW w:w="1815" w:type="dxa"/>
            <w:gridSpan w:val="4"/>
            <w:tcBorders>
              <w:top w:val="single" w:sz="6" w:space="0" w:color="000000"/>
              <w:left w:val="single" w:sz="6" w:space="0" w:color="000000"/>
              <w:bottom w:val="single" w:sz="6" w:space="0" w:color="000000"/>
              <w:right w:val="single" w:sz="6" w:space="0" w:color="000000"/>
            </w:tcBorders>
            <w:shd w:val="clear" w:color="auto" w:fill="DBE5F1"/>
            <w:hideMark/>
          </w:tcPr>
          <w:p w14:paraId="22021855"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Date  </w:t>
            </w:r>
            <w:r w:rsidRPr="00A177B7">
              <w:rPr>
                <w:rFonts w:eastAsia="Times New Roman"/>
                <w:szCs w:val="24"/>
              </w:rPr>
              <w:t> </w:t>
            </w:r>
          </w:p>
        </w:tc>
        <w:tc>
          <w:tcPr>
            <w:tcW w:w="243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6C43EE"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r>
    </w:tbl>
    <w:p w14:paraId="19A8A317" w14:textId="77777777" w:rsidR="00A177B7" w:rsidRPr="00A177B7" w:rsidRDefault="00A177B7" w:rsidP="00A177B7">
      <w:pPr>
        <w:spacing w:after="0" w:line="240" w:lineRule="auto"/>
        <w:ind w:left="1215" w:right="0" w:firstLine="0"/>
        <w:jc w:val="left"/>
        <w:textAlignment w:val="baseline"/>
        <w:rPr>
          <w:rFonts w:ascii="Segoe UI" w:eastAsia="Times New Roman" w:hAnsi="Segoe UI" w:cs="Segoe UI"/>
          <w:sz w:val="18"/>
          <w:szCs w:val="18"/>
        </w:rPr>
      </w:pPr>
      <w:r w:rsidRPr="00A177B7">
        <w:rPr>
          <w:rFonts w:eastAsia="Times New Roman"/>
          <w:szCs w:val="24"/>
        </w:rPr>
        <w:t>  </w:t>
      </w:r>
    </w:p>
    <w:p w14:paraId="758567FE" w14:textId="77777777" w:rsidR="00A177B7" w:rsidRPr="00A177B7" w:rsidRDefault="00A177B7" w:rsidP="00A177B7">
      <w:pPr>
        <w:spacing w:after="0" w:line="240" w:lineRule="auto"/>
        <w:ind w:left="-15" w:right="0" w:firstLine="0"/>
        <w:jc w:val="left"/>
        <w:textAlignment w:val="baseline"/>
        <w:rPr>
          <w:rFonts w:ascii="Segoe UI" w:eastAsia="Times New Roman" w:hAnsi="Segoe UI" w:cs="Segoe UI"/>
          <w:sz w:val="18"/>
          <w:szCs w:val="18"/>
        </w:rPr>
      </w:pPr>
      <w:r w:rsidRPr="00A177B7">
        <w:rPr>
          <w:rFonts w:eastAsia="Times New Roman"/>
          <w:sz w:val="18"/>
          <w:szCs w:val="18"/>
        </w:rPr>
        <w:t>To be completed by chair of CPC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5"/>
        <w:gridCol w:w="1530"/>
        <w:gridCol w:w="1530"/>
        <w:gridCol w:w="4950"/>
      </w:tblGrid>
      <w:tr w:rsidR="00A177B7" w:rsidRPr="00A177B7" w14:paraId="6E969375" w14:textId="77777777" w:rsidTr="00A177B7">
        <w:trPr>
          <w:trHeight w:val="300"/>
        </w:trPr>
        <w:tc>
          <w:tcPr>
            <w:tcW w:w="2685" w:type="dxa"/>
            <w:tcBorders>
              <w:top w:val="single" w:sz="6" w:space="0" w:color="000000"/>
              <w:left w:val="single" w:sz="6" w:space="0" w:color="000000"/>
              <w:bottom w:val="single" w:sz="6" w:space="0" w:color="000000"/>
              <w:right w:val="single" w:sz="6" w:space="0" w:color="000000"/>
            </w:tcBorders>
            <w:shd w:val="clear" w:color="auto" w:fill="DBE5F1"/>
            <w:hideMark/>
          </w:tcPr>
          <w:p w14:paraId="19F375C9"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 </w:t>
            </w:r>
            <w:r w:rsidRPr="00A177B7">
              <w:rPr>
                <w:rFonts w:eastAsia="Times New Roman"/>
                <w:szCs w:val="24"/>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DBE5F1"/>
            <w:hideMark/>
          </w:tcPr>
          <w:p w14:paraId="2BFA52E6"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Approved  </w:t>
            </w:r>
            <w:r w:rsidRPr="00A177B7">
              <w:rPr>
                <w:rFonts w:eastAsia="Times New Roman"/>
                <w:szCs w:val="24"/>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DBE5F1"/>
            <w:hideMark/>
          </w:tcPr>
          <w:p w14:paraId="3D4B01D8"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Rejected  </w:t>
            </w:r>
            <w:r w:rsidRPr="00A177B7">
              <w:rPr>
                <w:rFonts w:eastAsia="Times New Roman"/>
                <w:szCs w:val="24"/>
              </w:rPr>
              <w:t> </w:t>
            </w:r>
          </w:p>
        </w:tc>
        <w:tc>
          <w:tcPr>
            <w:tcW w:w="4950" w:type="dxa"/>
            <w:tcBorders>
              <w:top w:val="single" w:sz="6" w:space="0" w:color="000000"/>
              <w:left w:val="single" w:sz="6" w:space="0" w:color="000000"/>
              <w:bottom w:val="single" w:sz="6" w:space="0" w:color="000000"/>
              <w:right w:val="single" w:sz="6" w:space="0" w:color="000000"/>
            </w:tcBorders>
            <w:shd w:val="clear" w:color="auto" w:fill="DBE5F1"/>
            <w:hideMark/>
          </w:tcPr>
          <w:p w14:paraId="01928F78"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Remarks  </w:t>
            </w:r>
            <w:r w:rsidRPr="00A177B7">
              <w:rPr>
                <w:rFonts w:eastAsia="Times New Roman"/>
                <w:szCs w:val="24"/>
              </w:rPr>
              <w:t> </w:t>
            </w:r>
          </w:p>
        </w:tc>
      </w:tr>
      <w:tr w:rsidR="00A177B7" w:rsidRPr="00A177B7" w14:paraId="7160D057" w14:textId="77777777" w:rsidTr="00A177B7">
        <w:trPr>
          <w:trHeight w:val="300"/>
        </w:trPr>
        <w:tc>
          <w:tcPr>
            <w:tcW w:w="268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1A3D76F"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Proposed Project Title  </w:t>
            </w:r>
            <w:r w:rsidRPr="00A177B7">
              <w:rPr>
                <w:rFonts w:eastAsia="Times New Roman"/>
                <w:szCs w:val="24"/>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8C79F1"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 </w:t>
            </w:r>
            <w:r w:rsidRPr="00A177B7">
              <w:rPr>
                <w:rFonts w:eastAsia="Times New Roman"/>
                <w:szCs w:val="24"/>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2EEA5F"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 </w:t>
            </w:r>
            <w:r w:rsidRPr="00A177B7">
              <w:rPr>
                <w:rFonts w:eastAsia="Times New Roman"/>
                <w:szCs w:val="24"/>
              </w:rPr>
              <w:t> </w:t>
            </w:r>
          </w:p>
        </w:tc>
        <w:tc>
          <w:tcPr>
            <w:tcW w:w="49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7E1ED7E"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 </w:t>
            </w:r>
            <w:r w:rsidRPr="00A177B7">
              <w:rPr>
                <w:rFonts w:eastAsia="Times New Roman"/>
                <w:szCs w:val="24"/>
              </w:rPr>
              <w:t> </w:t>
            </w:r>
          </w:p>
        </w:tc>
      </w:tr>
      <w:tr w:rsidR="00A177B7" w:rsidRPr="00A177B7" w14:paraId="346180E4" w14:textId="77777777" w:rsidTr="00A177B7">
        <w:trPr>
          <w:trHeight w:val="300"/>
        </w:trPr>
        <w:tc>
          <w:tcPr>
            <w:tcW w:w="268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A258415"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Proposal of the Project  </w:t>
            </w:r>
            <w:r w:rsidRPr="00A177B7">
              <w:rPr>
                <w:rFonts w:eastAsia="Times New Roman"/>
                <w:szCs w:val="24"/>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C48D172"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 </w:t>
            </w:r>
            <w:r w:rsidRPr="00A177B7">
              <w:rPr>
                <w:rFonts w:eastAsia="Times New Roman"/>
                <w:szCs w:val="24"/>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0980EFC"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 </w:t>
            </w:r>
            <w:r w:rsidRPr="00A177B7">
              <w:rPr>
                <w:rFonts w:eastAsia="Times New Roman"/>
                <w:szCs w:val="24"/>
              </w:rPr>
              <w:t> </w:t>
            </w:r>
          </w:p>
        </w:tc>
        <w:tc>
          <w:tcPr>
            <w:tcW w:w="49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8383BC"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 </w:t>
            </w:r>
            <w:r w:rsidRPr="00A177B7">
              <w:rPr>
                <w:rFonts w:eastAsia="Times New Roman"/>
                <w:szCs w:val="24"/>
              </w:rPr>
              <w:t> </w:t>
            </w:r>
          </w:p>
        </w:tc>
      </w:tr>
      <w:tr w:rsidR="00A177B7" w:rsidRPr="00A177B7" w14:paraId="1D519AD5" w14:textId="77777777" w:rsidTr="00A177B7">
        <w:trPr>
          <w:trHeight w:val="300"/>
        </w:trPr>
        <w:tc>
          <w:tcPr>
            <w:tcW w:w="268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B9A6A25"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Proposed Project Supervisor  </w:t>
            </w:r>
            <w:r w:rsidRPr="00A177B7">
              <w:rPr>
                <w:rFonts w:eastAsia="Times New Roman"/>
                <w:szCs w:val="24"/>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DE6D394"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 </w:t>
            </w:r>
            <w:r w:rsidRPr="00A177B7">
              <w:rPr>
                <w:rFonts w:eastAsia="Times New Roman"/>
                <w:szCs w:val="24"/>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4F88D7"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 </w:t>
            </w:r>
            <w:r w:rsidRPr="00A177B7">
              <w:rPr>
                <w:rFonts w:eastAsia="Times New Roman"/>
                <w:szCs w:val="24"/>
              </w:rPr>
              <w:t> </w:t>
            </w:r>
          </w:p>
        </w:tc>
        <w:tc>
          <w:tcPr>
            <w:tcW w:w="49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418329"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 </w:t>
            </w:r>
            <w:r w:rsidRPr="00A177B7">
              <w:rPr>
                <w:rFonts w:eastAsia="Times New Roman"/>
                <w:szCs w:val="24"/>
              </w:rPr>
              <w:t> </w:t>
            </w:r>
          </w:p>
        </w:tc>
      </w:tr>
    </w:tbl>
    <w:p w14:paraId="5EAD962C" w14:textId="77777777" w:rsidR="00A177B7" w:rsidRPr="00A177B7" w:rsidRDefault="00A177B7" w:rsidP="00A177B7">
      <w:pPr>
        <w:spacing w:after="0" w:line="240" w:lineRule="auto"/>
        <w:ind w:left="1215" w:right="0" w:firstLine="0"/>
        <w:jc w:val="left"/>
        <w:textAlignment w:val="baseline"/>
        <w:rPr>
          <w:rFonts w:ascii="Segoe UI" w:eastAsia="Times New Roman" w:hAnsi="Segoe UI" w:cs="Segoe UI"/>
          <w:sz w:val="18"/>
          <w:szCs w:val="18"/>
        </w:rPr>
      </w:pPr>
      <w:r w:rsidRPr="00A177B7">
        <w:rPr>
          <w:rFonts w:eastAsia="Times New Roman"/>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05"/>
        <w:gridCol w:w="4050"/>
        <w:gridCol w:w="1350"/>
        <w:gridCol w:w="1620"/>
        <w:gridCol w:w="810"/>
        <w:gridCol w:w="1260"/>
      </w:tblGrid>
      <w:tr w:rsidR="00A177B7" w:rsidRPr="00A177B7" w14:paraId="0E5261CE" w14:textId="77777777" w:rsidTr="00A177B7">
        <w:trPr>
          <w:trHeight w:val="300"/>
        </w:trPr>
        <w:tc>
          <w:tcPr>
            <w:tcW w:w="16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44670A0C"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Name of </w:t>
            </w:r>
            <w:r w:rsidRPr="00A177B7">
              <w:rPr>
                <w:rFonts w:eastAsia="Times New Roman"/>
                <w:szCs w:val="24"/>
              </w:rPr>
              <w:t> </w:t>
            </w:r>
          </w:p>
          <w:p w14:paraId="3FF9560F"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Program Lead </w:t>
            </w:r>
            <w:r w:rsidRPr="00A177B7">
              <w:rPr>
                <w:rFonts w:eastAsia="Times New Roman"/>
                <w:szCs w:val="24"/>
              </w:rPr>
              <w:t> </w:t>
            </w:r>
          </w:p>
        </w:tc>
        <w:tc>
          <w:tcPr>
            <w:tcW w:w="40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676646"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 </w:t>
            </w:r>
            <w:r w:rsidRPr="00A177B7">
              <w:rPr>
                <w:rFonts w:eastAsia="Times New Roman"/>
                <w:szCs w:val="24"/>
              </w:rPr>
              <w:t> </w:t>
            </w:r>
          </w:p>
        </w:tc>
        <w:tc>
          <w:tcPr>
            <w:tcW w:w="135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8CB69B1"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Signature  </w:t>
            </w:r>
            <w:r w:rsidRPr="00A177B7">
              <w:rPr>
                <w:rFonts w:eastAsia="Times New Roman"/>
                <w:szCs w:val="24"/>
              </w:rPr>
              <w:t> </w:t>
            </w:r>
          </w:p>
        </w:tc>
        <w:tc>
          <w:tcPr>
            <w:tcW w:w="16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A2721C"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 </w:t>
            </w:r>
            <w:r w:rsidRPr="00A177B7">
              <w:rPr>
                <w:rFonts w:eastAsia="Times New Roman"/>
                <w:szCs w:val="24"/>
              </w:rPr>
              <w:t> </w:t>
            </w:r>
          </w:p>
        </w:tc>
        <w:tc>
          <w:tcPr>
            <w:tcW w:w="81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9006899"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Date  </w:t>
            </w:r>
            <w:r w:rsidRPr="00A177B7">
              <w:rPr>
                <w:rFonts w:eastAsia="Times New Roman"/>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B999E8"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 </w:t>
            </w:r>
            <w:r w:rsidRPr="00A177B7">
              <w:rPr>
                <w:rFonts w:eastAsia="Times New Roman"/>
                <w:szCs w:val="24"/>
              </w:rPr>
              <w:t> </w:t>
            </w:r>
          </w:p>
        </w:tc>
      </w:tr>
    </w:tbl>
    <w:p w14:paraId="097ECD84" w14:textId="77777777" w:rsidR="00A177B7" w:rsidRPr="00A177B7" w:rsidRDefault="00A177B7" w:rsidP="00A177B7">
      <w:pPr>
        <w:spacing w:after="0" w:line="240" w:lineRule="auto"/>
        <w:ind w:left="0" w:right="0" w:firstLine="0"/>
        <w:textAlignment w:val="baseline"/>
        <w:rPr>
          <w:rFonts w:ascii="Segoe UI" w:eastAsia="Times New Roman" w:hAnsi="Segoe UI" w:cs="Segoe UI"/>
          <w:sz w:val="18"/>
          <w:szCs w:val="18"/>
        </w:rPr>
      </w:pPr>
      <w:r w:rsidRPr="00A177B7">
        <w:rPr>
          <w:rFonts w:ascii="Times New Roman" w:eastAsia="Times New Roman" w:hAnsi="Times New Roman" w:cs="Times New Roman"/>
          <w:szCs w:val="24"/>
        </w:rPr>
        <w:t> </w:t>
      </w:r>
    </w:p>
    <w:p w14:paraId="59956C10" w14:textId="77777777" w:rsidR="001F7424" w:rsidRDefault="001F7424" w:rsidP="00224891">
      <w:pPr>
        <w:spacing w:after="0" w:line="240" w:lineRule="auto"/>
        <w:ind w:left="14" w:right="0" w:hanging="14"/>
        <w:jc w:val="center"/>
        <w:rPr>
          <w:rFonts w:asciiTheme="minorHAnsi" w:hAnsiTheme="minorHAnsi" w:cstheme="minorHAnsi"/>
        </w:rPr>
        <w:sectPr w:rsidR="001F7424" w:rsidSect="00D9459A">
          <w:footerReference w:type="even" r:id="rId13"/>
          <w:footerReference w:type="default" r:id="rId14"/>
          <w:footerReference w:type="first" r:id="rId15"/>
          <w:pgSz w:w="12240" w:h="15840"/>
          <w:pgMar w:top="864" w:right="576" w:bottom="1267" w:left="576" w:header="720" w:footer="965" w:gutter="0"/>
          <w:cols w:space="720"/>
        </w:sectPr>
      </w:pPr>
    </w:p>
    <w:p w14:paraId="545F85C4" w14:textId="77777777" w:rsidR="001F7424" w:rsidRDefault="001F7424" w:rsidP="001F7424">
      <w:pPr>
        <w:spacing w:after="0" w:line="240" w:lineRule="auto"/>
        <w:ind w:left="14" w:hanging="14"/>
        <w:jc w:val="center"/>
      </w:pPr>
      <w:r>
        <w:rPr>
          <w:noProof/>
        </w:rPr>
        <w:lastRenderedPageBreak/>
        <w:drawing>
          <wp:inline distT="0" distB="0" distL="0" distR="0" wp14:anchorId="112233C2" wp14:editId="2EA23A85">
            <wp:extent cx="2185035" cy="594072"/>
            <wp:effectExtent l="0" t="0" r="5715" b="0"/>
            <wp:docPr id="7" name="Picture 7"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738" name="Picture 1738" descr="A picture containing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5035" cy="594072"/>
                    </a:xfrm>
                    <a:prstGeom prst="rect">
                      <a:avLst/>
                    </a:prstGeom>
                  </pic:spPr>
                </pic:pic>
              </a:graphicData>
            </a:graphic>
          </wp:inline>
        </w:drawing>
      </w:r>
    </w:p>
    <w:p w14:paraId="1A3278B8" w14:textId="73FB78F7" w:rsidR="00A177B7" w:rsidRPr="00A177B7" w:rsidRDefault="00A177B7" w:rsidP="00A177B7">
      <w:pPr>
        <w:spacing w:after="0" w:line="240" w:lineRule="auto"/>
        <w:ind w:left="0" w:right="0" w:firstLine="0"/>
        <w:jc w:val="center"/>
        <w:textAlignment w:val="baseline"/>
        <w:rPr>
          <w:rFonts w:ascii="Segoe UI" w:eastAsia="Times New Roman" w:hAnsi="Segoe UI" w:cs="Segoe UI"/>
          <w:sz w:val="18"/>
          <w:szCs w:val="18"/>
        </w:rPr>
      </w:pPr>
      <w:r w:rsidRPr="00A177B7">
        <w:rPr>
          <w:rFonts w:eastAsia="Times New Roman"/>
          <w:szCs w:val="24"/>
        </w:rPr>
        <w:t> </w:t>
      </w:r>
    </w:p>
    <w:p w14:paraId="1D4DF6C0" w14:textId="77777777" w:rsidR="00A177B7" w:rsidRPr="00A177B7" w:rsidRDefault="00A177B7" w:rsidP="00A177B7">
      <w:pPr>
        <w:spacing w:after="0" w:line="240" w:lineRule="auto"/>
        <w:ind w:left="0" w:right="0" w:firstLine="0"/>
        <w:jc w:val="center"/>
        <w:textAlignment w:val="baseline"/>
        <w:rPr>
          <w:rFonts w:ascii="Segoe UI" w:eastAsia="Times New Roman" w:hAnsi="Segoe UI" w:cs="Segoe UI"/>
          <w:b/>
          <w:bCs/>
          <w:color w:val="4F81BD"/>
          <w:sz w:val="18"/>
          <w:szCs w:val="18"/>
        </w:rPr>
      </w:pPr>
      <w:r w:rsidRPr="00A177B7">
        <w:rPr>
          <w:rFonts w:eastAsia="Times New Roman"/>
          <w:b/>
          <w:bCs/>
          <w:i/>
          <w:iCs/>
          <w:color w:val="auto"/>
          <w:sz w:val="36"/>
          <w:szCs w:val="36"/>
        </w:rPr>
        <w:t>Capstone Project (XXXX 495A)</w:t>
      </w:r>
      <w:r w:rsidRPr="00A177B7">
        <w:rPr>
          <w:rFonts w:eastAsia="Times New Roman"/>
          <w:b/>
          <w:bCs/>
          <w:color w:val="auto"/>
          <w:sz w:val="36"/>
          <w:szCs w:val="36"/>
        </w:rPr>
        <w:t> </w:t>
      </w:r>
    </w:p>
    <w:p w14:paraId="52FFD74D" w14:textId="77777777" w:rsidR="00A177B7" w:rsidRPr="00A177B7" w:rsidRDefault="00A177B7" w:rsidP="00A177B7">
      <w:pPr>
        <w:spacing w:after="0" w:line="240" w:lineRule="auto"/>
        <w:ind w:left="0" w:right="0" w:firstLine="0"/>
        <w:jc w:val="center"/>
        <w:textAlignment w:val="baseline"/>
        <w:rPr>
          <w:rFonts w:ascii="Segoe UI" w:eastAsia="Times New Roman" w:hAnsi="Segoe UI" w:cs="Segoe UI"/>
          <w:b/>
          <w:bCs/>
          <w:color w:val="4F81BD"/>
          <w:sz w:val="18"/>
          <w:szCs w:val="18"/>
        </w:rPr>
      </w:pPr>
      <w:r w:rsidRPr="00A177B7">
        <w:rPr>
          <w:rFonts w:eastAsia="Times New Roman"/>
          <w:b/>
          <w:bCs/>
          <w:i/>
          <w:iCs/>
          <w:color w:val="C00000"/>
          <w:sz w:val="28"/>
          <w:szCs w:val="28"/>
        </w:rPr>
        <w:t>Proposal Rubric</w:t>
      </w:r>
      <w:r w:rsidRPr="00A177B7">
        <w:rPr>
          <w:rFonts w:eastAsia="Times New Roman"/>
          <w:b/>
          <w:bCs/>
          <w:color w:val="C00000"/>
          <w:sz w:val="28"/>
          <w:szCs w:val="28"/>
        </w:rPr>
        <w:t> </w:t>
      </w:r>
    </w:p>
    <w:p w14:paraId="3BF37D9D" w14:textId="77777777" w:rsidR="00A177B7" w:rsidRPr="00A177B7" w:rsidRDefault="00A177B7" w:rsidP="00A177B7">
      <w:pPr>
        <w:spacing w:after="0" w:line="240" w:lineRule="auto"/>
        <w:ind w:left="0" w:right="0" w:firstLine="0"/>
        <w:textAlignment w:val="baseline"/>
        <w:rPr>
          <w:rFonts w:ascii="Segoe UI" w:eastAsia="Times New Roman" w:hAnsi="Segoe UI" w:cs="Segoe UI"/>
          <w:sz w:val="18"/>
          <w:szCs w:val="18"/>
        </w:rPr>
      </w:pPr>
      <w:r w:rsidRPr="00A177B7">
        <w:rPr>
          <w:rFonts w:eastAsia="Times New Roman"/>
          <w:szCs w:val="24"/>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6"/>
        <w:gridCol w:w="4063"/>
        <w:gridCol w:w="1674"/>
        <w:gridCol w:w="890"/>
        <w:gridCol w:w="917"/>
        <w:gridCol w:w="890"/>
        <w:gridCol w:w="935"/>
        <w:gridCol w:w="890"/>
        <w:gridCol w:w="943"/>
      </w:tblGrid>
      <w:tr w:rsidR="00A177B7" w:rsidRPr="00A177B7" w14:paraId="29E4ED11" w14:textId="77777777" w:rsidTr="00A177B7">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726C54F" w14:textId="77777777" w:rsidR="00A177B7" w:rsidRPr="00A177B7" w:rsidRDefault="00A177B7" w:rsidP="00A177B7">
            <w:pPr>
              <w:spacing w:after="0" w:line="240" w:lineRule="auto"/>
              <w:ind w:left="105" w:right="0" w:firstLine="0"/>
              <w:jc w:val="left"/>
              <w:textAlignment w:val="baseline"/>
              <w:rPr>
                <w:rFonts w:ascii="Times New Roman" w:eastAsia="Times New Roman" w:hAnsi="Times New Roman" w:cs="Times New Roman"/>
                <w:szCs w:val="24"/>
              </w:rPr>
            </w:pPr>
            <w:r w:rsidRPr="00A177B7">
              <w:rPr>
                <w:rFonts w:eastAsia="Times New Roman"/>
                <w:b/>
                <w:bCs/>
                <w:szCs w:val="24"/>
              </w:rPr>
              <w:t>Name of Student  </w:t>
            </w:r>
            <w:r w:rsidRPr="00A177B7">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6C0FEF" w14:textId="77777777" w:rsidR="00A177B7" w:rsidRPr="00A177B7" w:rsidRDefault="00A177B7" w:rsidP="00A177B7">
            <w:pPr>
              <w:spacing w:after="0" w:line="240" w:lineRule="auto"/>
              <w:ind w:left="105"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DAC326B" w14:textId="77777777" w:rsidR="00A177B7" w:rsidRPr="00A177B7" w:rsidRDefault="00A177B7" w:rsidP="00A177B7">
            <w:pPr>
              <w:spacing w:after="0" w:line="240" w:lineRule="auto"/>
              <w:ind w:left="105" w:right="0" w:firstLine="0"/>
              <w:jc w:val="left"/>
              <w:textAlignment w:val="baseline"/>
              <w:rPr>
                <w:rFonts w:ascii="Times New Roman" w:eastAsia="Times New Roman" w:hAnsi="Times New Roman" w:cs="Times New Roman"/>
                <w:szCs w:val="24"/>
              </w:rPr>
            </w:pPr>
            <w:r w:rsidRPr="00A177B7">
              <w:rPr>
                <w:rFonts w:eastAsia="Times New Roman"/>
                <w:b/>
                <w:bCs/>
                <w:szCs w:val="24"/>
              </w:rPr>
              <w:t>Student ID </w:t>
            </w:r>
            <w:r w:rsidRPr="00A177B7">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6217109B"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r>
      <w:tr w:rsidR="00A177B7" w:rsidRPr="00A177B7" w14:paraId="1D2F0DED" w14:textId="77777777" w:rsidTr="00A177B7">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E676816" w14:textId="77777777" w:rsidR="00A177B7" w:rsidRPr="00A177B7" w:rsidRDefault="00A177B7" w:rsidP="00A177B7">
            <w:pPr>
              <w:spacing w:after="0" w:line="240" w:lineRule="auto"/>
              <w:ind w:left="105" w:right="0" w:firstLine="0"/>
              <w:jc w:val="left"/>
              <w:textAlignment w:val="baseline"/>
              <w:rPr>
                <w:rFonts w:ascii="Times New Roman" w:eastAsia="Times New Roman" w:hAnsi="Times New Roman" w:cs="Times New Roman"/>
                <w:szCs w:val="24"/>
              </w:rPr>
            </w:pPr>
            <w:r w:rsidRPr="00A177B7">
              <w:rPr>
                <w:rFonts w:eastAsia="Times New Roman"/>
                <w:b/>
                <w:bCs/>
                <w:szCs w:val="24"/>
              </w:rPr>
              <w:t>College  </w:t>
            </w:r>
            <w:r w:rsidRPr="00A177B7">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010F5B2" w14:textId="77777777" w:rsidR="00A177B7" w:rsidRPr="00A177B7" w:rsidRDefault="00A177B7" w:rsidP="00A177B7">
            <w:pPr>
              <w:spacing w:after="0" w:line="240" w:lineRule="auto"/>
              <w:ind w:left="105"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5AEA878" w14:textId="77777777" w:rsidR="00A177B7" w:rsidRPr="00A177B7" w:rsidRDefault="00A177B7" w:rsidP="00A177B7">
            <w:pPr>
              <w:spacing w:after="0" w:line="240" w:lineRule="auto"/>
              <w:ind w:left="105" w:right="0" w:firstLine="0"/>
              <w:jc w:val="left"/>
              <w:textAlignment w:val="baseline"/>
              <w:rPr>
                <w:rFonts w:ascii="Times New Roman" w:eastAsia="Times New Roman" w:hAnsi="Times New Roman" w:cs="Times New Roman"/>
                <w:szCs w:val="24"/>
              </w:rPr>
            </w:pPr>
            <w:r w:rsidRPr="00A177B7">
              <w:rPr>
                <w:rFonts w:eastAsia="Times New Roman"/>
                <w:b/>
                <w:bCs/>
                <w:szCs w:val="24"/>
              </w:rPr>
              <w:t>Program  </w:t>
            </w:r>
            <w:r w:rsidRPr="00A177B7">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2881F8B5"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r>
      <w:tr w:rsidR="00A177B7" w:rsidRPr="00A177B7" w14:paraId="249AF02E" w14:textId="77777777" w:rsidTr="00A177B7">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135EC3B" w14:textId="77777777" w:rsidR="00A177B7" w:rsidRPr="00A177B7" w:rsidRDefault="00A177B7" w:rsidP="00A177B7">
            <w:pPr>
              <w:spacing w:after="0" w:line="240" w:lineRule="auto"/>
              <w:ind w:left="105" w:right="0" w:firstLine="0"/>
              <w:jc w:val="left"/>
              <w:textAlignment w:val="baseline"/>
              <w:rPr>
                <w:rFonts w:ascii="Times New Roman" w:eastAsia="Times New Roman" w:hAnsi="Times New Roman" w:cs="Times New Roman"/>
                <w:szCs w:val="24"/>
              </w:rPr>
            </w:pPr>
            <w:r w:rsidRPr="00A177B7">
              <w:rPr>
                <w:rFonts w:eastAsia="Times New Roman"/>
                <w:b/>
                <w:bCs/>
                <w:szCs w:val="24"/>
              </w:rPr>
              <w:t>Course Title  </w:t>
            </w:r>
            <w:r w:rsidRPr="00A177B7">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CB45092" w14:textId="77777777" w:rsidR="00A177B7" w:rsidRPr="00A177B7" w:rsidRDefault="00A177B7" w:rsidP="00A177B7">
            <w:pPr>
              <w:spacing w:after="0" w:line="240" w:lineRule="auto"/>
              <w:ind w:left="105"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C83F9A3" w14:textId="77777777" w:rsidR="00A177B7" w:rsidRPr="00A177B7" w:rsidRDefault="00A177B7" w:rsidP="00A177B7">
            <w:pPr>
              <w:spacing w:after="0" w:line="240" w:lineRule="auto"/>
              <w:ind w:left="105" w:right="0" w:firstLine="0"/>
              <w:jc w:val="left"/>
              <w:textAlignment w:val="baseline"/>
              <w:rPr>
                <w:rFonts w:ascii="Times New Roman" w:eastAsia="Times New Roman" w:hAnsi="Times New Roman" w:cs="Times New Roman"/>
                <w:szCs w:val="24"/>
              </w:rPr>
            </w:pPr>
            <w:r w:rsidRPr="00A177B7">
              <w:rPr>
                <w:rFonts w:eastAsia="Times New Roman"/>
                <w:b/>
                <w:bCs/>
                <w:szCs w:val="24"/>
              </w:rPr>
              <w:t>Course Code </w:t>
            </w:r>
            <w:r w:rsidRPr="00A177B7">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5E0C9AC9"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r>
      <w:tr w:rsidR="00A177B7" w:rsidRPr="00A177B7" w14:paraId="17258109" w14:textId="77777777" w:rsidTr="00A177B7">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6FCE269" w14:textId="77777777" w:rsidR="00A177B7" w:rsidRPr="00A177B7" w:rsidRDefault="00A177B7" w:rsidP="00A177B7">
            <w:pPr>
              <w:spacing w:after="0" w:line="240" w:lineRule="auto"/>
              <w:ind w:left="105" w:right="0" w:firstLine="0"/>
              <w:jc w:val="left"/>
              <w:textAlignment w:val="baseline"/>
              <w:rPr>
                <w:rFonts w:ascii="Times New Roman" w:eastAsia="Times New Roman" w:hAnsi="Times New Roman" w:cs="Times New Roman"/>
                <w:szCs w:val="24"/>
              </w:rPr>
            </w:pPr>
            <w:r w:rsidRPr="00A177B7">
              <w:rPr>
                <w:rFonts w:eastAsia="Times New Roman"/>
                <w:b/>
                <w:bCs/>
                <w:szCs w:val="24"/>
              </w:rPr>
              <w:t>Project/ Project Title</w:t>
            </w:r>
            <w:r w:rsidRPr="00A177B7">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E86BDD9" w14:textId="77777777" w:rsidR="00A177B7" w:rsidRPr="00A177B7" w:rsidRDefault="00A177B7" w:rsidP="00A177B7">
            <w:pPr>
              <w:spacing w:after="0" w:line="240" w:lineRule="auto"/>
              <w:ind w:left="105"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22DF04B" w14:textId="77777777" w:rsidR="00A177B7" w:rsidRPr="00A177B7" w:rsidRDefault="00A177B7" w:rsidP="00A177B7">
            <w:pPr>
              <w:spacing w:after="0" w:line="240" w:lineRule="auto"/>
              <w:ind w:left="105" w:right="0" w:firstLine="0"/>
              <w:jc w:val="left"/>
              <w:textAlignment w:val="baseline"/>
              <w:rPr>
                <w:rFonts w:ascii="Times New Roman" w:eastAsia="Times New Roman" w:hAnsi="Times New Roman" w:cs="Times New Roman"/>
                <w:szCs w:val="24"/>
              </w:rPr>
            </w:pPr>
            <w:r w:rsidRPr="00A177B7">
              <w:rPr>
                <w:rFonts w:eastAsia="Times New Roman"/>
                <w:b/>
                <w:bCs/>
                <w:szCs w:val="24"/>
              </w:rPr>
              <w:t>Academic Year</w:t>
            </w:r>
            <w:r w:rsidRPr="00A177B7">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17684B82"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r>
      <w:tr w:rsidR="00A177B7" w:rsidRPr="00A177B7" w14:paraId="712FD5AE" w14:textId="77777777" w:rsidTr="00A177B7">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4D402B3" w14:textId="77777777" w:rsidR="00A177B7" w:rsidRPr="00A177B7" w:rsidRDefault="00A177B7" w:rsidP="00A177B7">
            <w:pPr>
              <w:spacing w:after="0" w:line="240" w:lineRule="auto"/>
              <w:ind w:left="105" w:right="0" w:firstLine="0"/>
              <w:jc w:val="left"/>
              <w:textAlignment w:val="baseline"/>
              <w:rPr>
                <w:rFonts w:ascii="Times New Roman" w:eastAsia="Times New Roman" w:hAnsi="Times New Roman" w:cs="Times New Roman"/>
                <w:szCs w:val="24"/>
              </w:rPr>
            </w:pPr>
            <w:r w:rsidRPr="00A177B7">
              <w:rPr>
                <w:rFonts w:eastAsia="Times New Roman"/>
                <w:b/>
                <w:bCs/>
                <w:szCs w:val="24"/>
              </w:rPr>
              <w:t>Supervisor Name    </w:t>
            </w:r>
            <w:r w:rsidRPr="00A177B7">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4784AFF" w14:textId="77777777" w:rsidR="00A177B7" w:rsidRPr="00A177B7" w:rsidRDefault="00A177B7" w:rsidP="00A177B7">
            <w:pPr>
              <w:spacing w:after="0" w:line="240" w:lineRule="auto"/>
              <w:ind w:left="105"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5E1D46E" w14:textId="77777777" w:rsidR="00A177B7" w:rsidRPr="00A177B7" w:rsidRDefault="00A177B7" w:rsidP="00A177B7">
            <w:pPr>
              <w:spacing w:after="0" w:line="240" w:lineRule="auto"/>
              <w:ind w:left="105" w:right="0" w:firstLine="0"/>
              <w:jc w:val="left"/>
              <w:textAlignment w:val="baseline"/>
              <w:rPr>
                <w:rFonts w:ascii="Times New Roman" w:eastAsia="Times New Roman" w:hAnsi="Times New Roman" w:cs="Times New Roman"/>
                <w:szCs w:val="24"/>
              </w:rPr>
            </w:pPr>
            <w:r w:rsidRPr="00A177B7">
              <w:rPr>
                <w:rFonts w:eastAsia="Times New Roman"/>
                <w:b/>
                <w:bCs/>
                <w:szCs w:val="24"/>
              </w:rPr>
              <w:t>Semester</w:t>
            </w:r>
            <w:r w:rsidRPr="00A177B7">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39F57DA"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2FA2283"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b/>
                <w:bCs/>
                <w:szCs w:val="24"/>
              </w:rPr>
              <w:t>First</w:t>
            </w:r>
            <w:r w:rsidRPr="00A177B7">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10AA6AC"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0A8FF56"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b/>
                <w:bCs/>
                <w:szCs w:val="24"/>
              </w:rPr>
              <w:t>Second</w:t>
            </w:r>
            <w:r w:rsidRPr="00A177B7">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E585179"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D3A5084"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b/>
                <w:bCs/>
                <w:szCs w:val="24"/>
              </w:rPr>
              <w:t>Summer</w:t>
            </w:r>
            <w:r w:rsidRPr="00A177B7">
              <w:rPr>
                <w:rFonts w:eastAsia="Times New Roman"/>
                <w:szCs w:val="24"/>
              </w:rPr>
              <w:t> </w:t>
            </w:r>
          </w:p>
        </w:tc>
      </w:tr>
    </w:tbl>
    <w:p w14:paraId="53256C9F" w14:textId="77777777" w:rsidR="00A177B7" w:rsidRPr="00A177B7" w:rsidRDefault="00A177B7" w:rsidP="00A177B7">
      <w:pPr>
        <w:spacing w:after="0" w:line="240" w:lineRule="auto"/>
        <w:ind w:left="0" w:right="0" w:firstLine="0"/>
        <w:textAlignment w:val="baseline"/>
        <w:rPr>
          <w:rFonts w:ascii="Segoe UI" w:eastAsia="Times New Roman" w:hAnsi="Segoe UI" w:cs="Segoe UI"/>
          <w:sz w:val="18"/>
          <w:szCs w:val="18"/>
        </w:rPr>
      </w:pPr>
      <w:r w:rsidRPr="00A177B7">
        <w:rPr>
          <w:rFonts w:eastAsia="Times New Roman"/>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1"/>
        <w:gridCol w:w="5390"/>
        <w:gridCol w:w="936"/>
        <w:gridCol w:w="5626"/>
      </w:tblGrid>
      <w:tr w:rsidR="00A177B7" w:rsidRPr="00A177B7" w14:paraId="7FA83C3C" w14:textId="77777777" w:rsidTr="00A177B7">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DC4E5B4"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b/>
                <w:bCs/>
                <w:szCs w:val="24"/>
              </w:rPr>
              <w:t>Criteria</w:t>
            </w:r>
            <w:r w:rsidRPr="00A177B7">
              <w:rPr>
                <w:rFonts w:eastAsia="Times New Roman"/>
                <w:szCs w:val="24"/>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5AD1157"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b/>
                <w:bCs/>
                <w:szCs w:val="24"/>
              </w:rPr>
              <w:t>Description</w:t>
            </w:r>
            <w:r w:rsidRPr="00A177B7">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B7F2679"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b/>
                <w:bCs/>
                <w:szCs w:val="24"/>
              </w:rPr>
              <w:t>Mark</w:t>
            </w:r>
            <w:r w:rsidRPr="00A177B7">
              <w:rPr>
                <w:rFonts w:eastAsia="Times New Roman"/>
                <w:szCs w:val="24"/>
              </w:rPr>
              <w:t> </w:t>
            </w:r>
          </w:p>
        </w:tc>
        <w:tc>
          <w:tcPr>
            <w:tcW w:w="595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7F3D111"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b/>
                <w:bCs/>
                <w:szCs w:val="24"/>
              </w:rPr>
              <w:t>Feedback</w:t>
            </w:r>
            <w:r w:rsidRPr="00A177B7">
              <w:rPr>
                <w:rFonts w:eastAsia="Times New Roman"/>
                <w:szCs w:val="24"/>
              </w:rPr>
              <w:t> </w:t>
            </w:r>
          </w:p>
        </w:tc>
      </w:tr>
      <w:tr w:rsidR="00A177B7" w:rsidRPr="00A177B7" w14:paraId="55D910B9" w14:textId="77777777" w:rsidTr="00A177B7">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1BB970"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Identification of Problem in the Domain </w:t>
            </w:r>
          </w:p>
          <w:p w14:paraId="66A5F067"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(A1)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07047CDB" w14:textId="77777777" w:rsidR="00A177B7" w:rsidRPr="00A177B7" w:rsidRDefault="00A177B7" w:rsidP="00A177B7">
            <w:pPr>
              <w:spacing w:after="0" w:line="240" w:lineRule="auto"/>
              <w:ind w:left="0" w:right="0" w:firstLine="0"/>
              <w:textAlignment w:val="baseline"/>
              <w:rPr>
                <w:rFonts w:ascii="Times New Roman" w:eastAsia="Times New Roman" w:hAnsi="Times New Roman" w:cs="Times New Roman"/>
                <w:szCs w:val="24"/>
              </w:rPr>
            </w:pPr>
            <w:r w:rsidRPr="00A177B7">
              <w:rPr>
                <w:rFonts w:eastAsia="Times New Roman"/>
                <w:szCs w:val="24"/>
              </w:rPr>
              <w:t>The discussion of the topic/problem is: </w:t>
            </w:r>
          </w:p>
          <w:p w14:paraId="5236A471" w14:textId="77777777" w:rsidR="00A177B7" w:rsidRPr="00A177B7" w:rsidRDefault="00A177B7" w:rsidP="00433E36">
            <w:pPr>
              <w:numPr>
                <w:ilvl w:val="0"/>
                <w:numId w:val="56"/>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very clear. (5 points).  </w:t>
            </w:r>
          </w:p>
          <w:p w14:paraId="154F5673" w14:textId="77777777" w:rsidR="00A177B7" w:rsidRPr="00A177B7" w:rsidRDefault="00A177B7" w:rsidP="00433E36">
            <w:pPr>
              <w:numPr>
                <w:ilvl w:val="0"/>
                <w:numId w:val="56"/>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clear (4)  </w:t>
            </w:r>
          </w:p>
          <w:p w14:paraId="1FB433A0" w14:textId="77777777" w:rsidR="00A177B7" w:rsidRPr="00A177B7" w:rsidRDefault="00A177B7" w:rsidP="00433E36">
            <w:pPr>
              <w:numPr>
                <w:ilvl w:val="0"/>
                <w:numId w:val="56"/>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somewhat clear (3)  </w:t>
            </w:r>
          </w:p>
          <w:p w14:paraId="5F2D3D4A" w14:textId="77777777" w:rsidR="00A177B7" w:rsidRPr="00A177B7" w:rsidRDefault="00A177B7" w:rsidP="00433E36">
            <w:pPr>
              <w:numPr>
                <w:ilvl w:val="0"/>
                <w:numId w:val="56"/>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confusing (2)  </w:t>
            </w:r>
          </w:p>
          <w:p w14:paraId="65953A9D" w14:textId="77777777" w:rsidR="00A177B7" w:rsidRPr="00A177B7" w:rsidRDefault="00A177B7" w:rsidP="00433E36">
            <w:pPr>
              <w:numPr>
                <w:ilvl w:val="0"/>
                <w:numId w:val="56"/>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very confusing (1) </w:t>
            </w:r>
          </w:p>
          <w:p w14:paraId="28F6871B" w14:textId="77777777" w:rsidR="00A177B7" w:rsidRPr="00A177B7" w:rsidRDefault="00A177B7" w:rsidP="00A177B7">
            <w:pPr>
              <w:spacing w:after="0" w:line="240" w:lineRule="auto"/>
              <w:ind w:left="360" w:right="0" w:firstLine="0"/>
              <w:jc w:val="left"/>
              <w:textAlignment w:val="baseline"/>
              <w:rPr>
                <w:rFonts w:ascii="Times New Roman" w:eastAsia="Times New Roman" w:hAnsi="Times New Roman" w:cs="Times New Roman"/>
                <w:color w:val="auto"/>
                <w:szCs w:val="24"/>
              </w:rPr>
            </w:pPr>
            <w:r w:rsidRPr="00A177B7">
              <w:rPr>
                <w:rFonts w:eastAsia="Times New Roman"/>
                <w:color w:val="auto"/>
                <w:sz w:val="22"/>
              </w:rPr>
              <w: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A9EA22"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  / 5 </w:t>
            </w:r>
          </w:p>
        </w:tc>
        <w:tc>
          <w:tcPr>
            <w:tcW w:w="59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87CD3A"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r>
      <w:tr w:rsidR="00A177B7" w:rsidRPr="00A177B7" w14:paraId="61FC2ABD" w14:textId="77777777" w:rsidTr="00A177B7">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635D35"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Uniqueness of the problem </w:t>
            </w:r>
          </w:p>
          <w:p w14:paraId="15FB5F1F"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(B3)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677CE9D2" w14:textId="77777777" w:rsidR="00A177B7" w:rsidRPr="00A177B7" w:rsidRDefault="00A177B7" w:rsidP="00433E36">
            <w:pPr>
              <w:numPr>
                <w:ilvl w:val="0"/>
                <w:numId w:val="57"/>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Problem statement is unique in the domain and has scope for research work and outcome in the field. (3) </w:t>
            </w:r>
          </w:p>
          <w:p w14:paraId="3E231B05" w14:textId="77777777" w:rsidR="00A177B7" w:rsidRPr="00A177B7" w:rsidRDefault="00A177B7" w:rsidP="00433E36">
            <w:pPr>
              <w:numPr>
                <w:ilvl w:val="0"/>
                <w:numId w:val="57"/>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Uniqueness of the problem in the domain is not clearly justified. (2) </w:t>
            </w:r>
          </w:p>
          <w:p w14:paraId="63D060B6" w14:textId="77777777" w:rsidR="00A177B7" w:rsidRPr="00A177B7" w:rsidRDefault="00A177B7" w:rsidP="00433E36">
            <w:pPr>
              <w:numPr>
                <w:ilvl w:val="0"/>
                <w:numId w:val="57"/>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Problem statement is not unique but needs improved solutions. (1) </w:t>
            </w:r>
          </w:p>
          <w:p w14:paraId="4C1B1469" w14:textId="77777777" w:rsidR="00A177B7" w:rsidRPr="00A177B7" w:rsidRDefault="00A177B7" w:rsidP="00A177B7">
            <w:pPr>
              <w:spacing w:after="0" w:line="240" w:lineRule="auto"/>
              <w:ind w:left="360" w:right="0" w:firstLine="0"/>
              <w:jc w:val="left"/>
              <w:textAlignment w:val="baseline"/>
              <w:rPr>
                <w:rFonts w:ascii="Times New Roman" w:eastAsia="Times New Roman" w:hAnsi="Times New Roman" w:cs="Times New Roman"/>
                <w:color w:val="auto"/>
                <w:szCs w:val="24"/>
              </w:rPr>
            </w:pPr>
            <w:r w:rsidRPr="00A177B7">
              <w:rPr>
                <w:rFonts w:eastAsia="Times New Roman"/>
                <w:color w:val="auto"/>
                <w:sz w:val="22"/>
              </w:rPr>
              <w: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5EAE85F"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  / 3 </w:t>
            </w:r>
          </w:p>
        </w:tc>
        <w:tc>
          <w:tcPr>
            <w:tcW w:w="59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E15163"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r>
      <w:tr w:rsidR="00A177B7" w:rsidRPr="00A177B7" w14:paraId="041B3891" w14:textId="77777777" w:rsidTr="00A177B7">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008475"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Existing Systems and Feasibility of Project Proposal </w:t>
            </w:r>
          </w:p>
          <w:p w14:paraId="08E63048"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(A1, A3)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01D70158" w14:textId="77777777" w:rsidR="00A177B7" w:rsidRPr="00A177B7" w:rsidRDefault="00A177B7" w:rsidP="00433E36">
            <w:pPr>
              <w:numPr>
                <w:ilvl w:val="0"/>
                <w:numId w:val="58"/>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Justifies the project topic with a brief survey of the existing systems and their limitations with its business value. (5) </w:t>
            </w:r>
          </w:p>
          <w:p w14:paraId="305B2F83" w14:textId="77777777" w:rsidR="00A177B7" w:rsidRPr="00A177B7" w:rsidRDefault="00A177B7" w:rsidP="00433E36">
            <w:pPr>
              <w:numPr>
                <w:ilvl w:val="0"/>
                <w:numId w:val="58"/>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Justifies the project with a brief survey of existing systems without proper justification of their limitations and business value. (4) </w:t>
            </w:r>
          </w:p>
          <w:p w14:paraId="353A8451" w14:textId="77777777" w:rsidR="00A177B7" w:rsidRPr="00A177B7" w:rsidRDefault="00A177B7" w:rsidP="00433E36">
            <w:pPr>
              <w:numPr>
                <w:ilvl w:val="0"/>
                <w:numId w:val="58"/>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lastRenderedPageBreak/>
              <w:t>Partial justification to the project topic with improper explanation of existing systems, their limitations and market value. (3) </w:t>
            </w:r>
          </w:p>
          <w:p w14:paraId="20F2EC19" w14:textId="77777777" w:rsidR="00A177B7" w:rsidRPr="00A177B7" w:rsidRDefault="00A177B7" w:rsidP="00433E36">
            <w:pPr>
              <w:numPr>
                <w:ilvl w:val="0"/>
                <w:numId w:val="58"/>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Incomplete justification to the project topic with improper explanation of existing systems, their limitations and market value. (2) </w:t>
            </w:r>
          </w:p>
          <w:p w14:paraId="2258384D" w14:textId="77777777" w:rsidR="00A177B7" w:rsidRPr="00A177B7" w:rsidRDefault="00A177B7" w:rsidP="00433E36">
            <w:pPr>
              <w:numPr>
                <w:ilvl w:val="0"/>
                <w:numId w:val="58"/>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Incomplete survey of the existing systems. (1) </w:t>
            </w:r>
          </w:p>
          <w:p w14:paraId="2D74A4CF" w14:textId="77777777" w:rsidR="00A177B7" w:rsidRPr="00A177B7" w:rsidRDefault="00A177B7" w:rsidP="00A177B7">
            <w:pPr>
              <w:spacing w:after="0" w:line="240" w:lineRule="auto"/>
              <w:ind w:left="360" w:right="0" w:firstLine="0"/>
              <w:jc w:val="left"/>
              <w:textAlignment w:val="baseline"/>
              <w:rPr>
                <w:rFonts w:ascii="Times New Roman" w:eastAsia="Times New Roman" w:hAnsi="Times New Roman" w:cs="Times New Roman"/>
                <w:color w:val="auto"/>
                <w:szCs w:val="24"/>
              </w:rPr>
            </w:pPr>
            <w:r w:rsidRPr="00A177B7">
              <w:rPr>
                <w:rFonts w:eastAsia="Times New Roman"/>
                <w:color w:val="auto"/>
                <w:sz w:val="22"/>
              </w:rPr>
              <w: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E373EF"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lastRenderedPageBreak/>
              <w:t>  / 5 </w:t>
            </w:r>
          </w:p>
        </w:tc>
        <w:tc>
          <w:tcPr>
            <w:tcW w:w="59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E396C1"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r>
      <w:tr w:rsidR="00A177B7" w:rsidRPr="00A177B7" w14:paraId="6BB5ECFB" w14:textId="77777777" w:rsidTr="00A177B7">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55CCF9"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Objectives of the Proposed Work </w:t>
            </w:r>
          </w:p>
          <w:p w14:paraId="2DA52C13"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(B1, B2)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3498908C" w14:textId="77777777" w:rsidR="00A177B7" w:rsidRPr="00A177B7" w:rsidRDefault="00A177B7" w:rsidP="00433E36">
            <w:pPr>
              <w:numPr>
                <w:ilvl w:val="0"/>
                <w:numId w:val="59"/>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All objectives of the proposed work are well defined and justified. (5) </w:t>
            </w:r>
          </w:p>
          <w:p w14:paraId="5BEE14D0" w14:textId="77777777" w:rsidR="00A177B7" w:rsidRPr="00A177B7" w:rsidRDefault="00A177B7" w:rsidP="00433E36">
            <w:pPr>
              <w:numPr>
                <w:ilvl w:val="0"/>
                <w:numId w:val="59"/>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Most of the objectives are defined and justified. (4) </w:t>
            </w:r>
          </w:p>
          <w:p w14:paraId="57A1541D" w14:textId="77777777" w:rsidR="00A177B7" w:rsidRPr="00A177B7" w:rsidRDefault="00A177B7" w:rsidP="00433E36">
            <w:pPr>
              <w:numPr>
                <w:ilvl w:val="0"/>
                <w:numId w:val="59"/>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Most of the objectives are defined but some are not justified. (3) </w:t>
            </w:r>
          </w:p>
          <w:p w14:paraId="6324D398" w14:textId="77777777" w:rsidR="00A177B7" w:rsidRPr="00A177B7" w:rsidRDefault="00A177B7" w:rsidP="00433E36">
            <w:pPr>
              <w:numPr>
                <w:ilvl w:val="0"/>
                <w:numId w:val="59"/>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Incomplete justification to the objectives proposed. (2) </w:t>
            </w:r>
          </w:p>
          <w:p w14:paraId="16D6601D" w14:textId="77777777" w:rsidR="00A177B7" w:rsidRPr="00A177B7" w:rsidRDefault="00A177B7" w:rsidP="00433E36">
            <w:pPr>
              <w:numPr>
                <w:ilvl w:val="0"/>
                <w:numId w:val="59"/>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Only few objectives of the proposed work are defined. (1)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31EF9C"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  / 5 </w:t>
            </w:r>
          </w:p>
        </w:tc>
        <w:tc>
          <w:tcPr>
            <w:tcW w:w="59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C1FA8E"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r>
      <w:tr w:rsidR="00A177B7" w:rsidRPr="00A177B7" w14:paraId="3D672FC2" w14:textId="77777777" w:rsidTr="00A177B7">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513964"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Methodology of the Proposed Work </w:t>
            </w:r>
          </w:p>
          <w:p w14:paraId="701393DB"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(A2, B1, B2)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3A1C334B" w14:textId="77777777" w:rsidR="00A177B7" w:rsidRPr="00A177B7" w:rsidRDefault="00A177B7" w:rsidP="00433E36">
            <w:pPr>
              <w:numPr>
                <w:ilvl w:val="0"/>
                <w:numId w:val="60"/>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Steps to be followed in the form of methodology to solve the defined problem are clearly specified. (5) </w:t>
            </w:r>
          </w:p>
          <w:p w14:paraId="66E88C1A" w14:textId="77777777" w:rsidR="00A177B7" w:rsidRPr="00A177B7" w:rsidRDefault="00A177B7" w:rsidP="00433E36">
            <w:pPr>
              <w:numPr>
                <w:ilvl w:val="0"/>
                <w:numId w:val="60"/>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Methodology to be followed to solve the problem is mostly defined. (4) </w:t>
            </w:r>
          </w:p>
          <w:p w14:paraId="0253A2B5" w14:textId="77777777" w:rsidR="00A177B7" w:rsidRPr="00A177B7" w:rsidRDefault="00A177B7" w:rsidP="00433E36">
            <w:pPr>
              <w:numPr>
                <w:ilvl w:val="0"/>
                <w:numId w:val="60"/>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Steps mentioned in methodology are without justification to objectives. (3) </w:t>
            </w:r>
          </w:p>
          <w:p w14:paraId="5D95A463" w14:textId="77777777" w:rsidR="00A177B7" w:rsidRPr="00A177B7" w:rsidRDefault="00A177B7" w:rsidP="00433E36">
            <w:pPr>
              <w:numPr>
                <w:ilvl w:val="0"/>
                <w:numId w:val="60"/>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Methodology followed to solve the defined objectives is poorly defined. (2) </w:t>
            </w:r>
          </w:p>
          <w:p w14:paraId="50D0515E" w14:textId="77777777" w:rsidR="00A177B7" w:rsidRPr="00A177B7" w:rsidRDefault="00A177B7" w:rsidP="00433E36">
            <w:pPr>
              <w:numPr>
                <w:ilvl w:val="0"/>
                <w:numId w:val="60"/>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Methodology followed to solve the defined objectives is inappropriate. (1)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CE671A"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  / 5 </w:t>
            </w:r>
          </w:p>
        </w:tc>
        <w:tc>
          <w:tcPr>
            <w:tcW w:w="59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563620"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r>
      <w:tr w:rsidR="00A177B7" w:rsidRPr="00A177B7" w14:paraId="19C2DA3C" w14:textId="77777777" w:rsidTr="00A177B7">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A9FFFEA"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Knowledge, Skills, and Research Base </w:t>
            </w:r>
          </w:p>
          <w:p w14:paraId="27299711"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(C2)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01951F9A" w14:textId="77777777" w:rsidR="00A177B7" w:rsidRPr="00A177B7" w:rsidRDefault="00A177B7" w:rsidP="00433E36">
            <w:pPr>
              <w:numPr>
                <w:ilvl w:val="0"/>
                <w:numId w:val="61"/>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Demonstrates deep understanding of the concepts and tools related to the project. (4) </w:t>
            </w:r>
          </w:p>
          <w:p w14:paraId="50EA01CE" w14:textId="77777777" w:rsidR="00A177B7" w:rsidRPr="00A177B7" w:rsidRDefault="00A177B7" w:rsidP="00433E36">
            <w:pPr>
              <w:numPr>
                <w:ilvl w:val="0"/>
                <w:numId w:val="61"/>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Demonstrates strong understanding of the concepts and tools related to the project. (3) </w:t>
            </w:r>
          </w:p>
          <w:p w14:paraId="3C5411C8" w14:textId="77777777" w:rsidR="00A177B7" w:rsidRPr="00A177B7" w:rsidRDefault="00A177B7" w:rsidP="00433E36">
            <w:pPr>
              <w:numPr>
                <w:ilvl w:val="0"/>
                <w:numId w:val="61"/>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Partial understanding of the concepts related to the project and its scope. (2) </w:t>
            </w:r>
          </w:p>
          <w:p w14:paraId="003AF1B6" w14:textId="77777777" w:rsidR="00A177B7" w:rsidRPr="00A177B7" w:rsidRDefault="00A177B7" w:rsidP="00433E36">
            <w:pPr>
              <w:numPr>
                <w:ilvl w:val="0"/>
                <w:numId w:val="61"/>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Minimally understands the concepts related to the project. (1)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057949A"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  / 4 </w:t>
            </w:r>
          </w:p>
        </w:tc>
        <w:tc>
          <w:tcPr>
            <w:tcW w:w="59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ECCEB5"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r>
      <w:tr w:rsidR="00A177B7" w:rsidRPr="00A177B7" w14:paraId="6326B73C" w14:textId="77777777" w:rsidTr="00A177B7">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3AF999"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lastRenderedPageBreak/>
              <w:t>Contribution to society and environment </w:t>
            </w:r>
          </w:p>
          <w:p w14:paraId="68865F8F"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(C3)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060CF042" w14:textId="77777777" w:rsidR="00A177B7" w:rsidRPr="00A177B7" w:rsidRDefault="00A177B7" w:rsidP="00433E36">
            <w:pPr>
              <w:numPr>
                <w:ilvl w:val="0"/>
                <w:numId w:val="62"/>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Objective related to environment or society is mentioned in the project objective and is of higher significance. (3) </w:t>
            </w:r>
          </w:p>
          <w:p w14:paraId="3969B864" w14:textId="77777777" w:rsidR="00A177B7" w:rsidRPr="00A177B7" w:rsidRDefault="00A177B7" w:rsidP="00433E36">
            <w:pPr>
              <w:numPr>
                <w:ilvl w:val="0"/>
                <w:numId w:val="62"/>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Objective related to environment and society is defined in the objective but is of lesser significance. (2) </w:t>
            </w:r>
          </w:p>
          <w:p w14:paraId="27D3B8CF" w14:textId="77777777" w:rsidR="00A177B7" w:rsidRPr="00A177B7" w:rsidRDefault="00A177B7" w:rsidP="00433E36">
            <w:pPr>
              <w:numPr>
                <w:ilvl w:val="0"/>
                <w:numId w:val="62"/>
              </w:numPr>
              <w:spacing w:after="0" w:line="240" w:lineRule="auto"/>
              <w:ind w:right="0" w:firstLine="0"/>
              <w:jc w:val="left"/>
              <w:textAlignment w:val="baseline"/>
              <w:rPr>
                <w:rFonts w:eastAsia="Times New Roman"/>
                <w:color w:val="auto"/>
                <w:sz w:val="22"/>
              </w:rPr>
            </w:pPr>
            <w:r w:rsidRPr="00A177B7">
              <w:rPr>
                <w:rFonts w:eastAsia="Times New Roman"/>
                <w:color w:val="auto"/>
                <w:sz w:val="22"/>
              </w:rPr>
              <w:t>objective related to environment or society in the project is not clearly defined. (1)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65A6EF"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  / 3 </w:t>
            </w:r>
          </w:p>
        </w:tc>
        <w:tc>
          <w:tcPr>
            <w:tcW w:w="59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C1C81C"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r>
      <w:tr w:rsidR="00A177B7" w:rsidRPr="00A177B7" w14:paraId="533B939B" w14:textId="77777777" w:rsidTr="00A177B7">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F505196"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Total (30)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756CAB3" w14:textId="77777777" w:rsidR="00A177B7" w:rsidRPr="00A177B7" w:rsidRDefault="00A177B7" w:rsidP="00A177B7">
            <w:pPr>
              <w:spacing w:after="0" w:line="240" w:lineRule="auto"/>
              <w:ind w:left="0" w:right="0" w:firstLine="0"/>
              <w:jc w:val="right"/>
              <w:textAlignment w:val="baseline"/>
              <w:rPr>
                <w:rFonts w:ascii="Times New Roman" w:eastAsia="Times New Roman" w:hAnsi="Times New Roman" w:cs="Times New Roman"/>
                <w:szCs w:val="24"/>
              </w:rPr>
            </w:pPr>
            <w:r w:rsidRPr="00A177B7">
              <w:rPr>
                <w:rFonts w:eastAsia="Times New Roman"/>
                <w:szCs w:val="24"/>
              </w:rPr>
              <w:t>Total (out of 30)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7AAFB63"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   / 30 </w:t>
            </w:r>
          </w:p>
        </w:tc>
        <w:tc>
          <w:tcPr>
            <w:tcW w:w="59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57ACDF3"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r>
      <w:tr w:rsidR="00A177B7" w:rsidRPr="00A177B7" w14:paraId="45A3479C" w14:textId="77777777" w:rsidTr="00A177B7">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9A8138"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55C0800" w14:textId="77777777" w:rsidR="00A177B7" w:rsidRPr="00A177B7" w:rsidRDefault="00A177B7" w:rsidP="00A177B7">
            <w:pPr>
              <w:spacing w:after="0" w:line="240" w:lineRule="auto"/>
              <w:ind w:left="0" w:right="0" w:firstLine="0"/>
              <w:jc w:val="right"/>
              <w:textAlignment w:val="baseline"/>
              <w:rPr>
                <w:rFonts w:ascii="Times New Roman" w:eastAsia="Times New Roman" w:hAnsi="Times New Roman" w:cs="Times New Roman"/>
                <w:szCs w:val="24"/>
              </w:rPr>
            </w:pPr>
            <w:r w:rsidRPr="00A177B7">
              <w:rPr>
                <w:rFonts w:eastAsia="Times New Roman"/>
                <w:szCs w:val="24"/>
              </w:rPr>
              <w:t>Final Grade (out of 15)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6ABCCDA" w14:textId="77777777" w:rsidR="00A177B7" w:rsidRPr="00A177B7" w:rsidRDefault="00A177B7" w:rsidP="00A177B7">
            <w:pPr>
              <w:spacing w:after="0" w:line="240" w:lineRule="auto"/>
              <w:ind w:left="0" w:right="0" w:firstLine="0"/>
              <w:jc w:val="center"/>
              <w:textAlignment w:val="baseline"/>
              <w:rPr>
                <w:rFonts w:ascii="Times New Roman" w:eastAsia="Times New Roman" w:hAnsi="Times New Roman" w:cs="Times New Roman"/>
                <w:szCs w:val="24"/>
              </w:rPr>
            </w:pPr>
            <w:r w:rsidRPr="00A177B7">
              <w:rPr>
                <w:rFonts w:eastAsia="Times New Roman"/>
                <w:szCs w:val="24"/>
              </w:rPr>
              <w:t>   / 15 </w:t>
            </w:r>
          </w:p>
        </w:tc>
        <w:tc>
          <w:tcPr>
            <w:tcW w:w="59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7DEB3C4"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r>
    </w:tbl>
    <w:p w14:paraId="23FF0A9C" w14:textId="77777777" w:rsidR="00A177B7" w:rsidRPr="00A177B7" w:rsidRDefault="00A177B7" w:rsidP="00A177B7">
      <w:pPr>
        <w:spacing w:after="0" w:line="240" w:lineRule="auto"/>
        <w:ind w:left="0" w:right="0" w:firstLine="0"/>
        <w:textAlignment w:val="baseline"/>
        <w:rPr>
          <w:rFonts w:ascii="Segoe UI" w:eastAsia="Times New Roman" w:hAnsi="Segoe UI" w:cs="Segoe UI"/>
          <w:sz w:val="18"/>
          <w:szCs w:val="18"/>
        </w:rPr>
      </w:pPr>
      <w:r w:rsidRPr="00A177B7">
        <w:rPr>
          <w:rFonts w:eastAsia="Times New Roman"/>
          <w:szCs w:val="24"/>
        </w:rPr>
        <w:t> </w:t>
      </w:r>
    </w:p>
    <w:p w14:paraId="0A46BB79" w14:textId="77777777" w:rsidR="00A177B7" w:rsidRPr="00A177B7" w:rsidRDefault="00A177B7" w:rsidP="00A177B7">
      <w:pPr>
        <w:spacing w:after="0" w:line="240" w:lineRule="auto"/>
        <w:ind w:left="0" w:right="0" w:firstLine="0"/>
        <w:textAlignment w:val="baseline"/>
        <w:rPr>
          <w:rFonts w:ascii="Segoe UI" w:eastAsia="Times New Roman" w:hAnsi="Segoe UI" w:cs="Segoe UI"/>
          <w:sz w:val="18"/>
          <w:szCs w:val="18"/>
        </w:rPr>
      </w:pPr>
      <w:r w:rsidRPr="00A177B7">
        <w:rPr>
          <w:rFonts w:eastAsia="Times New Roman"/>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92"/>
        <w:gridCol w:w="3944"/>
        <w:gridCol w:w="1246"/>
        <w:gridCol w:w="2967"/>
        <w:gridCol w:w="1224"/>
        <w:gridCol w:w="2025"/>
      </w:tblGrid>
      <w:tr w:rsidR="00A177B7" w:rsidRPr="00A177B7" w14:paraId="3D2D1DF8" w14:textId="77777777" w:rsidTr="00A177B7">
        <w:trPr>
          <w:trHeight w:val="300"/>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692B84B"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Student Name</w:t>
            </w:r>
            <w:r w:rsidRPr="00A177B7">
              <w:rPr>
                <w:rFonts w:eastAsia="Times New Roman"/>
                <w:szCs w:val="24"/>
              </w:rPr>
              <w:t>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B4FCF2"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 </w:t>
            </w:r>
            <w:r w:rsidRPr="00A177B7">
              <w:rPr>
                <w:rFonts w:eastAsia="Times New Roman"/>
                <w:szCs w:val="24"/>
              </w:rPr>
              <w:t> </w:t>
            </w:r>
          </w:p>
          <w:p w14:paraId="1B58B8BE"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 </w:t>
            </w:r>
            <w:r w:rsidRPr="00A177B7">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5B408EC"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Signature</w:t>
            </w:r>
            <w:r w:rsidRPr="00A177B7">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C70C8A"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D38FCED"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Date  </w:t>
            </w:r>
            <w:r w:rsidRPr="00A177B7">
              <w:rPr>
                <w:rFonts w:eastAsia="Times New Roman"/>
                <w:szCs w:val="24"/>
              </w:rPr>
              <w:t> </w:t>
            </w:r>
          </w:p>
        </w:tc>
        <w:tc>
          <w:tcPr>
            <w:tcW w:w="2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4BCE0F"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 </w:t>
            </w:r>
            <w:r w:rsidRPr="00A177B7">
              <w:rPr>
                <w:rFonts w:eastAsia="Times New Roman"/>
                <w:szCs w:val="24"/>
              </w:rPr>
              <w:t> </w:t>
            </w:r>
          </w:p>
        </w:tc>
      </w:tr>
      <w:tr w:rsidR="00A177B7" w:rsidRPr="00A177B7" w14:paraId="582047DB" w14:textId="77777777" w:rsidTr="00A177B7">
        <w:trPr>
          <w:trHeight w:val="300"/>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6E38B23"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Supervisor Name</w:t>
            </w:r>
            <w:r w:rsidRPr="00A177B7">
              <w:rPr>
                <w:rFonts w:eastAsia="Times New Roman"/>
                <w:szCs w:val="24"/>
              </w:rPr>
              <w:t>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5D8199"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 </w:t>
            </w:r>
            <w:r w:rsidRPr="00A177B7">
              <w:rPr>
                <w:rFonts w:eastAsia="Times New Roman"/>
                <w:szCs w:val="24"/>
              </w:rPr>
              <w:t> </w:t>
            </w:r>
          </w:p>
          <w:p w14:paraId="3841BA27"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 </w:t>
            </w:r>
            <w:r w:rsidRPr="00A177B7">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C8F2F67"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Signature</w:t>
            </w:r>
            <w:r w:rsidRPr="00A177B7">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1A55F7"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960AC84"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Date  </w:t>
            </w:r>
            <w:r w:rsidRPr="00A177B7">
              <w:rPr>
                <w:rFonts w:eastAsia="Times New Roman"/>
                <w:szCs w:val="24"/>
              </w:rPr>
              <w:t> </w:t>
            </w:r>
          </w:p>
        </w:tc>
        <w:tc>
          <w:tcPr>
            <w:tcW w:w="2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CC6F7E1" w14:textId="77777777" w:rsidR="00A177B7" w:rsidRPr="00A177B7" w:rsidRDefault="00A177B7" w:rsidP="00A177B7">
            <w:pPr>
              <w:spacing w:after="0" w:line="240" w:lineRule="auto"/>
              <w:ind w:left="0" w:right="0" w:firstLine="0"/>
              <w:jc w:val="left"/>
              <w:textAlignment w:val="baseline"/>
              <w:rPr>
                <w:rFonts w:ascii="Times New Roman" w:eastAsia="Times New Roman" w:hAnsi="Times New Roman" w:cs="Times New Roman"/>
                <w:szCs w:val="24"/>
              </w:rPr>
            </w:pPr>
            <w:r w:rsidRPr="00A177B7">
              <w:rPr>
                <w:rFonts w:eastAsia="Times New Roman"/>
                <w:b/>
                <w:bCs/>
                <w:szCs w:val="24"/>
              </w:rPr>
              <w:t> </w:t>
            </w:r>
            <w:r w:rsidRPr="00A177B7">
              <w:rPr>
                <w:rFonts w:eastAsia="Times New Roman"/>
                <w:szCs w:val="24"/>
              </w:rPr>
              <w:t> </w:t>
            </w:r>
          </w:p>
        </w:tc>
      </w:tr>
    </w:tbl>
    <w:p w14:paraId="69718395" w14:textId="77777777" w:rsidR="00A177B7" w:rsidRPr="00A177B7" w:rsidRDefault="00A177B7" w:rsidP="00A177B7">
      <w:pPr>
        <w:spacing w:after="0" w:line="240" w:lineRule="auto"/>
        <w:ind w:left="0" w:right="0" w:firstLine="0"/>
        <w:textAlignment w:val="baseline"/>
        <w:rPr>
          <w:rFonts w:ascii="Segoe UI" w:eastAsia="Times New Roman" w:hAnsi="Segoe UI" w:cs="Segoe UI"/>
          <w:sz w:val="18"/>
          <w:szCs w:val="18"/>
        </w:rPr>
      </w:pPr>
      <w:r w:rsidRPr="00A177B7">
        <w:rPr>
          <w:rFonts w:eastAsia="Times New Roman"/>
          <w:szCs w:val="24"/>
        </w:rPr>
        <w:t> </w:t>
      </w:r>
    </w:p>
    <w:p w14:paraId="432F8586" w14:textId="77777777" w:rsidR="001F7424" w:rsidRPr="0006660E" w:rsidRDefault="001F7424" w:rsidP="001F7424">
      <w:pPr>
        <w:rPr>
          <w:rFonts w:cstheme="minorHAnsi"/>
        </w:rPr>
      </w:pPr>
    </w:p>
    <w:p w14:paraId="4BD1FB6D" w14:textId="77777777" w:rsidR="001F7424" w:rsidRDefault="001F7424" w:rsidP="00224891">
      <w:pPr>
        <w:spacing w:after="0" w:line="240" w:lineRule="auto"/>
        <w:ind w:left="14" w:right="0" w:hanging="14"/>
        <w:jc w:val="center"/>
        <w:rPr>
          <w:rFonts w:asciiTheme="minorHAnsi" w:hAnsiTheme="minorHAnsi" w:cstheme="minorHAnsi"/>
        </w:rPr>
        <w:sectPr w:rsidR="001F7424" w:rsidSect="001F7424">
          <w:pgSz w:w="15840" w:h="12240" w:orient="landscape"/>
          <w:pgMar w:top="576" w:right="1267" w:bottom="576" w:left="864" w:header="720" w:footer="965" w:gutter="0"/>
          <w:cols w:space="720"/>
          <w:docGrid w:linePitch="326"/>
        </w:sectPr>
      </w:pPr>
    </w:p>
    <w:p w14:paraId="2072137E" w14:textId="77777777" w:rsidR="001F7424" w:rsidRDefault="001F7424" w:rsidP="001F7424">
      <w:pPr>
        <w:spacing w:after="0" w:line="240" w:lineRule="auto"/>
        <w:ind w:left="0" w:right="0" w:firstLine="0"/>
        <w:rPr>
          <w:rFonts w:asciiTheme="minorHAnsi" w:hAnsiTheme="minorHAnsi" w:cstheme="minorHAnsi"/>
        </w:rPr>
      </w:pPr>
    </w:p>
    <w:p w14:paraId="14BAB3CD" w14:textId="2F2458DE" w:rsidR="00224891" w:rsidRPr="00224891" w:rsidRDefault="00224891" w:rsidP="00224891">
      <w:pPr>
        <w:spacing w:after="0" w:line="240" w:lineRule="auto"/>
        <w:ind w:left="14" w:right="0" w:hanging="14"/>
        <w:jc w:val="center"/>
        <w:rPr>
          <w:rFonts w:asciiTheme="minorHAnsi" w:hAnsiTheme="minorHAnsi" w:cstheme="minorHAnsi"/>
        </w:rPr>
      </w:pPr>
      <w:r w:rsidRPr="00224891">
        <w:rPr>
          <w:rFonts w:asciiTheme="minorHAnsi" w:hAnsiTheme="minorHAnsi" w:cstheme="minorHAnsi"/>
          <w:noProof/>
        </w:rPr>
        <w:drawing>
          <wp:inline distT="0" distB="0" distL="0" distR="0" wp14:anchorId="1E4A8D11" wp14:editId="386C5268">
            <wp:extent cx="2185035" cy="594072"/>
            <wp:effectExtent l="0" t="0" r="5715" b="0"/>
            <wp:docPr id="2" name="Picture 2"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738" name="Picture 1738" descr="A picture containing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5035" cy="594072"/>
                    </a:xfrm>
                    <a:prstGeom prst="rect">
                      <a:avLst/>
                    </a:prstGeom>
                  </pic:spPr>
                </pic:pic>
              </a:graphicData>
            </a:graphic>
          </wp:inline>
        </w:drawing>
      </w:r>
    </w:p>
    <w:p w14:paraId="41CF9453" w14:textId="77777777" w:rsidR="00863C90" w:rsidRPr="00863C90" w:rsidRDefault="00863C90" w:rsidP="00863C90">
      <w:pPr>
        <w:spacing w:after="0" w:line="240" w:lineRule="auto"/>
        <w:ind w:left="0" w:right="0" w:firstLine="0"/>
        <w:jc w:val="center"/>
        <w:textAlignment w:val="baseline"/>
        <w:rPr>
          <w:rFonts w:ascii="Segoe UI" w:eastAsia="Times New Roman" w:hAnsi="Segoe UI" w:cs="Segoe UI"/>
          <w:b/>
          <w:bCs/>
          <w:color w:val="4F81BD"/>
          <w:sz w:val="18"/>
          <w:szCs w:val="18"/>
        </w:rPr>
      </w:pPr>
      <w:bookmarkStart w:id="66" w:name="_Toc97417108"/>
      <w:bookmarkEnd w:id="65"/>
      <w:r w:rsidRPr="00863C90">
        <w:rPr>
          <w:rFonts w:eastAsia="Times New Roman"/>
          <w:b/>
          <w:bCs/>
          <w:i/>
          <w:iCs/>
          <w:color w:val="auto"/>
          <w:sz w:val="36"/>
          <w:szCs w:val="36"/>
        </w:rPr>
        <w:t>Capstone Project (XXXX 495A)</w:t>
      </w:r>
      <w:r w:rsidRPr="00863C90">
        <w:rPr>
          <w:rFonts w:eastAsia="Times New Roman"/>
          <w:b/>
          <w:bCs/>
          <w:color w:val="auto"/>
          <w:sz w:val="36"/>
          <w:szCs w:val="36"/>
        </w:rPr>
        <w:t> </w:t>
      </w:r>
    </w:p>
    <w:p w14:paraId="537A0779" w14:textId="77777777" w:rsidR="00863C90" w:rsidRPr="00863C90" w:rsidRDefault="00863C90" w:rsidP="00863C90">
      <w:pPr>
        <w:spacing w:after="0" w:line="240" w:lineRule="auto"/>
        <w:ind w:left="0" w:right="3915" w:firstLine="0"/>
        <w:jc w:val="right"/>
        <w:textAlignment w:val="baseline"/>
        <w:rPr>
          <w:rFonts w:ascii="Segoe UI" w:eastAsia="Times New Roman" w:hAnsi="Segoe UI" w:cs="Segoe UI"/>
          <w:b/>
          <w:bCs/>
          <w:color w:val="4F81BD"/>
          <w:sz w:val="18"/>
          <w:szCs w:val="18"/>
        </w:rPr>
      </w:pPr>
      <w:r w:rsidRPr="00863C90">
        <w:rPr>
          <w:rFonts w:eastAsia="Times New Roman"/>
          <w:b/>
          <w:bCs/>
          <w:i/>
          <w:iCs/>
          <w:color w:val="C00000"/>
          <w:sz w:val="28"/>
          <w:szCs w:val="28"/>
        </w:rPr>
        <w:t>Supervision follow-up Form </w:t>
      </w:r>
      <w:r w:rsidRPr="00863C90">
        <w:rPr>
          <w:rFonts w:eastAsia="Times New Roman"/>
          <w:b/>
          <w:bCs/>
          <w:color w:val="C00000"/>
          <w:sz w:val="28"/>
          <w:szCs w:val="28"/>
        </w:rPr>
        <w:t> </w:t>
      </w:r>
    </w:p>
    <w:p w14:paraId="0B7D8633" w14:textId="77777777" w:rsidR="00863C90" w:rsidRPr="00863C90" w:rsidRDefault="00863C90" w:rsidP="00863C90">
      <w:pPr>
        <w:spacing w:after="0" w:line="240" w:lineRule="auto"/>
        <w:ind w:left="195" w:right="0" w:firstLine="0"/>
        <w:jc w:val="center"/>
        <w:textAlignment w:val="baseline"/>
        <w:rPr>
          <w:rFonts w:ascii="Segoe UI" w:eastAsia="Times New Roman" w:hAnsi="Segoe UI" w:cs="Segoe UI"/>
          <w:sz w:val="18"/>
          <w:szCs w:val="18"/>
        </w:rPr>
      </w:pPr>
      <w:r w:rsidRPr="00863C90">
        <w:rPr>
          <w:rFonts w:eastAsia="Times New Roman"/>
          <w:b/>
          <w:bCs/>
          <w:i/>
          <w:iCs/>
          <w:szCs w:val="24"/>
        </w:rPr>
        <w:t> </w:t>
      </w:r>
      <w:r w:rsidRPr="00863C90">
        <w:rPr>
          <w:rFonts w:eastAsia="Times New Roman"/>
          <w:szCs w:val="24"/>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0"/>
        <w:gridCol w:w="3900"/>
        <w:gridCol w:w="255"/>
        <w:gridCol w:w="1140"/>
        <w:gridCol w:w="255"/>
        <w:gridCol w:w="165"/>
        <w:gridCol w:w="1125"/>
        <w:gridCol w:w="240"/>
        <w:gridCol w:w="999"/>
      </w:tblGrid>
      <w:tr w:rsidR="00863C90" w:rsidRPr="00863C90" w14:paraId="4157C8C1" w14:textId="77777777" w:rsidTr="00863C90">
        <w:trPr>
          <w:trHeight w:val="300"/>
        </w:trPr>
        <w:tc>
          <w:tcPr>
            <w:tcW w:w="255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99212D0" w14:textId="77777777" w:rsidR="00863C90" w:rsidRPr="00863C90" w:rsidRDefault="00863C90" w:rsidP="00863C90">
            <w:pPr>
              <w:spacing w:after="0" w:line="240" w:lineRule="auto"/>
              <w:ind w:left="105" w:right="0" w:firstLine="0"/>
              <w:jc w:val="left"/>
              <w:textAlignment w:val="baseline"/>
              <w:rPr>
                <w:rFonts w:ascii="Times New Roman" w:eastAsia="Times New Roman" w:hAnsi="Times New Roman" w:cs="Times New Roman"/>
                <w:szCs w:val="24"/>
              </w:rPr>
            </w:pPr>
            <w:r w:rsidRPr="00863C90">
              <w:rPr>
                <w:rFonts w:eastAsia="Times New Roman"/>
                <w:b/>
                <w:bCs/>
                <w:szCs w:val="24"/>
              </w:rPr>
              <w:t>Name of Student  </w:t>
            </w:r>
            <w:r w:rsidRPr="00863C90">
              <w:rPr>
                <w:rFonts w:eastAsia="Times New Roman"/>
                <w:szCs w:val="24"/>
              </w:rPr>
              <w:t> </w:t>
            </w:r>
          </w:p>
        </w:tc>
        <w:tc>
          <w:tcPr>
            <w:tcW w:w="3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E8AFEC" w14:textId="77777777" w:rsidR="00863C90" w:rsidRPr="00863C90" w:rsidRDefault="00863C90" w:rsidP="00863C90">
            <w:pPr>
              <w:spacing w:after="0" w:line="240" w:lineRule="auto"/>
              <w:ind w:left="105" w:right="0" w:firstLine="0"/>
              <w:jc w:val="left"/>
              <w:textAlignment w:val="baseline"/>
              <w:rPr>
                <w:rFonts w:ascii="Times New Roman" w:eastAsia="Times New Roman" w:hAnsi="Times New Roman" w:cs="Times New Roman"/>
                <w:szCs w:val="24"/>
              </w:rPr>
            </w:pPr>
            <w:r w:rsidRPr="00863C90">
              <w:rPr>
                <w:rFonts w:eastAsia="Times New Roman"/>
                <w:szCs w:val="24"/>
              </w:rPr>
              <w:t>  </w:t>
            </w:r>
          </w:p>
        </w:tc>
        <w:tc>
          <w:tcPr>
            <w:tcW w:w="1395" w:type="dxa"/>
            <w:gridSpan w:val="2"/>
            <w:tcBorders>
              <w:top w:val="single" w:sz="6" w:space="0" w:color="000000"/>
              <w:left w:val="single" w:sz="6" w:space="0" w:color="000000"/>
              <w:bottom w:val="single" w:sz="6" w:space="0" w:color="000000"/>
              <w:right w:val="nil"/>
            </w:tcBorders>
            <w:shd w:val="clear" w:color="auto" w:fill="DBE5F1"/>
            <w:vAlign w:val="center"/>
            <w:hideMark/>
          </w:tcPr>
          <w:p w14:paraId="30B1BBF7" w14:textId="77777777" w:rsidR="00863C90" w:rsidRPr="00863C90" w:rsidRDefault="00863C90" w:rsidP="00863C90">
            <w:pPr>
              <w:spacing w:after="0" w:line="240" w:lineRule="auto"/>
              <w:ind w:left="105" w:right="0" w:firstLine="0"/>
              <w:jc w:val="left"/>
              <w:textAlignment w:val="baseline"/>
              <w:rPr>
                <w:rFonts w:ascii="Times New Roman" w:eastAsia="Times New Roman" w:hAnsi="Times New Roman" w:cs="Times New Roman"/>
                <w:szCs w:val="24"/>
              </w:rPr>
            </w:pPr>
            <w:r w:rsidRPr="00863C90">
              <w:rPr>
                <w:rFonts w:eastAsia="Times New Roman"/>
                <w:b/>
                <w:bCs/>
                <w:szCs w:val="24"/>
              </w:rPr>
              <w:t>Student ID </w:t>
            </w:r>
            <w:r w:rsidRPr="00863C90">
              <w:rPr>
                <w:rFonts w:eastAsia="Times New Roman"/>
                <w:szCs w:val="24"/>
              </w:rPr>
              <w:t> </w:t>
            </w:r>
          </w:p>
        </w:tc>
        <w:tc>
          <w:tcPr>
            <w:tcW w:w="420" w:type="dxa"/>
            <w:gridSpan w:val="2"/>
            <w:tcBorders>
              <w:top w:val="single" w:sz="6" w:space="0" w:color="000000"/>
              <w:left w:val="nil"/>
              <w:bottom w:val="single" w:sz="6" w:space="0" w:color="000000"/>
              <w:right w:val="single" w:sz="6" w:space="0" w:color="000000"/>
            </w:tcBorders>
            <w:shd w:val="clear" w:color="auto" w:fill="DBE5F1"/>
            <w:vAlign w:val="center"/>
            <w:hideMark/>
          </w:tcPr>
          <w:p w14:paraId="2D84B44B"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szCs w:val="24"/>
              </w:rPr>
              <w:t> </w:t>
            </w:r>
          </w:p>
        </w:tc>
        <w:tc>
          <w:tcPr>
            <w:tcW w:w="1125" w:type="dxa"/>
            <w:tcBorders>
              <w:top w:val="single" w:sz="6" w:space="0" w:color="000000"/>
              <w:left w:val="single" w:sz="6" w:space="0" w:color="000000"/>
              <w:bottom w:val="single" w:sz="6" w:space="0" w:color="000000"/>
              <w:right w:val="nil"/>
            </w:tcBorders>
            <w:shd w:val="clear" w:color="auto" w:fill="auto"/>
            <w:vAlign w:val="center"/>
            <w:hideMark/>
          </w:tcPr>
          <w:p w14:paraId="5705789D" w14:textId="77777777" w:rsidR="00863C90" w:rsidRPr="00863C90" w:rsidRDefault="00863C90" w:rsidP="00863C90">
            <w:pPr>
              <w:spacing w:after="0" w:line="240" w:lineRule="auto"/>
              <w:ind w:left="105" w:right="0" w:firstLine="0"/>
              <w:jc w:val="left"/>
              <w:textAlignment w:val="baseline"/>
              <w:rPr>
                <w:rFonts w:ascii="Times New Roman" w:eastAsia="Times New Roman" w:hAnsi="Times New Roman" w:cs="Times New Roman"/>
                <w:szCs w:val="24"/>
              </w:rPr>
            </w:pPr>
            <w:r w:rsidRPr="00863C90">
              <w:rPr>
                <w:rFonts w:eastAsia="Times New Roman"/>
                <w:szCs w:val="24"/>
              </w:rPr>
              <w:t>  </w:t>
            </w:r>
          </w:p>
        </w:tc>
        <w:tc>
          <w:tcPr>
            <w:tcW w:w="1215" w:type="dxa"/>
            <w:gridSpan w:val="2"/>
            <w:tcBorders>
              <w:top w:val="single" w:sz="6" w:space="0" w:color="000000"/>
              <w:left w:val="nil"/>
              <w:bottom w:val="single" w:sz="6" w:space="0" w:color="000000"/>
              <w:right w:val="single" w:sz="6" w:space="0" w:color="000000"/>
            </w:tcBorders>
            <w:shd w:val="clear" w:color="auto" w:fill="auto"/>
            <w:vAlign w:val="center"/>
            <w:hideMark/>
          </w:tcPr>
          <w:p w14:paraId="07F0F0EF"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szCs w:val="24"/>
              </w:rPr>
              <w:t> </w:t>
            </w:r>
          </w:p>
        </w:tc>
      </w:tr>
      <w:tr w:rsidR="00863C90" w:rsidRPr="00863C90" w14:paraId="4DFD22BB" w14:textId="77777777" w:rsidTr="00863C90">
        <w:trPr>
          <w:trHeight w:val="300"/>
        </w:trPr>
        <w:tc>
          <w:tcPr>
            <w:tcW w:w="255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FBD7C56" w14:textId="77777777" w:rsidR="00863C90" w:rsidRPr="00863C90" w:rsidRDefault="00863C90" w:rsidP="00863C90">
            <w:pPr>
              <w:spacing w:after="0" w:line="240" w:lineRule="auto"/>
              <w:ind w:left="105" w:right="0" w:firstLine="0"/>
              <w:jc w:val="left"/>
              <w:textAlignment w:val="baseline"/>
              <w:rPr>
                <w:rFonts w:ascii="Times New Roman" w:eastAsia="Times New Roman" w:hAnsi="Times New Roman" w:cs="Times New Roman"/>
                <w:szCs w:val="24"/>
              </w:rPr>
            </w:pPr>
            <w:r w:rsidRPr="00863C90">
              <w:rPr>
                <w:rFonts w:eastAsia="Times New Roman"/>
                <w:b/>
                <w:bCs/>
                <w:szCs w:val="24"/>
              </w:rPr>
              <w:t>Supervisor Name  </w:t>
            </w:r>
            <w:r w:rsidRPr="00863C90">
              <w:rPr>
                <w:rFonts w:eastAsia="Times New Roman"/>
                <w:szCs w:val="24"/>
              </w:rPr>
              <w:t> </w:t>
            </w:r>
          </w:p>
        </w:tc>
        <w:tc>
          <w:tcPr>
            <w:tcW w:w="3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357E27C" w14:textId="77777777" w:rsidR="00863C90" w:rsidRPr="00863C90" w:rsidRDefault="00863C90" w:rsidP="00863C90">
            <w:pPr>
              <w:spacing w:after="0" w:line="240" w:lineRule="auto"/>
              <w:ind w:left="105" w:right="0" w:firstLine="0"/>
              <w:jc w:val="left"/>
              <w:textAlignment w:val="baseline"/>
              <w:rPr>
                <w:rFonts w:ascii="Times New Roman" w:eastAsia="Times New Roman" w:hAnsi="Times New Roman" w:cs="Times New Roman"/>
                <w:szCs w:val="24"/>
              </w:rPr>
            </w:pPr>
            <w:r w:rsidRPr="00863C90">
              <w:rPr>
                <w:rFonts w:eastAsia="Times New Roman"/>
                <w:szCs w:val="24"/>
              </w:rPr>
              <w:t>  </w:t>
            </w:r>
          </w:p>
        </w:tc>
        <w:tc>
          <w:tcPr>
            <w:tcW w:w="1395" w:type="dxa"/>
            <w:gridSpan w:val="2"/>
            <w:tcBorders>
              <w:top w:val="single" w:sz="6" w:space="0" w:color="000000"/>
              <w:left w:val="single" w:sz="6" w:space="0" w:color="000000"/>
              <w:bottom w:val="single" w:sz="6" w:space="0" w:color="000000"/>
              <w:right w:val="nil"/>
            </w:tcBorders>
            <w:shd w:val="clear" w:color="auto" w:fill="DBE5F1"/>
            <w:vAlign w:val="center"/>
            <w:hideMark/>
          </w:tcPr>
          <w:p w14:paraId="5D987075" w14:textId="77777777" w:rsidR="00863C90" w:rsidRPr="00863C90" w:rsidRDefault="00863C90" w:rsidP="00863C90">
            <w:pPr>
              <w:spacing w:after="0" w:line="240" w:lineRule="auto"/>
              <w:ind w:left="105" w:right="0" w:firstLine="0"/>
              <w:jc w:val="left"/>
              <w:textAlignment w:val="baseline"/>
              <w:rPr>
                <w:rFonts w:ascii="Times New Roman" w:eastAsia="Times New Roman" w:hAnsi="Times New Roman" w:cs="Times New Roman"/>
                <w:szCs w:val="24"/>
              </w:rPr>
            </w:pPr>
            <w:r w:rsidRPr="00863C90">
              <w:rPr>
                <w:rFonts w:eastAsia="Times New Roman"/>
                <w:b/>
                <w:bCs/>
                <w:szCs w:val="24"/>
              </w:rPr>
              <w:t>Program  </w:t>
            </w:r>
            <w:r w:rsidRPr="00863C90">
              <w:rPr>
                <w:rFonts w:eastAsia="Times New Roman"/>
                <w:szCs w:val="24"/>
              </w:rPr>
              <w:t> </w:t>
            </w:r>
          </w:p>
        </w:tc>
        <w:tc>
          <w:tcPr>
            <w:tcW w:w="420" w:type="dxa"/>
            <w:gridSpan w:val="2"/>
            <w:tcBorders>
              <w:top w:val="single" w:sz="6" w:space="0" w:color="000000"/>
              <w:left w:val="nil"/>
              <w:bottom w:val="single" w:sz="6" w:space="0" w:color="000000"/>
              <w:right w:val="single" w:sz="6" w:space="0" w:color="000000"/>
            </w:tcBorders>
            <w:shd w:val="clear" w:color="auto" w:fill="DBE5F1"/>
            <w:vAlign w:val="center"/>
            <w:hideMark/>
          </w:tcPr>
          <w:p w14:paraId="3C1F284C"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szCs w:val="24"/>
              </w:rPr>
              <w:t> </w:t>
            </w:r>
          </w:p>
        </w:tc>
        <w:tc>
          <w:tcPr>
            <w:tcW w:w="1125" w:type="dxa"/>
            <w:tcBorders>
              <w:top w:val="single" w:sz="6" w:space="0" w:color="000000"/>
              <w:left w:val="single" w:sz="6" w:space="0" w:color="000000"/>
              <w:bottom w:val="single" w:sz="6" w:space="0" w:color="000000"/>
              <w:right w:val="nil"/>
            </w:tcBorders>
            <w:shd w:val="clear" w:color="auto" w:fill="auto"/>
            <w:vAlign w:val="center"/>
            <w:hideMark/>
          </w:tcPr>
          <w:p w14:paraId="1259C5C0" w14:textId="77777777" w:rsidR="00863C90" w:rsidRPr="00863C90" w:rsidRDefault="00863C90" w:rsidP="00863C90">
            <w:pPr>
              <w:spacing w:after="0" w:line="240" w:lineRule="auto"/>
              <w:ind w:left="105" w:right="0" w:firstLine="0"/>
              <w:jc w:val="left"/>
              <w:textAlignment w:val="baseline"/>
              <w:rPr>
                <w:rFonts w:ascii="Times New Roman" w:eastAsia="Times New Roman" w:hAnsi="Times New Roman" w:cs="Times New Roman"/>
                <w:szCs w:val="24"/>
              </w:rPr>
            </w:pPr>
            <w:r w:rsidRPr="00863C90">
              <w:rPr>
                <w:rFonts w:eastAsia="Times New Roman"/>
                <w:szCs w:val="24"/>
              </w:rPr>
              <w:t>  </w:t>
            </w:r>
          </w:p>
        </w:tc>
        <w:tc>
          <w:tcPr>
            <w:tcW w:w="1215" w:type="dxa"/>
            <w:gridSpan w:val="2"/>
            <w:tcBorders>
              <w:top w:val="single" w:sz="6" w:space="0" w:color="000000"/>
              <w:left w:val="nil"/>
              <w:bottom w:val="single" w:sz="6" w:space="0" w:color="000000"/>
              <w:right w:val="single" w:sz="6" w:space="0" w:color="000000"/>
            </w:tcBorders>
            <w:shd w:val="clear" w:color="auto" w:fill="auto"/>
            <w:vAlign w:val="center"/>
            <w:hideMark/>
          </w:tcPr>
          <w:p w14:paraId="19041DEF"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szCs w:val="24"/>
              </w:rPr>
              <w:t> </w:t>
            </w:r>
          </w:p>
        </w:tc>
      </w:tr>
      <w:tr w:rsidR="00863C90" w:rsidRPr="00863C90" w14:paraId="2890743F" w14:textId="77777777" w:rsidTr="00863C90">
        <w:trPr>
          <w:trHeight w:val="300"/>
        </w:trPr>
        <w:tc>
          <w:tcPr>
            <w:tcW w:w="2550" w:type="dxa"/>
            <w:tcBorders>
              <w:top w:val="single" w:sz="6" w:space="0" w:color="000000"/>
              <w:left w:val="single" w:sz="6" w:space="0" w:color="000000"/>
              <w:bottom w:val="single" w:sz="6" w:space="0" w:color="auto"/>
              <w:right w:val="single" w:sz="6" w:space="0" w:color="000000"/>
            </w:tcBorders>
            <w:shd w:val="clear" w:color="auto" w:fill="DBE5F1"/>
            <w:vAlign w:val="center"/>
            <w:hideMark/>
          </w:tcPr>
          <w:p w14:paraId="032A2FA9" w14:textId="77777777" w:rsidR="00863C90" w:rsidRPr="00863C90" w:rsidRDefault="00863C90" w:rsidP="00863C90">
            <w:pPr>
              <w:spacing w:after="0" w:line="240" w:lineRule="auto"/>
              <w:ind w:left="105" w:right="0" w:firstLine="0"/>
              <w:jc w:val="left"/>
              <w:textAlignment w:val="baseline"/>
              <w:rPr>
                <w:rFonts w:ascii="Times New Roman" w:eastAsia="Times New Roman" w:hAnsi="Times New Roman" w:cs="Times New Roman"/>
                <w:szCs w:val="24"/>
              </w:rPr>
            </w:pPr>
            <w:r w:rsidRPr="00863C90">
              <w:rPr>
                <w:rFonts w:eastAsia="Times New Roman"/>
                <w:b/>
                <w:bCs/>
                <w:szCs w:val="24"/>
              </w:rPr>
              <w:t>College  </w:t>
            </w:r>
            <w:r w:rsidRPr="00863C90">
              <w:rPr>
                <w:rFonts w:eastAsia="Times New Roman"/>
                <w:szCs w:val="24"/>
              </w:rPr>
              <w:t> </w:t>
            </w:r>
          </w:p>
        </w:tc>
        <w:tc>
          <w:tcPr>
            <w:tcW w:w="3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732411" w14:textId="77777777" w:rsidR="00863C90" w:rsidRPr="00863C90" w:rsidRDefault="00863C90" w:rsidP="00863C90">
            <w:pPr>
              <w:spacing w:after="0" w:line="240" w:lineRule="auto"/>
              <w:ind w:left="105" w:right="0" w:firstLine="0"/>
              <w:jc w:val="left"/>
              <w:textAlignment w:val="baseline"/>
              <w:rPr>
                <w:rFonts w:ascii="Times New Roman" w:eastAsia="Times New Roman" w:hAnsi="Times New Roman" w:cs="Times New Roman"/>
                <w:szCs w:val="24"/>
              </w:rPr>
            </w:pPr>
            <w:r w:rsidRPr="00863C90">
              <w:rPr>
                <w:rFonts w:eastAsia="Times New Roman"/>
                <w:szCs w:val="24"/>
              </w:rPr>
              <w:t>  </w:t>
            </w:r>
          </w:p>
        </w:tc>
        <w:tc>
          <w:tcPr>
            <w:tcW w:w="1395" w:type="dxa"/>
            <w:gridSpan w:val="2"/>
            <w:tcBorders>
              <w:top w:val="single" w:sz="6" w:space="0" w:color="000000"/>
              <w:left w:val="single" w:sz="6" w:space="0" w:color="000000"/>
              <w:bottom w:val="single" w:sz="6" w:space="0" w:color="000000"/>
              <w:right w:val="nil"/>
            </w:tcBorders>
            <w:shd w:val="clear" w:color="auto" w:fill="DBE5F1"/>
            <w:vAlign w:val="center"/>
            <w:hideMark/>
          </w:tcPr>
          <w:p w14:paraId="503B4019" w14:textId="77777777" w:rsidR="00863C90" w:rsidRPr="00863C90" w:rsidRDefault="00863C90" w:rsidP="00863C90">
            <w:pPr>
              <w:spacing w:after="0" w:line="240" w:lineRule="auto"/>
              <w:ind w:left="105" w:right="0" w:firstLine="0"/>
              <w:jc w:val="left"/>
              <w:textAlignment w:val="baseline"/>
              <w:rPr>
                <w:rFonts w:ascii="Times New Roman" w:eastAsia="Times New Roman" w:hAnsi="Times New Roman" w:cs="Times New Roman"/>
                <w:szCs w:val="24"/>
              </w:rPr>
            </w:pPr>
            <w:r w:rsidRPr="00863C90">
              <w:rPr>
                <w:rFonts w:eastAsia="Times New Roman"/>
                <w:b/>
                <w:bCs/>
                <w:szCs w:val="24"/>
              </w:rPr>
              <w:t>Course Code </w:t>
            </w:r>
            <w:r w:rsidRPr="00863C90">
              <w:rPr>
                <w:rFonts w:eastAsia="Times New Roman"/>
                <w:szCs w:val="24"/>
              </w:rPr>
              <w:t> </w:t>
            </w:r>
          </w:p>
        </w:tc>
        <w:tc>
          <w:tcPr>
            <w:tcW w:w="420" w:type="dxa"/>
            <w:gridSpan w:val="2"/>
            <w:tcBorders>
              <w:top w:val="single" w:sz="6" w:space="0" w:color="000000"/>
              <w:left w:val="nil"/>
              <w:bottom w:val="single" w:sz="6" w:space="0" w:color="000000"/>
              <w:right w:val="single" w:sz="6" w:space="0" w:color="000000"/>
            </w:tcBorders>
            <w:shd w:val="clear" w:color="auto" w:fill="DBE5F1"/>
            <w:vAlign w:val="center"/>
            <w:hideMark/>
          </w:tcPr>
          <w:p w14:paraId="0C16D817"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szCs w:val="24"/>
              </w:rPr>
              <w:t> </w:t>
            </w:r>
          </w:p>
        </w:tc>
        <w:tc>
          <w:tcPr>
            <w:tcW w:w="1125" w:type="dxa"/>
            <w:tcBorders>
              <w:top w:val="single" w:sz="6" w:space="0" w:color="000000"/>
              <w:left w:val="single" w:sz="6" w:space="0" w:color="000000"/>
              <w:bottom w:val="single" w:sz="6" w:space="0" w:color="000000"/>
              <w:right w:val="nil"/>
            </w:tcBorders>
            <w:shd w:val="clear" w:color="auto" w:fill="auto"/>
            <w:vAlign w:val="center"/>
            <w:hideMark/>
          </w:tcPr>
          <w:p w14:paraId="636CACD1" w14:textId="77777777" w:rsidR="00863C90" w:rsidRPr="00863C90" w:rsidRDefault="00863C90" w:rsidP="00863C90">
            <w:pPr>
              <w:spacing w:after="0" w:line="240" w:lineRule="auto"/>
              <w:ind w:left="105" w:right="0" w:firstLine="0"/>
              <w:jc w:val="left"/>
              <w:textAlignment w:val="baseline"/>
              <w:rPr>
                <w:rFonts w:ascii="Times New Roman" w:eastAsia="Times New Roman" w:hAnsi="Times New Roman" w:cs="Times New Roman"/>
                <w:szCs w:val="24"/>
              </w:rPr>
            </w:pPr>
            <w:r w:rsidRPr="00863C90">
              <w:rPr>
                <w:rFonts w:eastAsia="Times New Roman"/>
                <w:szCs w:val="24"/>
              </w:rPr>
              <w:t>  </w:t>
            </w:r>
          </w:p>
        </w:tc>
        <w:tc>
          <w:tcPr>
            <w:tcW w:w="1215" w:type="dxa"/>
            <w:gridSpan w:val="2"/>
            <w:tcBorders>
              <w:top w:val="single" w:sz="6" w:space="0" w:color="000000"/>
              <w:left w:val="nil"/>
              <w:bottom w:val="single" w:sz="6" w:space="0" w:color="000000"/>
              <w:right w:val="single" w:sz="6" w:space="0" w:color="000000"/>
            </w:tcBorders>
            <w:shd w:val="clear" w:color="auto" w:fill="auto"/>
            <w:vAlign w:val="center"/>
            <w:hideMark/>
          </w:tcPr>
          <w:p w14:paraId="5B2EAC2F"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szCs w:val="24"/>
              </w:rPr>
              <w:t> </w:t>
            </w:r>
          </w:p>
        </w:tc>
      </w:tr>
      <w:tr w:rsidR="00863C90" w:rsidRPr="00863C90" w14:paraId="507C9CC3" w14:textId="77777777" w:rsidTr="00863C90">
        <w:trPr>
          <w:trHeight w:val="300"/>
        </w:trPr>
        <w:tc>
          <w:tcPr>
            <w:tcW w:w="2550" w:type="dxa"/>
            <w:vMerge w:val="restart"/>
            <w:tcBorders>
              <w:top w:val="single" w:sz="6" w:space="0" w:color="auto"/>
              <w:left w:val="single" w:sz="6" w:space="0" w:color="auto"/>
              <w:bottom w:val="single" w:sz="6" w:space="0" w:color="auto"/>
              <w:right w:val="single" w:sz="6" w:space="0" w:color="auto"/>
            </w:tcBorders>
            <w:shd w:val="clear" w:color="auto" w:fill="DBE5F1"/>
            <w:vAlign w:val="center"/>
            <w:hideMark/>
          </w:tcPr>
          <w:p w14:paraId="48C86150" w14:textId="77777777" w:rsidR="00863C90" w:rsidRPr="00863C90" w:rsidRDefault="00863C90" w:rsidP="00863C90">
            <w:pPr>
              <w:spacing w:after="0" w:line="240" w:lineRule="auto"/>
              <w:ind w:left="105" w:right="0" w:firstLine="0"/>
              <w:jc w:val="left"/>
              <w:textAlignment w:val="baseline"/>
              <w:rPr>
                <w:rFonts w:ascii="Times New Roman" w:eastAsia="Times New Roman" w:hAnsi="Times New Roman" w:cs="Times New Roman"/>
                <w:szCs w:val="24"/>
              </w:rPr>
            </w:pPr>
            <w:r w:rsidRPr="00863C90">
              <w:rPr>
                <w:rFonts w:eastAsia="Times New Roman"/>
                <w:b/>
                <w:bCs/>
                <w:szCs w:val="24"/>
              </w:rPr>
              <w:t>Course Title  </w:t>
            </w:r>
            <w:r w:rsidRPr="00863C90">
              <w:rPr>
                <w:rFonts w:eastAsia="Times New Roman"/>
                <w:szCs w:val="24"/>
              </w:rPr>
              <w:t> </w:t>
            </w:r>
          </w:p>
        </w:tc>
        <w:tc>
          <w:tcPr>
            <w:tcW w:w="3900" w:type="dxa"/>
            <w:vMerge w:val="restart"/>
            <w:tcBorders>
              <w:top w:val="single" w:sz="6" w:space="0" w:color="000000"/>
              <w:left w:val="single" w:sz="6" w:space="0" w:color="auto"/>
              <w:bottom w:val="single" w:sz="6" w:space="0" w:color="000000"/>
              <w:right w:val="single" w:sz="6" w:space="0" w:color="000000"/>
            </w:tcBorders>
            <w:shd w:val="clear" w:color="auto" w:fill="auto"/>
            <w:vAlign w:val="center"/>
            <w:hideMark/>
          </w:tcPr>
          <w:p w14:paraId="4A4A1E64" w14:textId="77777777" w:rsidR="00863C90" w:rsidRPr="00863C90" w:rsidRDefault="00863C90" w:rsidP="00863C90">
            <w:pPr>
              <w:spacing w:after="0" w:line="240" w:lineRule="auto"/>
              <w:ind w:left="105" w:right="0" w:firstLine="0"/>
              <w:jc w:val="left"/>
              <w:textAlignment w:val="baseline"/>
              <w:rPr>
                <w:rFonts w:ascii="Times New Roman" w:eastAsia="Times New Roman" w:hAnsi="Times New Roman" w:cs="Times New Roman"/>
                <w:szCs w:val="24"/>
              </w:rPr>
            </w:pPr>
            <w:r w:rsidRPr="00863C90">
              <w:rPr>
                <w:rFonts w:eastAsia="Times New Roman"/>
                <w:szCs w:val="24"/>
              </w:rPr>
              <w:t>  </w:t>
            </w:r>
          </w:p>
        </w:tc>
        <w:tc>
          <w:tcPr>
            <w:tcW w:w="1395" w:type="dxa"/>
            <w:gridSpan w:val="2"/>
            <w:tcBorders>
              <w:top w:val="single" w:sz="6" w:space="0" w:color="000000"/>
              <w:left w:val="single" w:sz="6" w:space="0" w:color="000000"/>
              <w:bottom w:val="single" w:sz="6" w:space="0" w:color="000000"/>
              <w:right w:val="nil"/>
            </w:tcBorders>
            <w:shd w:val="clear" w:color="auto" w:fill="DBE5F1"/>
            <w:vAlign w:val="center"/>
            <w:hideMark/>
          </w:tcPr>
          <w:p w14:paraId="187CC47D" w14:textId="77777777" w:rsidR="00863C90" w:rsidRPr="00863C90" w:rsidRDefault="00863C90" w:rsidP="00863C90">
            <w:pPr>
              <w:spacing w:after="0" w:line="240" w:lineRule="auto"/>
              <w:ind w:left="105" w:right="0" w:firstLine="0"/>
              <w:jc w:val="left"/>
              <w:textAlignment w:val="baseline"/>
              <w:rPr>
                <w:rFonts w:ascii="Times New Roman" w:eastAsia="Times New Roman" w:hAnsi="Times New Roman" w:cs="Times New Roman"/>
                <w:szCs w:val="24"/>
              </w:rPr>
            </w:pPr>
            <w:r w:rsidRPr="00863C90">
              <w:rPr>
                <w:rFonts w:eastAsia="Times New Roman"/>
                <w:b/>
                <w:bCs/>
                <w:szCs w:val="24"/>
              </w:rPr>
              <w:t>Academic Year</w:t>
            </w:r>
            <w:r w:rsidRPr="00863C90">
              <w:rPr>
                <w:rFonts w:eastAsia="Times New Roman"/>
                <w:szCs w:val="24"/>
              </w:rPr>
              <w:t> </w:t>
            </w:r>
          </w:p>
        </w:tc>
        <w:tc>
          <w:tcPr>
            <w:tcW w:w="420" w:type="dxa"/>
            <w:gridSpan w:val="2"/>
            <w:tcBorders>
              <w:top w:val="single" w:sz="6" w:space="0" w:color="000000"/>
              <w:left w:val="nil"/>
              <w:bottom w:val="single" w:sz="6" w:space="0" w:color="auto"/>
              <w:right w:val="single" w:sz="6" w:space="0" w:color="000000"/>
            </w:tcBorders>
            <w:shd w:val="clear" w:color="auto" w:fill="DBE5F1"/>
            <w:vAlign w:val="center"/>
            <w:hideMark/>
          </w:tcPr>
          <w:p w14:paraId="058AA0F1"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b/>
                <w:bCs/>
                <w:szCs w:val="24"/>
              </w:rPr>
              <w:t> </w:t>
            </w:r>
            <w:r w:rsidRPr="00863C90">
              <w:rPr>
                <w:rFonts w:eastAsia="Times New Roman"/>
                <w:szCs w:val="24"/>
              </w:rPr>
              <w:t> </w:t>
            </w:r>
          </w:p>
        </w:tc>
        <w:tc>
          <w:tcPr>
            <w:tcW w:w="1125" w:type="dxa"/>
            <w:tcBorders>
              <w:top w:val="single" w:sz="6" w:space="0" w:color="000000"/>
              <w:left w:val="single" w:sz="6" w:space="0" w:color="000000"/>
              <w:bottom w:val="single" w:sz="6" w:space="0" w:color="auto"/>
              <w:right w:val="nil"/>
            </w:tcBorders>
            <w:shd w:val="clear" w:color="auto" w:fill="auto"/>
            <w:vAlign w:val="center"/>
            <w:hideMark/>
          </w:tcPr>
          <w:p w14:paraId="324CF380" w14:textId="77777777" w:rsidR="00863C90" w:rsidRPr="00863C90" w:rsidRDefault="00863C90" w:rsidP="00863C90">
            <w:pPr>
              <w:spacing w:after="0" w:line="240" w:lineRule="auto"/>
              <w:ind w:left="105" w:right="0" w:firstLine="0"/>
              <w:jc w:val="left"/>
              <w:textAlignment w:val="baseline"/>
              <w:rPr>
                <w:rFonts w:ascii="Times New Roman" w:eastAsia="Times New Roman" w:hAnsi="Times New Roman" w:cs="Times New Roman"/>
                <w:szCs w:val="24"/>
              </w:rPr>
            </w:pPr>
            <w:r w:rsidRPr="00863C90">
              <w:rPr>
                <w:rFonts w:eastAsia="Times New Roman"/>
                <w:szCs w:val="24"/>
              </w:rPr>
              <w:t>  </w:t>
            </w:r>
          </w:p>
        </w:tc>
        <w:tc>
          <w:tcPr>
            <w:tcW w:w="1215" w:type="dxa"/>
            <w:gridSpan w:val="2"/>
            <w:tcBorders>
              <w:top w:val="single" w:sz="6" w:space="0" w:color="000000"/>
              <w:left w:val="nil"/>
              <w:bottom w:val="single" w:sz="6" w:space="0" w:color="000000"/>
              <w:right w:val="single" w:sz="6" w:space="0" w:color="000000"/>
            </w:tcBorders>
            <w:shd w:val="clear" w:color="auto" w:fill="auto"/>
            <w:vAlign w:val="center"/>
            <w:hideMark/>
          </w:tcPr>
          <w:p w14:paraId="4D2646F2"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szCs w:val="24"/>
              </w:rPr>
              <w:t> </w:t>
            </w:r>
          </w:p>
        </w:tc>
      </w:tr>
      <w:tr w:rsidR="00863C90" w:rsidRPr="00863C90" w14:paraId="437C0707" w14:textId="77777777" w:rsidTr="00863C90">
        <w:trPr>
          <w:trHeight w:val="476"/>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796BF6D" w14:textId="77777777" w:rsidR="00863C90" w:rsidRPr="00863C90" w:rsidRDefault="00863C90" w:rsidP="00863C90">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auto"/>
              <w:bottom w:val="single" w:sz="6" w:space="0" w:color="000000"/>
              <w:right w:val="single" w:sz="6" w:space="0" w:color="000000"/>
            </w:tcBorders>
            <w:shd w:val="clear" w:color="auto" w:fill="auto"/>
            <w:vAlign w:val="center"/>
            <w:hideMark/>
          </w:tcPr>
          <w:p w14:paraId="4D3AA997" w14:textId="77777777" w:rsidR="00863C90" w:rsidRPr="00863C90" w:rsidRDefault="00863C90" w:rsidP="00863C90">
            <w:pPr>
              <w:spacing w:after="0" w:line="240" w:lineRule="auto"/>
              <w:ind w:left="0" w:right="0" w:firstLine="0"/>
              <w:jc w:val="left"/>
              <w:rPr>
                <w:rFonts w:ascii="Times New Roman" w:eastAsia="Times New Roman" w:hAnsi="Times New Roman" w:cs="Times New Roman"/>
                <w:szCs w:val="24"/>
              </w:rPr>
            </w:pPr>
          </w:p>
        </w:tc>
        <w:tc>
          <w:tcPr>
            <w:tcW w:w="4170" w:type="dxa"/>
            <w:gridSpan w:val="7"/>
            <w:vMerge w:val="restart"/>
            <w:tcBorders>
              <w:top w:val="single" w:sz="6" w:space="0" w:color="000000"/>
              <w:left w:val="single" w:sz="6" w:space="0" w:color="000000"/>
              <w:bottom w:val="nil"/>
              <w:right w:val="single" w:sz="6" w:space="0" w:color="auto"/>
            </w:tcBorders>
            <w:shd w:val="clear" w:color="auto" w:fill="DBE5F1"/>
            <w:vAlign w:val="center"/>
            <w:hideMark/>
          </w:tcPr>
          <w:p w14:paraId="5E88DC65" w14:textId="77777777" w:rsidR="00863C90" w:rsidRPr="00863C90" w:rsidRDefault="00863C90" w:rsidP="00863C90">
            <w:pPr>
              <w:spacing w:after="0" w:line="240" w:lineRule="auto"/>
              <w:ind w:left="0" w:right="0" w:firstLine="0"/>
              <w:jc w:val="center"/>
              <w:textAlignment w:val="baseline"/>
              <w:rPr>
                <w:rFonts w:ascii="Times New Roman" w:eastAsia="Times New Roman" w:hAnsi="Times New Roman" w:cs="Times New Roman"/>
                <w:szCs w:val="24"/>
              </w:rPr>
            </w:pPr>
            <w:r w:rsidRPr="00863C90">
              <w:rPr>
                <w:rFonts w:eastAsia="Times New Roman"/>
                <w:b/>
                <w:bCs/>
                <w:szCs w:val="24"/>
              </w:rPr>
              <w:t>Semester</w:t>
            </w:r>
            <w:r w:rsidRPr="00863C90">
              <w:rPr>
                <w:rFonts w:eastAsia="Times New Roman"/>
                <w:szCs w:val="24"/>
              </w:rPr>
              <w:t> </w:t>
            </w:r>
          </w:p>
        </w:tc>
      </w:tr>
      <w:tr w:rsidR="00863C90" w:rsidRPr="00863C90" w14:paraId="31C244E9" w14:textId="77777777" w:rsidTr="00863C90">
        <w:trPr>
          <w:trHeight w:val="476"/>
        </w:trPr>
        <w:tc>
          <w:tcPr>
            <w:tcW w:w="2550" w:type="dxa"/>
            <w:vMerge w:val="restart"/>
            <w:tcBorders>
              <w:top w:val="single" w:sz="6" w:space="0" w:color="auto"/>
              <w:left w:val="single" w:sz="6" w:space="0" w:color="auto"/>
              <w:bottom w:val="single" w:sz="6" w:space="0" w:color="auto"/>
              <w:right w:val="single" w:sz="6" w:space="0" w:color="auto"/>
            </w:tcBorders>
            <w:shd w:val="clear" w:color="auto" w:fill="DBE5F1"/>
            <w:vAlign w:val="center"/>
            <w:hideMark/>
          </w:tcPr>
          <w:p w14:paraId="08266672" w14:textId="77777777" w:rsidR="00863C90" w:rsidRPr="00863C90" w:rsidRDefault="00863C90" w:rsidP="00863C90">
            <w:pPr>
              <w:spacing w:after="0" w:line="240" w:lineRule="auto"/>
              <w:ind w:left="105" w:right="0" w:firstLine="0"/>
              <w:jc w:val="left"/>
              <w:textAlignment w:val="baseline"/>
              <w:rPr>
                <w:rFonts w:ascii="Times New Roman" w:eastAsia="Times New Roman" w:hAnsi="Times New Roman" w:cs="Times New Roman"/>
                <w:szCs w:val="24"/>
              </w:rPr>
            </w:pPr>
            <w:r w:rsidRPr="00863C90">
              <w:rPr>
                <w:rFonts w:eastAsia="Times New Roman"/>
                <w:b/>
                <w:bCs/>
                <w:szCs w:val="24"/>
              </w:rPr>
              <w:t>Project/ Project Title  </w:t>
            </w:r>
            <w:r w:rsidRPr="00863C90">
              <w:rPr>
                <w:rFonts w:eastAsia="Times New Roman"/>
                <w:szCs w:val="24"/>
              </w:rPr>
              <w:t> </w:t>
            </w:r>
          </w:p>
        </w:tc>
        <w:tc>
          <w:tcPr>
            <w:tcW w:w="3900" w:type="dxa"/>
            <w:vMerge w:val="restart"/>
            <w:tcBorders>
              <w:top w:val="single" w:sz="6" w:space="0" w:color="auto"/>
              <w:left w:val="single" w:sz="6" w:space="0" w:color="auto"/>
              <w:bottom w:val="single" w:sz="6" w:space="0" w:color="auto"/>
              <w:right w:val="single" w:sz="6" w:space="0" w:color="000000"/>
            </w:tcBorders>
            <w:shd w:val="clear" w:color="auto" w:fill="auto"/>
            <w:vAlign w:val="center"/>
            <w:hideMark/>
          </w:tcPr>
          <w:p w14:paraId="4434E128" w14:textId="77777777" w:rsidR="00863C90" w:rsidRPr="00863C90" w:rsidRDefault="00863C90" w:rsidP="00863C90">
            <w:pPr>
              <w:spacing w:after="0" w:line="240" w:lineRule="auto"/>
              <w:ind w:left="105" w:right="0" w:firstLine="0"/>
              <w:jc w:val="left"/>
              <w:textAlignment w:val="baseline"/>
              <w:rPr>
                <w:rFonts w:ascii="Times New Roman" w:eastAsia="Times New Roman" w:hAnsi="Times New Roman" w:cs="Times New Roman"/>
                <w:szCs w:val="24"/>
              </w:rPr>
            </w:pPr>
            <w:r w:rsidRPr="00863C90">
              <w:rPr>
                <w:rFonts w:eastAsia="Times New Roman"/>
                <w:szCs w:val="24"/>
              </w:rPr>
              <w:t>  </w:t>
            </w:r>
          </w:p>
        </w:tc>
        <w:tc>
          <w:tcPr>
            <w:tcW w:w="0" w:type="auto"/>
            <w:gridSpan w:val="7"/>
            <w:vMerge/>
            <w:tcBorders>
              <w:top w:val="single" w:sz="6" w:space="0" w:color="auto"/>
              <w:left w:val="single" w:sz="6" w:space="0" w:color="auto"/>
              <w:bottom w:val="single" w:sz="6" w:space="0" w:color="auto"/>
              <w:right w:val="single" w:sz="6" w:space="0" w:color="000000"/>
            </w:tcBorders>
            <w:shd w:val="clear" w:color="auto" w:fill="auto"/>
            <w:vAlign w:val="center"/>
            <w:hideMark/>
          </w:tcPr>
          <w:p w14:paraId="3BAE88C8" w14:textId="77777777" w:rsidR="00863C90" w:rsidRPr="00863C90" w:rsidRDefault="00863C90" w:rsidP="00863C90">
            <w:pPr>
              <w:spacing w:after="0" w:line="240" w:lineRule="auto"/>
              <w:ind w:left="0" w:right="0" w:firstLine="0"/>
              <w:jc w:val="left"/>
              <w:rPr>
                <w:rFonts w:ascii="Times New Roman" w:eastAsia="Times New Roman" w:hAnsi="Times New Roman" w:cs="Times New Roman"/>
                <w:szCs w:val="24"/>
              </w:rPr>
            </w:pPr>
          </w:p>
        </w:tc>
      </w:tr>
      <w:tr w:rsidR="00863C90" w:rsidRPr="00863C90" w14:paraId="63418104" w14:textId="77777777" w:rsidTr="00863C90">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4DA79D6" w14:textId="77777777" w:rsidR="00863C90" w:rsidRPr="00863C90" w:rsidRDefault="00863C90" w:rsidP="00863C90">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auto"/>
              <w:left w:val="single" w:sz="6" w:space="0" w:color="auto"/>
              <w:bottom w:val="single" w:sz="6" w:space="0" w:color="auto"/>
              <w:right w:val="single" w:sz="6" w:space="0" w:color="000000"/>
            </w:tcBorders>
            <w:shd w:val="clear" w:color="auto" w:fill="auto"/>
            <w:vAlign w:val="center"/>
            <w:hideMark/>
          </w:tcPr>
          <w:p w14:paraId="4C80BC64" w14:textId="77777777" w:rsidR="00863C90" w:rsidRPr="00863C90" w:rsidRDefault="00863C90" w:rsidP="00863C90">
            <w:pPr>
              <w:spacing w:after="0" w:line="240" w:lineRule="auto"/>
              <w:ind w:left="0" w:right="0" w:firstLine="0"/>
              <w:jc w:val="left"/>
              <w:rPr>
                <w:rFonts w:ascii="Times New Roman" w:eastAsia="Times New Roman" w:hAnsi="Times New Roman" w:cs="Times New Roman"/>
                <w:szCs w:val="24"/>
              </w:rPr>
            </w:pPr>
          </w:p>
        </w:tc>
        <w:tc>
          <w:tcPr>
            <w:tcW w:w="255" w:type="dxa"/>
            <w:tcBorders>
              <w:top w:val="single" w:sz="6" w:space="0" w:color="000000"/>
              <w:left w:val="single" w:sz="6" w:space="0" w:color="auto"/>
              <w:bottom w:val="single" w:sz="6" w:space="0" w:color="000000"/>
              <w:right w:val="single" w:sz="6" w:space="0" w:color="000000"/>
            </w:tcBorders>
            <w:shd w:val="clear" w:color="auto" w:fill="auto"/>
            <w:vAlign w:val="center"/>
            <w:hideMark/>
          </w:tcPr>
          <w:p w14:paraId="01C82445" w14:textId="77777777" w:rsidR="00863C90" w:rsidRPr="00863C90" w:rsidRDefault="00863C90" w:rsidP="00863C90">
            <w:pPr>
              <w:spacing w:after="0" w:line="240" w:lineRule="auto"/>
              <w:ind w:left="105" w:right="0" w:firstLine="0"/>
              <w:jc w:val="center"/>
              <w:textAlignment w:val="baseline"/>
              <w:rPr>
                <w:rFonts w:ascii="Times New Roman" w:eastAsia="Times New Roman" w:hAnsi="Times New Roman" w:cs="Times New Roman"/>
                <w:szCs w:val="24"/>
              </w:rPr>
            </w:pPr>
            <w:r w:rsidRPr="00863C90">
              <w:rPr>
                <w:rFonts w:eastAsia="Times New Roman"/>
                <w:szCs w:val="24"/>
              </w:rPr>
              <w:t> </w:t>
            </w:r>
          </w:p>
        </w:tc>
        <w:tc>
          <w:tcPr>
            <w:tcW w:w="11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62419AB" w14:textId="77777777" w:rsidR="00863C90" w:rsidRPr="00863C90" w:rsidRDefault="00863C90" w:rsidP="00863C90">
            <w:pPr>
              <w:spacing w:after="0" w:line="240" w:lineRule="auto"/>
              <w:ind w:left="90" w:right="0" w:firstLine="0"/>
              <w:jc w:val="center"/>
              <w:textAlignment w:val="baseline"/>
              <w:rPr>
                <w:rFonts w:ascii="Times New Roman" w:eastAsia="Times New Roman" w:hAnsi="Times New Roman" w:cs="Times New Roman"/>
                <w:szCs w:val="24"/>
              </w:rPr>
            </w:pPr>
            <w:r w:rsidRPr="00863C90">
              <w:rPr>
                <w:rFonts w:eastAsia="Times New Roman"/>
                <w:b/>
                <w:bCs/>
                <w:szCs w:val="24"/>
              </w:rPr>
              <w:t>First</w:t>
            </w:r>
            <w:r w:rsidRPr="00863C90">
              <w:rPr>
                <w:rFonts w:eastAsia="Times New Roman"/>
                <w:szCs w:val="24"/>
              </w:rPr>
              <w:t> </w:t>
            </w:r>
          </w:p>
        </w:tc>
        <w:tc>
          <w:tcPr>
            <w:tcW w:w="255" w:type="dxa"/>
            <w:tcBorders>
              <w:top w:val="single" w:sz="6" w:space="0" w:color="auto"/>
              <w:left w:val="single" w:sz="6" w:space="0" w:color="000000"/>
              <w:bottom w:val="single" w:sz="6" w:space="0" w:color="000000"/>
              <w:right w:val="single" w:sz="6" w:space="0" w:color="000000"/>
            </w:tcBorders>
            <w:shd w:val="clear" w:color="auto" w:fill="auto"/>
            <w:vAlign w:val="center"/>
            <w:hideMark/>
          </w:tcPr>
          <w:p w14:paraId="61F9B493" w14:textId="77777777" w:rsidR="00863C90" w:rsidRPr="00863C90" w:rsidRDefault="00863C90" w:rsidP="00863C90">
            <w:pPr>
              <w:spacing w:after="0" w:line="240" w:lineRule="auto"/>
              <w:ind w:left="30" w:right="0" w:firstLine="0"/>
              <w:jc w:val="center"/>
              <w:textAlignment w:val="baseline"/>
              <w:rPr>
                <w:rFonts w:ascii="Times New Roman" w:eastAsia="Times New Roman" w:hAnsi="Times New Roman" w:cs="Times New Roman"/>
                <w:szCs w:val="24"/>
              </w:rPr>
            </w:pPr>
            <w:r w:rsidRPr="00863C90">
              <w:rPr>
                <w:rFonts w:eastAsia="Times New Roman"/>
                <w:szCs w:val="24"/>
              </w:rPr>
              <w:t> </w:t>
            </w:r>
          </w:p>
        </w:tc>
        <w:tc>
          <w:tcPr>
            <w:tcW w:w="1290" w:type="dxa"/>
            <w:gridSpan w:val="2"/>
            <w:tcBorders>
              <w:top w:val="single" w:sz="6" w:space="0" w:color="auto"/>
              <w:left w:val="single" w:sz="6" w:space="0" w:color="000000"/>
              <w:bottom w:val="single" w:sz="6" w:space="0" w:color="000000"/>
              <w:right w:val="single" w:sz="6" w:space="0" w:color="000000"/>
            </w:tcBorders>
            <w:shd w:val="clear" w:color="auto" w:fill="DBE5F1"/>
            <w:vAlign w:val="center"/>
            <w:hideMark/>
          </w:tcPr>
          <w:p w14:paraId="43915B1F" w14:textId="77777777" w:rsidR="00863C90" w:rsidRPr="00863C90" w:rsidRDefault="00863C90" w:rsidP="00863C90">
            <w:pPr>
              <w:spacing w:after="0" w:line="240" w:lineRule="auto"/>
              <w:ind w:left="90" w:right="0" w:firstLine="0"/>
              <w:jc w:val="center"/>
              <w:textAlignment w:val="baseline"/>
              <w:rPr>
                <w:rFonts w:ascii="Times New Roman" w:eastAsia="Times New Roman" w:hAnsi="Times New Roman" w:cs="Times New Roman"/>
                <w:szCs w:val="24"/>
              </w:rPr>
            </w:pPr>
            <w:r w:rsidRPr="00863C90">
              <w:rPr>
                <w:rFonts w:eastAsia="Times New Roman"/>
                <w:b/>
                <w:bCs/>
                <w:szCs w:val="24"/>
              </w:rPr>
              <w:t>Second</w:t>
            </w:r>
            <w:r w:rsidRPr="00863C90">
              <w:rPr>
                <w:rFonts w:eastAsia="Times New Roman"/>
                <w:szCs w:val="24"/>
              </w:rPr>
              <w:t> </w:t>
            </w:r>
          </w:p>
        </w:tc>
        <w:tc>
          <w:tcPr>
            <w:tcW w:w="24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61876F" w14:textId="77777777" w:rsidR="00863C90" w:rsidRPr="00863C90" w:rsidRDefault="00863C90" w:rsidP="00863C90">
            <w:pPr>
              <w:spacing w:after="0" w:line="240" w:lineRule="auto"/>
              <w:ind w:left="30" w:right="0" w:firstLine="0"/>
              <w:jc w:val="center"/>
              <w:textAlignment w:val="baseline"/>
              <w:rPr>
                <w:rFonts w:ascii="Times New Roman" w:eastAsia="Times New Roman" w:hAnsi="Times New Roman" w:cs="Times New Roman"/>
                <w:szCs w:val="24"/>
              </w:rPr>
            </w:pPr>
            <w:r w:rsidRPr="00863C90">
              <w:rPr>
                <w:rFonts w:eastAsia="Times New Roman"/>
                <w:szCs w:val="24"/>
              </w:rPr>
              <w:t> </w:t>
            </w:r>
          </w:p>
        </w:tc>
        <w:tc>
          <w:tcPr>
            <w:tcW w:w="96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4A9578A0" w14:textId="77777777" w:rsidR="00863C90" w:rsidRPr="00863C90" w:rsidRDefault="00863C90" w:rsidP="00863C90">
            <w:pPr>
              <w:spacing w:after="0" w:line="240" w:lineRule="auto"/>
              <w:ind w:left="90" w:right="0" w:firstLine="0"/>
              <w:jc w:val="center"/>
              <w:textAlignment w:val="baseline"/>
              <w:rPr>
                <w:rFonts w:ascii="Times New Roman" w:eastAsia="Times New Roman" w:hAnsi="Times New Roman" w:cs="Times New Roman"/>
                <w:szCs w:val="24"/>
              </w:rPr>
            </w:pPr>
            <w:r w:rsidRPr="00863C90">
              <w:rPr>
                <w:rFonts w:eastAsia="Times New Roman"/>
                <w:b/>
                <w:bCs/>
                <w:szCs w:val="24"/>
              </w:rPr>
              <w:t>Summer</w:t>
            </w:r>
            <w:r w:rsidRPr="00863C90">
              <w:rPr>
                <w:rFonts w:eastAsia="Times New Roman"/>
                <w:szCs w:val="24"/>
              </w:rPr>
              <w:t> </w:t>
            </w:r>
          </w:p>
        </w:tc>
      </w:tr>
    </w:tbl>
    <w:p w14:paraId="62FF700F" w14:textId="77777777" w:rsidR="00863C90" w:rsidRPr="00863C90" w:rsidRDefault="00863C90" w:rsidP="00863C90">
      <w:pPr>
        <w:spacing w:after="0" w:line="240" w:lineRule="auto"/>
        <w:ind w:left="1215" w:right="0" w:firstLine="0"/>
        <w:jc w:val="left"/>
        <w:textAlignment w:val="baseline"/>
        <w:rPr>
          <w:rFonts w:ascii="Segoe UI" w:eastAsia="Times New Roman" w:hAnsi="Segoe UI" w:cs="Segoe UI"/>
          <w:sz w:val="18"/>
          <w:szCs w:val="18"/>
        </w:rPr>
      </w:pPr>
      <w:r w:rsidRPr="00863C90">
        <w:rPr>
          <w:rFonts w:eastAsia="Times New Roman"/>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5"/>
        <w:gridCol w:w="7920"/>
      </w:tblGrid>
      <w:tr w:rsidR="00863C90" w:rsidRPr="00863C90" w14:paraId="641A3B1C" w14:textId="77777777" w:rsidTr="00863C90">
        <w:trPr>
          <w:trHeight w:val="300"/>
        </w:trPr>
        <w:tc>
          <w:tcPr>
            <w:tcW w:w="268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C7AE815"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b/>
                <w:bCs/>
                <w:szCs w:val="24"/>
              </w:rPr>
              <w:t>Summary of work  </w:t>
            </w:r>
            <w:r w:rsidRPr="00863C90">
              <w:rPr>
                <w:rFonts w:eastAsia="Times New Roman"/>
                <w:szCs w:val="24"/>
              </w:rPr>
              <w:t> </w:t>
            </w:r>
          </w:p>
        </w:tc>
        <w:tc>
          <w:tcPr>
            <w:tcW w:w="7920" w:type="dxa"/>
            <w:tcBorders>
              <w:top w:val="single" w:sz="6" w:space="0" w:color="000000"/>
              <w:left w:val="single" w:sz="6" w:space="0" w:color="000000"/>
              <w:bottom w:val="single" w:sz="6" w:space="0" w:color="000000"/>
              <w:right w:val="single" w:sz="6" w:space="0" w:color="000000"/>
            </w:tcBorders>
            <w:shd w:val="clear" w:color="auto" w:fill="auto"/>
            <w:hideMark/>
          </w:tcPr>
          <w:p w14:paraId="12265868"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szCs w:val="24"/>
              </w:rPr>
              <w:t>  </w:t>
            </w:r>
          </w:p>
        </w:tc>
      </w:tr>
      <w:tr w:rsidR="00863C90" w:rsidRPr="00863C90" w14:paraId="369A4ECF" w14:textId="77777777" w:rsidTr="00863C90">
        <w:trPr>
          <w:trHeight w:val="300"/>
        </w:trPr>
        <w:tc>
          <w:tcPr>
            <w:tcW w:w="268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D5A9D40"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b/>
                <w:bCs/>
                <w:szCs w:val="24"/>
              </w:rPr>
              <w:t>Work Required by Next </w:t>
            </w:r>
            <w:r w:rsidRPr="00863C90">
              <w:rPr>
                <w:rFonts w:eastAsia="Times New Roman"/>
                <w:szCs w:val="24"/>
              </w:rPr>
              <w:t> </w:t>
            </w:r>
          </w:p>
          <w:p w14:paraId="784F98A8"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b/>
                <w:bCs/>
                <w:szCs w:val="24"/>
              </w:rPr>
              <w:t>Meeting  </w:t>
            </w:r>
            <w:r w:rsidRPr="00863C90">
              <w:rPr>
                <w:rFonts w:eastAsia="Times New Roman"/>
                <w:szCs w:val="24"/>
              </w:rPr>
              <w:t> </w:t>
            </w:r>
          </w:p>
        </w:tc>
        <w:tc>
          <w:tcPr>
            <w:tcW w:w="7920" w:type="dxa"/>
            <w:tcBorders>
              <w:top w:val="single" w:sz="6" w:space="0" w:color="000000"/>
              <w:left w:val="single" w:sz="6" w:space="0" w:color="000000"/>
              <w:bottom w:val="single" w:sz="6" w:space="0" w:color="000000"/>
              <w:right w:val="single" w:sz="6" w:space="0" w:color="000000"/>
            </w:tcBorders>
            <w:shd w:val="clear" w:color="auto" w:fill="auto"/>
            <w:hideMark/>
          </w:tcPr>
          <w:p w14:paraId="20A06144"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szCs w:val="24"/>
              </w:rPr>
              <w:t>  </w:t>
            </w:r>
          </w:p>
          <w:p w14:paraId="43C02779"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szCs w:val="24"/>
              </w:rPr>
              <w:t>  </w:t>
            </w:r>
          </w:p>
          <w:p w14:paraId="3DB72885"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szCs w:val="24"/>
              </w:rPr>
              <w:t>  </w:t>
            </w:r>
          </w:p>
        </w:tc>
      </w:tr>
      <w:tr w:rsidR="00863C90" w:rsidRPr="00863C90" w14:paraId="2B6A68BC" w14:textId="77777777" w:rsidTr="00863C90">
        <w:trPr>
          <w:trHeight w:val="300"/>
        </w:trPr>
        <w:tc>
          <w:tcPr>
            <w:tcW w:w="268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8CE2288"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b/>
                <w:bCs/>
                <w:szCs w:val="24"/>
              </w:rPr>
              <w:t>Date of Next Meeting  </w:t>
            </w:r>
            <w:r w:rsidRPr="00863C90">
              <w:rPr>
                <w:rFonts w:eastAsia="Times New Roman"/>
                <w:szCs w:val="24"/>
              </w:rPr>
              <w:t> </w:t>
            </w:r>
          </w:p>
        </w:tc>
        <w:tc>
          <w:tcPr>
            <w:tcW w:w="7920" w:type="dxa"/>
            <w:tcBorders>
              <w:top w:val="single" w:sz="6" w:space="0" w:color="000000"/>
              <w:left w:val="single" w:sz="6" w:space="0" w:color="000000"/>
              <w:bottom w:val="single" w:sz="6" w:space="0" w:color="000000"/>
              <w:right w:val="single" w:sz="6" w:space="0" w:color="000000"/>
            </w:tcBorders>
            <w:shd w:val="clear" w:color="auto" w:fill="auto"/>
            <w:hideMark/>
          </w:tcPr>
          <w:p w14:paraId="770F923F"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szCs w:val="24"/>
              </w:rPr>
              <w:t>  </w:t>
            </w:r>
          </w:p>
        </w:tc>
      </w:tr>
    </w:tbl>
    <w:p w14:paraId="2C40B2DD" w14:textId="77777777" w:rsidR="00863C90" w:rsidRPr="00863C90" w:rsidRDefault="00863C90" w:rsidP="00863C90">
      <w:pPr>
        <w:spacing w:after="0" w:line="240" w:lineRule="auto"/>
        <w:ind w:left="1215" w:right="0" w:firstLine="0"/>
        <w:jc w:val="left"/>
        <w:textAlignment w:val="baseline"/>
        <w:rPr>
          <w:rFonts w:ascii="Segoe UI" w:eastAsia="Times New Roman" w:hAnsi="Segoe UI" w:cs="Segoe UI"/>
          <w:sz w:val="18"/>
          <w:szCs w:val="18"/>
        </w:rPr>
      </w:pPr>
      <w:r w:rsidRPr="00863C90">
        <w:rPr>
          <w:rFonts w:eastAsia="Times New Roman"/>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0"/>
        <w:gridCol w:w="3135"/>
        <w:gridCol w:w="1170"/>
        <w:gridCol w:w="2355"/>
        <w:gridCol w:w="960"/>
        <w:gridCol w:w="1065"/>
      </w:tblGrid>
      <w:tr w:rsidR="00863C90" w:rsidRPr="00863C90" w14:paraId="33D111E6" w14:textId="77777777" w:rsidTr="00863C90">
        <w:trPr>
          <w:trHeight w:val="300"/>
        </w:trPr>
        <w:tc>
          <w:tcPr>
            <w:tcW w:w="189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91A9576"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b/>
                <w:bCs/>
                <w:szCs w:val="24"/>
              </w:rPr>
              <w:t>Student Name</w:t>
            </w:r>
            <w:r w:rsidRPr="00863C90">
              <w:rPr>
                <w:rFonts w:eastAsia="Times New Roman"/>
                <w:szCs w:val="24"/>
              </w:rPr>
              <w:t> </w:t>
            </w:r>
          </w:p>
        </w:tc>
        <w:tc>
          <w:tcPr>
            <w:tcW w:w="31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E4AD28"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b/>
                <w:bCs/>
                <w:szCs w:val="24"/>
              </w:rPr>
              <w:t> </w:t>
            </w:r>
            <w:r w:rsidRPr="00863C90">
              <w:rPr>
                <w:rFonts w:eastAsia="Times New Roman"/>
                <w:szCs w:val="24"/>
              </w:rPr>
              <w:t> </w:t>
            </w:r>
          </w:p>
          <w:p w14:paraId="2ED3907A"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b/>
                <w:bCs/>
                <w:szCs w:val="24"/>
              </w:rPr>
              <w:t> </w:t>
            </w:r>
            <w:r w:rsidRPr="00863C90">
              <w:rPr>
                <w:rFonts w:eastAsia="Times New Roman"/>
                <w:szCs w:val="24"/>
              </w:rPr>
              <w:t> </w:t>
            </w:r>
          </w:p>
        </w:tc>
        <w:tc>
          <w:tcPr>
            <w:tcW w:w="117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55A73F6"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b/>
                <w:bCs/>
                <w:szCs w:val="24"/>
              </w:rPr>
              <w:t>Signature</w:t>
            </w:r>
            <w:r w:rsidRPr="00863C90">
              <w:rPr>
                <w:rFonts w:eastAsia="Times New Roman"/>
                <w:szCs w:val="24"/>
              </w:rPr>
              <w:t> </w:t>
            </w:r>
          </w:p>
        </w:tc>
        <w:tc>
          <w:tcPr>
            <w:tcW w:w="23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1F5D76"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0516172"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b/>
                <w:bCs/>
                <w:szCs w:val="24"/>
              </w:rPr>
              <w:t>Date  </w:t>
            </w:r>
            <w:r w:rsidRPr="00863C90">
              <w:rPr>
                <w:rFonts w:eastAsia="Times New Roman"/>
                <w:szCs w:val="24"/>
              </w:rPr>
              <w:t> </w:t>
            </w:r>
          </w:p>
        </w:tc>
        <w:tc>
          <w:tcPr>
            <w:tcW w:w="10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140357"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b/>
                <w:bCs/>
                <w:szCs w:val="24"/>
              </w:rPr>
              <w:t> </w:t>
            </w:r>
            <w:r w:rsidRPr="00863C90">
              <w:rPr>
                <w:rFonts w:eastAsia="Times New Roman"/>
                <w:szCs w:val="24"/>
              </w:rPr>
              <w:t> </w:t>
            </w:r>
          </w:p>
        </w:tc>
      </w:tr>
      <w:tr w:rsidR="00863C90" w:rsidRPr="00863C90" w14:paraId="11CBF2BB" w14:textId="77777777" w:rsidTr="00863C90">
        <w:trPr>
          <w:trHeight w:val="300"/>
        </w:trPr>
        <w:tc>
          <w:tcPr>
            <w:tcW w:w="189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6A8709B"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b/>
                <w:bCs/>
                <w:szCs w:val="24"/>
              </w:rPr>
              <w:t>Supervisor Name</w:t>
            </w:r>
            <w:r w:rsidRPr="00863C90">
              <w:rPr>
                <w:rFonts w:eastAsia="Times New Roman"/>
                <w:szCs w:val="24"/>
              </w:rPr>
              <w:t> </w:t>
            </w:r>
          </w:p>
        </w:tc>
        <w:tc>
          <w:tcPr>
            <w:tcW w:w="31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F4D229"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b/>
                <w:bCs/>
                <w:szCs w:val="24"/>
              </w:rPr>
              <w:t> </w:t>
            </w:r>
            <w:r w:rsidRPr="00863C90">
              <w:rPr>
                <w:rFonts w:eastAsia="Times New Roman"/>
                <w:szCs w:val="24"/>
              </w:rPr>
              <w:t> </w:t>
            </w:r>
          </w:p>
          <w:p w14:paraId="692F3F71"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b/>
                <w:bCs/>
                <w:szCs w:val="24"/>
              </w:rPr>
              <w:t> </w:t>
            </w:r>
            <w:r w:rsidRPr="00863C90">
              <w:rPr>
                <w:rFonts w:eastAsia="Times New Roman"/>
                <w:szCs w:val="24"/>
              </w:rPr>
              <w:t> </w:t>
            </w:r>
          </w:p>
        </w:tc>
        <w:tc>
          <w:tcPr>
            <w:tcW w:w="117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4A1B601"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b/>
                <w:bCs/>
                <w:szCs w:val="24"/>
              </w:rPr>
              <w:t>Signature</w:t>
            </w:r>
            <w:r w:rsidRPr="00863C90">
              <w:rPr>
                <w:rFonts w:eastAsia="Times New Roman"/>
                <w:szCs w:val="24"/>
              </w:rPr>
              <w:t> </w:t>
            </w:r>
          </w:p>
        </w:tc>
        <w:tc>
          <w:tcPr>
            <w:tcW w:w="23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D02A0A"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EE9AE20"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b/>
                <w:bCs/>
                <w:szCs w:val="24"/>
              </w:rPr>
              <w:t>Date  </w:t>
            </w:r>
            <w:r w:rsidRPr="00863C90">
              <w:rPr>
                <w:rFonts w:eastAsia="Times New Roman"/>
                <w:szCs w:val="24"/>
              </w:rPr>
              <w:t> </w:t>
            </w:r>
          </w:p>
        </w:tc>
        <w:tc>
          <w:tcPr>
            <w:tcW w:w="10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CA026D" w14:textId="77777777" w:rsidR="00863C90" w:rsidRPr="00863C90" w:rsidRDefault="00863C90" w:rsidP="00863C90">
            <w:pPr>
              <w:spacing w:after="0" w:line="240" w:lineRule="auto"/>
              <w:ind w:left="0" w:right="0" w:firstLine="0"/>
              <w:jc w:val="left"/>
              <w:textAlignment w:val="baseline"/>
              <w:rPr>
                <w:rFonts w:ascii="Times New Roman" w:eastAsia="Times New Roman" w:hAnsi="Times New Roman" w:cs="Times New Roman"/>
                <w:szCs w:val="24"/>
              </w:rPr>
            </w:pPr>
            <w:r w:rsidRPr="00863C90">
              <w:rPr>
                <w:rFonts w:eastAsia="Times New Roman"/>
                <w:b/>
                <w:bCs/>
                <w:szCs w:val="24"/>
              </w:rPr>
              <w:t> </w:t>
            </w:r>
            <w:r w:rsidRPr="00863C90">
              <w:rPr>
                <w:rFonts w:eastAsia="Times New Roman"/>
                <w:szCs w:val="24"/>
              </w:rPr>
              <w:t> </w:t>
            </w:r>
          </w:p>
        </w:tc>
      </w:tr>
    </w:tbl>
    <w:p w14:paraId="158B03BF" w14:textId="77777777" w:rsidR="00224891" w:rsidRPr="00224891" w:rsidRDefault="00224891" w:rsidP="00224891">
      <w:pPr>
        <w:spacing w:after="0" w:line="240" w:lineRule="auto"/>
        <w:ind w:left="14" w:right="0" w:hanging="14"/>
        <w:jc w:val="center"/>
        <w:rPr>
          <w:rFonts w:asciiTheme="minorHAnsi" w:hAnsiTheme="minorHAnsi" w:cstheme="minorHAnsi"/>
        </w:rPr>
      </w:pPr>
    </w:p>
    <w:p w14:paraId="53541D5E" w14:textId="77777777" w:rsidR="008C25DD" w:rsidRDefault="00224891" w:rsidP="008C25DD">
      <w:pPr>
        <w:spacing w:after="160" w:line="259" w:lineRule="auto"/>
        <w:ind w:left="0" w:right="0" w:firstLine="0"/>
        <w:jc w:val="center"/>
        <w:rPr>
          <w:rFonts w:asciiTheme="minorHAnsi" w:hAnsiTheme="minorHAnsi" w:cstheme="minorHAnsi"/>
        </w:rPr>
        <w:sectPr w:rsidR="008C25DD" w:rsidSect="001F7424">
          <w:pgSz w:w="12240" w:h="15840"/>
          <w:pgMar w:top="864" w:right="576" w:bottom="1267" w:left="576" w:header="720" w:footer="965" w:gutter="0"/>
          <w:cols w:space="720"/>
          <w:docGrid w:linePitch="326"/>
        </w:sectPr>
      </w:pPr>
      <w:r w:rsidRPr="00224891">
        <w:rPr>
          <w:rFonts w:asciiTheme="minorHAnsi" w:hAnsiTheme="minorHAnsi" w:cstheme="minorHAnsi"/>
        </w:rPr>
        <w:br w:type="page"/>
      </w:r>
    </w:p>
    <w:p w14:paraId="5CF7740A" w14:textId="77777777" w:rsidR="008C25DD" w:rsidRDefault="008C25DD" w:rsidP="008C25DD">
      <w:pPr>
        <w:spacing w:after="0" w:line="240" w:lineRule="auto"/>
        <w:ind w:left="14" w:hanging="14"/>
        <w:jc w:val="center"/>
      </w:pPr>
      <w:r>
        <w:rPr>
          <w:noProof/>
        </w:rPr>
        <w:lastRenderedPageBreak/>
        <w:drawing>
          <wp:inline distT="0" distB="0" distL="0" distR="0" wp14:anchorId="7335208C" wp14:editId="7D8D7FCA">
            <wp:extent cx="2185035" cy="594072"/>
            <wp:effectExtent l="0" t="0" r="5715" b="0"/>
            <wp:docPr id="10" name="Picture 10"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738" name="Picture 1738" descr="A picture containing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5035" cy="594072"/>
                    </a:xfrm>
                    <a:prstGeom prst="rect">
                      <a:avLst/>
                    </a:prstGeom>
                  </pic:spPr>
                </pic:pic>
              </a:graphicData>
            </a:graphic>
          </wp:inline>
        </w:drawing>
      </w:r>
    </w:p>
    <w:p w14:paraId="689E89CB" w14:textId="77777777" w:rsidR="003F2F70" w:rsidRPr="003F2F70" w:rsidRDefault="003F2F70" w:rsidP="003F2F70">
      <w:pPr>
        <w:spacing w:after="0" w:line="240" w:lineRule="auto"/>
        <w:ind w:left="0" w:right="0" w:firstLine="0"/>
        <w:jc w:val="center"/>
        <w:textAlignment w:val="baseline"/>
        <w:rPr>
          <w:rFonts w:ascii="Segoe UI" w:eastAsia="Times New Roman" w:hAnsi="Segoe UI" w:cs="Segoe UI"/>
          <w:b/>
          <w:bCs/>
          <w:color w:val="4F81BD"/>
          <w:sz w:val="18"/>
          <w:szCs w:val="18"/>
        </w:rPr>
      </w:pPr>
      <w:r w:rsidRPr="003F2F70">
        <w:rPr>
          <w:rFonts w:eastAsia="Times New Roman"/>
          <w:b/>
          <w:bCs/>
          <w:i/>
          <w:iCs/>
          <w:color w:val="auto"/>
          <w:sz w:val="36"/>
          <w:szCs w:val="36"/>
        </w:rPr>
        <w:t>Capstone Project (XXXX 495A)</w:t>
      </w:r>
      <w:r w:rsidRPr="003F2F70">
        <w:rPr>
          <w:rFonts w:eastAsia="Times New Roman"/>
          <w:b/>
          <w:bCs/>
          <w:color w:val="auto"/>
          <w:sz w:val="36"/>
          <w:szCs w:val="36"/>
        </w:rPr>
        <w:t> </w:t>
      </w:r>
    </w:p>
    <w:p w14:paraId="25192377" w14:textId="77777777" w:rsidR="003F2F70" w:rsidRPr="003F2F70" w:rsidRDefault="003F2F70" w:rsidP="003F2F70">
      <w:pPr>
        <w:spacing w:after="0" w:line="240" w:lineRule="auto"/>
        <w:ind w:left="0" w:right="0" w:firstLine="0"/>
        <w:jc w:val="center"/>
        <w:textAlignment w:val="baseline"/>
        <w:rPr>
          <w:rFonts w:ascii="Segoe UI" w:eastAsia="Times New Roman" w:hAnsi="Segoe UI" w:cs="Segoe UI"/>
          <w:b/>
          <w:bCs/>
          <w:color w:val="4F81BD"/>
          <w:sz w:val="18"/>
          <w:szCs w:val="18"/>
        </w:rPr>
      </w:pPr>
      <w:r w:rsidRPr="003F2F70">
        <w:rPr>
          <w:rFonts w:eastAsia="Times New Roman"/>
          <w:b/>
          <w:bCs/>
          <w:i/>
          <w:iCs/>
          <w:color w:val="C00000"/>
          <w:sz w:val="28"/>
          <w:szCs w:val="28"/>
        </w:rPr>
        <w:t>Progress Evaluation Rubric</w:t>
      </w:r>
      <w:r w:rsidRPr="003F2F70">
        <w:rPr>
          <w:rFonts w:eastAsia="Times New Roman"/>
          <w:b/>
          <w:bCs/>
          <w:color w:val="C00000"/>
          <w:sz w:val="28"/>
          <w:szCs w:val="28"/>
        </w:rPr>
        <w:t> </w:t>
      </w:r>
    </w:p>
    <w:p w14:paraId="5072433A" w14:textId="77777777" w:rsidR="003F2F70" w:rsidRPr="003F2F70" w:rsidRDefault="003F2F70" w:rsidP="003F2F70">
      <w:pPr>
        <w:spacing w:after="0" w:line="240" w:lineRule="auto"/>
        <w:ind w:left="0" w:right="0" w:firstLine="0"/>
        <w:textAlignment w:val="baseline"/>
        <w:rPr>
          <w:rFonts w:ascii="Segoe UI" w:eastAsia="Times New Roman" w:hAnsi="Segoe UI" w:cs="Segoe UI"/>
          <w:sz w:val="18"/>
          <w:szCs w:val="18"/>
        </w:rPr>
      </w:pPr>
      <w:r w:rsidRPr="003F2F70">
        <w:rPr>
          <w:rFonts w:eastAsia="Times New Roman"/>
          <w:b/>
          <w:bCs/>
          <w:szCs w:val="24"/>
        </w:rPr>
        <w:t>Progress Evaluation No:</w:t>
      </w:r>
      <w:r w:rsidRPr="003F2F70">
        <w:rPr>
          <w:rFonts w:eastAsia="Times New Roman"/>
          <w:szCs w:val="24"/>
        </w:rPr>
        <w:t xml:space="preserve"> ¨1, ¨2, ¨3, ¨4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1"/>
        <w:gridCol w:w="4052"/>
        <w:gridCol w:w="1673"/>
        <w:gridCol w:w="888"/>
        <w:gridCol w:w="920"/>
        <w:gridCol w:w="888"/>
        <w:gridCol w:w="935"/>
        <w:gridCol w:w="888"/>
        <w:gridCol w:w="963"/>
      </w:tblGrid>
      <w:tr w:rsidR="003F2F70" w:rsidRPr="003F2F70" w14:paraId="4AB6242C" w14:textId="77777777" w:rsidTr="003F2F70">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A89EE59" w14:textId="77777777" w:rsidR="003F2F70" w:rsidRPr="003F2F70" w:rsidRDefault="003F2F70" w:rsidP="003F2F70">
            <w:pPr>
              <w:spacing w:after="0" w:line="240" w:lineRule="auto"/>
              <w:ind w:left="105" w:right="0" w:firstLine="0"/>
              <w:jc w:val="left"/>
              <w:textAlignment w:val="baseline"/>
              <w:rPr>
                <w:rFonts w:ascii="Times New Roman" w:eastAsia="Times New Roman" w:hAnsi="Times New Roman" w:cs="Times New Roman"/>
                <w:szCs w:val="24"/>
              </w:rPr>
            </w:pPr>
            <w:r w:rsidRPr="003F2F70">
              <w:rPr>
                <w:rFonts w:eastAsia="Times New Roman"/>
                <w:b/>
                <w:bCs/>
                <w:szCs w:val="24"/>
              </w:rPr>
              <w:t>Name of Student  </w:t>
            </w:r>
            <w:r w:rsidRPr="003F2F70">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89A3DA" w14:textId="77777777" w:rsidR="003F2F70" w:rsidRPr="003F2F70" w:rsidRDefault="003F2F70" w:rsidP="003F2F70">
            <w:pPr>
              <w:spacing w:after="0" w:line="240" w:lineRule="auto"/>
              <w:ind w:left="105" w:right="0" w:firstLine="0"/>
              <w:jc w:val="left"/>
              <w:textAlignment w:val="baseline"/>
              <w:rPr>
                <w:rFonts w:ascii="Times New Roman" w:eastAsia="Times New Roman" w:hAnsi="Times New Roman" w:cs="Times New Roman"/>
                <w:szCs w:val="24"/>
              </w:rPr>
            </w:pPr>
            <w:r w:rsidRPr="003F2F70">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35F9BAA" w14:textId="77777777" w:rsidR="003F2F70" w:rsidRPr="003F2F70" w:rsidRDefault="003F2F70" w:rsidP="003F2F70">
            <w:pPr>
              <w:spacing w:after="0" w:line="240" w:lineRule="auto"/>
              <w:ind w:left="105" w:right="0" w:firstLine="0"/>
              <w:jc w:val="left"/>
              <w:textAlignment w:val="baseline"/>
              <w:rPr>
                <w:rFonts w:ascii="Times New Roman" w:eastAsia="Times New Roman" w:hAnsi="Times New Roman" w:cs="Times New Roman"/>
                <w:szCs w:val="24"/>
              </w:rPr>
            </w:pPr>
            <w:r w:rsidRPr="003F2F70">
              <w:rPr>
                <w:rFonts w:eastAsia="Times New Roman"/>
                <w:b/>
                <w:bCs/>
                <w:szCs w:val="24"/>
              </w:rPr>
              <w:t>Student ID </w:t>
            </w:r>
            <w:r w:rsidRPr="003F2F70">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45E3AECF" w14:textId="77777777" w:rsidR="003F2F70" w:rsidRPr="003F2F70" w:rsidRDefault="003F2F70" w:rsidP="003F2F70">
            <w:pPr>
              <w:spacing w:after="0" w:line="240" w:lineRule="auto"/>
              <w:ind w:left="0" w:right="0" w:firstLine="0"/>
              <w:jc w:val="left"/>
              <w:textAlignment w:val="baseline"/>
              <w:rPr>
                <w:rFonts w:ascii="Times New Roman" w:eastAsia="Times New Roman" w:hAnsi="Times New Roman" w:cs="Times New Roman"/>
                <w:szCs w:val="24"/>
              </w:rPr>
            </w:pPr>
            <w:r w:rsidRPr="003F2F70">
              <w:rPr>
                <w:rFonts w:eastAsia="Times New Roman"/>
                <w:szCs w:val="24"/>
              </w:rPr>
              <w:t>  </w:t>
            </w:r>
          </w:p>
        </w:tc>
      </w:tr>
      <w:tr w:rsidR="003F2F70" w:rsidRPr="003F2F70" w14:paraId="36DD9270" w14:textId="77777777" w:rsidTr="003F2F70">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896982E" w14:textId="77777777" w:rsidR="003F2F70" w:rsidRPr="003F2F70" w:rsidRDefault="003F2F70" w:rsidP="003F2F70">
            <w:pPr>
              <w:spacing w:after="0" w:line="240" w:lineRule="auto"/>
              <w:ind w:left="105" w:right="0" w:firstLine="0"/>
              <w:jc w:val="left"/>
              <w:textAlignment w:val="baseline"/>
              <w:rPr>
                <w:rFonts w:ascii="Times New Roman" w:eastAsia="Times New Roman" w:hAnsi="Times New Roman" w:cs="Times New Roman"/>
                <w:szCs w:val="24"/>
              </w:rPr>
            </w:pPr>
            <w:r w:rsidRPr="003F2F70">
              <w:rPr>
                <w:rFonts w:eastAsia="Times New Roman"/>
                <w:b/>
                <w:bCs/>
                <w:szCs w:val="24"/>
              </w:rPr>
              <w:t>College  </w:t>
            </w:r>
            <w:r w:rsidRPr="003F2F70">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5901A3" w14:textId="77777777" w:rsidR="003F2F70" w:rsidRPr="003F2F70" w:rsidRDefault="003F2F70" w:rsidP="003F2F70">
            <w:pPr>
              <w:spacing w:after="0" w:line="240" w:lineRule="auto"/>
              <w:ind w:left="105" w:right="0" w:firstLine="0"/>
              <w:jc w:val="left"/>
              <w:textAlignment w:val="baseline"/>
              <w:rPr>
                <w:rFonts w:ascii="Times New Roman" w:eastAsia="Times New Roman" w:hAnsi="Times New Roman" w:cs="Times New Roman"/>
                <w:szCs w:val="24"/>
              </w:rPr>
            </w:pPr>
            <w:r w:rsidRPr="003F2F70">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5A0BDC0" w14:textId="77777777" w:rsidR="003F2F70" w:rsidRPr="003F2F70" w:rsidRDefault="003F2F70" w:rsidP="003F2F70">
            <w:pPr>
              <w:spacing w:after="0" w:line="240" w:lineRule="auto"/>
              <w:ind w:left="105" w:right="0" w:firstLine="0"/>
              <w:jc w:val="left"/>
              <w:textAlignment w:val="baseline"/>
              <w:rPr>
                <w:rFonts w:ascii="Times New Roman" w:eastAsia="Times New Roman" w:hAnsi="Times New Roman" w:cs="Times New Roman"/>
                <w:szCs w:val="24"/>
              </w:rPr>
            </w:pPr>
            <w:r w:rsidRPr="003F2F70">
              <w:rPr>
                <w:rFonts w:eastAsia="Times New Roman"/>
                <w:b/>
                <w:bCs/>
                <w:szCs w:val="24"/>
              </w:rPr>
              <w:t>Program  </w:t>
            </w:r>
            <w:r w:rsidRPr="003F2F70">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329C7266" w14:textId="77777777" w:rsidR="003F2F70" w:rsidRPr="003F2F70" w:rsidRDefault="003F2F70" w:rsidP="003F2F70">
            <w:pPr>
              <w:spacing w:after="0" w:line="240" w:lineRule="auto"/>
              <w:ind w:left="0" w:right="0" w:firstLine="0"/>
              <w:jc w:val="left"/>
              <w:textAlignment w:val="baseline"/>
              <w:rPr>
                <w:rFonts w:ascii="Times New Roman" w:eastAsia="Times New Roman" w:hAnsi="Times New Roman" w:cs="Times New Roman"/>
                <w:szCs w:val="24"/>
              </w:rPr>
            </w:pPr>
            <w:r w:rsidRPr="003F2F70">
              <w:rPr>
                <w:rFonts w:eastAsia="Times New Roman"/>
                <w:szCs w:val="24"/>
              </w:rPr>
              <w:t>  </w:t>
            </w:r>
          </w:p>
        </w:tc>
      </w:tr>
      <w:tr w:rsidR="003F2F70" w:rsidRPr="003F2F70" w14:paraId="206E31D9" w14:textId="77777777" w:rsidTr="003F2F70">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D47B54A" w14:textId="77777777" w:rsidR="003F2F70" w:rsidRPr="003F2F70" w:rsidRDefault="003F2F70" w:rsidP="003F2F70">
            <w:pPr>
              <w:spacing w:after="0" w:line="240" w:lineRule="auto"/>
              <w:ind w:left="105" w:right="0" w:firstLine="0"/>
              <w:jc w:val="left"/>
              <w:textAlignment w:val="baseline"/>
              <w:rPr>
                <w:rFonts w:ascii="Times New Roman" w:eastAsia="Times New Roman" w:hAnsi="Times New Roman" w:cs="Times New Roman"/>
                <w:szCs w:val="24"/>
              </w:rPr>
            </w:pPr>
            <w:r w:rsidRPr="003F2F70">
              <w:rPr>
                <w:rFonts w:eastAsia="Times New Roman"/>
                <w:b/>
                <w:bCs/>
                <w:szCs w:val="24"/>
              </w:rPr>
              <w:t>Course Title  </w:t>
            </w:r>
            <w:r w:rsidRPr="003F2F70">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02D995" w14:textId="77777777" w:rsidR="003F2F70" w:rsidRPr="003F2F70" w:rsidRDefault="003F2F70" w:rsidP="003F2F70">
            <w:pPr>
              <w:spacing w:after="0" w:line="240" w:lineRule="auto"/>
              <w:ind w:left="105" w:right="0" w:firstLine="0"/>
              <w:jc w:val="left"/>
              <w:textAlignment w:val="baseline"/>
              <w:rPr>
                <w:rFonts w:ascii="Times New Roman" w:eastAsia="Times New Roman" w:hAnsi="Times New Roman" w:cs="Times New Roman"/>
                <w:szCs w:val="24"/>
              </w:rPr>
            </w:pPr>
            <w:r w:rsidRPr="003F2F70">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F621327" w14:textId="77777777" w:rsidR="003F2F70" w:rsidRPr="003F2F70" w:rsidRDefault="003F2F70" w:rsidP="003F2F70">
            <w:pPr>
              <w:spacing w:after="0" w:line="240" w:lineRule="auto"/>
              <w:ind w:left="105" w:right="0" w:firstLine="0"/>
              <w:jc w:val="left"/>
              <w:textAlignment w:val="baseline"/>
              <w:rPr>
                <w:rFonts w:ascii="Times New Roman" w:eastAsia="Times New Roman" w:hAnsi="Times New Roman" w:cs="Times New Roman"/>
                <w:szCs w:val="24"/>
              </w:rPr>
            </w:pPr>
            <w:r w:rsidRPr="003F2F70">
              <w:rPr>
                <w:rFonts w:eastAsia="Times New Roman"/>
                <w:b/>
                <w:bCs/>
                <w:szCs w:val="24"/>
              </w:rPr>
              <w:t>Course Code </w:t>
            </w:r>
            <w:r w:rsidRPr="003F2F70">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008599E9" w14:textId="77777777" w:rsidR="003F2F70" w:rsidRPr="003F2F70" w:rsidRDefault="003F2F70" w:rsidP="003F2F70">
            <w:pPr>
              <w:spacing w:after="0" w:line="240" w:lineRule="auto"/>
              <w:ind w:left="0" w:right="0" w:firstLine="0"/>
              <w:jc w:val="left"/>
              <w:textAlignment w:val="baseline"/>
              <w:rPr>
                <w:rFonts w:ascii="Times New Roman" w:eastAsia="Times New Roman" w:hAnsi="Times New Roman" w:cs="Times New Roman"/>
                <w:szCs w:val="24"/>
              </w:rPr>
            </w:pPr>
            <w:r w:rsidRPr="003F2F70">
              <w:rPr>
                <w:rFonts w:eastAsia="Times New Roman"/>
                <w:szCs w:val="24"/>
              </w:rPr>
              <w:t>  </w:t>
            </w:r>
          </w:p>
        </w:tc>
      </w:tr>
      <w:tr w:rsidR="003F2F70" w:rsidRPr="003F2F70" w14:paraId="23527D8D" w14:textId="77777777" w:rsidTr="003F2F70">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E7B2022" w14:textId="77777777" w:rsidR="003F2F70" w:rsidRPr="003F2F70" w:rsidRDefault="003F2F70" w:rsidP="003F2F70">
            <w:pPr>
              <w:spacing w:after="0" w:line="240" w:lineRule="auto"/>
              <w:ind w:left="105" w:right="0" w:firstLine="0"/>
              <w:jc w:val="left"/>
              <w:textAlignment w:val="baseline"/>
              <w:rPr>
                <w:rFonts w:ascii="Times New Roman" w:eastAsia="Times New Roman" w:hAnsi="Times New Roman" w:cs="Times New Roman"/>
                <w:szCs w:val="24"/>
              </w:rPr>
            </w:pPr>
            <w:r w:rsidRPr="003F2F70">
              <w:rPr>
                <w:rFonts w:eastAsia="Times New Roman"/>
                <w:b/>
                <w:bCs/>
                <w:szCs w:val="24"/>
              </w:rPr>
              <w:t>Project/ Project Title</w:t>
            </w:r>
            <w:r w:rsidRPr="003F2F70">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8C9694" w14:textId="77777777" w:rsidR="003F2F70" w:rsidRPr="003F2F70" w:rsidRDefault="003F2F70" w:rsidP="003F2F70">
            <w:pPr>
              <w:spacing w:after="0" w:line="240" w:lineRule="auto"/>
              <w:ind w:left="105" w:right="0" w:firstLine="0"/>
              <w:jc w:val="left"/>
              <w:textAlignment w:val="baseline"/>
              <w:rPr>
                <w:rFonts w:ascii="Times New Roman" w:eastAsia="Times New Roman" w:hAnsi="Times New Roman" w:cs="Times New Roman"/>
                <w:szCs w:val="24"/>
              </w:rPr>
            </w:pPr>
            <w:r w:rsidRPr="003F2F70">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0795BDE" w14:textId="77777777" w:rsidR="003F2F70" w:rsidRPr="003F2F70" w:rsidRDefault="003F2F70" w:rsidP="003F2F70">
            <w:pPr>
              <w:spacing w:after="0" w:line="240" w:lineRule="auto"/>
              <w:ind w:left="105" w:right="0" w:firstLine="0"/>
              <w:jc w:val="left"/>
              <w:textAlignment w:val="baseline"/>
              <w:rPr>
                <w:rFonts w:ascii="Times New Roman" w:eastAsia="Times New Roman" w:hAnsi="Times New Roman" w:cs="Times New Roman"/>
                <w:szCs w:val="24"/>
              </w:rPr>
            </w:pPr>
            <w:r w:rsidRPr="003F2F70">
              <w:rPr>
                <w:rFonts w:eastAsia="Times New Roman"/>
                <w:b/>
                <w:bCs/>
                <w:szCs w:val="24"/>
              </w:rPr>
              <w:t>Academic Year</w:t>
            </w:r>
            <w:r w:rsidRPr="003F2F70">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7AC64503" w14:textId="77777777" w:rsidR="003F2F70" w:rsidRPr="003F2F70" w:rsidRDefault="003F2F70" w:rsidP="003F2F70">
            <w:pPr>
              <w:spacing w:after="0" w:line="240" w:lineRule="auto"/>
              <w:ind w:left="0" w:right="0" w:firstLine="0"/>
              <w:jc w:val="left"/>
              <w:textAlignment w:val="baseline"/>
              <w:rPr>
                <w:rFonts w:ascii="Times New Roman" w:eastAsia="Times New Roman" w:hAnsi="Times New Roman" w:cs="Times New Roman"/>
                <w:szCs w:val="24"/>
              </w:rPr>
            </w:pPr>
            <w:r w:rsidRPr="003F2F70">
              <w:rPr>
                <w:rFonts w:eastAsia="Times New Roman"/>
                <w:szCs w:val="24"/>
              </w:rPr>
              <w:t> </w:t>
            </w:r>
          </w:p>
        </w:tc>
      </w:tr>
      <w:tr w:rsidR="003F2F70" w:rsidRPr="003F2F70" w14:paraId="326B0043" w14:textId="77777777" w:rsidTr="003F2F70">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EA74EA2" w14:textId="77777777" w:rsidR="003F2F70" w:rsidRPr="003F2F70" w:rsidRDefault="003F2F70" w:rsidP="003F2F70">
            <w:pPr>
              <w:spacing w:after="0" w:line="240" w:lineRule="auto"/>
              <w:ind w:left="105" w:right="0" w:firstLine="0"/>
              <w:jc w:val="left"/>
              <w:textAlignment w:val="baseline"/>
              <w:rPr>
                <w:rFonts w:ascii="Times New Roman" w:eastAsia="Times New Roman" w:hAnsi="Times New Roman" w:cs="Times New Roman"/>
                <w:szCs w:val="24"/>
              </w:rPr>
            </w:pPr>
            <w:r w:rsidRPr="003F2F70">
              <w:rPr>
                <w:rFonts w:eastAsia="Times New Roman"/>
                <w:b/>
                <w:bCs/>
                <w:szCs w:val="24"/>
              </w:rPr>
              <w:t>Supervisor Name    </w:t>
            </w:r>
            <w:r w:rsidRPr="003F2F70">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807078" w14:textId="77777777" w:rsidR="003F2F70" w:rsidRPr="003F2F70" w:rsidRDefault="003F2F70" w:rsidP="003F2F70">
            <w:pPr>
              <w:spacing w:after="0" w:line="240" w:lineRule="auto"/>
              <w:ind w:left="105" w:right="0" w:firstLine="0"/>
              <w:jc w:val="left"/>
              <w:textAlignment w:val="baseline"/>
              <w:rPr>
                <w:rFonts w:ascii="Times New Roman" w:eastAsia="Times New Roman" w:hAnsi="Times New Roman" w:cs="Times New Roman"/>
                <w:szCs w:val="24"/>
              </w:rPr>
            </w:pPr>
            <w:r w:rsidRPr="003F2F70">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167A0B5" w14:textId="77777777" w:rsidR="003F2F70" w:rsidRPr="003F2F70" w:rsidRDefault="003F2F70" w:rsidP="003F2F70">
            <w:pPr>
              <w:spacing w:after="0" w:line="240" w:lineRule="auto"/>
              <w:ind w:left="105" w:right="0" w:firstLine="0"/>
              <w:jc w:val="left"/>
              <w:textAlignment w:val="baseline"/>
              <w:rPr>
                <w:rFonts w:ascii="Times New Roman" w:eastAsia="Times New Roman" w:hAnsi="Times New Roman" w:cs="Times New Roman"/>
                <w:szCs w:val="24"/>
              </w:rPr>
            </w:pPr>
            <w:r w:rsidRPr="003F2F70">
              <w:rPr>
                <w:rFonts w:eastAsia="Times New Roman"/>
                <w:b/>
                <w:bCs/>
                <w:szCs w:val="24"/>
              </w:rPr>
              <w:t>Semester</w:t>
            </w:r>
            <w:r w:rsidRPr="003F2F70">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0F8D15ED" w14:textId="77777777" w:rsidR="003F2F70" w:rsidRPr="003F2F70" w:rsidRDefault="003F2F70" w:rsidP="003F2F70">
            <w:pPr>
              <w:spacing w:after="0" w:line="240" w:lineRule="auto"/>
              <w:ind w:left="0" w:right="0" w:firstLine="0"/>
              <w:textAlignment w:val="baseline"/>
              <w:rPr>
                <w:rFonts w:ascii="Times New Roman" w:eastAsia="Times New Roman" w:hAnsi="Times New Roman" w:cs="Times New Roman"/>
                <w:szCs w:val="24"/>
              </w:rPr>
            </w:pPr>
            <w:r w:rsidRPr="003F2F70">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hideMark/>
          </w:tcPr>
          <w:p w14:paraId="328ED43B" w14:textId="77777777" w:rsidR="003F2F70" w:rsidRPr="003F2F70" w:rsidRDefault="003F2F70" w:rsidP="003F2F70">
            <w:pPr>
              <w:spacing w:after="0" w:line="240" w:lineRule="auto"/>
              <w:ind w:left="0" w:right="0" w:firstLine="0"/>
              <w:textAlignment w:val="baseline"/>
              <w:rPr>
                <w:rFonts w:ascii="Times New Roman" w:eastAsia="Times New Roman" w:hAnsi="Times New Roman" w:cs="Times New Roman"/>
                <w:szCs w:val="24"/>
              </w:rPr>
            </w:pPr>
            <w:r w:rsidRPr="003F2F70">
              <w:rPr>
                <w:rFonts w:eastAsia="Times New Roman"/>
                <w:b/>
                <w:bCs/>
                <w:szCs w:val="24"/>
              </w:rPr>
              <w:t>First </w:t>
            </w:r>
            <w:r w:rsidRPr="003F2F70">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2C709894" w14:textId="77777777" w:rsidR="003F2F70" w:rsidRPr="003F2F70" w:rsidRDefault="003F2F70" w:rsidP="003F2F70">
            <w:pPr>
              <w:spacing w:after="0" w:line="240" w:lineRule="auto"/>
              <w:ind w:left="0" w:right="0" w:firstLine="0"/>
              <w:textAlignment w:val="baseline"/>
              <w:rPr>
                <w:rFonts w:ascii="Times New Roman" w:eastAsia="Times New Roman" w:hAnsi="Times New Roman" w:cs="Times New Roman"/>
                <w:szCs w:val="24"/>
              </w:rPr>
            </w:pPr>
            <w:r w:rsidRPr="003F2F70">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hideMark/>
          </w:tcPr>
          <w:p w14:paraId="769A21A1" w14:textId="77777777" w:rsidR="003F2F70" w:rsidRPr="003F2F70" w:rsidRDefault="003F2F70" w:rsidP="003F2F70">
            <w:pPr>
              <w:spacing w:after="0" w:line="240" w:lineRule="auto"/>
              <w:ind w:left="0" w:right="0" w:firstLine="0"/>
              <w:textAlignment w:val="baseline"/>
              <w:rPr>
                <w:rFonts w:ascii="Times New Roman" w:eastAsia="Times New Roman" w:hAnsi="Times New Roman" w:cs="Times New Roman"/>
                <w:szCs w:val="24"/>
              </w:rPr>
            </w:pPr>
            <w:r w:rsidRPr="003F2F70">
              <w:rPr>
                <w:rFonts w:eastAsia="Times New Roman"/>
                <w:b/>
                <w:bCs/>
                <w:szCs w:val="24"/>
              </w:rPr>
              <w:t>Second</w:t>
            </w:r>
            <w:r w:rsidRPr="003F2F70">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120922B7" w14:textId="77777777" w:rsidR="003F2F70" w:rsidRPr="003F2F70" w:rsidRDefault="003F2F70" w:rsidP="003F2F70">
            <w:pPr>
              <w:spacing w:after="0" w:line="240" w:lineRule="auto"/>
              <w:ind w:left="0" w:right="0" w:firstLine="0"/>
              <w:textAlignment w:val="baseline"/>
              <w:rPr>
                <w:rFonts w:ascii="Times New Roman" w:eastAsia="Times New Roman" w:hAnsi="Times New Roman" w:cs="Times New Roman"/>
                <w:szCs w:val="24"/>
              </w:rPr>
            </w:pPr>
            <w:r w:rsidRPr="003F2F70">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hideMark/>
          </w:tcPr>
          <w:p w14:paraId="03857876" w14:textId="77777777" w:rsidR="003F2F70" w:rsidRPr="003F2F70" w:rsidRDefault="003F2F70" w:rsidP="003F2F70">
            <w:pPr>
              <w:spacing w:after="0" w:line="240" w:lineRule="auto"/>
              <w:ind w:left="0" w:right="0" w:firstLine="0"/>
              <w:textAlignment w:val="baseline"/>
              <w:rPr>
                <w:rFonts w:ascii="Times New Roman" w:eastAsia="Times New Roman" w:hAnsi="Times New Roman" w:cs="Times New Roman"/>
                <w:szCs w:val="24"/>
              </w:rPr>
            </w:pPr>
            <w:r w:rsidRPr="003F2F70">
              <w:rPr>
                <w:rFonts w:eastAsia="Times New Roman"/>
                <w:b/>
                <w:bCs/>
                <w:szCs w:val="24"/>
              </w:rPr>
              <w:t>Summer </w:t>
            </w:r>
            <w:r w:rsidRPr="003F2F70">
              <w:rPr>
                <w:rFonts w:eastAsia="Times New Roman"/>
                <w:szCs w:val="24"/>
              </w:rPr>
              <w:t> </w:t>
            </w:r>
          </w:p>
        </w:tc>
      </w:tr>
    </w:tbl>
    <w:p w14:paraId="4DF5E96C" w14:textId="77777777" w:rsidR="003F2F70" w:rsidRPr="003F2F70" w:rsidRDefault="003F2F70" w:rsidP="003F2F70">
      <w:pPr>
        <w:spacing w:after="0" w:line="240" w:lineRule="auto"/>
        <w:ind w:left="0" w:right="0" w:firstLine="0"/>
        <w:textAlignment w:val="baseline"/>
        <w:rPr>
          <w:rFonts w:ascii="Segoe UI" w:eastAsia="Times New Roman" w:hAnsi="Segoe UI" w:cs="Segoe UI"/>
          <w:sz w:val="18"/>
          <w:szCs w:val="18"/>
        </w:rPr>
      </w:pPr>
      <w:r w:rsidRPr="003F2F70">
        <w:rPr>
          <w:rFonts w:eastAsia="Times New Roman"/>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5"/>
        <w:gridCol w:w="5368"/>
        <w:gridCol w:w="936"/>
        <w:gridCol w:w="5614"/>
      </w:tblGrid>
      <w:tr w:rsidR="003F2F70" w:rsidRPr="003F2F70" w14:paraId="1D12B0EF" w14:textId="77777777" w:rsidTr="003F2F70">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E08C154"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b/>
                <w:bCs/>
                <w:szCs w:val="24"/>
              </w:rPr>
              <w:t>Criteria</w:t>
            </w:r>
            <w:r w:rsidRPr="003F2F70">
              <w:rPr>
                <w:rFonts w:eastAsia="Times New Roman"/>
                <w:szCs w:val="24"/>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0ED9F56"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b/>
                <w:bCs/>
                <w:szCs w:val="24"/>
              </w:rPr>
              <w:t>Description</w:t>
            </w:r>
            <w:r w:rsidRPr="003F2F70">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7068EC5"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b/>
                <w:bCs/>
                <w:szCs w:val="24"/>
              </w:rPr>
              <w:t>Mark</w:t>
            </w:r>
            <w:r w:rsidRPr="003F2F70">
              <w:rPr>
                <w:rFonts w:eastAsia="Times New Roman"/>
                <w:szCs w:val="24"/>
              </w:rPr>
              <w:t> </w:t>
            </w:r>
          </w:p>
        </w:tc>
        <w:tc>
          <w:tcPr>
            <w:tcW w:w="594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19FDDF3"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b/>
                <w:bCs/>
                <w:szCs w:val="24"/>
              </w:rPr>
              <w:t>Feedback</w:t>
            </w:r>
            <w:r w:rsidRPr="003F2F70">
              <w:rPr>
                <w:rFonts w:eastAsia="Times New Roman"/>
                <w:szCs w:val="24"/>
              </w:rPr>
              <w:t> </w:t>
            </w:r>
          </w:p>
        </w:tc>
      </w:tr>
      <w:tr w:rsidR="003F2F70" w:rsidRPr="003F2F70" w14:paraId="57B99493" w14:textId="77777777" w:rsidTr="003F2F70">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1A8BD3"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Knowledge, Skills, and Research Base </w:t>
            </w:r>
          </w:p>
          <w:p w14:paraId="2273170A"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(A1, C2, B3)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34479800" w14:textId="77777777" w:rsidR="003F2F70" w:rsidRPr="003F2F70" w:rsidRDefault="003F2F70" w:rsidP="00433E36">
            <w:pPr>
              <w:numPr>
                <w:ilvl w:val="0"/>
                <w:numId w:val="50"/>
              </w:numPr>
              <w:spacing w:after="0" w:line="240" w:lineRule="auto"/>
              <w:ind w:right="0" w:firstLine="0"/>
              <w:jc w:val="left"/>
              <w:textAlignment w:val="baseline"/>
              <w:rPr>
                <w:rFonts w:eastAsia="Times New Roman"/>
                <w:color w:val="auto"/>
                <w:sz w:val="22"/>
              </w:rPr>
            </w:pPr>
            <w:r w:rsidRPr="003F2F70">
              <w:rPr>
                <w:rFonts w:eastAsia="Times New Roman"/>
                <w:color w:val="auto"/>
                <w:sz w:val="22"/>
              </w:rPr>
              <w:t>Student(s) embark on inquiry and so determine a need for knowledge / understanding. </w:t>
            </w:r>
          </w:p>
          <w:p w14:paraId="399F08C6" w14:textId="77777777" w:rsidR="003F2F70" w:rsidRPr="003F2F70" w:rsidRDefault="003F2F70" w:rsidP="00433E36">
            <w:pPr>
              <w:numPr>
                <w:ilvl w:val="0"/>
                <w:numId w:val="50"/>
              </w:numPr>
              <w:spacing w:after="0" w:line="240" w:lineRule="auto"/>
              <w:ind w:left="1080" w:right="0" w:firstLine="0"/>
              <w:jc w:val="left"/>
              <w:textAlignment w:val="baseline"/>
              <w:rPr>
                <w:rFonts w:eastAsia="Times New Roman"/>
                <w:color w:val="auto"/>
                <w:sz w:val="22"/>
              </w:rPr>
            </w:pPr>
            <w:r w:rsidRPr="003F2F70">
              <w:rPr>
                <w:rFonts w:eastAsia="Times New Roman"/>
                <w:color w:val="auto"/>
                <w:sz w:val="22"/>
              </w:rPr>
              <w:t xml:space="preserve">Inquiry may range from closed (supervisor specified) to open (student specified) in terms </w:t>
            </w:r>
            <w:proofErr w:type="gramStart"/>
            <w:r w:rsidRPr="003F2F70">
              <w:rPr>
                <w:rFonts w:eastAsia="Times New Roman"/>
                <w:color w:val="auto"/>
                <w:sz w:val="22"/>
              </w:rPr>
              <w:t>of:</w:t>
            </w:r>
            <w:proofErr w:type="gramEnd"/>
            <w:r w:rsidRPr="003F2F70">
              <w:rPr>
                <w:rFonts w:eastAsia="Times New Roman"/>
                <w:color w:val="auto"/>
                <w:sz w:val="22"/>
              </w:rPr>
              <w:t xml:space="preserve">  </w:t>
            </w:r>
            <w:proofErr w:type="spellStart"/>
            <w:r w:rsidRPr="003F2F70">
              <w:rPr>
                <w:rFonts w:eastAsia="Times New Roman"/>
                <w:color w:val="auto"/>
                <w:sz w:val="22"/>
              </w:rPr>
              <w:t>i</w:t>
            </w:r>
            <w:proofErr w:type="spellEnd"/>
            <w:r w:rsidRPr="003F2F70">
              <w:rPr>
                <w:rFonts w:eastAsia="Times New Roman"/>
                <w:color w:val="auto"/>
                <w:sz w:val="22"/>
              </w:rPr>
              <w:t>) research question; ii) method, algorithm or hardware equipment; iii) interpreting result, evaluating hardware equipment or proposing future inquiry. </w:t>
            </w:r>
          </w:p>
          <w:p w14:paraId="2520666D" w14:textId="77777777" w:rsidR="003F2F70" w:rsidRPr="003F2F70" w:rsidRDefault="003F2F70" w:rsidP="003F2F70">
            <w:pPr>
              <w:spacing w:after="0" w:line="240" w:lineRule="auto"/>
              <w:ind w:left="720" w:right="0" w:firstLine="0"/>
              <w:jc w:val="left"/>
              <w:textAlignment w:val="baseline"/>
              <w:rPr>
                <w:rFonts w:ascii="Times New Roman" w:eastAsia="Times New Roman" w:hAnsi="Times New Roman" w:cs="Times New Roman"/>
                <w:color w:val="auto"/>
                <w:szCs w:val="24"/>
              </w:rPr>
            </w:pPr>
            <w:r w:rsidRPr="003F2F70">
              <w:rPr>
                <w:rFonts w:eastAsia="Times New Roman"/>
                <w:color w:val="auto"/>
                <w:sz w:val="22"/>
              </w:rPr>
              <w: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063CE9"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  / 10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5BA443" w14:textId="77777777" w:rsidR="003F2F70" w:rsidRPr="003F2F70" w:rsidRDefault="003F2F70" w:rsidP="003F2F70">
            <w:pPr>
              <w:spacing w:after="0" w:line="240" w:lineRule="auto"/>
              <w:ind w:left="0" w:right="0" w:firstLine="0"/>
              <w:jc w:val="left"/>
              <w:textAlignment w:val="baseline"/>
              <w:rPr>
                <w:rFonts w:ascii="Times New Roman" w:eastAsia="Times New Roman" w:hAnsi="Times New Roman" w:cs="Times New Roman"/>
                <w:szCs w:val="24"/>
              </w:rPr>
            </w:pPr>
            <w:r w:rsidRPr="003F2F70">
              <w:rPr>
                <w:rFonts w:eastAsia="Times New Roman"/>
                <w:szCs w:val="24"/>
              </w:rPr>
              <w:t> </w:t>
            </w:r>
          </w:p>
        </w:tc>
      </w:tr>
      <w:tr w:rsidR="003F2F70" w:rsidRPr="003F2F70" w14:paraId="3D468EFB" w14:textId="77777777" w:rsidTr="003F2F70">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585BD86"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Methodology  </w:t>
            </w:r>
          </w:p>
          <w:p w14:paraId="76C4634A"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(A2, B1, B2)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67221520" w14:textId="77777777" w:rsidR="003F2F70" w:rsidRPr="003F2F70" w:rsidRDefault="003F2F70" w:rsidP="00433E36">
            <w:pPr>
              <w:numPr>
                <w:ilvl w:val="0"/>
                <w:numId w:val="51"/>
              </w:numPr>
              <w:spacing w:after="0" w:line="240" w:lineRule="auto"/>
              <w:ind w:right="0" w:firstLine="0"/>
              <w:jc w:val="left"/>
              <w:textAlignment w:val="baseline"/>
              <w:rPr>
                <w:rFonts w:eastAsia="Times New Roman"/>
                <w:color w:val="auto"/>
                <w:sz w:val="22"/>
              </w:rPr>
            </w:pPr>
            <w:r w:rsidRPr="003F2F70">
              <w:rPr>
                <w:rFonts w:eastAsia="Times New Roman"/>
                <w:color w:val="auto"/>
                <w:sz w:val="22"/>
              </w:rPr>
              <w:t>Student(s) find/generate needed information / data / ideas/ reports using appropriate approach / method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1916796"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  / 10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3F9BBD" w14:textId="77777777" w:rsidR="003F2F70" w:rsidRPr="003F2F70" w:rsidRDefault="003F2F70" w:rsidP="003F2F70">
            <w:pPr>
              <w:spacing w:after="0" w:line="240" w:lineRule="auto"/>
              <w:ind w:left="0" w:right="0" w:firstLine="0"/>
              <w:jc w:val="left"/>
              <w:textAlignment w:val="baseline"/>
              <w:rPr>
                <w:rFonts w:ascii="Times New Roman" w:eastAsia="Times New Roman" w:hAnsi="Times New Roman" w:cs="Times New Roman"/>
                <w:szCs w:val="24"/>
              </w:rPr>
            </w:pPr>
            <w:r w:rsidRPr="003F2F70">
              <w:rPr>
                <w:rFonts w:eastAsia="Times New Roman"/>
                <w:szCs w:val="24"/>
              </w:rPr>
              <w:t> </w:t>
            </w:r>
          </w:p>
        </w:tc>
      </w:tr>
      <w:tr w:rsidR="003F2F70" w:rsidRPr="003F2F70" w14:paraId="16A0400F" w14:textId="77777777" w:rsidTr="003F2F70">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E80D8C"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Evaluation </w:t>
            </w:r>
          </w:p>
          <w:p w14:paraId="1F5C8FF3"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(A1, A3, C1)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3D0B19D2" w14:textId="77777777" w:rsidR="003F2F70" w:rsidRPr="003F2F70" w:rsidRDefault="003F2F70" w:rsidP="00433E36">
            <w:pPr>
              <w:numPr>
                <w:ilvl w:val="0"/>
                <w:numId w:val="52"/>
              </w:numPr>
              <w:spacing w:after="0" w:line="240" w:lineRule="auto"/>
              <w:ind w:right="0" w:firstLine="0"/>
              <w:jc w:val="left"/>
              <w:textAlignment w:val="baseline"/>
              <w:rPr>
                <w:rFonts w:eastAsia="Times New Roman"/>
                <w:color w:val="auto"/>
                <w:sz w:val="22"/>
              </w:rPr>
            </w:pPr>
            <w:r w:rsidRPr="003F2F70">
              <w:rPr>
                <w:rFonts w:eastAsia="Times New Roman"/>
                <w:color w:val="auto"/>
                <w:sz w:val="22"/>
              </w:rPr>
              <w:t>Student(s) critically evaluate information / data / ideas, their approach, and results, and react appropriately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EA5E22"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  / 20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32A3E2E" w14:textId="77777777" w:rsidR="003F2F70" w:rsidRPr="003F2F70" w:rsidRDefault="003F2F70" w:rsidP="003F2F70">
            <w:pPr>
              <w:spacing w:after="0" w:line="240" w:lineRule="auto"/>
              <w:ind w:left="0" w:right="0" w:firstLine="0"/>
              <w:jc w:val="left"/>
              <w:textAlignment w:val="baseline"/>
              <w:rPr>
                <w:rFonts w:ascii="Times New Roman" w:eastAsia="Times New Roman" w:hAnsi="Times New Roman" w:cs="Times New Roman"/>
                <w:szCs w:val="24"/>
              </w:rPr>
            </w:pPr>
            <w:r w:rsidRPr="003F2F70">
              <w:rPr>
                <w:rFonts w:eastAsia="Times New Roman"/>
                <w:szCs w:val="24"/>
              </w:rPr>
              <w:t> </w:t>
            </w:r>
          </w:p>
        </w:tc>
      </w:tr>
      <w:tr w:rsidR="003F2F70" w:rsidRPr="003F2F70" w14:paraId="399040C0" w14:textId="77777777" w:rsidTr="003F2F70">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C62EA8"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Objectives of the Project </w:t>
            </w:r>
          </w:p>
          <w:p w14:paraId="79F8A723"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(B1, B2, C3)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5330EE30" w14:textId="77777777" w:rsidR="003F2F70" w:rsidRPr="003F2F70" w:rsidRDefault="003F2F70" w:rsidP="00433E36">
            <w:pPr>
              <w:numPr>
                <w:ilvl w:val="0"/>
                <w:numId w:val="53"/>
              </w:numPr>
              <w:spacing w:after="0" w:line="240" w:lineRule="auto"/>
              <w:ind w:right="0" w:firstLine="0"/>
              <w:jc w:val="left"/>
              <w:textAlignment w:val="baseline"/>
              <w:rPr>
                <w:rFonts w:eastAsia="Times New Roman"/>
                <w:color w:val="auto"/>
                <w:sz w:val="22"/>
              </w:rPr>
            </w:pPr>
            <w:r w:rsidRPr="003F2F70">
              <w:rPr>
                <w:rFonts w:eastAsia="Times New Roman"/>
                <w:color w:val="auto"/>
                <w:sz w:val="22"/>
              </w:rPr>
              <w:t>Student(s) perform necessary processes to meet stated project objectives following research ethics and social responsibility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72E86AD"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  / 20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F14927" w14:textId="77777777" w:rsidR="003F2F70" w:rsidRPr="003F2F70" w:rsidRDefault="003F2F70" w:rsidP="003F2F70">
            <w:pPr>
              <w:spacing w:after="0" w:line="240" w:lineRule="auto"/>
              <w:ind w:left="0" w:right="0" w:firstLine="0"/>
              <w:jc w:val="left"/>
              <w:textAlignment w:val="baseline"/>
              <w:rPr>
                <w:rFonts w:ascii="Times New Roman" w:eastAsia="Times New Roman" w:hAnsi="Times New Roman" w:cs="Times New Roman"/>
                <w:szCs w:val="24"/>
              </w:rPr>
            </w:pPr>
            <w:r w:rsidRPr="003F2F70">
              <w:rPr>
                <w:rFonts w:eastAsia="Times New Roman"/>
                <w:szCs w:val="24"/>
              </w:rPr>
              <w:t> </w:t>
            </w:r>
          </w:p>
        </w:tc>
      </w:tr>
      <w:tr w:rsidR="003F2F70" w:rsidRPr="003F2F70" w14:paraId="58156B66" w14:textId="77777777" w:rsidTr="003F2F70">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10C8A9"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Teamwork </w:t>
            </w:r>
          </w:p>
          <w:p w14:paraId="14EEDD1B"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(C2, C4) </w:t>
            </w:r>
          </w:p>
          <w:p w14:paraId="2AA502E4"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b/>
                <w:bCs/>
                <w:i/>
                <w:iCs/>
                <w:sz w:val="18"/>
                <w:szCs w:val="18"/>
              </w:rPr>
              <w:t>**If applicable</w:t>
            </w:r>
            <w:r w:rsidRPr="003F2F70">
              <w:rPr>
                <w:rFonts w:eastAsia="Times New Roman"/>
                <w:sz w:val="18"/>
                <w:szCs w:val="18"/>
              </w:rPr>
              <w:t> </w:t>
            </w:r>
          </w:p>
          <w:p w14:paraId="176CB381"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b/>
                <w:bCs/>
                <w:i/>
                <w:iCs/>
                <w:sz w:val="18"/>
                <w:szCs w:val="18"/>
              </w:rPr>
              <w:t> (Team project)</w:t>
            </w:r>
            <w:r w:rsidRPr="003F2F70">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402F2B10" w14:textId="77777777" w:rsidR="003F2F70" w:rsidRPr="003F2F70" w:rsidRDefault="003F2F70" w:rsidP="00433E36">
            <w:pPr>
              <w:numPr>
                <w:ilvl w:val="0"/>
                <w:numId w:val="54"/>
              </w:numPr>
              <w:spacing w:after="0" w:line="240" w:lineRule="auto"/>
              <w:ind w:right="0" w:firstLine="0"/>
              <w:jc w:val="left"/>
              <w:textAlignment w:val="baseline"/>
              <w:rPr>
                <w:rFonts w:eastAsia="Times New Roman"/>
                <w:color w:val="auto"/>
                <w:sz w:val="22"/>
              </w:rPr>
            </w:pPr>
            <w:r w:rsidRPr="003F2F70">
              <w:rPr>
                <w:rFonts w:eastAsia="Times New Roman"/>
                <w:color w:val="auto"/>
                <w:sz w:val="22"/>
              </w:rPr>
              <w:t>Student(s) organize themselves effectively and adequately manage human input to project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93DE6D"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  / 10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FC8DEB9" w14:textId="77777777" w:rsidR="003F2F70" w:rsidRPr="003F2F70" w:rsidRDefault="003F2F70" w:rsidP="003F2F70">
            <w:pPr>
              <w:spacing w:after="0" w:line="240" w:lineRule="auto"/>
              <w:ind w:left="0" w:right="0" w:firstLine="0"/>
              <w:jc w:val="left"/>
              <w:textAlignment w:val="baseline"/>
              <w:rPr>
                <w:rFonts w:ascii="Times New Roman" w:eastAsia="Times New Roman" w:hAnsi="Times New Roman" w:cs="Times New Roman"/>
                <w:szCs w:val="24"/>
              </w:rPr>
            </w:pPr>
            <w:r w:rsidRPr="003F2F70">
              <w:rPr>
                <w:rFonts w:eastAsia="Times New Roman"/>
                <w:szCs w:val="24"/>
              </w:rPr>
              <w:t> </w:t>
            </w:r>
          </w:p>
        </w:tc>
      </w:tr>
      <w:tr w:rsidR="003F2F70" w:rsidRPr="003F2F70" w14:paraId="4A3D8167" w14:textId="77777777" w:rsidTr="003F2F70">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8C5FC33"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lastRenderedPageBreak/>
              <w:t>Communication </w:t>
            </w:r>
          </w:p>
          <w:p w14:paraId="6E6909B1"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(C1) </w:t>
            </w:r>
          </w:p>
          <w:p w14:paraId="4EA5AAFC"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b/>
                <w:bCs/>
                <w:i/>
                <w:iCs/>
                <w:sz w:val="18"/>
                <w:szCs w:val="18"/>
              </w:rPr>
              <w:t>**If applicable </w:t>
            </w:r>
            <w:r w:rsidRPr="003F2F70">
              <w:rPr>
                <w:rFonts w:eastAsia="Times New Roman"/>
                <w:sz w:val="18"/>
                <w:szCs w:val="18"/>
              </w:rPr>
              <w:t> </w:t>
            </w:r>
          </w:p>
          <w:p w14:paraId="449D5DBD"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b/>
                <w:bCs/>
                <w:i/>
                <w:iCs/>
                <w:sz w:val="18"/>
                <w:szCs w:val="18"/>
              </w:rPr>
              <w:t>(Team project)</w:t>
            </w:r>
            <w:r w:rsidRPr="003F2F70">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6421ED7B" w14:textId="77777777" w:rsidR="003F2F70" w:rsidRPr="003F2F70" w:rsidRDefault="003F2F70" w:rsidP="00433E36">
            <w:pPr>
              <w:numPr>
                <w:ilvl w:val="0"/>
                <w:numId w:val="55"/>
              </w:numPr>
              <w:spacing w:after="0" w:line="240" w:lineRule="auto"/>
              <w:ind w:right="0" w:firstLine="0"/>
              <w:jc w:val="left"/>
              <w:textAlignment w:val="baseline"/>
              <w:rPr>
                <w:rFonts w:eastAsia="Times New Roman"/>
                <w:color w:val="auto"/>
                <w:sz w:val="22"/>
              </w:rPr>
            </w:pPr>
            <w:r w:rsidRPr="003F2F70">
              <w:rPr>
                <w:rFonts w:eastAsia="Times New Roman"/>
                <w:color w:val="auto"/>
                <w:sz w:val="22"/>
              </w:rPr>
              <w:t>Students communicate project objectives, achievements, and the process.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A06F03"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  / 10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9CF8C13" w14:textId="77777777" w:rsidR="003F2F70" w:rsidRPr="003F2F70" w:rsidRDefault="003F2F70" w:rsidP="003F2F70">
            <w:pPr>
              <w:spacing w:after="0" w:line="240" w:lineRule="auto"/>
              <w:ind w:left="0" w:right="0" w:firstLine="0"/>
              <w:jc w:val="left"/>
              <w:textAlignment w:val="baseline"/>
              <w:rPr>
                <w:rFonts w:ascii="Times New Roman" w:eastAsia="Times New Roman" w:hAnsi="Times New Roman" w:cs="Times New Roman"/>
                <w:szCs w:val="24"/>
              </w:rPr>
            </w:pPr>
            <w:r w:rsidRPr="003F2F70">
              <w:rPr>
                <w:rFonts w:eastAsia="Times New Roman"/>
                <w:szCs w:val="24"/>
              </w:rPr>
              <w:t> </w:t>
            </w:r>
          </w:p>
        </w:tc>
      </w:tr>
      <w:tr w:rsidR="003F2F70" w:rsidRPr="003F2F70" w14:paraId="6C18BD4E" w14:textId="77777777" w:rsidTr="003F2F70">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49A37B7"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Total </w:t>
            </w:r>
          </w:p>
          <w:p w14:paraId="1B584585"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b/>
                <w:bCs/>
                <w:i/>
                <w:iCs/>
                <w:sz w:val="18"/>
                <w:szCs w:val="18"/>
              </w:rPr>
              <w:t>Individual Project</w:t>
            </w:r>
            <w:r w:rsidRPr="003F2F70">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46FB138" w14:textId="77777777" w:rsidR="003F2F70" w:rsidRPr="003F2F70" w:rsidRDefault="003F2F70" w:rsidP="003F2F70">
            <w:pPr>
              <w:spacing w:after="0" w:line="240" w:lineRule="auto"/>
              <w:ind w:left="0" w:right="0" w:firstLine="0"/>
              <w:jc w:val="right"/>
              <w:textAlignment w:val="baseline"/>
              <w:rPr>
                <w:rFonts w:ascii="Times New Roman" w:eastAsia="Times New Roman" w:hAnsi="Times New Roman" w:cs="Times New Roman"/>
                <w:szCs w:val="24"/>
              </w:rPr>
            </w:pPr>
            <w:r w:rsidRPr="003F2F70">
              <w:rPr>
                <w:rFonts w:eastAsia="Times New Roman"/>
                <w:szCs w:val="24"/>
              </w:rPr>
              <w:t>Total (out of 60)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BEE8A22"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   / 60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361D8F" w14:textId="77777777" w:rsidR="003F2F70" w:rsidRPr="003F2F70" w:rsidRDefault="003F2F70" w:rsidP="003F2F70">
            <w:pPr>
              <w:spacing w:after="0" w:line="240" w:lineRule="auto"/>
              <w:ind w:left="0" w:right="0" w:firstLine="0"/>
              <w:jc w:val="left"/>
              <w:textAlignment w:val="baseline"/>
              <w:rPr>
                <w:rFonts w:ascii="Times New Roman" w:eastAsia="Times New Roman" w:hAnsi="Times New Roman" w:cs="Times New Roman"/>
                <w:szCs w:val="24"/>
              </w:rPr>
            </w:pPr>
            <w:r w:rsidRPr="003F2F70">
              <w:rPr>
                <w:rFonts w:eastAsia="Times New Roman"/>
                <w:szCs w:val="24"/>
              </w:rPr>
              <w:t> </w:t>
            </w:r>
          </w:p>
        </w:tc>
      </w:tr>
      <w:tr w:rsidR="003F2F70" w:rsidRPr="003F2F70" w14:paraId="6104128D" w14:textId="77777777" w:rsidTr="003F2F70">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C2348AF"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Total </w:t>
            </w:r>
          </w:p>
          <w:p w14:paraId="40A8120E"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b/>
                <w:bCs/>
                <w:i/>
                <w:iCs/>
                <w:sz w:val="18"/>
                <w:szCs w:val="18"/>
              </w:rPr>
              <w:t>Team project</w:t>
            </w:r>
            <w:r w:rsidRPr="003F2F70">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AC96A92" w14:textId="77777777" w:rsidR="003F2F70" w:rsidRPr="003F2F70" w:rsidRDefault="003F2F70" w:rsidP="003F2F70">
            <w:pPr>
              <w:spacing w:after="0" w:line="240" w:lineRule="auto"/>
              <w:ind w:left="0" w:right="0" w:firstLine="0"/>
              <w:jc w:val="right"/>
              <w:textAlignment w:val="baseline"/>
              <w:rPr>
                <w:rFonts w:ascii="Times New Roman" w:eastAsia="Times New Roman" w:hAnsi="Times New Roman" w:cs="Times New Roman"/>
                <w:szCs w:val="24"/>
              </w:rPr>
            </w:pPr>
            <w:r w:rsidRPr="003F2F70">
              <w:rPr>
                <w:rFonts w:eastAsia="Times New Roman"/>
                <w:szCs w:val="24"/>
              </w:rPr>
              <w:t>Total (out of 80)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C0A2174"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   / 80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B244BE" w14:textId="77777777" w:rsidR="003F2F70" w:rsidRPr="003F2F70" w:rsidRDefault="003F2F70" w:rsidP="003F2F70">
            <w:pPr>
              <w:spacing w:after="0" w:line="240" w:lineRule="auto"/>
              <w:ind w:left="0" w:right="0" w:firstLine="0"/>
              <w:jc w:val="left"/>
              <w:textAlignment w:val="baseline"/>
              <w:rPr>
                <w:rFonts w:ascii="Times New Roman" w:eastAsia="Times New Roman" w:hAnsi="Times New Roman" w:cs="Times New Roman"/>
                <w:szCs w:val="24"/>
              </w:rPr>
            </w:pPr>
            <w:r w:rsidRPr="003F2F70">
              <w:rPr>
                <w:rFonts w:eastAsia="Times New Roman"/>
                <w:szCs w:val="24"/>
              </w:rPr>
              <w:t> </w:t>
            </w:r>
          </w:p>
        </w:tc>
      </w:tr>
      <w:tr w:rsidR="003F2F70" w:rsidRPr="003F2F70" w14:paraId="76EDCAE5" w14:textId="77777777" w:rsidTr="003F2F70">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4889C7"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szCs w:val="24"/>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DDAA057" w14:textId="77777777" w:rsidR="003F2F70" w:rsidRPr="003F2F70" w:rsidRDefault="003F2F70" w:rsidP="003F2F70">
            <w:pPr>
              <w:spacing w:after="0" w:line="240" w:lineRule="auto"/>
              <w:ind w:left="0" w:right="0" w:firstLine="0"/>
              <w:jc w:val="right"/>
              <w:textAlignment w:val="baseline"/>
              <w:rPr>
                <w:rFonts w:ascii="Times New Roman" w:eastAsia="Times New Roman" w:hAnsi="Times New Roman" w:cs="Times New Roman"/>
                <w:szCs w:val="24"/>
              </w:rPr>
            </w:pPr>
            <w:r w:rsidRPr="003F2F70">
              <w:rPr>
                <w:rFonts w:eastAsia="Times New Roman"/>
                <w:b/>
                <w:bCs/>
                <w:szCs w:val="24"/>
              </w:rPr>
              <w:t>Final Grade (out of 40)</w:t>
            </w:r>
            <w:r w:rsidRPr="003F2F70">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745E59F" w14:textId="77777777" w:rsidR="003F2F70" w:rsidRPr="003F2F70" w:rsidRDefault="003F2F70" w:rsidP="003F2F70">
            <w:pPr>
              <w:spacing w:after="0" w:line="240" w:lineRule="auto"/>
              <w:ind w:left="0" w:right="0" w:firstLine="0"/>
              <w:jc w:val="center"/>
              <w:textAlignment w:val="baseline"/>
              <w:rPr>
                <w:rFonts w:ascii="Times New Roman" w:eastAsia="Times New Roman" w:hAnsi="Times New Roman" w:cs="Times New Roman"/>
                <w:szCs w:val="24"/>
              </w:rPr>
            </w:pPr>
            <w:r w:rsidRPr="003F2F70">
              <w:rPr>
                <w:rFonts w:eastAsia="Times New Roman"/>
                <w:b/>
                <w:bCs/>
                <w:szCs w:val="24"/>
              </w:rPr>
              <w:t>   / 40</w:t>
            </w:r>
            <w:r w:rsidRPr="003F2F70">
              <w:rPr>
                <w:rFonts w:eastAsia="Times New Roman"/>
                <w:szCs w:val="24"/>
              </w:rPr>
              <w:t>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F86F18E" w14:textId="77777777" w:rsidR="003F2F70" w:rsidRPr="003F2F70" w:rsidRDefault="003F2F70" w:rsidP="003F2F70">
            <w:pPr>
              <w:spacing w:after="0" w:line="240" w:lineRule="auto"/>
              <w:ind w:left="0" w:right="0" w:firstLine="0"/>
              <w:jc w:val="left"/>
              <w:textAlignment w:val="baseline"/>
              <w:rPr>
                <w:rFonts w:ascii="Times New Roman" w:eastAsia="Times New Roman" w:hAnsi="Times New Roman" w:cs="Times New Roman"/>
                <w:szCs w:val="24"/>
              </w:rPr>
            </w:pPr>
            <w:r w:rsidRPr="003F2F70">
              <w:rPr>
                <w:rFonts w:eastAsia="Times New Roman"/>
                <w:szCs w:val="24"/>
              </w:rPr>
              <w:t> </w:t>
            </w:r>
          </w:p>
        </w:tc>
      </w:tr>
    </w:tbl>
    <w:p w14:paraId="1B8DAC34" w14:textId="77777777" w:rsidR="003F2F70" w:rsidRPr="003F2F70" w:rsidRDefault="003F2F70" w:rsidP="003F2F70">
      <w:pPr>
        <w:spacing w:after="0" w:line="240" w:lineRule="auto"/>
        <w:ind w:left="360" w:right="0" w:firstLine="0"/>
        <w:textAlignment w:val="baseline"/>
        <w:rPr>
          <w:rFonts w:ascii="Segoe UI" w:eastAsia="Times New Roman" w:hAnsi="Segoe UI" w:cs="Segoe UI"/>
          <w:sz w:val="18"/>
          <w:szCs w:val="18"/>
        </w:rPr>
      </w:pPr>
      <w:r w:rsidRPr="003F2F70">
        <w:rPr>
          <w:rFonts w:eastAsia="Times New Roman"/>
          <w:i/>
          <w:iCs/>
          <w:sz w:val="18"/>
          <w:szCs w:val="18"/>
        </w:rPr>
        <w:t>*Note that all criteria except teamwork and communication should be evaluated for individual student.</w:t>
      </w:r>
      <w:r w:rsidRPr="003F2F70">
        <w:rPr>
          <w:rFonts w:eastAsia="Times New Roman"/>
          <w:sz w:val="18"/>
          <w:szCs w:val="18"/>
        </w:rPr>
        <w:t> </w:t>
      </w:r>
    </w:p>
    <w:p w14:paraId="251407DB" w14:textId="77777777" w:rsidR="003F2F70" w:rsidRPr="003F2F70" w:rsidRDefault="003F2F70" w:rsidP="003F2F70">
      <w:pPr>
        <w:spacing w:after="0" w:line="240" w:lineRule="auto"/>
        <w:ind w:left="360" w:right="0" w:firstLine="0"/>
        <w:textAlignment w:val="baseline"/>
        <w:rPr>
          <w:rFonts w:ascii="Segoe UI" w:eastAsia="Times New Roman" w:hAnsi="Segoe UI" w:cs="Segoe UI"/>
          <w:sz w:val="18"/>
          <w:szCs w:val="18"/>
        </w:rPr>
      </w:pPr>
      <w:r w:rsidRPr="003F2F70">
        <w:rPr>
          <w:rFonts w:eastAsia="Times New Roman"/>
          <w:i/>
          <w:iCs/>
          <w:sz w:val="18"/>
          <w:szCs w:val="18"/>
        </w:rPr>
        <w:t>**For team project only</w:t>
      </w:r>
      <w:r w:rsidRPr="003F2F70">
        <w:rPr>
          <w:rFonts w:eastAsia="Times New Roman"/>
          <w:sz w:val="18"/>
          <w:szCs w:val="18"/>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1"/>
        <w:gridCol w:w="3969"/>
        <w:gridCol w:w="1247"/>
        <w:gridCol w:w="2986"/>
        <w:gridCol w:w="1228"/>
        <w:gridCol w:w="1967"/>
      </w:tblGrid>
      <w:tr w:rsidR="003F2F70" w:rsidRPr="003F2F70" w14:paraId="28DA1D27" w14:textId="77777777" w:rsidTr="003F2F70">
        <w:trPr>
          <w:trHeight w:val="300"/>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C7E228C" w14:textId="77777777" w:rsidR="003F2F70" w:rsidRPr="003F2F70" w:rsidRDefault="003F2F70" w:rsidP="003F2F70">
            <w:pPr>
              <w:spacing w:after="0" w:line="240" w:lineRule="auto"/>
              <w:ind w:left="0" w:right="0" w:firstLine="0"/>
              <w:textAlignment w:val="baseline"/>
              <w:rPr>
                <w:rFonts w:ascii="Times New Roman" w:eastAsia="Times New Roman" w:hAnsi="Times New Roman" w:cs="Times New Roman"/>
                <w:szCs w:val="24"/>
              </w:rPr>
            </w:pPr>
            <w:r w:rsidRPr="003F2F70">
              <w:rPr>
                <w:rFonts w:eastAsia="Times New Roman"/>
                <w:b/>
                <w:bCs/>
                <w:szCs w:val="24"/>
              </w:rPr>
              <w:t>Student Name</w:t>
            </w:r>
            <w:r w:rsidRPr="003F2F70">
              <w:rPr>
                <w:rFonts w:eastAsia="Times New Roman"/>
                <w:szCs w:val="24"/>
              </w:rPr>
              <w:t>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FFFAFF" w14:textId="77777777" w:rsidR="003F2F70" w:rsidRPr="003F2F70" w:rsidRDefault="003F2F70" w:rsidP="003F2F70">
            <w:pPr>
              <w:spacing w:after="0" w:line="240" w:lineRule="auto"/>
              <w:ind w:left="0" w:right="0" w:firstLine="0"/>
              <w:jc w:val="left"/>
              <w:textAlignment w:val="baseline"/>
              <w:rPr>
                <w:rFonts w:ascii="Times New Roman" w:eastAsia="Times New Roman" w:hAnsi="Times New Roman" w:cs="Times New Roman"/>
                <w:szCs w:val="24"/>
              </w:rPr>
            </w:pPr>
            <w:r w:rsidRPr="003F2F70">
              <w:rPr>
                <w:rFonts w:eastAsia="Times New Roman"/>
                <w:b/>
                <w:bCs/>
                <w:szCs w:val="24"/>
              </w:rPr>
              <w:t> </w:t>
            </w:r>
            <w:r w:rsidRPr="003F2F70">
              <w:rPr>
                <w:rFonts w:eastAsia="Times New Roman"/>
                <w:szCs w:val="24"/>
              </w:rPr>
              <w:t> </w:t>
            </w:r>
          </w:p>
          <w:p w14:paraId="404CF3EF" w14:textId="77777777" w:rsidR="003F2F70" w:rsidRPr="003F2F70" w:rsidRDefault="003F2F70" w:rsidP="003F2F70">
            <w:pPr>
              <w:spacing w:after="0" w:line="240" w:lineRule="auto"/>
              <w:ind w:left="0" w:right="0" w:firstLine="0"/>
              <w:jc w:val="left"/>
              <w:textAlignment w:val="baseline"/>
              <w:rPr>
                <w:rFonts w:ascii="Times New Roman" w:eastAsia="Times New Roman" w:hAnsi="Times New Roman" w:cs="Times New Roman"/>
                <w:szCs w:val="24"/>
              </w:rPr>
            </w:pPr>
            <w:r w:rsidRPr="003F2F70">
              <w:rPr>
                <w:rFonts w:eastAsia="Times New Roman"/>
                <w:b/>
                <w:bCs/>
                <w:szCs w:val="24"/>
              </w:rPr>
              <w:t> </w:t>
            </w:r>
            <w:r w:rsidRPr="003F2F70">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336F5DB" w14:textId="77777777" w:rsidR="003F2F70" w:rsidRPr="003F2F70" w:rsidRDefault="003F2F70" w:rsidP="003F2F70">
            <w:pPr>
              <w:spacing w:after="0" w:line="240" w:lineRule="auto"/>
              <w:ind w:left="0" w:right="0" w:firstLine="0"/>
              <w:textAlignment w:val="baseline"/>
              <w:rPr>
                <w:rFonts w:ascii="Times New Roman" w:eastAsia="Times New Roman" w:hAnsi="Times New Roman" w:cs="Times New Roman"/>
                <w:szCs w:val="24"/>
              </w:rPr>
            </w:pPr>
            <w:r w:rsidRPr="003F2F70">
              <w:rPr>
                <w:rFonts w:eastAsia="Times New Roman"/>
                <w:b/>
                <w:bCs/>
                <w:szCs w:val="24"/>
              </w:rPr>
              <w:t>Signature</w:t>
            </w:r>
            <w:r w:rsidRPr="003F2F70">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82D130" w14:textId="77777777" w:rsidR="003F2F70" w:rsidRPr="003F2F70" w:rsidRDefault="003F2F70" w:rsidP="003F2F70">
            <w:pPr>
              <w:spacing w:after="0" w:line="240" w:lineRule="auto"/>
              <w:ind w:left="0" w:right="0" w:firstLine="0"/>
              <w:jc w:val="left"/>
              <w:textAlignment w:val="baseline"/>
              <w:rPr>
                <w:rFonts w:ascii="Times New Roman" w:eastAsia="Times New Roman" w:hAnsi="Times New Roman" w:cs="Times New Roman"/>
                <w:szCs w:val="24"/>
              </w:rPr>
            </w:pPr>
            <w:r w:rsidRPr="003F2F70">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B9FF73B" w14:textId="77777777" w:rsidR="003F2F70" w:rsidRPr="003F2F70" w:rsidRDefault="003F2F70" w:rsidP="003F2F70">
            <w:pPr>
              <w:spacing w:after="0" w:line="240" w:lineRule="auto"/>
              <w:ind w:left="0" w:right="0" w:firstLine="0"/>
              <w:textAlignment w:val="baseline"/>
              <w:rPr>
                <w:rFonts w:ascii="Times New Roman" w:eastAsia="Times New Roman" w:hAnsi="Times New Roman" w:cs="Times New Roman"/>
                <w:szCs w:val="24"/>
              </w:rPr>
            </w:pPr>
            <w:r w:rsidRPr="003F2F70">
              <w:rPr>
                <w:rFonts w:eastAsia="Times New Roman"/>
                <w:b/>
                <w:bCs/>
                <w:szCs w:val="24"/>
              </w:rPr>
              <w:t>Date  </w:t>
            </w:r>
            <w:r w:rsidRPr="003F2F70">
              <w:rPr>
                <w:rFonts w:eastAsia="Times New Roman"/>
                <w:szCs w:val="24"/>
              </w:rPr>
              <w:t> </w:t>
            </w:r>
          </w:p>
        </w:tc>
        <w:tc>
          <w:tcPr>
            <w:tcW w:w="2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2DC4F47" w14:textId="77777777" w:rsidR="003F2F70" w:rsidRPr="003F2F70" w:rsidRDefault="003F2F70" w:rsidP="003F2F70">
            <w:pPr>
              <w:spacing w:after="0" w:line="240" w:lineRule="auto"/>
              <w:ind w:left="0" w:right="0" w:firstLine="0"/>
              <w:jc w:val="left"/>
              <w:textAlignment w:val="baseline"/>
              <w:rPr>
                <w:rFonts w:ascii="Times New Roman" w:eastAsia="Times New Roman" w:hAnsi="Times New Roman" w:cs="Times New Roman"/>
                <w:szCs w:val="24"/>
              </w:rPr>
            </w:pPr>
            <w:r w:rsidRPr="003F2F70">
              <w:rPr>
                <w:rFonts w:eastAsia="Times New Roman"/>
                <w:b/>
                <w:bCs/>
                <w:szCs w:val="24"/>
              </w:rPr>
              <w:t> </w:t>
            </w:r>
            <w:r w:rsidRPr="003F2F70">
              <w:rPr>
                <w:rFonts w:eastAsia="Times New Roman"/>
                <w:szCs w:val="24"/>
              </w:rPr>
              <w:t> </w:t>
            </w:r>
          </w:p>
        </w:tc>
      </w:tr>
      <w:tr w:rsidR="003F2F70" w:rsidRPr="003F2F70" w14:paraId="0390F714" w14:textId="77777777" w:rsidTr="003F2F70">
        <w:trPr>
          <w:trHeight w:val="300"/>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29D2A26" w14:textId="77777777" w:rsidR="003F2F70" w:rsidRPr="003F2F70" w:rsidRDefault="003F2F70" w:rsidP="003F2F70">
            <w:pPr>
              <w:spacing w:after="0" w:line="240" w:lineRule="auto"/>
              <w:ind w:left="0" w:right="0" w:firstLine="0"/>
              <w:textAlignment w:val="baseline"/>
              <w:rPr>
                <w:rFonts w:ascii="Times New Roman" w:eastAsia="Times New Roman" w:hAnsi="Times New Roman" w:cs="Times New Roman"/>
                <w:szCs w:val="24"/>
              </w:rPr>
            </w:pPr>
            <w:r w:rsidRPr="003F2F70">
              <w:rPr>
                <w:rFonts w:eastAsia="Times New Roman"/>
                <w:b/>
                <w:bCs/>
                <w:szCs w:val="24"/>
              </w:rPr>
              <w:t>Supervisor Name</w:t>
            </w:r>
            <w:r w:rsidRPr="003F2F70">
              <w:rPr>
                <w:rFonts w:eastAsia="Times New Roman"/>
                <w:szCs w:val="24"/>
              </w:rPr>
              <w:t>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66CA7E" w14:textId="77777777" w:rsidR="003F2F70" w:rsidRPr="003F2F70" w:rsidRDefault="003F2F70" w:rsidP="003F2F70">
            <w:pPr>
              <w:spacing w:after="0" w:line="240" w:lineRule="auto"/>
              <w:ind w:left="0" w:right="0" w:firstLine="0"/>
              <w:jc w:val="left"/>
              <w:textAlignment w:val="baseline"/>
              <w:rPr>
                <w:rFonts w:ascii="Times New Roman" w:eastAsia="Times New Roman" w:hAnsi="Times New Roman" w:cs="Times New Roman"/>
                <w:szCs w:val="24"/>
              </w:rPr>
            </w:pPr>
            <w:r w:rsidRPr="003F2F70">
              <w:rPr>
                <w:rFonts w:eastAsia="Times New Roman"/>
                <w:b/>
                <w:bCs/>
                <w:szCs w:val="24"/>
              </w:rPr>
              <w:t> </w:t>
            </w:r>
            <w:r w:rsidRPr="003F2F70">
              <w:rPr>
                <w:rFonts w:eastAsia="Times New Roman"/>
                <w:szCs w:val="24"/>
              </w:rPr>
              <w:t> </w:t>
            </w:r>
          </w:p>
          <w:p w14:paraId="6C734A0B" w14:textId="77777777" w:rsidR="003F2F70" w:rsidRPr="003F2F70" w:rsidRDefault="003F2F70" w:rsidP="003F2F70">
            <w:pPr>
              <w:spacing w:after="0" w:line="240" w:lineRule="auto"/>
              <w:ind w:left="0" w:right="0" w:firstLine="0"/>
              <w:jc w:val="left"/>
              <w:textAlignment w:val="baseline"/>
              <w:rPr>
                <w:rFonts w:ascii="Times New Roman" w:eastAsia="Times New Roman" w:hAnsi="Times New Roman" w:cs="Times New Roman"/>
                <w:szCs w:val="24"/>
              </w:rPr>
            </w:pPr>
            <w:r w:rsidRPr="003F2F70">
              <w:rPr>
                <w:rFonts w:eastAsia="Times New Roman"/>
                <w:b/>
                <w:bCs/>
                <w:szCs w:val="24"/>
              </w:rPr>
              <w:t> </w:t>
            </w:r>
            <w:r w:rsidRPr="003F2F70">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DEC7505" w14:textId="77777777" w:rsidR="003F2F70" w:rsidRPr="003F2F70" w:rsidRDefault="003F2F70" w:rsidP="003F2F70">
            <w:pPr>
              <w:spacing w:after="0" w:line="240" w:lineRule="auto"/>
              <w:ind w:left="0" w:right="0" w:firstLine="0"/>
              <w:textAlignment w:val="baseline"/>
              <w:rPr>
                <w:rFonts w:ascii="Times New Roman" w:eastAsia="Times New Roman" w:hAnsi="Times New Roman" w:cs="Times New Roman"/>
                <w:szCs w:val="24"/>
              </w:rPr>
            </w:pPr>
            <w:r w:rsidRPr="003F2F70">
              <w:rPr>
                <w:rFonts w:eastAsia="Times New Roman"/>
                <w:b/>
                <w:bCs/>
                <w:szCs w:val="24"/>
              </w:rPr>
              <w:t>Signature</w:t>
            </w:r>
            <w:r w:rsidRPr="003F2F70">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51FF62" w14:textId="77777777" w:rsidR="003F2F70" w:rsidRPr="003F2F70" w:rsidRDefault="003F2F70" w:rsidP="003F2F70">
            <w:pPr>
              <w:spacing w:after="0" w:line="240" w:lineRule="auto"/>
              <w:ind w:left="0" w:right="0" w:firstLine="0"/>
              <w:jc w:val="left"/>
              <w:textAlignment w:val="baseline"/>
              <w:rPr>
                <w:rFonts w:ascii="Times New Roman" w:eastAsia="Times New Roman" w:hAnsi="Times New Roman" w:cs="Times New Roman"/>
                <w:szCs w:val="24"/>
              </w:rPr>
            </w:pPr>
            <w:r w:rsidRPr="003F2F70">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BBF1FC7" w14:textId="77777777" w:rsidR="003F2F70" w:rsidRPr="003F2F70" w:rsidRDefault="003F2F70" w:rsidP="003F2F70">
            <w:pPr>
              <w:spacing w:after="0" w:line="240" w:lineRule="auto"/>
              <w:ind w:left="0" w:right="0" w:firstLine="0"/>
              <w:textAlignment w:val="baseline"/>
              <w:rPr>
                <w:rFonts w:ascii="Times New Roman" w:eastAsia="Times New Roman" w:hAnsi="Times New Roman" w:cs="Times New Roman"/>
                <w:szCs w:val="24"/>
              </w:rPr>
            </w:pPr>
            <w:r w:rsidRPr="003F2F70">
              <w:rPr>
                <w:rFonts w:eastAsia="Times New Roman"/>
                <w:b/>
                <w:bCs/>
                <w:szCs w:val="24"/>
              </w:rPr>
              <w:t>Date  </w:t>
            </w:r>
            <w:r w:rsidRPr="003F2F70">
              <w:rPr>
                <w:rFonts w:eastAsia="Times New Roman"/>
                <w:szCs w:val="24"/>
              </w:rPr>
              <w:t> </w:t>
            </w:r>
          </w:p>
        </w:tc>
        <w:tc>
          <w:tcPr>
            <w:tcW w:w="2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32F293" w14:textId="77777777" w:rsidR="003F2F70" w:rsidRPr="003F2F70" w:rsidRDefault="003F2F70" w:rsidP="003F2F70">
            <w:pPr>
              <w:spacing w:after="0" w:line="240" w:lineRule="auto"/>
              <w:ind w:left="0" w:right="0" w:firstLine="0"/>
              <w:jc w:val="left"/>
              <w:textAlignment w:val="baseline"/>
              <w:rPr>
                <w:rFonts w:ascii="Times New Roman" w:eastAsia="Times New Roman" w:hAnsi="Times New Roman" w:cs="Times New Roman"/>
                <w:szCs w:val="24"/>
              </w:rPr>
            </w:pPr>
            <w:r w:rsidRPr="003F2F70">
              <w:rPr>
                <w:rFonts w:eastAsia="Times New Roman"/>
                <w:b/>
                <w:bCs/>
                <w:szCs w:val="24"/>
              </w:rPr>
              <w:t> </w:t>
            </w:r>
            <w:r w:rsidRPr="003F2F70">
              <w:rPr>
                <w:rFonts w:eastAsia="Times New Roman"/>
                <w:szCs w:val="24"/>
              </w:rPr>
              <w:t> </w:t>
            </w:r>
          </w:p>
        </w:tc>
      </w:tr>
    </w:tbl>
    <w:p w14:paraId="6B636F8A" w14:textId="77777777" w:rsidR="003F2F70" w:rsidRPr="003F2F70" w:rsidRDefault="003F2F70" w:rsidP="003F2F70">
      <w:pPr>
        <w:spacing w:after="0" w:line="240" w:lineRule="auto"/>
        <w:ind w:left="0" w:right="0" w:firstLine="0"/>
        <w:textAlignment w:val="baseline"/>
        <w:rPr>
          <w:rFonts w:ascii="Segoe UI" w:eastAsia="Times New Roman" w:hAnsi="Segoe UI" w:cs="Segoe UI"/>
          <w:sz w:val="18"/>
          <w:szCs w:val="18"/>
        </w:rPr>
      </w:pPr>
      <w:r w:rsidRPr="003F2F70">
        <w:rPr>
          <w:rFonts w:eastAsia="Times New Roman"/>
          <w:szCs w:val="24"/>
        </w:rPr>
        <w:t> </w:t>
      </w:r>
    </w:p>
    <w:p w14:paraId="38C62C76" w14:textId="77777777" w:rsidR="00B86900" w:rsidRDefault="00B86900" w:rsidP="00A56559">
      <w:pPr>
        <w:spacing w:after="0" w:line="240" w:lineRule="auto"/>
        <w:ind w:left="14" w:hanging="14"/>
        <w:jc w:val="center"/>
      </w:pPr>
    </w:p>
    <w:p w14:paraId="30095D9A" w14:textId="77777777" w:rsidR="003F2F70" w:rsidRDefault="003F2F70" w:rsidP="00A56559">
      <w:pPr>
        <w:spacing w:after="0" w:line="240" w:lineRule="auto"/>
        <w:ind w:left="14" w:hanging="14"/>
        <w:jc w:val="center"/>
      </w:pPr>
    </w:p>
    <w:p w14:paraId="5129A607" w14:textId="77777777" w:rsidR="003F2F70" w:rsidRDefault="003F2F70" w:rsidP="00A56559">
      <w:pPr>
        <w:spacing w:after="0" w:line="240" w:lineRule="auto"/>
        <w:ind w:left="14" w:hanging="14"/>
        <w:jc w:val="center"/>
      </w:pPr>
    </w:p>
    <w:p w14:paraId="515CB2FB" w14:textId="77777777" w:rsidR="003F2F70" w:rsidRDefault="003F2F70" w:rsidP="00A56559">
      <w:pPr>
        <w:spacing w:after="0" w:line="240" w:lineRule="auto"/>
        <w:ind w:left="14" w:hanging="14"/>
        <w:jc w:val="center"/>
      </w:pPr>
    </w:p>
    <w:p w14:paraId="1B669C06" w14:textId="77777777" w:rsidR="003F2F70" w:rsidRDefault="003F2F70" w:rsidP="00A56559">
      <w:pPr>
        <w:spacing w:after="0" w:line="240" w:lineRule="auto"/>
        <w:ind w:left="14" w:hanging="14"/>
        <w:jc w:val="center"/>
      </w:pPr>
    </w:p>
    <w:p w14:paraId="1EA57764" w14:textId="77777777" w:rsidR="003F2F70" w:rsidRDefault="003F2F70" w:rsidP="00A56559">
      <w:pPr>
        <w:spacing w:after="0" w:line="240" w:lineRule="auto"/>
        <w:ind w:left="14" w:hanging="14"/>
        <w:jc w:val="center"/>
      </w:pPr>
    </w:p>
    <w:p w14:paraId="1688BE01" w14:textId="77777777" w:rsidR="003F2F70" w:rsidRDefault="003F2F70" w:rsidP="00A56559">
      <w:pPr>
        <w:spacing w:after="0" w:line="240" w:lineRule="auto"/>
        <w:ind w:left="14" w:hanging="14"/>
        <w:jc w:val="center"/>
      </w:pPr>
    </w:p>
    <w:p w14:paraId="40D8F3F2" w14:textId="77777777" w:rsidR="003F2F70" w:rsidRDefault="003F2F70" w:rsidP="00A56559">
      <w:pPr>
        <w:spacing w:after="0" w:line="240" w:lineRule="auto"/>
        <w:ind w:left="14" w:hanging="14"/>
        <w:jc w:val="center"/>
      </w:pPr>
    </w:p>
    <w:p w14:paraId="2B23B9BB" w14:textId="77777777" w:rsidR="003F2F70" w:rsidRDefault="003F2F70" w:rsidP="00A56559">
      <w:pPr>
        <w:spacing w:after="0" w:line="240" w:lineRule="auto"/>
        <w:ind w:left="14" w:hanging="14"/>
        <w:jc w:val="center"/>
      </w:pPr>
    </w:p>
    <w:p w14:paraId="4FCA4115" w14:textId="77777777" w:rsidR="003F2F70" w:rsidRDefault="003F2F70" w:rsidP="00A56559">
      <w:pPr>
        <w:spacing w:after="0" w:line="240" w:lineRule="auto"/>
        <w:ind w:left="14" w:hanging="14"/>
        <w:jc w:val="center"/>
      </w:pPr>
    </w:p>
    <w:p w14:paraId="49C89447" w14:textId="77777777" w:rsidR="003F2F70" w:rsidRDefault="003F2F70" w:rsidP="00A56559">
      <w:pPr>
        <w:spacing w:after="0" w:line="240" w:lineRule="auto"/>
        <w:ind w:left="14" w:hanging="14"/>
        <w:jc w:val="center"/>
      </w:pPr>
    </w:p>
    <w:p w14:paraId="6082A3EF" w14:textId="77777777" w:rsidR="003F2F70" w:rsidRDefault="003F2F70" w:rsidP="00A56559">
      <w:pPr>
        <w:spacing w:after="0" w:line="240" w:lineRule="auto"/>
        <w:ind w:left="14" w:hanging="14"/>
        <w:jc w:val="center"/>
      </w:pPr>
    </w:p>
    <w:p w14:paraId="0D26AF58" w14:textId="77777777" w:rsidR="003F2F70" w:rsidRDefault="003F2F70" w:rsidP="00A56559">
      <w:pPr>
        <w:spacing w:after="0" w:line="240" w:lineRule="auto"/>
        <w:ind w:left="14" w:hanging="14"/>
        <w:jc w:val="center"/>
      </w:pPr>
    </w:p>
    <w:p w14:paraId="3FA43B42" w14:textId="77777777" w:rsidR="003F2F70" w:rsidRDefault="003F2F70" w:rsidP="00A56559">
      <w:pPr>
        <w:spacing w:after="0" w:line="240" w:lineRule="auto"/>
        <w:ind w:left="14" w:hanging="14"/>
        <w:jc w:val="center"/>
      </w:pPr>
    </w:p>
    <w:p w14:paraId="0DFB6B3E" w14:textId="77777777" w:rsidR="003F2F70" w:rsidRDefault="003F2F70" w:rsidP="00A56559">
      <w:pPr>
        <w:spacing w:after="0" w:line="240" w:lineRule="auto"/>
        <w:ind w:left="14" w:hanging="14"/>
        <w:jc w:val="center"/>
      </w:pPr>
    </w:p>
    <w:p w14:paraId="212A316F" w14:textId="77777777" w:rsidR="003F2F70" w:rsidRDefault="003F2F70" w:rsidP="00A56559">
      <w:pPr>
        <w:spacing w:after="0" w:line="240" w:lineRule="auto"/>
        <w:ind w:left="14" w:hanging="14"/>
        <w:jc w:val="center"/>
      </w:pPr>
    </w:p>
    <w:p w14:paraId="34F6B4BE" w14:textId="77777777" w:rsidR="00B86900" w:rsidRDefault="00B86900" w:rsidP="00A56559">
      <w:pPr>
        <w:spacing w:after="0" w:line="240" w:lineRule="auto"/>
        <w:ind w:left="14" w:hanging="14"/>
        <w:jc w:val="center"/>
      </w:pPr>
    </w:p>
    <w:p w14:paraId="20B4A54B" w14:textId="77777777" w:rsidR="00B86900" w:rsidRDefault="00B86900" w:rsidP="00A56559">
      <w:pPr>
        <w:spacing w:after="0" w:line="240" w:lineRule="auto"/>
        <w:ind w:left="14" w:hanging="14"/>
        <w:jc w:val="center"/>
      </w:pPr>
    </w:p>
    <w:p w14:paraId="2CC7EC3C" w14:textId="77777777" w:rsidR="00C5072D" w:rsidRPr="00C5072D" w:rsidRDefault="00C5072D" w:rsidP="00C5072D">
      <w:pPr>
        <w:spacing w:after="0" w:line="240" w:lineRule="auto"/>
        <w:ind w:left="14" w:hanging="14"/>
        <w:jc w:val="center"/>
      </w:pPr>
      <w:r w:rsidRPr="00C5072D">
        <w:rPr>
          <w:noProof/>
        </w:rPr>
        <w:lastRenderedPageBreak/>
        <w:drawing>
          <wp:inline distT="0" distB="0" distL="0" distR="0" wp14:anchorId="0FA83361" wp14:editId="79098703">
            <wp:extent cx="2185035" cy="594072"/>
            <wp:effectExtent l="0" t="0" r="5715" b="0"/>
            <wp:docPr id="11" name="Picture 11"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738" name="Picture 1738" descr="A picture containing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5035" cy="594072"/>
                    </a:xfrm>
                    <a:prstGeom prst="rect">
                      <a:avLst/>
                    </a:prstGeom>
                  </pic:spPr>
                </pic:pic>
              </a:graphicData>
            </a:graphic>
          </wp:inline>
        </w:drawing>
      </w:r>
    </w:p>
    <w:p w14:paraId="0CBE87A7" w14:textId="77777777" w:rsidR="00C5072D" w:rsidRPr="00C5072D" w:rsidRDefault="00C5072D" w:rsidP="00C5072D">
      <w:pPr>
        <w:keepNext/>
        <w:keepLines/>
        <w:spacing w:after="0" w:line="259" w:lineRule="auto"/>
        <w:ind w:right="0"/>
        <w:jc w:val="center"/>
        <w:outlineLvl w:val="1"/>
        <w:rPr>
          <w:rFonts w:eastAsia="Calibri"/>
          <w:b/>
          <w:i/>
          <w:color w:val="auto"/>
          <w:sz w:val="36"/>
          <w:szCs w:val="36"/>
        </w:rPr>
      </w:pPr>
      <w:bookmarkStart w:id="67" w:name="_Toc168836297"/>
      <w:r w:rsidRPr="00C5072D">
        <w:rPr>
          <w:rFonts w:eastAsia="Calibri"/>
          <w:b/>
          <w:i/>
          <w:color w:val="auto"/>
          <w:sz w:val="36"/>
          <w:szCs w:val="36"/>
        </w:rPr>
        <w:t>Capstone Project (XXXX 495A)</w:t>
      </w:r>
      <w:bookmarkEnd w:id="67"/>
    </w:p>
    <w:p w14:paraId="0466BA95" w14:textId="77777777" w:rsidR="00C5072D" w:rsidRPr="00C5072D" w:rsidRDefault="00C5072D" w:rsidP="00C5072D">
      <w:pPr>
        <w:keepNext/>
        <w:keepLines/>
        <w:spacing w:after="0" w:line="259" w:lineRule="auto"/>
        <w:ind w:right="0"/>
        <w:jc w:val="center"/>
        <w:outlineLvl w:val="1"/>
        <w:rPr>
          <w:rFonts w:eastAsia="Calibri"/>
          <w:b/>
          <w:i/>
          <w:color w:val="C00000"/>
          <w:sz w:val="28"/>
        </w:rPr>
      </w:pPr>
      <w:bookmarkStart w:id="68" w:name="_Toc168836298"/>
      <w:r w:rsidRPr="00C5072D">
        <w:rPr>
          <w:rFonts w:eastAsia="Calibri"/>
          <w:b/>
          <w:i/>
          <w:color w:val="C00000"/>
          <w:sz w:val="28"/>
        </w:rPr>
        <w:t>Final Evaluation – Presentation</w:t>
      </w:r>
      <w:bookmarkEnd w:id="68"/>
    </w:p>
    <w:p w14:paraId="7410A058" w14:textId="77777777" w:rsidR="00C5072D" w:rsidRPr="00C5072D" w:rsidRDefault="00C5072D" w:rsidP="00C5072D"/>
    <w:tbl>
      <w:tblPr>
        <w:tblW w:w="143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3" w:type="dxa"/>
          <w:right w:w="31" w:type="dxa"/>
        </w:tblCellMar>
        <w:tblLook w:val="04A0" w:firstRow="1" w:lastRow="0" w:firstColumn="1" w:lastColumn="0" w:noHBand="0" w:noVBand="1"/>
      </w:tblPr>
      <w:tblGrid>
        <w:gridCol w:w="2590"/>
        <w:gridCol w:w="4307"/>
        <w:gridCol w:w="1710"/>
        <w:gridCol w:w="943"/>
        <w:gridCol w:w="946"/>
        <w:gridCol w:w="943"/>
        <w:gridCol w:w="947"/>
        <w:gridCol w:w="943"/>
        <w:gridCol w:w="981"/>
      </w:tblGrid>
      <w:tr w:rsidR="00F36F37" w:rsidRPr="00C5072D" w14:paraId="37D58315" w14:textId="77777777" w:rsidTr="00D7198A">
        <w:trPr>
          <w:trHeight w:val="585"/>
        </w:trPr>
        <w:tc>
          <w:tcPr>
            <w:tcW w:w="2596" w:type="dxa"/>
            <w:shd w:val="clear" w:color="auto" w:fill="DBE5F1"/>
            <w:vAlign w:val="center"/>
          </w:tcPr>
          <w:p w14:paraId="3CE45557" w14:textId="77777777" w:rsidR="00C5072D" w:rsidRPr="00C5072D" w:rsidRDefault="00C5072D" w:rsidP="00C5072D">
            <w:pPr>
              <w:spacing w:line="259" w:lineRule="auto"/>
              <w:ind w:left="107"/>
              <w:jc w:val="left"/>
            </w:pPr>
            <w:r w:rsidRPr="00C5072D">
              <w:rPr>
                <w:rFonts w:eastAsia="Calibri"/>
                <w:b/>
              </w:rPr>
              <w:t xml:space="preserve">Name of Student  </w:t>
            </w:r>
          </w:p>
        </w:tc>
        <w:tc>
          <w:tcPr>
            <w:tcW w:w="4323" w:type="dxa"/>
            <w:vAlign w:val="center"/>
          </w:tcPr>
          <w:p w14:paraId="1EAAD0BC" w14:textId="77777777" w:rsidR="00C5072D" w:rsidRPr="00C5072D" w:rsidRDefault="00C5072D" w:rsidP="00C5072D">
            <w:pPr>
              <w:spacing w:line="259" w:lineRule="auto"/>
              <w:ind w:left="109"/>
              <w:jc w:val="left"/>
            </w:pPr>
            <w:r w:rsidRPr="00C5072D">
              <w:rPr>
                <w:rFonts w:eastAsia="Calibri"/>
              </w:rPr>
              <w:t xml:space="preserve"> </w:t>
            </w:r>
          </w:p>
        </w:tc>
        <w:tc>
          <w:tcPr>
            <w:tcW w:w="1712" w:type="dxa"/>
            <w:shd w:val="clear" w:color="auto" w:fill="DBE5F1"/>
            <w:vAlign w:val="center"/>
          </w:tcPr>
          <w:p w14:paraId="1A1685E1" w14:textId="77777777" w:rsidR="00C5072D" w:rsidRPr="00C5072D" w:rsidRDefault="00C5072D" w:rsidP="00C5072D">
            <w:pPr>
              <w:spacing w:line="259" w:lineRule="auto"/>
              <w:ind w:left="107"/>
              <w:jc w:val="left"/>
            </w:pPr>
            <w:r w:rsidRPr="00C5072D">
              <w:rPr>
                <w:rFonts w:eastAsia="Calibri"/>
                <w:b/>
              </w:rPr>
              <w:t xml:space="preserve">Student ID </w:t>
            </w:r>
          </w:p>
        </w:tc>
        <w:tc>
          <w:tcPr>
            <w:tcW w:w="5679" w:type="dxa"/>
            <w:gridSpan w:val="6"/>
            <w:shd w:val="clear" w:color="auto" w:fill="auto"/>
            <w:vAlign w:val="center"/>
          </w:tcPr>
          <w:p w14:paraId="6D1ACA73" w14:textId="77777777" w:rsidR="00C5072D" w:rsidRPr="00C5072D" w:rsidRDefault="00C5072D" w:rsidP="00C5072D">
            <w:pPr>
              <w:spacing w:after="160" w:line="259" w:lineRule="auto"/>
              <w:jc w:val="left"/>
            </w:pPr>
            <w:r w:rsidRPr="00C5072D">
              <w:rPr>
                <w:rFonts w:eastAsia="Calibri"/>
              </w:rPr>
              <w:t xml:space="preserve"> </w:t>
            </w:r>
          </w:p>
        </w:tc>
      </w:tr>
      <w:tr w:rsidR="00F36F37" w:rsidRPr="00C5072D" w14:paraId="0255CDF8" w14:textId="77777777" w:rsidTr="00D7198A">
        <w:trPr>
          <w:trHeight w:val="657"/>
        </w:trPr>
        <w:tc>
          <w:tcPr>
            <w:tcW w:w="2596" w:type="dxa"/>
            <w:shd w:val="clear" w:color="auto" w:fill="DBE5F1"/>
            <w:vAlign w:val="center"/>
          </w:tcPr>
          <w:p w14:paraId="15128649" w14:textId="77777777" w:rsidR="00C5072D" w:rsidRPr="00C5072D" w:rsidRDefault="00C5072D" w:rsidP="00C5072D">
            <w:pPr>
              <w:spacing w:line="259" w:lineRule="auto"/>
              <w:ind w:left="107"/>
              <w:jc w:val="left"/>
            </w:pPr>
            <w:r w:rsidRPr="00C5072D">
              <w:rPr>
                <w:rFonts w:eastAsia="Calibri"/>
                <w:b/>
              </w:rPr>
              <w:t xml:space="preserve">College  </w:t>
            </w:r>
          </w:p>
        </w:tc>
        <w:tc>
          <w:tcPr>
            <w:tcW w:w="4323" w:type="dxa"/>
            <w:vAlign w:val="center"/>
          </w:tcPr>
          <w:p w14:paraId="02B66734" w14:textId="77777777" w:rsidR="00C5072D" w:rsidRPr="00C5072D" w:rsidRDefault="00C5072D" w:rsidP="00C5072D">
            <w:pPr>
              <w:spacing w:line="259" w:lineRule="auto"/>
              <w:ind w:left="109"/>
              <w:jc w:val="left"/>
            </w:pPr>
            <w:r w:rsidRPr="00C5072D">
              <w:rPr>
                <w:rFonts w:eastAsia="Calibri"/>
              </w:rPr>
              <w:t xml:space="preserve"> </w:t>
            </w:r>
          </w:p>
        </w:tc>
        <w:tc>
          <w:tcPr>
            <w:tcW w:w="1712" w:type="dxa"/>
            <w:shd w:val="clear" w:color="auto" w:fill="DBE5F1"/>
            <w:vAlign w:val="center"/>
          </w:tcPr>
          <w:p w14:paraId="2AA1F0B6" w14:textId="77777777" w:rsidR="00C5072D" w:rsidRPr="00C5072D" w:rsidRDefault="00C5072D" w:rsidP="00C5072D">
            <w:pPr>
              <w:spacing w:line="259" w:lineRule="auto"/>
              <w:ind w:left="107"/>
              <w:jc w:val="left"/>
            </w:pPr>
            <w:r w:rsidRPr="00C5072D">
              <w:rPr>
                <w:rFonts w:eastAsia="Calibri"/>
                <w:b/>
              </w:rPr>
              <w:t xml:space="preserve">Program  </w:t>
            </w:r>
          </w:p>
        </w:tc>
        <w:tc>
          <w:tcPr>
            <w:tcW w:w="5679" w:type="dxa"/>
            <w:gridSpan w:val="6"/>
            <w:shd w:val="clear" w:color="auto" w:fill="auto"/>
            <w:vAlign w:val="center"/>
          </w:tcPr>
          <w:p w14:paraId="219C4027" w14:textId="77777777" w:rsidR="00C5072D" w:rsidRPr="00C5072D" w:rsidRDefault="00C5072D" w:rsidP="00C5072D">
            <w:pPr>
              <w:spacing w:after="160" w:line="259" w:lineRule="auto"/>
              <w:jc w:val="left"/>
            </w:pPr>
            <w:r w:rsidRPr="00C5072D">
              <w:rPr>
                <w:rFonts w:eastAsia="Calibri"/>
              </w:rPr>
              <w:t xml:space="preserve"> </w:t>
            </w:r>
          </w:p>
        </w:tc>
      </w:tr>
      <w:tr w:rsidR="00F36F37" w:rsidRPr="00C5072D" w14:paraId="5A4FBF4A" w14:textId="77777777" w:rsidTr="00D7198A">
        <w:trPr>
          <w:trHeight w:val="567"/>
        </w:trPr>
        <w:tc>
          <w:tcPr>
            <w:tcW w:w="2596" w:type="dxa"/>
            <w:shd w:val="clear" w:color="auto" w:fill="DBE5F1"/>
            <w:vAlign w:val="center"/>
          </w:tcPr>
          <w:p w14:paraId="30CB669B" w14:textId="77777777" w:rsidR="00C5072D" w:rsidRPr="00C5072D" w:rsidRDefault="00C5072D" w:rsidP="00C5072D">
            <w:pPr>
              <w:spacing w:line="259" w:lineRule="auto"/>
              <w:ind w:left="107"/>
              <w:jc w:val="left"/>
              <w:rPr>
                <w:rFonts w:eastAsia="Calibri"/>
                <w:b/>
              </w:rPr>
            </w:pPr>
            <w:r w:rsidRPr="00C5072D">
              <w:rPr>
                <w:rFonts w:eastAsia="Calibri"/>
                <w:b/>
              </w:rPr>
              <w:t xml:space="preserve">Course Title  </w:t>
            </w:r>
          </w:p>
        </w:tc>
        <w:tc>
          <w:tcPr>
            <w:tcW w:w="4323" w:type="dxa"/>
            <w:vAlign w:val="center"/>
          </w:tcPr>
          <w:p w14:paraId="062C150B" w14:textId="77777777" w:rsidR="00C5072D" w:rsidRPr="00C5072D" w:rsidRDefault="00C5072D" w:rsidP="00C5072D">
            <w:pPr>
              <w:spacing w:line="259" w:lineRule="auto"/>
              <w:ind w:left="109"/>
              <w:jc w:val="left"/>
            </w:pPr>
            <w:r w:rsidRPr="00C5072D">
              <w:rPr>
                <w:rFonts w:eastAsia="Calibri"/>
              </w:rPr>
              <w:t xml:space="preserve"> </w:t>
            </w:r>
          </w:p>
        </w:tc>
        <w:tc>
          <w:tcPr>
            <w:tcW w:w="1712" w:type="dxa"/>
            <w:shd w:val="clear" w:color="auto" w:fill="DBE5F1"/>
            <w:vAlign w:val="center"/>
          </w:tcPr>
          <w:p w14:paraId="642FEB1C" w14:textId="77777777" w:rsidR="00C5072D" w:rsidRPr="00C5072D" w:rsidRDefault="00C5072D" w:rsidP="00C5072D">
            <w:pPr>
              <w:spacing w:line="259" w:lineRule="auto"/>
              <w:ind w:left="107"/>
              <w:jc w:val="left"/>
            </w:pPr>
            <w:r w:rsidRPr="00C5072D">
              <w:rPr>
                <w:rFonts w:eastAsia="Calibri"/>
                <w:b/>
              </w:rPr>
              <w:t xml:space="preserve">Course Code </w:t>
            </w:r>
          </w:p>
        </w:tc>
        <w:tc>
          <w:tcPr>
            <w:tcW w:w="5679" w:type="dxa"/>
            <w:gridSpan w:val="6"/>
            <w:shd w:val="clear" w:color="auto" w:fill="auto"/>
            <w:vAlign w:val="center"/>
          </w:tcPr>
          <w:p w14:paraId="1D5B8025" w14:textId="77777777" w:rsidR="00C5072D" w:rsidRPr="00C5072D" w:rsidRDefault="00C5072D" w:rsidP="00C5072D">
            <w:pPr>
              <w:spacing w:after="160" w:line="259" w:lineRule="auto"/>
              <w:jc w:val="left"/>
            </w:pPr>
            <w:r w:rsidRPr="00C5072D">
              <w:rPr>
                <w:rFonts w:eastAsia="Calibri"/>
              </w:rPr>
              <w:t xml:space="preserve"> </w:t>
            </w:r>
          </w:p>
        </w:tc>
      </w:tr>
      <w:tr w:rsidR="00F36F37" w:rsidRPr="00C5072D" w14:paraId="621D9718" w14:textId="77777777" w:rsidTr="00D7198A">
        <w:trPr>
          <w:trHeight w:val="1017"/>
        </w:trPr>
        <w:tc>
          <w:tcPr>
            <w:tcW w:w="2596" w:type="dxa"/>
            <w:shd w:val="clear" w:color="auto" w:fill="DBE5F1"/>
            <w:vAlign w:val="center"/>
          </w:tcPr>
          <w:p w14:paraId="406A6E66" w14:textId="77777777" w:rsidR="00C5072D" w:rsidRPr="00C5072D" w:rsidRDefault="00C5072D" w:rsidP="00C5072D">
            <w:pPr>
              <w:ind w:left="107"/>
              <w:jc w:val="left"/>
              <w:rPr>
                <w:rFonts w:eastAsia="Calibri"/>
                <w:b/>
              </w:rPr>
            </w:pPr>
            <w:r w:rsidRPr="00C5072D">
              <w:rPr>
                <w:rFonts w:eastAsia="Calibri"/>
                <w:b/>
              </w:rPr>
              <w:t>Project/ Project Title</w:t>
            </w:r>
          </w:p>
        </w:tc>
        <w:tc>
          <w:tcPr>
            <w:tcW w:w="4323" w:type="dxa"/>
            <w:vAlign w:val="center"/>
          </w:tcPr>
          <w:p w14:paraId="4E1A03D7" w14:textId="77777777" w:rsidR="00C5072D" w:rsidRPr="00C5072D" w:rsidRDefault="00C5072D" w:rsidP="00C5072D">
            <w:pPr>
              <w:ind w:left="109"/>
              <w:jc w:val="left"/>
              <w:rPr>
                <w:rFonts w:eastAsia="Calibri"/>
              </w:rPr>
            </w:pPr>
          </w:p>
        </w:tc>
        <w:tc>
          <w:tcPr>
            <w:tcW w:w="1712" w:type="dxa"/>
            <w:shd w:val="clear" w:color="auto" w:fill="DBE5F1"/>
            <w:vAlign w:val="center"/>
          </w:tcPr>
          <w:p w14:paraId="57121F34" w14:textId="77777777" w:rsidR="00C5072D" w:rsidRPr="00C5072D" w:rsidRDefault="00C5072D" w:rsidP="00C5072D">
            <w:pPr>
              <w:ind w:left="107"/>
              <w:jc w:val="left"/>
              <w:rPr>
                <w:rFonts w:eastAsia="Calibri"/>
                <w:b/>
              </w:rPr>
            </w:pPr>
            <w:r w:rsidRPr="00C5072D">
              <w:rPr>
                <w:rFonts w:eastAsia="Calibri"/>
                <w:b/>
              </w:rPr>
              <w:t>Academic Year</w:t>
            </w:r>
          </w:p>
        </w:tc>
        <w:tc>
          <w:tcPr>
            <w:tcW w:w="5679" w:type="dxa"/>
            <w:gridSpan w:val="6"/>
            <w:shd w:val="clear" w:color="auto" w:fill="auto"/>
            <w:vAlign w:val="center"/>
          </w:tcPr>
          <w:p w14:paraId="6D43EE65" w14:textId="77777777" w:rsidR="00C5072D" w:rsidRPr="00C5072D" w:rsidRDefault="00C5072D" w:rsidP="00C5072D">
            <w:pPr>
              <w:jc w:val="left"/>
              <w:rPr>
                <w:rFonts w:eastAsia="Calibri"/>
              </w:rPr>
            </w:pPr>
          </w:p>
        </w:tc>
      </w:tr>
      <w:tr w:rsidR="00AF344D" w:rsidRPr="00C5072D" w14:paraId="2000943F" w14:textId="77777777" w:rsidTr="00D7198A">
        <w:trPr>
          <w:trHeight w:val="346"/>
        </w:trPr>
        <w:tc>
          <w:tcPr>
            <w:tcW w:w="2596" w:type="dxa"/>
            <w:shd w:val="clear" w:color="auto" w:fill="DBE5F1"/>
            <w:vAlign w:val="center"/>
          </w:tcPr>
          <w:p w14:paraId="243A5E0B" w14:textId="77777777" w:rsidR="00C5072D" w:rsidRPr="00C5072D" w:rsidRDefault="00C5072D" w:rsidP="00C5072D">
            <w:pPr>
              <w:ind w:left="107"/>
              <w:jc w:val="left"/>
              <w:rPr>
                <w:rFonts w:eastAsia="Calibri"/>
                <w:b/>
              </w:rPr>
            </w:pPr>
            <w:r w:rsidRPr="00C5072D">
              <w:rPr>
                <w:rFonts w:eastAsia="Calibri"/>
                <w:b/>
              </w:rPr>
              <w:t xml:space="preserve">Supervisor Name    </w:t>
            </w:r>
          </w:p>
        </w:tc>
        <w:tc>
          <w:tcPr>
            <w:tcW w:w="4323" w:type="dxa"/>
            <w:vAlign w:val="center"/>
          </w:tcPr>
          <w:p w14:paraId="6E369C2B" w14:textId="77777777" w:rsidR="00C5072D" w:rsidRPr="00C5072D" w:rsidRDefault="00C5072D" w:rsidP="00C5072D">
            <w:pPr>
              <w:ind w:left="109"/>
              <w:jc w:val="left"/>
              <w:rPr>
                <w:rFonts w:eastAsia="Calibri"/>
              </w:rPr>
            </w:pPr>
          </w:p>
        </w:tc>
        <w:tc>
          <w:tcPr>
            <w:tcW w:w="1712" w:type="dxa"/>
            <w:shd w:val="clear" w:color="auto" w:fill="DBE5F1"/>
            <w:vAlign w:val="center"/>
          </w:tcPr>
          <w:p w14:paraId="40120519" w14:textId="77777777" w:rsidR="00C5072D" w:rsidRPr="00C5072D" w:rsidRDefault="00C5072D" w:rsidP="00C5072D">
            <w:pPr>
              <w:ind w:left="107"/>
              <w:jc w:val="left"/>
              <w:rPr>
                <w:rFonts w:eastAsia="Calibri"/>
                <w:b/>
              </w:rPr>
            </w:pPr>
            <w:r w:rsidRPr="00C5072D">
              <w:rPr>
                <w:rFonts w:eastAsia="Calibri"/>
                <w:b/>
              </w:rPr>
              <w:t>Semester</w:t>
            </w:r>
          </w:p>
        </w:tc>
        <w:tc>
          <w:tcPr>
            <w:tcW w:w="946" w:type="dxa"/>
            <w:shd w:val="clear" w:color="auto" w:fill="auto"/>
            <w:vAlign w:val="center"/>
          </w:tcPr>
          <w:p w14:paraId="0E5A6414" w14:textId="77777777" w:rsidR="00C5072D" w:rsidRPr="00C5072D" w:rsidRDefault="00C5072D" w:rsidP="00C5072D">
            <w:pPr>
              <w:jc w:val="center"/>
              <w:rPr>
                <w:rFonts w:eastAsia="Calibri"/>
              </w:rPr>
            </w:pPr>
          </w:p>
        </w:tc>
        <w:tc>
          <w:tcPr>
            <w:tcW w:w="947" w:type="dxa"/>
            <w:shd w:val="clear" w:color="auto" w:fill="DBE5F1"/>
            <w:vAlign w:val="center"/>
          </w:tcPr>
          <w:p w14:paraId="3CBE1E7F" w14:textId="77777777" w:rsidR="00C5072D" w:rsidRPr="00C5072D" w:rsidRDefault="00C5072D" w:rsidP="00C5072D">
            <w:pPr>
              <w:jc w:val="center"/>
              <w:rPr>
                <w:rFonts w:eastAsia="Calibri"/>
              </w:rPr>
            </w:pPr>
            <w:r w:rsidRPr="00C5072D">
              <w:rPr>
                <w:rFonts w:eastAsia="Calibri"/>
                <w:b/>
              </w:rPr>
              <w:t>First</w:t>
            </w:r>
          </w:p>
        </w:tc>
        <w:tc>
          <w:tcPr>
            <w:tcW w:w="946" w:type="dxa"/>
            <w:shd w:val="clear" w:color="auto" w:fill="auto"/>
            <w:vAlign w:val="center"/>
          </w:tcPr>
          <w:p w14:paraId="64A4AFB2" w14:textId="77777777" w:rsidR="00C5072D" w:rsidRPr="00C5072D" w:rsidRDefault="00C5072D" w:rsidP="00C5072D">
            <w:pPr>
              <w:jc w:val="center"/>
              <w:rPr>
                <w:rFonts w:eastAsia="Calibri"/>
              </w:rPr>
            </w:pPr>
          </w:p>
        </w:tc>
        <w:tc>
          <w:tcPr>
            <w:tcW w:w="947" w:type="dxa"/>
            <w:shd w:val="clear" w:color="auto" w:fill="DBE5F1"/>
            <w:vAlign w:val="center"/>
          </w:tcPr>
          <w:p w14:paraId="1CF53D65" w14:textId="77777777" w:rsidR="00C5072D" w:rsidRPr="00C5072D" w:rsidRDefault="00C5072D" w:rsidP="00C5072D">
            <w:pPr>
              <w:jc w:val="center"/>
              <w:rPr>
                <w:rFonts w:eastAsia="Calibri"/>
              </w:rPr>
            </w:pPr>
            <w:r w:rsidRPr="00C5072D">
              <w:rPr>
                <w:rFonts w:eastAsia="Calibri"/>
                <w:b/>
              </w:rPr>
              <w:t>Second</w:t>
            </w:r>
          </w:p>
        </w:tc>
        <w:tc>
          <w:tcPr>
            <w:tcW w:w="946" w:type="dxa"/>
            <w:shd w:val="clear" w:color="auto" w:fill="auto"/>
            <w:vAlign w:val="center"/>
          </w:tcPr>
          <w:p w14:paraId="07411D98" w14:textId="77777777" w:rsidR="00C5072D" w:rsidRPr="00C5072D" w:rsidRDefault="00C5072D" w:rsidP="00C5072D">
            <w:pPr>
              <w:jc w:val="center"/>
              <w:rPr>
                <w:rFonts w:eastAsia="Calibri"/>
              </w:rPr>
            </w:pPr>
          </w:p>
        </w:tc>
        <w:tc>
          <w:tcPr>
            <w:tcW w:w="947" w:type="dxa"/>
            <w:shd w:val="clear" w:color="auto" w:fill="DBE5F1"/>
            <w:vAlign w:val="center"/>
          </w:tcPr>
          <w:p w14:paraId="6818F1C9" w14:textId="77777777" w:rsidR="00C5072D" w:rsidRPr="00C5072D" w:rsidRDefault="00C5072D" w:rsidP="00C5072D">
            <w:pPr>
              <w:jc w:val="center"/>
              <w:rPr>
                <w:rFonts w:eastAsia="Calibri"/>
              </w:rPr>
            </w:pPr>
            <w:r w:rsidRPr="00C5072D">
              <w:rPr>
                <w:rFonts w:eastAsia="Calibri"/>
                <w:b/>
              </w:rPr>
              <w:t>Summer</w:t>
            </w:r>
          </w:p>
        </w:tc>
      </w:tr>
    </w:tbl>
    <w:p w14:paraId="514401C3" w14:textId="77777777" w:rsidR="00C5072D" w:rsidRPr="00C5072D" w:rsidRDefault="00C5072D" w:rsidP="00C5072D">
      <w:pPr>
        <w:rPr>
          <w:rFonts w:cstheme="minorHAnsi"/>
        </w:rPr>
      </w:pPr>
    </w:p>
    <w:tbl>
      <w:tblPr>
        <w:tblW w:w="14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7"/>
        <w:gridCol w:w="5256"/>
        <w:gridCol w:w="903"/>
        <w:gridCol w:w="946"/>
        <w:gridCol w:w="5423"/>
      </w:tblGrid>
      <w:tr w:rsidR="00C5072D" w:rsidRPr="00C5072D" w14:paraId="07522795" w14:textId="77777777" w:rsidTr="006D3B72">
        <w:trPr>
          <w:trHeight w:val="458"/>
          <w:tblHeader/>
        </w:trPr>
        <w:tc>
          <w:tcPr>
            <w:tcW w:w="1777" w:type="dxa"/>
            <w:shd w:val="clear" w:color="auto" w:fill="D9D9D9" w:themeFill="background1" w:themeFillShade="D9"/>
            <w:vAlign w:val="center"/>
          </w:tcPr>
          <w:p w14:paraId="39047D9E" w14:textId="77777777" w:rsidR="00C5072D" w:rsidRPr="00C5072D" w:rsidRDefault="00C5072D" w:rsidP="00C5072D">
            <w:pPr>
              <w:jc w:val="center"/>
              <w:rPr>
                <w:rFonts w:cstheme="minorHAnsi"/>
                <w:b/>
                <w:bCs/>
              </w:rPr>
            </w:pPr>
            <w:r w:rsidRPr="00C5072D">
              <w:rPr>
                <w:rFonts w:cstheme="minorHAnsi"/>
                <w:b/>
                <w:bCs/>
              </w:rPr>
              <w:t>Criteria</w:t>
            </w:r>
          </w:p>
        </w:tc>
        <w:tc>
          <w:tcPr>
            <w:tcW w:w="5256" w:type="dxa"/>
            <w:shd w:val="clear" w:color="auto" w:fill="D9D9D9" w:themeFill="background1" w:themeFillShade="D9"/>
            <w:vAlign w:val="center"/>
          </w:tcPr>
          <w:p w14:paraId="7C53DFD3" w14:textId="77777777" w:rsidR="00C5072D" w:rsidRPr="00C5072D" w:rsidRDefault="00C5072D" w:rsidP="00C5072D">
            <w:pPr>
              <w:jc w:val="center"/>
              <w:rPr>
                <w:rFonts w:cstheme="minorHAnsi"/>
                <w:b/>
                <w:bCs/>
              </w:rPr>
            </w:pPr>
            <w:r w:rsidRPr="00C5072D">
              <w:rPr>
                <w:rFonts w:cstheme="minorHAnsi"/>
                <w:b/>
                <w:bCs/>
              </w:rPr>
              <w:t>Description</w:t>
            </w:r>
          </w:p>
        </w:tc>
        <w:tc>
          <w:tcPr>
            <w:tcW w:w="903" w:type="dxa"/>
            <w:shd w:val="clear" w:color="auto" w:fill="D9D9D9" w:themeFill="background1" w:themeFillShade="D9"/>
            <w:vAlign w:val="center"/>
          </w:tcPr>
          <w:p w14:paraId="38BEA228" w14:textId="77777777" w:rsidR="00C5072D" w:rsidRPr="00C5072D" w:rsidRDefault="00C5072D" w:rsidP="00C5072D">
            <w:pPr>
              <w:jc w:val="center"/>
              <w:rPr>
                <w:rFonts w:cstheme="minorHAnsi"/>
                <w:b/>
                <w:bCs/>
              </w:rPr>
            </w:pPr>
            <w:r w:rsidRPr="00C5072D">
              <w:rPr>
                <w:rFonts w:cstheme="minorHAnsi"/>
                <w:b/>
                <w:bCs/>
              </w:rPr>
              <w:t>PLOs / KPIs</w:t>
            </w:r>
          </w:p>
        </w:tc>
        <w:tc>
          <w:tcPr>
            <w:tcW w:w="946" w:type="dxa"/>
            <w:shd w:val="clear" w:color="auto" w:fill="D9D9D9" w:themeFill="background1" w:themeFillShade="D9"/>
            <w:vAlign w:val="center"/>
          </w:tcPr>
          <w:p w14:paraId="045F9FCB" w14:textId="77777777" w:rsidR="00C5072D" w:rsidRPr="00C5072D" w:rsidRDefault="00C5072D" w:rsidP="00C5072D">
            <w:pPr>
              <w:jc w:val="center"/>
              <w:rPr>
                <w:rFonts w:cstheme="minorHAnsi"/>
                <w:b/>
                <w:bCs/>
              </w:rPr>
            </w:pPr>
            <w:r w:rsidRPr="00C5072D">
              <w:rPr>
                <w:rFonts w:cstheme="minorHAnsi"/>
                <w:b/>
                <w:bCs/>
              </w:rPr>
              <w:t>Mark</w:t>
            </w:r>
          </w:p>
        </w:tc>
        <w:tc>
          <w:tcPr>
            <w:tcW w:w="5423" w:type="dxa"/>
            <w:shd w:val="clear" w:color="auto" w:fill="D9D9D9" w:themeFill="background1" w:themeFillShade="D9"/>
            <w:vAlign w:val="center"/>
          </w:tcPr>
          <w:p w14:paraId="6381D841" w14:textId="77777777" w:rsidR="00C5072D" w:rsidRPr="00C5072D" w:rsidRDefault="00C5072D" w:rsidP="00C5072D">
            <w:pPr>
              <w:jc w:val="center"/>
              <w:rPr>
                <w:rFonts w:cstheme="minorHAnsi"/>
                <w:b/>
                <w:bCs/>
              </w:rPr>
            </w:pPr>
            <w:r w:rsidRPr="00C5072D">
              <w:rPr>
                <w:rFonts w:cstheme="minorHAnsi"/>
                <w:b/>
                <w:bCs/>
              </w:rPr>
              <w:t>Feedback</w:t>
            </w:r>
          </w:p>
        </w:tc>
      </w:tr>
      <w:tr w:rsidR="00C5072D" w:rsidRPr="00C5072D" w14:paraId="04CB7668" w14:textId="77777777" w:rsidTr="006D3B72">
        <w:tc>
          <w:tcPr>
            <w:tcW w:w="1777" w:type="dxa"/>
            <w:vMerge w:val="restart"/>
            <w:vAlign w:val="center"/>
          </w:tcPr>
          <w:p w14:paraId="75C53D2B" w14:textId="77777777" w:rsidR="00C5072D" w:rsidRPr="00C5072D" w:rsidRDefault="00C5072D" w:rsidP="00C5072D">
            <w:pPr>
              <w:autoSpaceDE w:val="0"/>
              <w:autoSpaceDN w:val="0"/>
              <w:adjustRightInd w:val="0"/>
              <w:spacing w:after="0" w:line="240" w:lineRule="auto"/>
              <w:ind w:left="0" w:right="0" w:firstLine="0"/>
              <w:jc w:val="center"/>
              <w:rPr>
                <w:rFonts w:cstheme="minorHAnsi"/>
              </w:rPr>
            </w:pPr>
            <w:r w:rsidRPr="00C5072D">
              <w:rPr>
                <w:rFonts w:cstheme="minorHAnsi"/>
              </w:rPr>
              <w:t>Content and Organization</w:t>
            </w:r>
          </w:p>
          <w:p w14:paraId="2AC883BF" w14:textId="77777777" w:rsidR="00C5072D" w:rsidRPr="00C5072D" w:rsidRDefault="00C5072D" w:rsidP="00C5072D">
            <w:pPr>
              <w:autoSpaceDE w:val="0"/>
              <w:autoSpaceDN w:val="0"/>
              <w:adjustRightInd w:val="0"/>
              <w:spacing w:after="0" w:line="240" w:lineRule="auto"/>
              <w:ind w:left="0" w:right="0" w:firstLine="0"/>
              <w:jc w:val="center"/>
              <w:rPr>
                <w:rFonts w:cstheme="minorHAnsi"/>
              </w:rPr>
            </w:pPr>
          </w:p>
        </w:tc>
        <w:tc>
          <w:tcPr>
            <w:tcW w:w="5256" w:type="dxa"/>
            <w:vAlign w:val="center"/>
          </w:tcPr>
          <w:p w14:paraId="69730A3B"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rPr>
                <w:rFonts w:cstheme="minorHAnsi"/>
              </w:rPr>
              <w:t>The project title, topic, and objectives were clearly identified.</w:t>
            </w:r>
          </w:p>
        </w:tc>
        <w:tc>
          <w:tcPr>
            <w:tcW w:w="903" w:type="dxa"/>
            <w:vAlign w:val="center"/>
          </w:tcPr>
          <w:p w14:paraId="7D5C5D16" w14:textId="77777777" w:rsidR="00C5072D" w:rsidRPr="00C5072D" w:rsidRDefault="00C5072D" w:rsidP="00C5072D">
            <w:pPr>
              <w:jc w:val="center"/>
              <w:rPr>
                <w:rFonts w:cstheme="minorHAnsi"/>
              </w:rPr>
            </w:pPr>
            <w:r w:rsidRPr="00C5072D">
              <w:rPr>
                <w:rFonts w:cstheme="minorHAnsi"/>
              </w:rPr>
              <w:t>3.1</w:t>
            </w:r>
          </w:p>
        </w:tc>
        <w:tc>
          <w:tcPr>
            <w:tcW w:w="946" w:type="dxa"/>
            <w:vAlign w:val="center"/>
          </w:tcPr>
          <w:p w14:paraId="5B6C0529" w14:textId="77777777" w:rsidR="00C5072D" w:rsidRPr="00C5072D" w:rsidRDefault="00C5072D" w:rsidP="00C5072D">
            <w:pPr>
              <w:jc w:val="center"/>
              <w:rPr>
                <w:rFonts w:cstheme="minorHAnsi"/>
              </w:rPr>
            </w:pPr>
            <w:r w:rsidRPr="00C5072D">
              <w:rPr>
                <w:rFonts w:cstheme="minorHAnsi"/>
              </w:rPr>
              <w:t xml:space="preserve">  / 4</w:t>
            </w:r>
          </w:p>
        </w:tc>
        <w:tc>
          <w:tcPr>
            <w:tcW w:w="5423" w:type="dxa"/>
            <w:vAlign w:val="center"/>
          </w:tcPr>
          <w:p w14:paraId="5A0ECC96" w14:textId="77777777" w:rsidR="00C5072D" w:rsidRPr="00C5072D" w:rsidRDefault="00C5072D" w:rsidP="00C5072D">
            <w:pPr>
              <w:jc w:val="left"/>
              <w:rPr>
                <w:rFonts w:cstheme="minorHAnsi"/>
              </w:rPr>
            </w:pPr>
          </w:p>
        </w:tc>
      </w:tr>
      <w:tr w:rsidR="00C5072D" w:rsidRPr="00C5072D" w14:paraId="78AFDD0E" w14:textId="77777777" w:rsidTr="006D3B72">
        <w:tc>
          <w:tcPr>
            <w:tcW w:w="1777" w:type="dxa"/>
            <w:vMerge/>
            <w:vAlign w:val="center"/>
          </w:tcPr>
          <w:p w14:paraId="0C8A1414" w14:textId="77777777" w:rsidR="00C5072D" w:rsidRPr="00C5072D" w:rsidRDefault="00C5072D" w:rsidP="00C5072D">
            <w:pPr>
              <w:jc w:val="center"/>
              <w:rPr>
                <w:rFonts w:cstheme="minorHAnsi"/>
              </w:rPr>
            </w:pPr>
          </w:p>
        </w:tc>
        <w:tc>
          <w:tcPr>
            <w:tcW w:w="5256" w:type="dxa"/>
            <w:vAlign w:val="center"/>
          </w:tcPr>
          <w:p w14:paraId="283101C2"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rPr>
                <w:rFonts w:cstheme="minorHAnsi"/>
              </w:rPr>
              <w:t>A clear outline of the presentation was provided.</w:t>
            </w:r>
          </w:p>
        </w:tc>
        <w:tc>
          <w:tcPr>
            <w:tcW w:w="903" w:type="dxa"/>
            <w:vAlign w:val="center"/>
          </w:tcPr>
          <w:p w14:paraId="7B1D35AE" w14:textId="77777777" w:rsidR="00C5072D" w:rsidRPr="00C5072D" w:rsidRDefault="00C5072D" w:rsidP="00C5072D">
            <w:pPr>
              <w:jc w:val="center"/>
              <w:rPr>
                <w:rFonts w:cstheme="minorHAnsi"/>
              </w:rPr>
            </w:pPr>
            <w:r w:rsidRPr="00C5072D">
              <w:rPr>
                <w:rFonts w:cstheme="minorHAnsi"/>
              </w:rPr>
              <w:t>3.1</w:t>
            </w:r>
          </w:p>
        </w:tc>
        <w:tc>
          <w:tcPr>
            <w:tcW w:w="946" w:type="dxa"/>
            <w:vAlign w:val="center"/>
          </w:tcPr>
          <w:p w14:paraId="2AA15BFC" w14:textId="77777777" w:rsidR="00C5072D" w:rsidRPr="00C5072D" w:rsidRDefault="00C5072D" w:rsidP="00C5072D">
            <w:pPr>
              <w:jc w:val="center"/>
              <w:rPr>
                <w:rFonts w:cstheme="minorHAnsi"/>
              </w:rPr>
            </w:pPr>
            <w:r w:rsidRPr="00C5072D">
              <w:rPr>
                <w:rFonts w:cstheme="minorHAnsi"/>
              </w:rPr>
              <w:t xml:space="preserve">  / 4</w:t>
            </w:r>
          </w:p>
        </w:tc>
        <w:tc>
          <w:tcPr>
            <w:tcW w:w="5423" w:type="dxa"/>
            <w:vAlign w:val="center"/>
          </w:tcPr>
          <w:p w14:paraId="0B528B1F" w14:textId="77777777" w:rsidR="00C5072D" w:rsidRPr="00C5072D" w:rsidRDefault="00C5072D" w:rsidP="00C5072D">
            <w:pPr>
              <w:jc w:val="left"/>
              <w:rPr>
                <w:rFonts w:cstheme="minorHAnsi"/>
              </w:rPr>
            </w:pPr>
          </w:p>
        </w:tc>
      </w:tr>
      <w:tr w:rsidR="00C5072D" w:rsidRPr="00C5072D" w14:paraId="2EDBCC0A" w14:textId="77777777" w:rsidTr="006D3B72">
        <w:tc>
          <w:tcPr>
            <w:tcW w:w="1777" w:type="dxa"/>
            <w:vMerge/>
            <w:vAlign w:val="center"/>
          </w:tcPr>
          <w:p w14:paraId="0DC05627" w14:textId="77777777" w:rsidR="00C5072D" w:rsidRPr="00C5072D" w:rsidRDefault="00C5072D" w:rsidP="00C5072D">
            <w:pPr>
              <w:jc w:val="center"/>
              <w:rPr>
                <w:rFonts w:cstheme="minorHAnsi"/>
              </w:rPr>
            </w:pPr>
          </w:p>
        </w:tc>
        <w:tc>
          <w:tcPr>
            <w:tcW w:w="5256" w:type="dxa"/>
            <w:vAlign w:val="center"/>
          </w:tcPr>
          <w:p w14:paraId="26B5D795"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rPr>
                <w:rFonts w:cstheme="minorHAnsi"/>
              </w:rPr>
              <w:t>Sufficient background information was provided.</w:t>
            </w:r>
          </w:p>
        </w:tc>
        <w:tc>
          <w:tcPr>
            <w:tcW w:w="903" w:type="dxa"/>
            <w:vAlign w:val="center"/>
          </w:tcPr>
          <w:p w14:paraId="291C388F" w14:textId="77777777" w:rsidR="00C5072D" w:rsidRPr="00C5072D" w:rsidRDefault="00C5072D" w:rsidP="00C5072D">
            <w:pPr>
              <w:jc w:val="center"/>
              <w:rPr>
                <w:rFonts w:cstheme="minorHAnsi"/>
              </w:rPr>
            </w:pPr>
            <w:r w:rsidRPr="00C5072D">
              <w:rPr>
                <w:rFonts w:cstheme="minorHAnsi"/>
              </w:rPr>
              <w:t>3.1</w:t>
            </w:r>
          </w:p>
        </w:tc>
        <w:tc>
          <w:tcPr>
            <w:tcW w:w="946" w:type="dxa"/>
            <w:vAlign w:val="center"/>
          </w:tcPr>
          <w:p w14:paraId="3AB2A017" w14:textId="77777777" w:rsidR="00C5072D" w:rsidRPr="00C5072D" w:rsidRDefault="00C5072D" w:rsidP="00C5072D">
            <w:pPr>
              <w:jc w:val="center"/>
              <w:rPr>
                <w:rFonts w:cstheme="minorHAnsi"/>
              </w:rPr>
            </w:pPr>
            <w:r w:rsidRPr="00C5072D">
              <w:rPr>
                <w:rFonts w:cstheme="minorHAnsi"/>
              </w:rPr>
              <w:t xml:space="preserve">  / 4</w:t>
            </w:r>
          </w:p>
        </w:tc>
        <w:tc>
          <w:tcPr>
            <w:tcW w:w="5423" w:type="dxa"/>
            <w:vAlign w:val="center"/>
          </w:tcPr>
          <w:p w14:paraId="71B45989" w14:textId="77777777" w:rsidR="00C5072D" w:rsidRPr="00C5072D" w:rsidRDefault="00C5072D" w:rsidP="00C5072D">
            <w:pPr>
              <w:jc w:val="left"/>
              <w:rPr>
                <w:rFonts w:cstheme="minorHAnsi"/>
              </w:rPr>
            </w:pPr>
          </w:p>
        </w:tc>
      </w:tr>
      <w:tr w:rsidR="00C5072D" w:rsidRPr="00C5072D" w14:paraId="3C478CA3" w14:textId="77777777" w:rsidTr="006D3B72">
        <w:tc>
          <w:tcPr>
            <w:tcW w:w="1777" w:type="dxa"/>
            <w:vMerge/>
            <w:vAlign w:val="center"/>
          </w:tcPr>
          <w:p w14:paraId="412F6B6F" w14:textId="77777777" w:rsidR="00C5072D" w:rsidRPr="00C5072D" w:rsidRDefault="00C5072D" w:rsidP="00C5072D">
            <w:pPr>
              <w:jc w:val="center"/>
              <w:rPr>
                <w:rFonts w:cstheme="minorHAnsi"/>
              </w:rPr>
            </w:pPr>
          </w:p>
        </w:tc>
        <w:tc>
          <w:tcPr>
            <w:tcW w:w="5256" w:type="dxa"/>
            <w:vAlign w:val="center"/>
          </w:tcPr>
          <w:p w14:paraId="533945F5"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rPr>
                <w:rFonts w:cstheme="minorHAnsi"/>
              </w:rPr>
              <w:t>Any major constraints, problems or challenges were discussed.</w:t>
            </w:r>
          </w:p>
        </w:tc>
        <w:tc>
          <w:tcPr>
            <w:tcW w:w="903" w:type="dxa"/>
            <w:vAlign w:val="center"/>
          </w:tcPr>
          <w:p w14:paraId="573DB087" w14:textId="77777777" w:rsidR="00C5072D" w:rsidRPr="00C5072D" w:rsidRDefault="00C5072D" w:rsidP="00C5072D">
            <w:pPr>
              <w:jc w:val="center"/>
              <w:rPr>
                <w:rFonts w:cstheme="minorHAnsi"/>
              </w:rPr>
            </w:pPr>
            <w:r w:rsidRPr="00C5072D">
              <w:rPr>
                <w:rFonts w:cstheme="minorHAnsi"/>
              </w:rPr>
              <w:t>3.1</w:t>
            </w:r>
          </w:p>
        </w:tc>
        <w:tc>
          <w:tcPr>
            <w:tcW w:w="946" w:type="dxa"/>
            <w:vAlign w:val="center"/>
          </w:tcPr>
          <w:p w14:paraId="74AA13CA" w14:textId="77777777" w:rsidR="00C5072D" w:rsidRPr="00C5072D" w:rsidRDefault="00C5072D" w:rsidP="00C5072D">
            <w:pPr>
              <w:jc w:val="center"/>
              <w:rPr>
                <w:rFonts w:cstheme="minorHAnsi"/>
              </w:rPr>
            </w:pPr>
            <w:r w:rsidRPr="00C5072D">
              <w:rPr>
                <w:rFonts w:cstheme="minorHAnsi"/>
              </w:rPr>
              <w:t xml:space="preserve">  / 4</w:t>
            </w:r>
          </w:p>
        </w:tc>
        <w:tc>
          <w:tcPr>
            <w:tcW w:w="5423" w:type="dxa"/>
            <w:vAlign w:val="center"/>
          </w:tcPr>
          <w:p w14:paraId="3BC62A0A" w14:textId="77777777" w:rsidR="00C5072D" w:rsidRPr="00C5072D" w:rsidRDefault="00C5072D" w:rsidP="00C5072D">
            <w:pPr>
              <w:jc w:val="left"/>
              <w:rPr>
                <w:rFonts w:cstheme="minorHAnsi"/>
              </w:rPr>
            </w:pPr>
          </w:p>
        </w:tc>
      </w:tr>
      <w:tr w:rsidR="00C5072D" w:rsidRPr="00C5072D" w14:paraId="3CF3E87B" w14:textId="77777777" w:rsidTr="006D3B72">
        <w:tc>
          <w:tcPr>
            <w:tcW w:w="1777" w:type="dxa"/>
            <w:vMerge/>
            <w:vAlign w:val="center"/>
          </w:tcPr>
          <w:p w14:paraId="1FEB1C3D" w14:textId="77777777" w:rsidR="00C5072D" w:rsidRPr="00C5072D" w:rsidRDefault="00C5072D" w:rsidP="00C5072D">
            <w:pPr>
              <w:jc w:val="center"/>
              <w:rPr>
                <w:rFonts w:cstheme="minorHAnsi"/>
              </w:rPr>
            </w:pPr>
          </w:p>
        </w:tc>
        <w:tc>
          <w:tcPr>
            <w:tcW w:w="5256" w:type="dxa"/>
            <w:vAlign w:val="center"/>
          </w:tcPr>
          <w:p w14:paraId="19A70D87"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rPr>
                <w:rFonts w:cstheme="minorHAnsi"/>
              </w:rPr>
              <w:t>Conclusions and recommendations were clear and drawn from findings.</w:t>
            </w:r>
          </w:p>
        </w:tc>
        <w:tc>
          <w:tcPr>
            <w:tcW w:w="903" w:type="dxa"/>
            <w:vAlign w:val="center"/>
          </w:tcPr>
          <w:p w14:paraId="38BEC4D1" w14:textId="77777777" w:rsidR="00C5072D" w:rsidRPr="00C5072D" w:rsidRDefault="00C5072D" w:rsidP="00C5072D">
            <w:pPr>
              <w:jc w:val="center"/>
              <w:rPr>
                <w:rFonts w:cstheme="minorHAnsi"/>
              </w:rPr>
            </w:pPr>
            <w:r w:rsidRPr="00C5072D">
              <w:rPr>
                <w:rFonts w:cstheme="minorHAnsi"/>
              </w:rPr>
              <w:t>3.1</w:t>
            </w:r>
          </w:p>
        </w:tc>
        <w:tc>
          <w:tcPr>
            <w:tcW w:w="946" w:type="dxa"/>
            <w:vAlign w:val="center"/>
          </w:tcPr>
          <w:p w14:paraId="0991586D" w14:textId="77777777" w:rsidR="00C5072D" w:rsidRPr="00C5072D" w:rsidRDefault="00C5072D" w:rsidP="00C5072D">
            <w:pPr>
              <w:jc w:val="center"/>
              <w:rPr>
                <w:rFonts w:cstheme="minorHAnsi"/>
              </w:rPr>
            </w:pPr>
            <w:r w:rsidRPr="00C5072D">
              <w:rPr>
                <w:rFonts w:cstheme="minorHAnsi"/>
              </w:rPr>
              <w:t xml:space="preserve">  / 4</w:t>
            </w:r>
          </w:p>
        </w:tc>
        <w:tc>
          <w:tcPr>
            <w:tcW w:w="5423" w:type="dxa"/>
            <w:vAlign w:val="center"/>
          </w:tcPr>
          <w:p w14:paraId="27FA008D" w14:textId="77777777" w:rsidR="00C5072D" w:rsidRPr="00C5072D" w:rsidRDefault="00C5072D" w:rsidP="00C5072D">
            <w:pPr>
              <w:jc w:val="left"/>
              <w:rPr>
                <w:rFonts w:cstheme="minorHAnsi"/>
              </w:rPr>
            </w:pPr>
          </w:p>
        </w:tc>
      </w:tr>
      <w:tr w:rsidR="00C5072D" w:rsidRPr="00C5072D" w14:paraId="5225B6B4" w14:textId="77777777" w:rsidTr="006D3B72">
        <w:tc>
          <w:tcPr>
            <w:tcW w:w="1777" w:type="dxa"/>
            <w:vMerge/>
            <w:vAlign w:val="center"/>
          </w:tcPr>
          <w:p w14:paraId="742A868E" w14:textId="77777777" w:rsidR="00C5072D" w:rsidRPr="00C5072D" w:rsidRDefault="00C5072D" w:rsidP="00C5072D">
            <w:pPr>
              <w:jc w:val="center"/>
              <w:rPr>
                <w:rFonts w:cstheme="minorHAnsi"/>
              </w:rPr>
            </w:pPr>
          </w:p>
        </w:tc>
        <w:tc>
          <w:tcPr>
            <w:tcW w:w="5256" w:type="dxa"/>
            <w:vAlign w:val="center"/>
          </w:tcPr>
          <w:p w14:paraId="1E78E78E"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rPr>
                <w:rFonts w:cstheme="minorHAnsi"/>
              </w:rPr>
              <w:t>Presentation slides were supported with appropriate content (</w:t>
            </w:r>
            <w:r w:rsidRPr="00C5072D">
              <w:t xml:space="preserve">e.g., </w:t>
            </w:r>
            <w:r w:rsidRPr="00C5072D">
              <w:rPr>
                <w:rFonts w:cstheme="minorHAnsi"/>
              </w:rPr>
              <w:t>pictures, diagrams tables, animations, and video clips).</w:t>
            </w:r>
          </w:p>
        </w:tc>
        <w:tc>
          <w:tcPr>
            <w:tcW w:w="903" w:type="dxa"/>
            <w:vAlign w:val="center"/>
          </w:tcPr>
          <w:p w14:paraId="1F57F0B4" w14:textId="77777777" w:rsidR="00C5072D" w:rsidRPr="00C5072D" w:rsidRDefault="00C5072D" w:rsidP="00C5072D">
            <w:pPr>
              <w:jc w:val="center"/>
              <w:rPr>
                <w:rFonts w:cstheme="minorHAnsi"/>
              </w:rPr>
            </w:pPr>
            <w:r w:rsidRPr="00C5072D">
              <w:rPr>
                <w:rFonts w:cstheme="minorHAnsi"/>
              </w:rPr>
              <w:t>3.1</w:t>
            </w:r>
          </w:p>
        </w:tc>
        <w:tc>
          <w:tcPr>
            <w:tcW w:w="946" w:type="dxa"/>
            <w:vAlign w:val="center"/>
          </w:tcPr>
          <w:p w14:paraId="0BB9F320" w14:textId="77777777" w:rsidR="00C5072D" w:rsidRPr="00C5072D" w:rsidRDefault="00C5072D" w:rsidP="00C5072D">
            <w:pPr>
              <w:jc w:val="center"/>
              <w:rPr>
                <w:rFonts w:cstheme="minorHAnsi"/>
              </w:rPr>
            </w:pPr>
            <w:r w:rsidRPr="00C5072D">
              <w:rPr>
                <w:rFonts w:cstheme="minorHAnsi"/>
              </w:rPr>
              <w:t xml:space="preserve">  / 4</w:t>
            </w:r>
          </w:p>
        </w:tc>
        <w:tc>
          <w:tcPr>
            <w:tcW w:w="5423" w:type="dxa"/>
            <w:vAlign w:val="center"/>
          </w:tcPr>
          <w:p w14:paraId="77B0BBE8" w14:textId="77777777" w:rsidR="00C5072D" w:rsidRPr="00C5072D" w:rsidRDefault="00C5072D" w:rsidP="00C5072D">
            <w:pPr>
              <w:jc w:val="left"/>
              <w:rPr>
                <w:rFonts w:cstheme="minorHAnsi"/>
              </w:rPr>
            </w:pPr>
          </w:p>
        </w:tc>
      </w:tr>
      <w:tr w:rsidR="00C5072D" w:rsidRPr="00C5072D" w14:paraId="200B1BD0" w14:textId="77777777" w:rsidTr="006D3B72">
        <w:tc>
          <w:tcPr>
            <w:tcW w:w="1777" w:type="dxa"/>
            <w:vMerge/>
            <w:vAlign w:val="center"/>
          </w:tcPr>
          <w:p w14:paraId="0BDF0850" w14:textId="77777777" w:rsidR="00C5072D" w:rsidRPr="00C5072D" w:rsidRDefault="00C5072D" w:rsidP="00C5072D">
            <w:pPr>
              <w:jc w:val="center"/>
              <w:rPr>
                <w:rFonts w:cstheme="minorHAnsi"/>
              </w:rPr>
            </w:pPr>
          </w:p>
        </w:tc>
        <w:tc>
          <w:tcPr>
            <w:tcW w:w="5256" w:type="dxa"/>
            <w:vAlign w:val="center"/>
          </w:tcPr>
          <w:p w14:paraId="064E8E47"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rPr>
                <w:rFonts w:cstheme="minorHAnsi"/>
              </w:rPr>
              <w:t>Presentation slides were clear, concise and attractive.</w:t>
            </w:r>
          </w:p>
        </w:tc>
        <w:tc>
          <w:tcPr>
            <w:tcW w:w="903" w:type="dxa"/>
            <w:vAlign w:val="center"/>
          </w:tcPr>
          <w:p w14:paraId="0EB4E987" w14:textId="77777777" w:rsidR="00C5072D" w:rsidRPr="00C5072D" w:rsidRDefault="00C5072D" w:rsidP="00C5072D">
            <w:pPr>
              <w:jc w:val="center"/>
              <w:rPr>
                <w:rFonts w:cstheme="minorHAnsi"/>
              </w:rPr>
            </w:pPr>
            <w:r w:rsidRPr="00C5072D">
              <w:rPr>
                <w:rFonts w:cstheme="minorHAnsi"/>
              </w:rPr>
              <w:t>3.1</w:t>
            </w:r>
          </w:p>
        </w:tc>
        <w:tc>
          <w:tcPr>
            <w:tcW w:w="946" w:type="dxa"/>
            <w:vAlign w:val="center"/>
          </w:tcPr>
          <w:p w14:paraId="4D6F8834" w14:textId="77777777" w:rsidR="00C5072D" w:rsidRPr="00C5072D" w:rsidRDefault="00C5072D" w:rsidP="00C5072D">
            <w:pPr>
              <w:jc w:val="center"/>
              <w:rPr>
                <w:rFonts w:cstheme="minorHAnsi"/>
              </w:rPr>
            </w:pPr>
            <w:r w:rsidRPr="00C5072D">
              <w:rPr>
                <w:rFonts w:cstheme="minorHAnsi"/>
              </w:rPr>
              <w:t xml:space="preserve">  / 4</w:t>
            </w:r>
          </w:p>
        </w:tc>
        <w:tc>
          <w:tcPr>
            <w:tcW w:w="5423" w:type="dxa"/>
            <w:vAlign w:val="center"/>
          </w:tcPr>
          <w:p w14:paraId="4AC91A84" w14:textId="77777777" w:rsidR="00C5072D" w:rsidRPr="00C5072D" w:rsidRDefault="00C5072D" w:rsidP="00C5072D">
            <w:pPr>
              <w:jc w:val="left"/>
              <w:rPr>
                <w:rFonts w:cstheme="minorHAnsi"/>
              </w:rPr>
            </w:pPr>
          </w:p>
        </w:tc>
      </w:tr>
      <w:tr w:rsidR="00C5072D" w:rsidRPr="00C5072D" w14:paraId="3966A17D" w14:textId="77777777" w:rsidTr="006D3B72">
        <w:tc>
          <w:tcPr>
            <w:tcW w:w="1777" w:type="dxa"/>
            <w:vMerge/>
            <w:vAlign w:val="center"/>
          </w:tcPr>
          <w:p w14:paraId="6536B694" w14:textId="77777777" w:rsidR="00C5072D" w:rsidRPr="00C5072D" w:rsidRDefault="00C5072D" w:rsidP="00C5072D">
            <w:pPr>
              <w:jc w:val="center"/>
              <w:rPr>
                <w:rFonts w:cstheme="minorHAnsi"/>
              </w:rPr>
            </w:pPr>
          </w:p>
        </w:tc>
        <w:tc>
          <w:tcPr>
            <w:tcW w:w="5256" w:type="dxa"/>
            <w:vAlign w:val="center"/>
          </w:tcPr>
          <w:p w14:paraId="7F07388F"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rPr>
                <w:rFonts w:cstheme="minorHAnsi"/>
              </w:rPr>
              <w:t>Information was presented in a logical and well-organized manner.</w:t>
            </w:r>
          </w:p>
        </w:tc>
        <w:tc>
          <w:tcPr>
            <w:tcW w:w="903" w:type="dxa"/>
            <w:vAlign w:val="center"/>
          </w:tcPr>
          <w:p w14:paraId="5311BC43" w14:textId="77777777" w:rsidR="00C5072D" w:rsidRPr="00C5072D" w:rsidRDefault="00C5072D" w:rsidP="00C5072D">
            <w:pPr>
              <w:jc w:val="center"/>
              <w:rPr>
                <w:rFonts w:cstheme="minorHAnsi"/>
              </w:rPr>
            </w:pPr>
            <w:r w:rsidRPr="00C5072D">
              <w:rPr>
                <w:rFonts w:cstheme="minorHAnsi"/>
              </w:rPr>
              <w:t>3.1</w:t>
            </w:r>
          </w:p>
        </w:tc>
        <w:tc>
          <w:tcPr>
            <w:tcW w:w="946" w:type="dxa"/>
            <w:vAlign w:val="center"/>
          </w:tcPr>
          <w:p w14:paraId="6A7028FC" w14:textId="77777777" w:rsidR="00C5072D" w:rsidRPr="00C5072D" w:rsidRDefault="00C5072D" w:rsidP="00C5072D">
            <w:pPr>
              <w:jc w:val="center"/>
              <w:rPr>
                <w:rFonts w:cstheme="minorHAnsi"/>
              </w:rPr>
            </w:pPr>
            <w:r w:rsidRPr="00C5072D">
              <w:rPr>
                <w:rFonts w:cstheme="minorHAnsi"/>
              </w:rPr>
              <w:t xml:space="preserve">  / 4</w:t>
            </w:r>
          </w:p>
        </w:tc>
        <w:tc>
          <w:tcPr>
            <w:tcW w:w="5423" w:type="dxa"/>
            <w:vAlign w:val="center"/>
          </w:tcPr>
          <w:p w14:paraId="6BE132CC" w14:textId="77777777" w:rsidR="00C5072D" w:rsidRPr="00C5072D" w:rsidRDefault="00C5072D" w:rsidP="00C5072D">
            <w:pPr>
              <w:jc w:val="left"/>
              <w:rPr>
                <w:rFonts w:cstheme="minorHAnsi"/>
              </w:rPr>
            </w:pPr>
          </w:p>
        </w:tc>
      </w:tr>
      <w:tr w:rsidR="00C5072D" w:rsidRPr="00C5072D" w14:paraId="7ED3B768" w14:textId="77777777" w:rsidTr="006D3B72">
        <w:tc>
          <w:tcPr>
            <w:tcW w:w="1777" w:type="dxa"/>
            <w:vMerge/>
            <w:vAlign w:val="center"/>
          </w:tcPr>
          <w:p w14:paraId="314E091C" w14:textId="77777777" w:rsidR="00C5072D" w:rsidRPr="00C5072D" w:rsidRDefault="00C5072D" w:rsidP="00C5072D">
            <w:pPr>
              <w:jc w:val="center"/>
              <w:rPr>
                <w:rFonts w:cstheme="minorHAnsi"/>
              </w:rPr>
            </w:pPr>
          </w:p>
        </w:tc>
        <w:tc>
          <w:tcPr>
            <w:tcW w:w="5256" w:type="dxa"/>
            <w:vAlign w:val="center"/>
          </w:tcPr>
          <w:p w14:paraId="19C042B4"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t>Presentation contains accurate information with no fact errors.</w:t>
            </w:r>
          </w:p>
        </w:tc>
        <w:tc>
          <w:tcPr>
            <w:tcW w:w="903" w:type="dxa"/>
            <w:vAlign w:val="center"/>
          </w:tcPr>
          <w:p w14:paraId="7FCBAA76" w14:textId="77777777" w:rsidR="00C5072D" w:rsidRPr="00C5072D" w:rsidRDefault="00C5072D" w:rsidP="00C5072D">
            <w:pPr>
              <w:jc w:val="center"/>
              <w:rPr>
                <w:rFonts w:cstheme="minorHAnsi"/>
              </w:rPr>
            </w:pPr>
            <w:r w:rsidRPr="00C5072D">
              <w:rPr>
                <w:rFonts w:cstheme="minorHAnsi"/>
              </w:rPr>
              <w:t>3.1</w:t>
            </w:r>
          </w:p>
        </w:tc>
        <w:tc>
          <w:tcPr>
            <w:tcW w:w="946" w:type="dxa"/>
            <w:vAlign w:val="center"/>
          </w:tcPr>
          <w:p w14:paraId="43575E1D" w14:textId="77777777" w:rsidR="00C5072D" w:rsidRPr="00C5072D" w:rsidRDefault="00C5072D" w:rsidP="00C5072D">
            <w:pPr>
              <w:jc w:val="center"/>
              <w:rPr>
                <w:rFonts w:cstheme="minorHAnsi"/>
              </w:rPr>
            </w:pPr>
            <w:r w:rsidRPr="00C5072D">
              <w:rPr>
                <w:rFonts w:cstheme="minorHAnsi"/>
              </w:rPr>
              <w:t xml:space="preserve">  / 4</w:t>
            </w:r>
          </w:p>
        </w:tc>
        <w:tc>
          <w:tcPr>
            <w:tcW w:w="5423" w:type="dxa"/>
            <w:vAlign w:val="center"/>
          </w:tcPr>
          <w:p w14:paraId="09C25215" w14:textId="77777777" w:rsidR="00C5072D" w:rsidRPr="00C5072D" w:rsidRDefault="00C5072D" w:rsidP="00C5072D">
            <w:pPr>
              <w:jc w:val="left"/>
              <w:rPr>
                <w:rFonts w:cstheme="minorHAnsi"/>
              </w:rPr>
            </w:pPr>
          </w:p>
        </w:tc>
      </w:tr>
      <w:tr w:rsidR="00C5072D" w:rsidRPr="00C5072D" w14:paraId="15A3271D" w14:textId="77777777" w:rsidTr="006D3B72">
        <w:tc>
          <w:tcPr>
            <w:tcW w:w="1777" w:type="dxa"/>
            <w:vMerge/>
            <w:vAlign w:val="center"/>
          </w:tcPr>
          <w:p w14:paraId="1B301170" w14:textId="77777777" w:rsidR="00C5072D" w:rsidRPr="00C5072D" w:rsidRDefault="00C5072D" w:rsidP="00C5072D">
            <w:pPr>
              <w:jc w:val="center"/>
              <w:rPr>
                <w:rFonts w:cstheme="minorHAnsi"/>
              </w:rPr>
            </w:pPr>
          </w:p>
        </w:tc>
        <w:tc>
          <w:tcPr>
            <w:tcW w:w="5256" w:type="dxa"/>
            <w:vAlign w:val="center"/>
          </w:tcPr>
          <w:p w14:paraId="1E19A485"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rPr>
                <w:rFonts w:cstheme="minorHAnsi"/>
              </w:rPr>
              <w:t>Presentation contains citations, references and acknowledged help/support received from others.</w:t>
            </w:r>
          </w:p>
        </w:tc>
        <w:tc>
          <w:tcPr>
            <w:tcW w:w="903" w:type="dxa"/>
            <w:vAlign w:val="center"/>
          </w:tcPr>
          <w:p w14:paraId="58C949F2" w14:textId="77777777" w:rsidR="00C5072D" w:rsidRPr="00C5072D" w:rsidRDefault="00C5072D" w:rsidP="00C5072D">
            <w:pPr>
              <w:jc w:val="center"/>
              <w:rPr>
                <w:rFonts w:cstheme="minorHAnsi"/>
              </w:rPr>
            </w:pPr>
            <w:r w:rsidRPr="00C5072D">
              <w:rPr>
                <w:rFonts w:cstheme="minorHAnsi"/>
              </w:rPr>
              <w:t>3.2</w:t>
            </w:r>
          </w:p>
        </w:tc>
        <w:tc>
          <w:tcPr>
            <w:tcW w:w="946" w:type="dxa"/>
            <w:vAlign w:val="center"/>
          </w:tcPr>
          <w:p w14:paraId="3D26BBA1" w14:textId="77777777" w:rsidR="00C5072D" w:rsidRPr="00C5072D" w:rsidRDefault="00C5072D" w:rsidP="00C5072D">
            <w:pPr>
              <w:jc w:val="center"/>
              <w:rPr>
                <w:rFonts w:cstheme="minorHAnsi"/>
              </w:rPr>
            </w:pPr>
            <w:r w:rsidRPr="00C5072D">
              <w:rPr>
                <w:rFonts w:cstheme="minorHAnsi"/>
              </w:rPr>
              <w:t xml:space="preserve">  / 4</w:t>
            </w:r>
          </w:p>
        </w:tc>
        <w:tc>
          <w:tcPr>
            <w:tcW w:w="5423" w:type="dxa"/>
            <w:vAlign w:val="center"/>
          </w:tcPr>
          <w:p w14:paraId="11F8ECDA" w14:textId="77777777" w:rsidR="00C5072D" w:rsidRPr="00C5072D" w:rsidRDefault="00C5072D" w:rsidP="00C5072D">
            <w:pPr>
              <w:jc w:val="left"/>
              <w:rPr>
                <w:rFonts w:cstheme="minorHAnsi"/>
              </w:rPr>
            </w:pPr>
          </w:p>
        </w:tc>
      </w:tr>
      <w:tr w:rsidR="00C5072D" w:rsidRPr="00C5072D" w14:paraId="0AF4C8E7" w14:textId="77777777" w:rsidTr="006D3B72">
        <w:tc>
          <w:tcPr>
            <w:tcW w:w="1777" w:type="dxa"/>
            <w:vMerge/>
            <w:vAlign w:val="center"/>
          </w:tcPr>
          <w:p w14:paraId="2F2034B1" w14:textId="77777777" w:rsidR="00C5072D" w:rsidRPr="00C5072D" w:rsidRDefault="00C5072D" w:rsidP="00C5072D">
            <w:pPr>
              <w:jc w:val="center"/>
              <w:rPr>
                <w:rFonts w:cstheme="minorHAnsi"/>
              </w:rPr>
            </w:pPr>
          </w:p>
        </w:tc>
        <w:tc>
          <w:tcPr>
            <w:tcW w:w="5256" w:type="dxa"/>
            <w:vAlign w:val="center"/>
          </w:tcPr>
          <w:p w14:paraId="019223C6"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t>Presentation is free of spilling and grammar errors.</w:t>
            </w:r>
          </w:p>
        </w:tc>
        <w:tc>
          <w:tcPr>
            <w:tcW w:w="903" w:type="dxa"/>
            <w:vAlign w:val="center"/>
          </w:tcPr>
          <w:p w14:paraId="5E73229E" w14:textId="77777777" w:rsidR="00C5072D" w:rsidRPr="00C5072D" w:rsidRDefault="00C5072D" w:rsidP="00C5072D">
            <w:pPr>
              <w:jc w:val="center"/>
              <w:rPr>
                <w:rFonts w:cstheme="minorHAnsi"/>
              </w:rPr>
            </w:pPr>
            <w:r w:rsidRPr="00C5072D">
              <w:rPr>
                <w:rFonts w:cstheme="minorHAnsi"/>
              </w:rPr>
              <w:t>3.3</w:t>
            </w:r>
          </w:p>
        </w:tc>
        <w:tc>
          <w:tcPr>
            <w:tcW w:w="946" w:type="dxa"/>
            <w:vAlign w:val="center"/>
          </w:tcPr>
          <w:p w14:paraId="0203F061" w14:textId="77777777" w:rsidR="00C5072D" w:rsidRPr="00C5072D" w:rsidRDefault="00C5072D" w:rsidP="00C5072D">
            <w:pPr>
              <w:jc w:val="center"/>
              <w:rPr>
                <w:rFonts w:cstheme="minorHAnsi"/>
              </w:rPr>
            </w:pPr>
            <w:r w:rsidRPr="00C5072D">
              <w:rPr>
                <w:rFonts w:cstheme="minorHAnsi"/>
              </w:rPr>
              <w:t xml:space="preserve">  / 4</w:t>
            </w:r>
          </w:p>
        </w:tc>
        <w:tc>
          <w:tcPr>
            <w:tcW w:w="5423" w:type="dxa"/>
            <w:vAlign w:val="center"/>
          </w:tcPr>
          <w:p w14:paraId="6C29642B" w14:textId="77777777" w:rsidR="00C5072D" w:rsidRPr="00C5072D" w:rsidRDefault="00C5072D" w:rsidP="00C5072D">
            <w:pPr>
              <w:jc w:val="left"/>
              <w:rPr>
                <w:rFonts w:cstheme="minorHAnsi"/>
              </w:rPr>
            </w:pPr>
          </w:p>
        </w:tc>
      </w:tr>
      <w:tr w:rsidR="00C5072D" w:rsidRPr="00C5072D" w14:paraId="610E6F84" w14:textId="77777777" w:rsidTr="006D3B72">
        <w:tc>
          <w:tcPr>
            <w:tcW w:w="1777" w:type="dxa"/>
            <w:vMerge/>
            <w:vAlign w:val="center"/>
          </w:tcPr>
          <w:p w14:paraId="6BCBF319" w14:textId="77777777" w:rsidR="00C5072D" w:rsidRPr="00C5072D" w:rsidRDefault="00C5072D" w:rsidP="00C5072D">
            <w:pPr>
              <w:jc w:val="center"/>
              <w:rPr>
                <w:rFonts w:cstheme="minorHAnsi"/>
              </w:rPr>
            </w:pPr>
          </w:p>
        </w:tc>
        <w:tc>
          <w:tcPr>
            <w:tcW w:w="5256" w:type="dxa"/>
            <w:vAlign w:val="center"/>
          </w:tcPr>
          <w:p w14:paraId="0A39F43B"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rPr>
                <w:rFonts w:cstheme="minorHAnsi"/>
              </w:rPr>
              <w:t>Work tasks performed, plan or methods used were presented.</w:t>
            </w:r>
          </w:p>
        </w:tc>
        <w:tc>
          <w:tcPr>
            <w:tcW w:w="903" w:type="dxa"/>
            <w:vAlign w:val="center"/>
          </w:tcPr>
          <w:p w14:paraId="6C5B2F82" w14:textId="77777777" w:rsidR="00C5072D" w:rsidRPr="00C5072D" w:rsidRDefault="00C5072D" w:rsidP="00C5072D">
            <w:pPr>
              <w:jc w:val="center"/>
              <w:rPr>
                <w:rFonts w:cstheme="minorHAnsi"/>
              </w:rPr>
            </w:pPr>
            <w:r w:rsidRPr="00C5072D">
              <w:rPr>
                <w:rFonts w:cstheme="minorHAnsi"/>
              </w:rPr>
              <w:t>5.3</w:t>
            </w:r>
          </w:p>
        </w:tc>
        <w:tc>
          <w:tcPr>
            <w:tcW w:w="946" w:type="dxa"/>
            <w:vAlign w:val="center"/>
          </w:tcPr>
          <w:p w14:paraId="013A7149" w14:textId="77777777" w:rsidR="00C5072D" w:rsidRPr="00C5072D" w:rsidRDefault="00C5072D" w:rsidP="00C5072D">
            <w:pPr>
              <w:jc w:val="center"/>
              <w:rPr>
                <w:rFonts w:cstheme="minorHAnsi"/>
              </w:rPr>
            </w:pPr>
            <w:r w:rsidRPr="00C5072D">
              <w:rPr>
                <w:rFonts w:cstheme="minorHAnsi"/>
              </w:rPr>
              <w:t xml:space="preserve">  / 4</w:t>
            </w:r>
          </w:p>
        </w:tc>
        <w:tc>
          <w:tcPr>
            <w:tcW w:w="5423" w:type="dxa"/>
            <w:vAlign w:val="center"/>
          </w:tcPr>
          <w:p w14:paraId="3A18B617" w14:textId="77777777" w:rsidR="00C5072D" w:rsidRPr="00C5072D" w:rsidRDefault="00C5072D" w:rsidP="00C5072D">
            <w:pPr>
              <w:jc w:val="left"/>
              <w:rPr>
                <w:rFonts w:cstheme="minorHAnsi"/>
              </w:rPr>
            </w:pPr>
          </w:p>
        </w:tc>
      </w:tr>
      <w:tr w:rsidR="00C5072D" w:rsidRPr="00C5072D" w14:paraId="36749D22" w14:textId="77777777" w:rsidTr="006D3B72">
        <w:tc>
          <w:tcPr>
            <w:tcW w:w="1777" w:type="dxa"/>
            <w:vMerge w:val="restart"/>
            <w:vAlign w:val="center"/>
          </w:tcPr>
          <w:p w14:paraId="01D8F41F" w14:textId="77777777" w:rsidR="00C5072D" w:rsidRPr="00C5072D" w:rsidRDefault="00C5072D" w:rsidP="00C5072D">
            <w:pPr>
              <w:jc w:val="center"/>
              <w:rPr>
                <w:rFonts w:cstheme="minorHAnsi"/>
              </w:rPr>
            </w:pPr>
            <w:r w:rsidRPr="00C5072D">
              <w:rPr>
                <w:rFonts w:cstheme="minorHAnsi"/>
              </w:rPr>
              <w:t>Oral Presentation Skills</w:t>
            </w:r>
          </w:p>
          <w:p w14:paraId="7B1A0294" w14:textId="77777777" w:rsidR="00C5072D" w:rsidRPr="00C5072D" w:rsidRDefault="00C5072D" w:rsidP="00C5072D">
            <w:pPr>
              <w:jc w:val="center"/>
              <w:rPr>
                <w:rFonts w:cstheme="minorHAnsi"/>
              </w:rPr>
            </w:pPr>
          </w:p>
        </w:tc>
        <w:tc>
          <w:tcPr>
            <w:tcW w:w="5256" w:type="dxa"/>
            <w:vAlign w:val="center"/>
          </w:tcPr>
          <w:p w14:paraId="2FE1E640"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t>Student maintains good eye contact with the audience and is appropriately animated (e.g., gestures, movement, etc.). *</w:t>
            </w:r>
          </w:p>
        </w:tc>
        <w:tc>
          <w:tcPr>
            <w:tcW w:w="903" w:type="dxa"/>
            <w:vAlign w:val="center"/>
          </w:tcPr>
          <w:p w14:paraId="084AE0D2" w14:textId="77777777" w:rsidR="00C5072D" w:rsidRPr="00C5072D" w:rsidRDefault="00C5072D" w:rsidP="00C5072D">
            <w:pPr>
              <w:jc w:val="center"/>
              <w:rPr>
                <w:rFonts w:cstheme="minorHAnsi"/>
              </w:rPr>
            </w:pPr>
            <w:r w:rsidRPr="00C5072D">
              <w:rPr>
                <w:rFonts w:cstheme="minorHAnsi"/>
              </w:rPr>
              <w:t>3.4</w:t>
            </w:r>
          </w:p>
        </w:tc>
        <w:tc>
          <w:tcPr>
            <w:tcW w:w="946" w:type="dxa"/>
            <w:vAlign w:val="center"/>
          </w:tcPr>
          <w:p w14:paraId="3B9F9B47" w14:textId="77777777" w:rsidR="00C5072D" w:rsidRPr="00C5072D" w:rsidRDefault="00C5072D" w:rsidP="00C5072D">
            <w:pPr>
              <w:jc w:val="center"/>
              <w:rPr>
                <w:rFonts w:cstheme="minorHAnsi"/>
              </w:rPr>
            </w:pPr>
            <w:r w:rsidRPr="00C5072D">
              <w:rPr>
                <w:rFonts w:cstheme="minorHAnsi"/>
              </w:rPr>
              <w:t xml:space="preserve">  / 4</w:t>
            </w:r>
          </w:p>
        </w:tc>
        <w:tc>
          <w:tcPr>
            <w:tcW w:w="5423" w:type="dxa"/>
            <w:vAlign w:val="center"/>
          </w:tcPr>
          <w:p w14:paraId="7514B51A" w14:textId="77777777" w:rsidR="00C5072D" w:rsidRPr="00C5072D" w:rsidRDefault="00C5072D" w:rsidP="00C5072D">
            <w:pPr>
              <w:jc w:val="left"/>
              <w:rPr>
                <w:rFonts w:cstheme="minorHAnsi"/>
              </w:rPr>
            </w:pPr>
          </w:p>
        </w:tc>
      </w:tr>
      <w:tr w:rsidR="00C5072D" w:rsidRPr="00C5072D" w14:paraId="1190DAEB" w14:textId="77777777" w:rsidTr="006D3B72">
        <w:tc>
          <w:tcPr>
            <w:tcW w:w="1777" w:type="dxa"/>
            <w:vMerge/>
            <w:vAlign w:val="center"/>
          </w:tcPr>
          <w:p w14:paraId="32BCF067" w14:textId="77777777" w:rsidR="00C5072D" w:rsidRPr="00C5072D" w:rsidRDefault="00C5072D" w:rsidP="00C5072D">
            <w:pPr>
              <w:jc w:val="center"/>
              <w:rPr>
                <w:rFonts w:cstheme="minorHAnsi"/>
              </w:rPr>
            </w:pPr>
          </w:p>
        </w:tc>
        <w:tc>
          <w:tcPr>
            <w:tcW w:w="5256" w:type="dxa"/>
            <w:vAlign w:val="center"/>
          </w:tcPr>
          <w:p w14:paraId="155F6B19"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t>Student uses a clear, and audible voice. *</w:t>
            </w:r>
          </w:p>
        </w:tc>
        <w:tc>
          <w:tcPr>
            <w:tcW w:w="903" w:type="dxa"/>
            <w:vAlign w:val="center"/>
          </w:tcPr>
          <w:p w14:paraId="089C6318" w14:textId="77777777" w:rsidR="00C5072D" w:rsidRPr="00C5072D" w:rsidRDefault="00C5072D" w:rsidP="00C5072D">
            <w:pPr>
              <w:jc w:val="center"/>
              <w:rPr>
                <w:rFonts w:cstheme="minorHAnsi"/>
              </w:rPr>
            </w:pPr>
            <w:r w:rsidRPr="00C5072D">
              <w:rPr>
                <w:rFonts w:cstheme="minorHAnsi"/>
              </w:rPr>
              <w:t>3.4</w:t>
            </w:r>
          </w:p>
        </w:tc>
        <w:tc>
          <w:tcPr>
            <w:tcW w:w="946" w:type="dxa"/>
            <w:vAlign w:val="center"/>
          </w:tcPr>
          <w:p w14:paraId="72924E5B" w14:textId="77777777" w:rsidR="00C5072D" w:rsidRPr="00C5072D" w:rsidRDefault="00C5072D" w:rsidP="00C5072D">
            <w:pPr>
              <w:jc w:val="center"/>
              <w:rPr>
                <w:rFonts w:cstheme="minorHAnsi"/>
              </w:rPr>
            </w:pPr>
            <w:r w:rsidRPr="00C5072D">
              <w:rPr>
                <w:rFonts w:cstheme="minorHAnsi"/>
              </w:rPr>
              <w:t xml:space="preserve">  / 4</w:t>
            </w:r>
          </w:p>
        </w:tc>
        <w:tc>
          <w:tcPr>
            <w:tcW w:w="5423" w:type="dxa"/>
            <w:vAlign w:val="center"/>
          </w:tcPr>
          <w:p w14:paraId="71D4F390" w14:textId="77777777" w:rsidR="00C5072D" w:rsidRPr="00C5072D" w:rsidRDefault="00C5072D" w:rsidP="00C5072D">
            <w:pPr>
              <w:jc w:val="left"/>
              <w:rPr>
                <w:rFonts w:cstheme="minorHAnsi"/>
              </w:rPr>
            </w:pPr>
          </w:p>
        </w:tc>
      </w:tr>
      <w:tr w:rsidR="00C5072D" w:rsidRPr="00C5072D" w14:paraId="3587041B" w14:textId="77777777" w:rsidTr="006D3B72">
        <w:tc>
          <w:tcPr>
            <w:tcW w:w="1777" w:type="dxa"/>
            <w:vMerge/>
            <w:vAlign w:val="center"/>
          </w:tcPr>
          <w:p w14:paraId="7D2B29BB" w14:textId="77777777" w:rsidR="00C5072D" w:rsidRPr="00C5072D" w:rsidRDefault="00C5072D" w:rsidP="00C5072D">
            <w:pPr>
              <w:jc w:val="center"/>
              <w:rPr>
                <w:rFonts w:cstheme="minorHAnsi"/>
              </w:rPr>
            </w:pPr>
          </w:p>
        </w:tc>
        <w:tc>
          <w:tcPr>
            <w:tcW w:w="5256" w:type="dxa"/>
            <w:vAlign w:val="center"/>
          </w:tcPr>
          <w:p w14:paraId="7BECEC42"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t>Student used appropriate language and vocabulary for the purpose and for the audience. *</w:t>
            </w:r>
          </w:p>
        </w:tc>
        <w:tc>
          <w:tcPr>
            <w:tcW w:w="903" w:type="dxa"/>
            <w:vAlign w:val="center"/>
          </w:tcPr>
          <w:p w14:paraId="4B308D99" w14:textId="77777777" w:rsidR="00C5072D" w:rsidRPr="00C5072D" w:rsidRDefault="00C5072D" w:rsidP="00C5072D">
            <w:pPr>
              <w:jc w:val="center"/>
              <w:rPr>
                <w:rFonts w:cstheme="minorHAnsi"/>
              </w:rPr>
            </w:pPr>
            <w:r w:rsidRPr="00C5072D">
              <w:rPr>
                <w:rFonts w:cstheme="minorHAnsi"/>
              </w:rPr>
              <w:t>3.4</w:t>
            </w:r>
          </w:p>
        </w:tc>
        <w:tc>
          <w:tcPr>
            <w:tcW w:w="946" w:type="dxa"/>
            <w:vAlign w:val="center"/>
          </w:tcPr>
          <w:p w14:paraId="20B4F688" w14:textId="77777777" w:rsidR="00C5072D" w:rsidRPr="00C5072D" w:rsidRDefault="00C5072D" w:rsidP="00C5072D">
            <w:pPr>
              <w:jc w:val="center"/>
              <w:rPr>
                <w:rFonts w:cstheme="minorHAnsi"/>
              </w:rPr>
            </w:pPr>
            <w:r w:rsidRPr="00C5072D">
              <w:rPr>
                <w:rFonts w:cstheme="minorHAnsi"/>
              </w:rPr>
              <w:t xml:space="preserve">  / 4</w:t>
            </w:r>
          </w:p>
        </w:tc>
        <w:tc>
          <w:tcPr>
            <w:tcW w:w="5423" w:type="dxa"/>
            <w:vAlign w:val="center"/>
          </w:tcPr>
          <w:p w14:paraId="596291FA" w14:textId="77777777" w:rsidR="00C5072D" w:rsidRPr="00C5072D" w:rsidRDefault="00C5072D" w:rsidP="00C5072D">
            <w:pPr>
              <w:jc w:val="left"/>
              <w:rPr>
                <w:rFonts w:cstheme="minorHAnsi"/>
              </w:rPr>
            </w:pPr>
          </w:p>
        </w:tc>
      </w:tr>
      <w:tr w:rsidR="00C5072D" w:rsidRPr="00C5072D" w14:paraId="61E38AE7" w14:textId="77777777" w:rsidTr="006D3B72">
        <w:tc>
          <w:tcPr>
            <w:tcW w:w="1777" w:type="dxa"/>
            <w:vMerge/>
            <w:vAlign w:val="center"/>
          </w:tcPr>
          <w:p w14:paraId="17B542F2" w14:textId="77777777" w:rsidR="00C5072D" w:rsidRPr="00C5072D" w:rsidRDefault="00C5072D" w:rsidP="00C5072D">
            <w:pPr>
              <w:rPr>
                <w:rFonts w:cstheme="minorHAnsi"/>
              </w:rPr>
            </w:pPr>
          </w:p>
        </w:tc>
        <w:tc>
          <w:tcPr>
            <w:tcW w:w="5256" w:type="dxa"/>
            <w:vAlign w:val="center"/>
          </w:tcPr>
          <w:p w14:paraId="1FD60E2A"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rPr>
                <w:rFonts w:cstheme="minorHAnsi"/>
              </w:rPr>
              <w:t>Student demonstrated professional attitude, appearance and body language. *</w:t>
            </w:r>
          </w:p>
        </w:tc>
        <w:tc>
          <w:tcPr>
            <w:tcW w:w="903" w:type="dxa"/>
            <w:vAlign w:val="center"/>
          </w:tcPr>
          <w:p w14:paraId="71EA2956" w14:textId="77777777" w:rsidR="00C5072D" w:rsidRPr="00C5072D" w:rsidRDefault="00C5072D" w:rsidP="00C5072D">
            <w:pPr>
              <w:jc w:val="center"/>
              <w:rPr>
                <w:rFonts w:cstheme="minorHAnsi"/>
              </w:rPr>
            </w:pPr>
            <w:r w:rsidRPr="00C5072D">
              <w:rPr>
                <w:rFonts w:cstheme="minorHAnsi"/>
              </w:rPr>
              <w:t>3.4</w:t>
            </w:r>
          </w:p>
        </w:tc>
        <w:tc>
          <w:tcPr>
            <w:tcW w:w="946" w:type="dxa"/>
            <w:vAlign w:val="center"/>
          </w:tcPr>
          <w:p w14:paraId="3F40BE68" w14:textId="77777777" w:rsidR="00C5072D" w:rsidRPr="00C5072D" w:rsidRDefault="00C5072D" w:rsidP="00C5072D">
            <w:pPr>
              <w:jc w:val="center"/>
              <w:rPr>
                <w:rFonts w:cstheme="minorHAnsi"/>
              </w:rPr>
            </w:pPr>
            <w:r w:rsidRPr="00C5072D">
              <w:rPr>
                <w:rFonts w:cstheme="minorHAnsi"/>
              </w:rPr>
              <w:t xml:space="preserve">  / 4</w:t>
            </w:r>
          </w:p>
        </w:tc>
        <w:tc>
          <w:tcPr>
            <w:tcW w:w="5423" w:type="dxa"/>
            <w:vAlign w:val="center"/>
          </w:tcPr>
          <w:p w14:paraId="31D5607E" w14:textId="77777777" w:rsidR="00C5072D" w:rsidRPr="00C5072D" w:rsidRDefault="00C5072D" w:rsidP="00C5072D">
            <w:pPr>
              <w:jc w:val="left"/>
              <w:rPr>
                <w:rFonts w:cstheme="minorHAnsi"/>
              </w:rPr>
            </w:pPr>
          </w:p>
        </w:tc>
      </w:tr>
      <w:tr w:rsidR="00C5072D" w:rsidRPr="00C5072D" w14:paraId="6D930889" w14:textId="77777777" w:rsidTr="006D3B72">
        <w:tc>
          <w:tcPr>
            <w:tcW w:w="1777" w:type="dxa"/>
            <w:vMerge/>
            <w:vAlign w:val="center"/>
          </w:tcPr>
          <w:p w14:paraId="7154A48B" w14:textId="77777777" w:rsidR="00C5072D" w:rsidRPr="00C5072D" w:rsidRDefault="00C5072D" w:rsidP="00C5072D">
            <w:pPr>
              <w:jc w:val="center"/>
              <w:rPr>
                <w:rFonts w:cstheme="minorHAnsi"/>
              </w:rPr>
            </w:pPr>
          </w:p>
        </w:tc>
        <w:tc>
          <w:tcPr>
            <w:tcW w:w="5256" w:type="dxa"/>
            <w:vAlign w:val="center"/>
          </w:tcPr>
          <w:p w14:paraId="57396686"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rPr>
                <w:rFonts w:cstheme="minorHAnsi"/>
              </w:rPr>
              <w:t>Student answered questions professionally and correctly.</w:t>
            </w:r>
          </w:p>
        </w:tc>
        <w:tc>
          <w:tcPr>
            <w:tcW w:w="903" w:type="dxa"/>
            <w:vAlign w:val="center"/>
          </w:tcPr>
          <w:p w14:paraId="501F1099" w14:textId="77777777" w:rsidR="00C5072D" w:rsidRPr="00C5072D" w:rsidRDefault="00C5072D" w:rsidP="00C5072D">
            <w:pPr>
              <w:jc w:val="center"/>
              <w:rPr>
                <w:rFonts w:cstheme="minorHAnsi"/>
              </w:rPr>
            </w:pPr>
            <w:r w:rsidRPr="00C5072D">
              <w:rPr>
                <w:rFonts w:cstheme="minorHAnsi"/>
              </w:rPr>
              <w:t>3.4</w:t>
            </w:r>
          </w:p>
        </w:tc>
        <w:tc>
          <w:tcPr>
            <w:tcW w:w="946" w:type="dxa"/>
            <w:vAlign w:val="center"/>
          </w:tcPr>
          <w:p w14:paraId="52CCA954" w14:textId="77777777" w:rsidR="00C5072D" w:rsidRPr="00C5072D" w:rsidRDefault="00C5072D" w:rsidP="00C5072D">
            <w:pPr>
              <w:jc w:val="center"/>
              <w:rPr>
                <w:rFonts w:cstheme="minorHAnsi"/>
              </w:rPr>
            </w:pPr>
            <w:r w:rsidRPr="00C5072D">
              <w:rPr>
                <w:rFonts w:cstheme="minorHAnsi"/>
              </w:rPr>
              <w:t xml:space="preserve">  / 4</w:t>
            </w:r>
          </w:p>
        </w:tc>
        <w:tc>
          <w:tcPr>
            <w:tcW w:w="5423" w:type="dxa"/>
            <w:vAlign w:val="center"/>
          </w:tcPr>
          <w:p w14:paraId="1088DD00" w14:textId="77777777" w:rsidR="00C5072D" w:rsidRPr="00C5072D" w:rsidRDefault="00C5072D" w:rsidP="00C5072D">
            <w:pPr>
              <w:jc w:val="left"/>
              <w:rPr>
                <w:rFonts w:cstheme="minorHAnsi"/>
              </w:rPr>
            </w:pPr>
          </w:p>
        </w:tc>
      </w:tr>
      <w:tr w:rsidR="00C5072D" w:rsidRPr="00C5072D" w14:paraId="7AED542D" w14:textId="77777777" w:rsidTr="006D3B72">
        <w:tc>
          <w:tcPr>
            <w:tcW w:w="1777" w:type="dxa"/>
            <w:vMerge/>
            <w:vAlign w:val="center"/>
          </w:tcPr>
          <w:p w14:paraId="3CBB712C" w14:textId="77777777" w:rsidR="00C5072D" w:rsidRPr="00C5072D" w:rsidRDefault="00C5072D" w:rsidP="00C5072D">
            <w:pPr>
              <w:jc w:val="center"/>
              <w:rPr>
                <w:rFonts w:cstheme="minorHAnsi"/>
              </w:rPr>
            </w:pPr>
          </w:p>
        </w:tc>
        <w:tc>
          <w:tcPr>
            <w:tcW w:w="5256" w:type="dxa"/>
            <w:vAlign w:val="center"/>
          </w:tcPr>
          <w:p w14:paraId="7DF17322"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rPr>
                <w:rFonts w:cstheme="minorHAnsi"/>
              </w:rPr>
              <w:t>Student responded positively and professionally to criticisms/suggestions/ comments. *</w:t>
            </w:r>
          </w:p>
        </w:tc>
        <w:tc>
          <w:tcPr>
            <w:tcW w:w="903" w:type="dxa"/>
            <w:vAlign w:val="center"/>
          </w:tcPr>
          <w:p w14:paraId="32DACA80" w14:textId="77777777" w:rsidR="00C5072D" w:rsidRPr="00C5072D" w:rsidRDefault="00C5072D" w:rsidP="00C5072D">
            <w:pPr>
              <w:jc w:val="center"/>
              <w:rPr>
                <w:rFonts w:cstheme="minorHAnsi"/>
              </w:rPr>
            </w:pPr>
            <w:r w:rsidRPr="00C5072D">
              <w:rPr>
                <w:rFonts w:cstheme="minorHAnsi"/>
              </w:rPr>
              <w:t>3.4</w:t>
            </w:r>
          </w:p>
        </w:tc>
        <w:tc>
          <w:tcPr>
            <w:tcW w:w="946" w:type="dxa"/>
            <w:vAlign w:val="center"/>
          </w:tcPr>
          <w:p w14:paraId="0E9760C0" w14:textId="77777777" w:rsidR="00C5072D" w:rsidRPr="00C5072D" w:rsidRDefault="00C5072D" w:rsidP="00C5072D">
            <w:pPr>
              <w:jc w:val="center"/>
              <w:rPr>
                <w:rFonts w:cstheme="minorHAnsi"/>
              </w:rPr>
            </w:pPr>
            <w:r w:rsidRPr="00C5072D">
              <w:rPr>
                <w:rFonts w:cstheme="minorHAnsi"/>
              </w:rPr>
              <w:t xml:space="preserve">  / 4</w:t>
            </w:r>
          </w:p>
        </w:tc>
        <w:tc>
          <w:tcPr>
            <w:tcW w:w="5423" w:type="dxa"/>
            <w:vAlign w:val="center"/>
          </w:tcPr>
          <w:p w14:paraId="60676DD4" w14:textId="77777777" w:rsidR="00C5072D" w:rsidRPr="00C5072D" w:rsidRDefault="00C5072D" w:rsidP="00C5072D">
            <w:pPr>
              <w:jc w:val="left"/>
              <w:rPr>
                <w:rFonts w:cstheme="minorHAnsi"/>
              </w:rPr>
            </w:pPr>
          </w:p>
        </w:tc>
      </w:tr>
      <w:tr w:rsidR="00C5072D" w:rsidRPr="00C5072D" w14:paraId="16103FA5" w14:textId="77777777" w:rsidTr="006D3B72">
        <w:trPr>
          <w:trHeight w:val="665"/>
        </w:trPr>
        <w:tc>
          <w:tcPr>
            <w:tcW w:w="1777" w:type="dxa"/>
            <w:vAlign w:val="center"/>
          </w:tcPr>
          <w:p w14:paraId="7DC32D58" w14:textId="77777777" w:rsidR="00C5072D" w:rsidRPr="00C5072D" w:rsidRDefault="00C5072D" w:rsidP="00C5072D">
            <w:pPr>
              <w:jc w:val="center"/>
              <w:rPr>
                <w:rFonts w:cstheme="minorHAnsi"/>
              </w:rPr>
            </w:pPr>
            <w:r w:rsidRPr="00C5072D">
              <w:rPr>
                <w:rFonts w:cstheme="minorHAnsi"/>
              </w:rPr>
              <w:t>Individual Responsibilities</w:t>
            </w:r>
          </w:p>
          <w:p w14:paraId="43AF717E" w14:textId="77777777" w:rsidR="00C5072D" w:rsidRPr="00C5072D" w:rsidRDefault="00C5072D" w:rsidP="00C5072D">
            <w:pPr>
              <w:jc w:val="center"/>
              <w:rPr>
                <w:rFonts w:cstheme="minorHAnsi"/>
                <w:b/>
                <w:bCs/>
                <w:i/>
                <w:iCs/>
                <w:sz w:val="18"/>
                <w:szCs w:val="18"/>
              </w:rPr>
            </w:pPr>
            <w:r w:rsidRPr="00C5072D">
              <w:rPr>
                <w:rFonts w:cstheme="minorHAnsi"/>
                <w:b/>
                <w:bCs/>
                <w:i/>
                <w:iCs/>
                <w:sz w:val="18"/>
                <w:szCs w:val="18"/>
              </w:rPr>
              <w:lastRenderedPageBreak/>
              <w:t>**If applicable</w:t>
            </w:r>
          </w:p>
          <w:p w14:paraId="3CA1D799" w14:textId="77777777" w:rsidR="00C5072D" w:rsidRPr="00C5072D" w:rsidRDefault="00C5072D" w:rsidP="00C5072D">
            <w:pPr>
              <w:jc w:val="center"/>
              <w:rPr>
                <w:rFonts w:cstheme="minorHAnsi"/>
                <w:b/>
                <w:bCs/>
                <w:sz w:val="18"/>
                <w:szCs w:val="18"/>
              </w:rPr>
            </w:pPr>
            <w:r w:rsidRPr="00C5072D">
              <w:rPr>
                <w:rFonts w:cstheme="minorHAnsi"/>
                <w:b/>
                <w:bCs/>
                <w:i/>
                <w:iCs/>
                <w:sz w:val="18"/>
                <w:szCs w:val="18"/>
              </w:rPr>
              <w:t xml:space="preserve"> (Team project)</w:t>
            </w:r>
          </w:p>
        </w:tc>
        <w:tc>
          <w:tcPr>
            <w:tcW w:w="5256" w:type="dxa"/>
            <w:vAlign w:val="center"/>
          </w:tcPr>
          <w:p w14:paraId="27D8E6D8"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rPr>
                <w:rFonts w:cstheme="minorHAnsi"/>
              </w:rPr>
              <w:lastRenderedPageBreak/>
              <w:t>Student participated and functioned effectively in the team. *</w:t>
            </w:r>
          </w:p>
        </w:tc>
        <w:tc>
          <w:tcPr>
            <w:tcW w:w="903" w:type="dxa"/>
            <w:vAlign w:val="center"/>
          </w:tcPr>
          <w:p w14:paraId="471CB347" w14:textId="77777777" w:rsidR="00C5072D" w:rsidRPr="00C5072D" w:rsidRDefault="00C5072D" w:rsidP="00C5072D">
            <w:pPr>
              <w:jc w:val="center"/>
              <w:rPr>
                <w:rFonts w:cstheme="minorHAnsi"/>
              </w:rPr>
            </w:pPr>
            <w:r w:rsidRPr="00C5072D">
              <w:rPr>
                <w:rFonts w:cstheme="minorHAnsi"/>
              </w:rPr>
              <w:t>5.2</w:t>
            </w:r>
          </w:p>
        </w:tc>
        <w:tc>
          <w:tcPr>
            <w:tcW w:w="946" w:type="dxa"/>
            <w:vAlign w:val="center"/>
          </w:tcPr>
          <w:p w14:paraId="33167739" w14:textId="77777777" w:rsidR="00C5072D" w:rsidRPr="00C5072D" w:rsidRDefault="00C5072D" w:rsidP="00C5072D">
            <w:pPr>
              <w:jc w:val="center"/>
              <w:rPr>
                <w:rFonts w:cstheme="minorHAnsi"/>
              </w:rPr>
            </w:pPr>
            <w:r w:rsidRPr="00C5072D">
              <w:rPr>
                <w:rFonts w:cstheme="minorHAnsi"/>
              </w:rPr>
              <w:t xml:space="preserve">  / 8</w:t>
            </w:r>
          </w:p>
        </w:tc>
        <w:tc>
          <w:tcPr>
            <w:tcW w:w="5423" w:type="dxa"/>
            <w:vAlign w:val="center"/>
          </w:tcPr>
          <w:p w14:paraId="7FE883AB" w14:textId="77777777" w:rsidR="00C5072D" w:rsidRPr="00C5072D" w:rsidRDefault="00C5072D" w:rsidP="00C5072D">
            <w:pPr>
              <w:jc w:val="left"/>
              <w:rPr>
                <w:rFonts w:cstheme="minorHAnsi"/>
              </w:rPr>
            </w:pPr>
          </w:p>
        </w:tc>
      </w:tr>
      <w:tr w:rsidR="00C5072D" w:rsidRPr="00C5072D" w14:paraId="5A73FEEB" w14:textId="77777777" w:rsidTr="006D3B72">
        <w:trPr>
          <w:trHeight w:val="485"/>
        </w:trPr>
        <w:tc>
          <w:tcPr>
            <w:tcW w:w="1777" w:type="dxa"/>
            <w:vMerge w:val="restart"/>
            <w:vAlign w:val="center"/>
          </w:tcPr>
          <w:p w14:paraId="08664E9F" w14:textId="77777777" w:rsidR="00C5072D" w:rsidRPr="00C5072D" w:rsidRDefault="00C5072D" w:rsidP="00C5072D">
            <w:pPr>
              <w:jc w:val="center"/>
              <w:rPr>
                <w:rFonts w:cstheme="minorHAnsi"/>
              </w:rPr>
            </w:pPr>
            <w:r w:rsidRPr="00C5072D">
              <w:rPr>
                <w:rFonts w:cstheme="minorHAnsi"/>
              </w:rPr>
              <w:t>Teamwork</w:t>
            </w:r>
          </w:p>
          <w:p w14:paraId="57E2EDA5" w14:textId="77777777" w:rsidR="00C5072D" w:rsidRPr="00C5072D" w:rsidRDefault="00C5072D" w:rsidP="00C5072D">
            <w:pPr>
              <w:jc w:val="center"/>
              <w:rPr>
                <w:rFonts w:cstheme="minorHAnsi"/>
                <w:b/>
                <w:bCs/>
                <w:i/>
                <w:iCs/>
                <w:sz w:val="18"/>
                <w:szCs w:val="18"/>
              </w:rPr>
            </w:pPr>
            <w:r w:rsidRPr="00C5072D">
              <w:rPr>
                <w:rFonts w:cstheme="minorHAnsi"/>
                <w:b/>
                <w:bCs/>
                <w:i/>
                <w:iCs/>
                <w:sz w:val="18"/>
                <w:szCs w:val="18"/>
              </w:rPr>
              <w:t xml:space="preserve">**If applicable </w:t>
            </w:r>
          </w:p>
          <w:p w14:paraId="37C3C283" w14:textId="77777777" w:rsidR="00C5072D" w:rsidRPr="00C5072D" w:rsidRDefault="00C5072D" w:rsidP="00C5072D">
            <w:pPr>
              <w:jc w:val="center"/>
              <w:rPr>
                <w:rFonts w:cstheme="minorHAnsi"/>
                <w:b/>
                <w:bCs/>
                <w:i/>
                <w:iCs/>
                <w:sz w:val="18"/>
                <w:szCs w:val="18"/>
              </w:rPr>
            </w:pPr>
            <w:r w:rsidRPr="00C5072D">
              <w:rPr>
                <w:rFonts w:cstheme="minorHAnsi"/>
                <w:b/>
                <w:bCs/>
                <w:i/>
                <w:iCs/>
                <w:sz w:val="18"/>
                <w:szCs w:val="18"/>
              </w:rPr>
              <w:t>(Team project)</w:t>
            </w:r>
          </w:p>
        </w:tc>
        <w:tc>
          <w:tcPr>
            <w:tcW w:w="5256" w:type="dxa"/>
            <w:vAlign w:val="center"/>
          </w:tcPr>
          <w:p w14:paraId="6C09E0D2"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rPr>
                <w:rFonts w:cstheme="minorHAnsi"/>
              </w:rPr>
              <w:t>The team allocated resources and task clearly.</w:t>
            </w:r>
          </w:p>
        </w:tc>
        <w:tc>
          <w:tcPr>
            <w:tcW w:w="903" w:type="dxa"/>
            <w:vAlign w:val="center"/>
          </w:tcPr>
          <w:p w14:paraId="5202D232" w14:textId="77777777" w:rsidR="00C5072D" w:rsidRPr="00C5072D" w:rsidRDefault="00C5072D" w:rsidP="00C5072D">
            <w:pPr>
              <w:jc w:val="center"/>
              <w:rPr>
                <w:rFonts w:cstheme="minorHAnsi"/>
              </w:rPr>
            </w:pPr>
            <w:r w:rsidRPr="00C5072D">
              <w:rPr>
                <w:rFonts w:cstheme="minorHAnsi"/>
              </w:rPr>
              <w:t>5.1</w:t>
            </w:r>
          </w:p>
        </w:tc>
        <w:tc>
          <w:tcPr>
            <w:tcW w:w="946" w:type="dxa"/>
            <w:vAlign w:val="center"/>
          </w:tcPr>
          <w:p w14:paraId="5146B662" w14:textId="77777777" w:rsidR="00C5072D" w:rsidRPr="00C5072D" w:rsidRDefault="00C5072D" w:rsidP="00C5072D">
            <w:pPr>
              <w:jc w:val="center"/>
              <w:rPr>
                <w:rFonts w:cstheme="minorHAnsi"/>
              </w:rPr>
            </w:pPr>
            <w:r w:rsidRPr="00C5072D">
              <w:rPr>
                <w:rFonts w:cstheme="minorHAnsi"/>
              </w:rPr>
              <w:t xml:space="preserve">  / 4</w:t>
            </w:r>
          </w:p>
        </w:tc>
        <w:tc>
          <w:tcPr>
            <w:tcW w:w="5423" w:type="dxa"/>
            <w:vAlign w:val="center"/>
          </w:tcPr>
          <w:p w14:paraId="20CFAEDC" w14:textId="77777777" w:rsidR="00C5072D" w:rsidRPr="00C5072D" w:rsidRDefault="00C5072D" w:rsidP="00C5072D">
            <w:pPr>
              <w:jc w:val="left"/>
              <w:rPr>
                <w:rFonts w:cstheme="minorHAnsi"/>
              </w:rPr>
            </w:pPr>
          </w:p>
        </w:tc>
      </w:tr>
      <w:tr w:rsidR="00C5072D" w:rsidRPr="00C5072D" w14:paraId="7834A80F" w14:textId="77777777" w:rsidTr="006D3B72">
        <w:tc>
          <w:tcPr>
            <w:tcW w:w="1777" w:type="dxa"/>
            <w:vMerge/>
            <w:vAlign w:val="center"/>
          </w:tcPr>
          <w:p w14:paraId="2F0764C6" w14:textId="77777777" w:rsidR="00C5072D" w:rsidRPr="00C5072D" w:rsidRDefault="00C5072D" w:rsidP="00C5072D">
            <w:pPr>
              <w:jc w:val="center"/>
              <w:rPr>
                <w:rFonts w:cstheme="minorHAnsi"/>
              </w:rPr>
            </w:pPr>
          </w:p>
        </w:tc>
        <w:tc>
          <w:tcPr>
            <w:tcW w:w="5256" w:type="dxa"/>
            <w:vAlign w:val="center"/>
          </w:tcPr>
          <w:p w14:paraId="49B1CCE1"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rPr>
                <w:rFonts w:cstheme="minorHAnsi"/>
              </w:rPr>
              <w:t>Transitions and rapport between team members were strong.</w:t>
            </w:r>
          </w:p>
        </w:tc>
        <w:tc>
          <w:tcPr>
            <w:tcW w:w="903" w:type="dxa"/>
            <w:vAlign w:val="center"/>
          </w:tcPr>
          <w:p w14:paraId="450DC27B" w14:textId="77777777" w:rsidR="00C5072D" w:rsidRPr="00C5072D" w:rsidRDefault="00C5072D" w:rsidP="00C5072D">
            <w:pPr>
              <w:jc w:val="center"/>
              <w:rPr>
                <w:rFonts w:cstheme="minorHAnsi"/>
              </w:rPr>
            </w:pPr>
            <w:r w:rsidRPr="00C5072D">
              <w:rPr>
                <w:rFonts w:cstheme="minorHAnsi"/>
              </w:rPr>
              <w:t>5.1</w:t>
            </w:r>
          </w:p>
        </w:tc>
        <w:tc>
          <w:tcPr>
            <w:tcW w:w="946" w:type="dxa"/>
            <w:vAlign w:val="center"/>
          </w:tcPr>
          <w:p w14:paraId="3BEAD45B" w14:textId="77777777" w:rsidR="00C5072D" w:rsidRPr="00C5072D" w:rsidRDefault="00C5072D" w:rsidP="00C5072D">
            <w:pPr>
              <w:jc w:val="center"/>
              <w:rPr>
                <w:rFonts w:cstheme="minorHAnsi"/>
              </w:rPr>
            </w:pPr>
            <w:r w:rsidRPr="00C5072D">
              <w:rPr>
                <w:rFonts w:cstheme="minorHAnsi"/>
              </w:rPr>
              <w:t xml:space="preserve">  / 4</w:t>
            </w:r>
          </w:p>
        </w:tc>
        <w:tc>
          <w:tcPr>
            <w:tcW w:w="5423" w:type="dxa"/>
            <w:vAlign w:val="center"/>
          </w:tcPr>
          <w:p w14:paraId="3AE18193" w14:textId="77777777" w:rsidR="00C5072D" w:rsidRPr="00C5072D" w:rsidRDefault="00C5072D" w:rsidP="00C5072D">
            <w:pPr>
              <w:jc w:val="left"/>
              <w:rPr>
                <w:rFonts w:cstheme="minorHAnsi"/>
              </w:rPr>
            </w:pPr>
          </w:p>
        </w:tc>
      </w:tr>
      <w:tr w:rsidR="00C5072D" w:rsidRPr="00C5072D" w14:paraId="3F057D52" w14:textId="77777777" w:rsidTr="006D3B72">
        <w:tc>
          <w:tcPr>
            <w:tcW w:w="1777" w:type="dxa"/>
            <w:vMerge/>
            <w:vAlign w:val="center"/>
          </w:tcPr>
          <w:p w14:paraId="1720487B" w14:textId="77777777" w:rsidR="00C5072D" w:rsidRPr="00C5072D" w:rsidRDefault="00C5072D" w:rsidP="00C5072D">
            <w:pPr>
              <w:jc w:val="center"/>
              <w:rPr>
                <w:rFonts w:cstheme="minorHAnsi"/>
              </w:rPr>
            </w:pPr>
          </w:p>
        </w:tc>
        <w:tc>
          <w:tcPr>
            <w:tcW w:w="5256" w:type="dxa"/>
            <w:vAlign w:val="center"/>
          </w:tcPr>
          <w:p w14:paraId="4C894211" w14:textId="77777777" w:rsidR="00C5072D" w:rsidRPr="00C5072D" w:rsidRDefault="00C5072D" w:rsidP="0083175C">
            <w:pPr>
              <w:numPr>
                <w:ilvl w:val="0"/>
                <w:numId w:val="19"/>
              </w:numPr>
              <w:spacing w:after="0" w:line="240" w:lineRule="auto"/>
              <w:ind w:right="0"/>
              <w:contextualSpacing/>
              <w:jc w:val="left"/>
              <w:rPr>
                <w:rFonts w:cstheme="minorHAnsi"/>
              </w:rPr>
            </w:pPr>
            <w:r w:rsidRPr="00C5072D">
              <w:rPr>
                <w:rFonts w:cstheme="minorHAnsi"/>
              </w:rPr>
              <w:t>Team members participated equally and helped each other as needed.</w:t>
            </w:r>
          </w:p>
        </w:tc>
        <w:tc>
          <w:tcPr>
            <w:tcW w:w="903" w:type="dxa"/>
            <w:vAlign w:val="center"/>
          </w:tcPr>
          <w:p w14:paraId="48B86689" w14:textId="77777777" w:rsidR="00C5072D" w:rsidRPr="00C5072D" w:rsidRDefault="00C5072D" w:rsidP="00C5072D">
            <w:pPr>
              <w:jc w:val="center"/>
              <w:rPr>
                <w:rFonts w:cstheme="minorHAnsi"/>
              </w:rPr>
            </w:pPr>
            <w:r w:rsidRPr="00C5072D">
              <w:rPr>
                <w:rFonts w:cstheme="minorHAnsi"/>
              </w:rPr>
              <w:t>5.1</w:t>
            </w:r>
          </w:p>
        </w:tc>
        <w:tc>
          <w:tcPr>
            <w:tcW w:w="946" w:type="dxa"/>
            <w:vAlign w:val="center"/>
          </w:tcPr>
          <w:p w14:paraId="65425FDF" w14:textId="77777777" w:rsidR="00C5072D" w:rsidRPr="00C5072D" w:rsidRDefault="00C5072D" w:rsidP="00C5072D">
            <w:pPr>
              <w:jc w:val="center"/>
              <w:rPr>
                <w:rFonts w:cstheme="minorHAnsi"/>
              </w:rPr>
            </w:pPr>
            <w:r w:rsidRPr="00C5072D">
              <w:rPr>
                <w:rFonts w:cstheme="minorHAnsi"/>
              </w:rPr>
              <w:t xml:space="preserve">  / 4</w:t>
            </w:r>
          </w:p>
        </w:tc>
        <w:tc>
          <w:tcPr>
            <w:tcW w:w="5423" w:type="dxa"/>
            <w:vAlign w:val="center"/>
          </w:tcPr>
          <w:p w14:paraId="3E64E081" w14:textId="77777777" w:rsidR="00C5072D" w:rsidRPr="00C5072D" w:rsidRDefault="00C5072D" w:rsidP="00C5072D">
            <w:pPr>
              <w:jc w:val="left"/>
              <w:rPr>
                <w:rFonts w:cstheme="minorHAnsi"/>
              </w:rPr>
            </w:pPr>
          </w:p>
        </w:tc>
      </w:tr>
      <w:tr w:rsidR="00C5072D" w:rsidRPr="00C5072D" w14:paraId="528021E7" w14:textId="77777777" w:rsidTr="006D3B72">
        <w:trPr>
          <w:trHeight w:val="422"/>
        </w:trPr>
        <w:tc>
          <w:tcPr>
            <w:tcW w:w="1777" w:type="dxa"/>
            <w:shd w:val="clear" w:color="auto" w:fill="D9D9D9" w:themeFill="background1" w:themeFillShade="D9"/>
            <w:vAlign w:val="center"/>
          </w:tcPr>
          <w:p w14:paraId="50A57F11" w14:textId="77777777" w:rsidR="00C5072D" w:rsidRPr="00C5072D" w:rsidRDefault="00C5072D" w:rsidP="00C5072D">
            <w:pPr>
              <w:jc w:val="center"/>
              <w:rPr>
                <w:rFonts w:cstheme="minorHAnsi"/>
              </w:rPr>
            </w:pPr>
            <w:r w:rsidRPr="00C5072D">
              <w:rPr>
                <w:rFonts w:cstheme="minorHAnsi"/>
              </w:rPr>
              <w:t xml:space="preserve">Total </w:t>
            </w:r>
          </w:p>
          <w:p w14:paraId="78088591" w14:textId="77777777" w:rsidR="00C5072D" w:rsidRPr="00C5072D" w:rsidRDefault="00C5072D" w:rsidP="00C5072D">
            <w:pPr>
              <w:jc w:val="center"/>
              <w:rPr>
                <w:rFonts w:cstheme="minorHAnsi"/>
                <w:b/>
                <w:bCs/>
                <w:sz w:val="18"/>
                <w:szCs w:val="18"/>
              </w:rPr>
            </w:pPr>
            <w:r w:rsidRPr="00C5072D">
              <w:rPr>
                <w:rFonts w:cstheme="minorHAnsi"/>
                <w:b/>
                <w:bCs/>
                <w:i/>
                <w:iCs/>
                <w:sz w:val="18"/>
                <w:szCs w:val="18"/>
              </w:rPr>
              <w:t>Individual Project</w:t>
            </w:r>
          </w:p>
        </w:tc>
        <w:tc>
          <w:tcPr>
            <w:tcW w:w="5256" w:type="dxa"/>
            <w:shd w:val="clear" w:color="auto" w:fill="D9D9D9" w:themeFill="background1" w:themeFillShade="D9"/>
            <w:vAlign w:val="center"/>
          </w:tcPr>
          <w:p w14:paraId="79F8F612" w14:textId="77777777" w:rsidR="00C5072D" w:rsidRPr="00C5072D" w:rsidRDefault="00C5072D" w:rsidP="00C5072D">
            <w:pPr>
              <w:jc w:val="right"/>
              <w:rPr>
                <w:rFonts w:cstheme="minorHAnsi"/>
              </w:rPr>
            </w:pPr>
            <w:r w:rsidRPr="00C5072D">
              <w:rPr>
                <w:rFonts w:cstheme="minorHAnsi"/>
              </w:rPr>
              <w:t>Total (out of 72)</w:t>
            </w:r>
          </w:p>
        </w:tc>
        <w:tc>
          <w:tcPr>
            <w:tcW w:w="903" w:type="dxa"/>
            <w:shd w:val="clear" w:color="auto" w:fill="D9D9D9" w:themeFill="background1" w:themeFillShade="D9"/>
            <w:vAlign w:val="center"/>
          </w:tcPr>
          <w:p w14:paraId="5F050E0B" w14:textId="77777777" w:rsidR="00C5072D" w:rsidRPr="00C5072D" w:rsidRDefault="00C5072D" w:rsidP="00C5072D">
            <w:pPr>
              <w:jc w:val="center"/>
              <w:rPr>
                <w:rFonts w:cstheme="minorHAnsi"/>
              </w:rPr>
            </w:pPr>
          </w:p>
        </w:tc>
        <w:tc>
          <w:tcPr>
            <w:tcW w:w="946" w:type="dxa"/>
            <w:shd w:val="clear" w:color="auto" w:fill="D9D9D9" w:themeFill="background1" w:themeFillShade="D9"/>
            <w:vAlign w:val="center"/>
          </w:tcPr>
          <w:p w14:paraId="5FF89F6D" w14:textId="77777777" w:rsidR="00C5072D" w:rsidRPr="00C5072D" w:rsidRDefault="00C5072D" w:rsidP="00C5072D">
            <w:pPr>
              <w:jc w:val="center"/>
              <w:rPr>
                <w:rFonts w:cstheme="minorHAnsi"/>
              </w:rPr>
            </w:pPr>
            <w:r w:rsidRPr="00C5072D">
              <w:rPr>
                <w:rFonts w:cstheme="minorHAnsi"/>
              </w:rPr>
              <w:t xml:space="preserve">   / 72</w:t>
            </w:r>
          </w:p>
        </w:tc>
        <w:tc>
          <w:tcPr>
            <w:tcW w:w="5423" w:type="dxa"/>
            <w:vAlign w:val="center"/>
          </w:tcPr>
          <w:p w14:paraId="6008F3DC" w14:textId="77777777" w:rsidR="00C5072D" w:rsidRPr="00C5072D" w:rsidRDefault="00C5072D" w:rsidP="00C5072D">
            <w:pPr>
              <w:jc w:val="left"/>
              <w:rPr>
                <w:rFonts w:cstheme="minorHAnsi"/>
              </w:rPr>
            </w:pPr>
          </w:p>
        </w:tc>
      </w:tr>
      <w:tr w:rsidR="00C5072D" w:rsidRPr="00C5072D" w14:paraId="080ECB06" w14:textId="77777777" w:rsidTr="006D3B72">
        <w:trPr>
          <w:trHeight w:val="395"/>
        </w:trPr>
        <w:tc>
          <w:tcPr>
            <w:tcW w:w="1777" w:type="dxa"/>
            <w:shd w:val="clear" w:color="auto" w:fill="D9D9D9" w:themeFill="background1" w:themeFillShade="D9"/>
            <w:vAlign w:val="center"/>
          </w:tcPr>
          <w:p w14:paraId="18A172BD" w14:textId="77777777" w:rsidR="00C5072D" w:rsidRPr="00C5072D" w:rsidRDefault="00C5072D" w:rsidP="00C5072D">
            <w:pPr>
              <w:jc w:val="center"/>
              <w:rPr>
                <w:rFonts w:cstheme="minorHAnsi"/>
              </w:rPr>
            </w:pPr>
            <w:r w:rsidRPr="00C5072D">
              <w:rPr>
                <w:rFonts w:cstheme="minorHAnsi"/>
              </w:rPr>
              <w:t>Total</w:t>
            </w:r>
          </w:p>
          <w:p w14:paraId="04BB6BA5" w14:textId="77777777" w:rsidR="00C5072D" w:rsidRPr="00C5072D" w:rsidRDefault="00C5072D" w:rsidP="00C5072D">
            <w:pPr>
              <w:jc w:val="center"/>
              <w:rPr>
                <w:rFonts w:cstheme="minorHAnsi"/>
                <w:b/>
                <w:bCs/>
                <w:sz w:val="18"/>
                <w:szCs w:val="18"/>
              </w:rPr>
            </w:pPr>
            <w:r w:rsidRPr="00C5072D">
              <w:rPr>
                <w:rFonts w:cstheme="minorHAnsi"/>
                <w:b/>
                <w:bCs/>
                <w:i/>
                <w:iCs/>
                <w:sz w:val="18"/>
                <w:szCs w:val="18"/>
              </w:rPr>
              <w:t>Team project</w:t>
            </w:r>
          </w:p>
        </w:tc>
        <w:tc>
          <w:tcPr>
            <w:tcW w:w="5256" w:type="dxa"/>
            <w:shd w:val="clear" w:color="auto" w:fill="D9D9D9" w:themeFill="background1" w:themeFillShade="D9"/>
            <w:vAlign w:val="center"/>
          </w:tcPr>
          <w:p w14:paraId="251D4826" w14:textId="77777777" w:rsidR="00C5072D" w:rsidRPr="00C5072D" w:rsidRDefault="00C5072D" w:rsidP="00C5072D">
            <w:pPr>
              <w:jc w:val="right"/>
              <w:rPr>
                <w:rFonts w:cstheme="minorHAnsi"/>
              </w:rPr>
            </w:pPr>
            <w:r w:rsidRPr="00C5072D">
              <w:rPr>
                <w:rFonts w:cstheme="minorHAnsi"/>
              </w:rPr>
              <w:t>Total (out of 92)</w:t>
            </w:r>
          </w:p>
        </w:tc>
        <w:tc>
          <w:tcPr>
            <w:tcW w:w="903" w:type="dxa"/>
            <w:shd w:val="clear" w:color="auto" w:fill="D9D9D9" w:themeFill="background1" w:themeFillShade="D9"/>
            <w:vAlign w:val="center"/>
          </w:tcPr>
          <w:p w14:paraId="6F659DE9" w14:textId="77777777" w:rsidR="00C5072D" w:rsidRPr="00C5072D" w:rsidRDefault="00C5072D" w:rsidP="00C5072D">
            <w:pPr>
              <w:jc w:val="center"/>
              <w:rPr>
                <w:rFonts w:cstheme="minorHAnsi"/>
              </w:rPr>
            </w:pPr>
          </w:p>
        </w:tc>
        <w:tc>
          <w:tcPr>
            <w:tcW w:w="946" w:type="dxa"/>
            <w:shd w:val="clear" w:color="auto" w:fill="D9D9D9" w:themeFill="background1" w:themeFillShade="D9"/>
            <w:vAlign w:val="center"/>
          </w:tcPr>
          <w:p w14:paraId="2867F81F" w14:textId="77777777" w:rsidR="00C5072D" w:rsidRPr="00C5072D" w:rsidRDefault="00C5072D" w:rsidP="00C5072D">
            <w:pPr>
              <w:jc w:val="center"/>
              <w:rPr>
                <w:rFonts w:cstheme="minorHAnsi"/>
              </w:rPr>
            </w:pPr>
            <w:r w:rsidRPr="00C5072D">
              <w:rPr>
                <w:rFonts w:cstheme="minorHAnsi"/>
              </w:rPr>
              <w:t xml:space="preserve">   / 92</w:t>
            </w:r>
          </w:p>
        </w:tc>
        <w:tc>
          <w:tcPr>
            <w:tcW w:w="5423" w:type="dxa"/>
            <w:vAlign w:val="center"/>
          </w:tcPr>
          <w:p w14:paraId="37A67622" w14:textId="77777777" w:rsidR="00C5072D" w:rsidRPr="00C5072D" w:rsidRDefault="00C5072D" w:rsidP="00C5072D">
            <w:pPr>
              <w:jc w:val="left"/>
              <w:rPr>
                <w:rFonts w:cstheme="minorHAnsi"/>
              </w:rPr>
            </w:pPr>
          </w:p>
        </w:tc>
      </w:tr>
      <w:tr w:rsidR="00C5072D" w:rsidRPr="00C5072D" w14:paraId="074A6261" w14:textId="77777777" w:rsidTr="006D3B72">
        <w:trPr>
          <w:trHeight w:val="440"/>
        </w:trPr>
        <w:tc>
          <w:tcPr>
            <w:tcW w:w="1777" w:type="dxa"/>
            <w:vAlign w:val="center"/>
          </w:tcPr>
          <w:p w14:paraId="3A8F6266" w14:textId="77777777" w:rsidR="00C5072D" w:rsidRPr="00C5072D" w:rsidRDefault="00C5072D" w:rsidP="00C5072D">
            <w:pPr>
              <w:jc w:val="center"/>
              <w:rPr>
                <w:rFonts w:cstheme="minorHAnsi"/>
              </w:rPr>
            </w:pPr>
          </w:p>
        </w:tc>
        <w:tc>
          <w:tcPr>
            <w:tcW w:w="5256" w:type="dxa"/>
            <w:shd w:val="clear" w:color="auto" w:fill="D9D9D9" w:themeFill="background1" w:themeFillShade="D9"/>
            <w:vAlign w:val="center"/>
          </w:tcPr>
          <w:p w14:paraId="29BEA5E4" w14:textId="77777777" w:rsidR="00C5072D" w:rsidRPr="00C5072D" w:rsidRDefault="00C5072D" w:rsidP="00C5072D">
            <w:pPr>
              <w:jc w:val="right"/>
              <w:rPr>
                <w:rFonts w:cstheme="minorHAnsi"/>
                <w:b/>
                <w:bCs/>
              </w:rPr>
            </w:pPr>
            <w:r w:rsidRPr="00C5072D">
              <w:rPr>
                <w:rFonts w:cstheme="minorHAnsi"/>
                <w:b/>
                <w:bCs/>
              </w:rPr>
              <w:t>Final Grade (out of 20)</w:t>
            </w:r>
          </w:p>
        </w:tc>
        <w:tc>
          <w:tcPr>
            <w:tcW w:w="903" w:type="dxa"/>
            <w:shd w:val="clear" w:color="auto" w:fill="D9D9D9" w:themeFill="background1" w:themeFillShade="D9"/>
            <w:vAlign w:val="center"/>
          </w:tcPr>
          <w:p w14:paraId="11EEF692" w14:textId="77777777" w:rsidR="00C5072D" w:rsidRPr="00C5072D" w:rsidRDefault="00C5072D" w:rsidP="00C5072D">
            <w:pPr>
              <w:jc w:val="center"/>
              <w:rPr>
                <w:rFonts w:cstheme="minorHAnsi"/>
                <w:b/>
                <w:bCs/>
              </w:rPr>
            </w:pPr>
          </w:p>
        </w:tc>
        <w:tc>
          <w:tcPr>
            <w:tcW w:w="946" w:type="dxa"/>
            <w:shd w:val="clear" w:color="auto" w:fill="D9D9D9" w:themeFill="background1" w:themeFillShade="D9"/>
            <w:vAlign w:val="center"/>
          </w:tcPr>
          <w:p w14:paraId="1775F13E" w14:textId="77777777" w:rsidR="00C5072D" w:rsidRPr="00C5072D" w:rsidRDefault="00C5072D" w:rsidP="00C5072D">
            <w:pPr>
              <w:jc w:val="center"/>
              <w:rPr>
                <w:rFonts w:cstheme="minorHAnsi"/>
                <w:b/>
                <w:bCs/>
              </w:rPr>
            </w:pPr>
            <w:r w:rsidRPr="00C5072D">
              <w:rPr>
                <w:rFonts w:cstheme="minorHAnsi"/>
                <w:b/>
                <w:bCs/>
              </w:rPr>
              <w:t xml:space="preserve">   / 20</w:t>
            </w:r>
          </w:p>
        </w:tc>
        <w:tc>
          <w:tcPr>
            <w:tcW w:w="5423" w:type="dxa"/>
            <w:vAlign w:val="center"/>
          </w:tcPr>
          <w:p w14:paraId="22B4A5D3" w14:textId="77777777" w:rsidR="00C5072D" w:rsidRPr="00C5072D" w:rsidRDefault="00C5072D" w:rsidP="00C5072D">
            <w:pPr>
              <w:jc w:val="left"/>
              <w:rPr>
                <w:rFonts w:cstheme="minorHAnsi"/>
              </w:rPr>
            </w:pPr>
          </w:p>
        </w:tc>
      </w:tr>
    </w:tbl>
    <w:p w14:paraId="4BACC4BB" w14:textId="77777777" w:rsidR="00C5072D" w:rsidRPr="00C5072D" w:rsidRDefault="00C5072D" w:rsidP="00C5072D">
      <w:pPr>
        <w:ind w:left="360"/>
        <w:rPr>
          <w:rFonts w:cstheme="minorHAnsi"/>
          <w:i/>
          <w:iCs/>
          <w:sz w:val="18"/>
          <w:szCs w:val="18"/>
        </w:rPr>
      </w:pPr>
      <w:r w:rsidRPr="00C5072D">
        <w:rPr>
          <w:rFonts w:cstheme="minorHAnsi"/>
          <w:i/>
          <w:iCs/>
          <w:sz w:val="18"/>
          <w:szCs w:val="18"/>
        </w:rPr>
        <w:t>*Evaluated individually</w:t>
      </w:r>
    </w:p>
    <w:p w14:paraId="3E041B31" w14:textId="77777777" w:rsidR="00C5072D" w:rsidRPr="00C5072D" w:rsidRDefault="00C5072D" w:rsidP="00C5072D">
      <w:pPr>
        <w:ind w:left="360"/>
        <w:rPr>
          <w:rFonts w:cstheme="minorHAnsi"/>
          <w:i/>
          <w:iCs/>
          <w:sz w:val="18"/>
          <w:szCs w:val="18"/>
        </w:rPr>
      </w:pPr>
      <w:r w:rsidRPr="00C5072D">
        <w:rPr>
          <w:rFonts w:cstheme="minorHAnsi"/>
          <w:i/>
          <w:iCs/>
          <w:sz w:val="18"/>
          <w:szCs w:val="18"/>
        </w:rPr>
        <w:t>**For team project only</w:t>
      </w:r>
    </w:p>
    <w:p w14:paraId="3E93F7CC" w14:textId="77777777" w:rsidR="00C5072D" w:rsidRPr="00C5072D" w:rsidRDefault="00C5072D" w:rsidP="00C5072D">
      <w:pPr>
        <w:ind w:left="360"/>
        <w:rPr>
          <w:rFonts w:cstheme="minorHAnsi"/>
          <w:i/>
          <w:iCs/>
          <w:sz w:val="18"/>
          <w:szCs w:val="18"/>
        </w:rPr>
      </w:pPr>
    </w:p>
    <w:tbl>
      <w:tblPr>
        <w:tblW w:w="14492" w:type="dxa"/>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2" w:type="dxa"/>
          <w:left w:w="107" w:type="dxa"/>
          <w:right w:w="115" w:type="dxa"/>
        </w:tblCellMar>
        <w:tblLook w:val="04A0" w:firstRow="1" w:lastRow="0" w:firstColumn="1" w:lastColumn="0" w:noHBand="0" w:noVBand="1"/>
      </w:tblPr>
      <w:tblGrid>
        <w:gridCol w:w="2479"/>
        <w:gridCol w:w="4188"/>
        <w:gridCol w:w="1260"/>
        <w:gridCol w:w="3150"/>
        <w:gridCol w:w="1260"/>
        <w:gridCol w:w="2155"/>
      </w:tblGrid>
      <w:tr w:rsidR="00F36F37" w:rsidRPr="00C5072D" w14:paraId="03DB9F6D" w14:textId="77777777" w:rsidTr="00D7198A">
        <w:trPr>
          <w:trHeight w:val="683"/>
        </w:trPr>
        <w:tc>
          <w:tcPr>
            <w:tcW w:w="2479" w:type="dxa"/>
            <w:shd w:val="clear" w:color="auto" w:fill="DBE5F1"/>
            <w:vAlign w:val="center"/>
          </w:tcPr>
          <w:p w14:paraId="4D963483" w14:textId="77777777" w:rsidR="00C5072D" w:rsidRPr="00C5072D" w:rsidRDefault="00C5072D" w:rsidP="00C5072D">
            <w:pPr>
              <w:spacing w:line="259" w:lineRule="auto"/>
            </w:pPr>
            <w:r w:rsidRPr="00C5072D">
              <w:rPr>
                <w:rFonts w:eastAsia="Calibri"/>
                <w:b/>
              </w:rPr>
              <w:t>Supervisor Name</w:t>
            </w:r>
          </w:p>
        </w:tc>
        <w:tc>
          <w:tcPr>
            <w:tcW w:w="4188" w:type="dxa"/>
            <w:vAlign w:val="center"/>
          </w:tcPr>
          <w:p w14:paraId="1669528B" w14:textId="77777777" w:rsidR="00C5072D" w:rsidRPr="00C5072D" w:rsidRDefault="00C5072D" w:rsidP="00C5072D">
            <w:pPr>
              <w:spacing w:after="22" w:line="259" w:lineRule="auto"/>
              <w:ind w:left="2"/>
            </w:pPr>
            <w:r w:rsidRPr="00C5072D">
              <w:rPr>
                <w:rFonts w:eastAsia="Calibri"/>
                <w:b/>
              </w:rPr>
              <w:t xml:space="preserve"> </w:t>
            </w:r>
          </w:p>
          <w:p w14:paraId="619066E0" w14:textId="77777777" w:rsidR="00C5072D" w:rsidRPr="00C5072D" w:rsidRDefault="00C5072D" w:rsidP="00C5072D">
            <w:pPr>
              <w:spacing w:line="259" w:lineRule="auto"/>
              <w:ind w:left="2"/>
            </w:pPr>
            <w:r w:rsidRPr="00C5072D">
              <w:rPr>
                <w:rFonts w:eastAsia="Calibri"/>
                <w:b/>
              </w:rPr>
              <w:t xml:space="preserve"> </w:t>
            </w:r>
          </w:p>
        </w:tc>
        <w:tc>
          <w:tcPr>
            <w:tcW w:w="1260" w:type="dxa"/>
            <w:shd w:val="clear" w:color="auto" w:fill="DBE5F1"/>
            <w:vAlign w:val="center"/>
          </w:tcPr>
          <w:p w14:paraId="7BC78B0B" w14:textId="77777777" w:rsidR="00C5072D" w:rsidRPr="00C5072D" w:rsidRDefault="00C5072D" w:rsidP="00C5072D">
            <w:pPr>
              <w:rPr>
                <w:rFonts w:eastAsia="Calibri"/>
                <w:b/>
              </w:rPr>
            </w:pPr>
            <w:r w:rsidRPr="00C5072D">
              <w:rPr>
                <w:rFonts w:eastAsia="Calibri"/>
                <w:b/>
              </w:rPr>
              <w:t>Signature</w:t>
            </w:r>
          </w:p>
        </w:tc>
        <w:tc>
          <w:tcPr>
            <w:tcW w:w="3150" w:type="dxa"/>
            <w:shd w:val="clear" w:color="auto" w:fill="auto"/>
            <w:vAlign w:val="center"/>
          </w:tcPr>
          <w:p w14:paraId="312E25E0" w14:textId="77777777" w:rsidR="00C5072D" w:rsidRPr="00C5072D" w:rsidRDefault="00C5072D" w:rsidP="00C5072D">
            <w:pPr>
              <w:rPr>
                <w:rFonts w:eastAsia="Calibri"/>
                <w:b/>
              </w:rPr>
            </w:pPr>
          </w:p>
        </w:tc>
        <w:tc>
          <w:tcPr>
            <w:tcW w:w="1260" w:type="dxa"/>
            <w:shd w:val="clear" w:color="auto" w:fill="DBE5F1"/>
            <w:vAlign w:val="center"/>
          </w:tcPr>
          <w:p w14:paraId="526FC609" w14:textId="77777777" w:rsidR="00C5072D" w:rsidRPr="00C5072D" w:rsidRDefault="00C5072D" w:rsidP="00C5072D">
            <w:pPr>
              <w:spacing w:line="259" w:lineRule="auto"/>
            </w:pPr>
            <w:r w:rsidRPr="00C5072D">
              <w:rPr>
                <w:rFonts w:eastAsia="Calibri"/>
                <w:b/>
              </w:rPr>
              <w:t xml:space="preserve">Date  </w:t>
            </w:r>
          </w:p>
        </w:tc>
        <w:tc>
          <w:tcPr>
            <w:tcW w:w="2155" w:type="dxa"/>
            <w:vAlign w:val="center"/>
          </w:tcPr>
          <w:p w14:paraId="250D21EF" w14:textId="77777777" w:rsidR="00C5072D" w:rsidRPr="00C5072D" w:rsidRDefault="00C5072D" w:rsidP="00C5072D">
            <w:pPr>
              <w:spacing w:line="259" w:lineRule="auto"/>
              <w:ind w:left="4"/>
            </w:pPr>
            <w:r w:rsidRPr="00C5072D">
              <w:rPr>
                <w:rFonts w:eastAsia="Calibri"/>
                <w:b/>
              </w:rPr>
              <w:t xml:space="preserve"> </w:t>
            </w:r>
          </w:p>
        </w:tc>
      </w:tr>
    </w:tbl>
    <w:p w14:paraId="1B7FC4A8" w14:textId="77777777" w:rsidR="00C5072D" w:rsidRPr="00C5072D" w:rsidRDefault="00C5072D" w:rsidP="00C5072D">
      <w:pPr>
        <w:ind w:left="0" w:firstLine="0"/>
      </w:pPr>
    </w:p>
    <w:p w14:paraId="389C54C2" w14:textId="77777777" w:rsidR="00C447EF" w:rsidRPr="00C447EF" w:rsidRDefault="00BD448D" w:rsidP="00C447EF">
      <w:pPr>
        <w:pStyle w:val="paragraph"/>
        <w:spacing w:before="0" w:beforeAutospacing="0" w:after="0" w:afterAutospacing="0"/>
        <w:jc w:val="center"/>
        <w:textAlignment w:val="baseline"/>
        <w:rPr>
          <w:rFonts w:ascii="Segoe UI" w:hAnsi="Segoe UI" w:cs="Segoe UI"/>
          <w:color w:val="000000"/>
          <w:sz w:val="18"/>
          <w:szCs w:val="18"/>
        </w:rPr>
      </w:pPr>
      <w:r>
        <w:rPr>
          <w:rFonts w:asciiTheme="minorHAnsi" w:hAnsiTheme="minorHAnsi" w:cstheme="minorHAnsi"/>
        </w:rPr>
        <w:br w:type="page"/>
      </w:r>
      <w:r w:rsidR="00C447EF" w:rsidRPr="00C447EF">
        <w:rPr>
          <w:rFonts w:ascii="Calibri" w:eastAsiaTheme="minorHAnsi" w:hAnsi="Calibri" w:cs="Calibri"/>
          <w:noProof/>
          <w:color w:val="000000"/>
          <w:szCs w:val="22"/>
        </w:rPr>
        <w:lastRenderedPageBreak/>
        <w:drawing>
          <wp:inline distT="0" distB="0" distL="0" distR="0" wp14:anchorId="75633ACD" wp14:editId="6ED1F424">
            <wp:extent cx="2382252" cy="6528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69233" cy="676675"/>
                    </a:xfrm>
                    <a:prstGeom prst="rect">
                      <a:avLst/>
                    </a:prstGeom>
                    <a:noFill/>
                    <a:ln>
                      <a:noFill/>
                    </a:ln>
                  </pic:spPr>
                </pic:pic>
              </a:graphicData>
            </a:graphic>
          </wp:inline>
        </w:drawing>
      </w:r>
      <w:r w:rsidR="00C447EF" w:rsidRPr="00C447EF">
        <w:rPr>
          <w:rFonts w:ascii="Calibri" w:hAnsi="Calibri" w:cs="Calibri"/>
          <w:color w:val="000000"/>
        </w:rPr>
        <w:t> </w:t>
      </w:r>
    </w:p>
    <w:p w14:paraId="606C6167" w14:textId="77777777" w:rsidR="00C447EF" w:rsidRPr="00C447EF" w:rsidRDefault="00C447EF" w:rsidP="00C447EF">
      <w:pPr>
        <w:spacing w:after="0" w:line="240" w:lineRule="auto"/>
        <w:ind w:left="0" w:right="0" w:firstLine="0"/>
        <w:jc w:val="center"/>
        <w:textAlignment w:val="baseline"/>
        <w:rPr>
          <w:rFonts w:ascii="Segoe UI" w:eastAsia="Times New Roman" w:hAnsi="Segoe UI" w:cs="Segoe UI"/>
          <w:b/>
          <w:bCs/>
          <w:color w:val="4F81BD"/>
          <w:sz w:val="18"/>
          <w:szCs w:val="18"/>
        </w:rPr>
      </w:pPr>
      <w:r w:rsidRPr="00C447EF">
        <w:rPr>
          <w:rFonts w:eastAsia="Times New Roman"/>
          <w:b/>
          <w:bCs/>
          <w:i/>
          <w:iCs/>
          <w:color w:val="auto"/>
          <w:sz w:val="36"/>
          <w:szCs w:val="36"/>
        </w:rPr>
        <w:t>Capstone Project (XXXX 495A)</w:t>
      </w:r>
      <w:r w:rsidRPr="00C447EF">
        <w:rPr>
          <w:rFonts w:eastAsia="Times New Roman"/>
          <w:b/>
          <w:bCs/>
          <w:color w:val="auto"/>
          <w:sz w:val="36"/>
          <w:szCs w:val="36"/>
        </w:rPr>
        <w:t> </w:t>
      </w:r>
    </w:p>
    <w:p w14:paraId="38E19ED6" w14:textId="77777777" w:rsidR="00C447EF" w:rsidRPr="00C447EF" w:rsidRDefault="00C447EF" w:rsidP="00C447EF">
      <w:pPr>
        <w:spacing w:after="0" w:line="240" w:lineRule="auto"/>
        <w:ind w:left="0" w:right="0" w:firstLine="0"/>
        <w:jc w:val="center"/>
        <w:textAlignment w:val="baseline"/>
        <w:rPr>
          <w:rFonts w:ascii="Segoe UI" w:eastAsia="Times New Roman" w:hAnsi="Segoe UI" w:cs="Segoe UI"/>
          <w:b/>
          <w:bCs/>
          <w:color w:val="4F81BD"/>
          <w:sz w:val="18"/>
          <w:szCs w:val="18"/>
        </w:rPr>
      </w:pPr>
      <w:r w:rsidRPr="00C447EF">
        <w:rPr>
          <w:rFonts w:eastAsia="Times New Roman"/>
          <w:b/>
          <w:bCs/>
          <w:i/>
          <w:iCs/>
          <w:color w:val="C00000"/>
          <w:sz w:val="28"/>
          <w:szCs w:val="28"/>
        </w:rPr>
        <w:t>Final Evaluation – Report</w:t>
      </w:r>
      <w:r w:rsidRPr="00C447EF">
        <w:rPr>
          <w:rFonts w:eastAsia="Times New Roman"/>
          <w:b/>
          <w:bCs/>
          <w:color w:val="C00000"/>
          <w:sz w:val="28"/>
          <w:szCs w:val="28"/>
        </w:rPr>
        <w:t> </w:t>
      </w:r>
    </w:p>
    <w:p w14:paraId="4297393B" w14:textId="77777777" w:rsidR="00C447EF" w:rsidRPr="00C447EF" w:rsidRDefault="00C447EF" w:rsidP="00C447EF">
      <w:pPr>
        <w:spacing w:after="0" w:line="240" w:lineRule="auto"/>
        <w:ind w:left="0" w:right="0" w:firstLine="0"/>
        <w:textAlignment w:val="baseline"/>
        <w:rPr>
          <w:rFonts w:ascii="Segoe UI" w:eastAsia="Times New Roman" w:hAnsi="Segoe UI" w:cs="Segoe UI"/>
          <w:sz w:val="18"/>
          <w:szCs w:val="18"/>
        </w:rPr>
      </w:pPr>
      <w:r w:rsidRPr="00C447EF">
        <w:rPr>
          <w:rFonts w:eastAsia="Times New Roman"/>
          <w:szCs w:val="24"/>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6"/>
        <w:gridCol w:w="4063"/>
        <w:gridCol w:w="1674"/>
        <w:gridCol w:w="890"/>
        <w:gridCol w:w="917"/>
        <w:gridCol w:w="890"/>
        <w:gridCol w:w="935"/>
        <w:gridCol w:w="890"/>
        <w:gridCol w:w="943"/>
      </w:tblGrid>
      <w:tr w:rsidR="00C447EF" w:rsidRPr="00C447EF" w14:paraId="01CEF75B" w14:textId="77777777" w:rsidTr="00C447EF">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E7B5CD5" w14:textId="77777777" w:rsidR="00C447EF" w:rsidRPr="00C447EF" w:rsidRDefault="00C447EF" w:rsidP="00C447EF">
            <w:pPr>
              <w:spacing w:after="0" w:line="240" w:lineRule="auto"/>
              <w:ind w:left="105" w:right="0" w:firstLine="0"/>
              <w:jc w:val="left"/>
              <w:textAlignment w:val="baseline"/>
              <w:rPr>
                <w:rFonts w:ascii="Times New Roman" w:eastAsia="Times New Roman" w:hAnsi="Times New Roman" w:cs="Times New Roman"/>
                <w:szCs w:val="24"/>
              </w:rPr>
            </w:pPr>
            <w:r w:rsidRPr="00C447EF">
              <w:rPr>
                <w:rFonts w:eastAsia="Times New Roman"/>
                <w:b/>
                <w:bCs/>
                <w:szCs w:val="24"/>
              </w:rPr>
              <w:t>Name of Student  </w:t>
            </w:r>
            <w:r w:rsidRPr="00C447EF">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A52D66" w14:textId="77777777" w:rsidR="00C447EF" w:rsidRPr="00C447EF" w:rsidRDefault="00C447EF" w:rsidP="00C447EF">
            <w:pPr>
              <w:spacing w:after="0" w:line="240" w:lineRule="auto"/>
              <w:ind w:left="105"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4CB699C" w14:textId="77777777" w:rsidR="00C447EF" w:rsidRPr="00C447EF" w:rsidRDefault="00C447EF" w:rsidP="00C447EF">
            <w:pPr>
              <w:spacing w:after="0" w:line="240" w:lineRule="auto"/>
              <w:ind w:left="105" w:right="0" w:firstLine="0"/>
              <w:jc w:val="left"/>
              <w:textAlignment w:val="baseline"/>
              <w:rPr>
                <w:rFonts w:ascii="Times New Roman" w:eastAsia="Times New Roman" w:hAnsi="Times New Roman" w:cs="Times New Roman"/>
                <w:szCs w:val="24"/>
              </w:rPr>
            </w:pPr>
            <w:r w:rsidRPr="00C447EF">
              <w:rPr>
                <w:rFonts w:eastAsia="Times New Roman"/>
                <w:b/>
                <w:bCs/>
                <w:szCs w:val="24"/>
              </w:rPr>
              <w:t>Student ID </w:t>
            </w:r>
            <w:r w:rsidRPr="00C447EF">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6A9F716B"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3CDD2D63" w14:textId="77777777" w:rsidTr="00C447EF">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BF41D98" w14:textId="77777777" w:rsidR="00C447EF" w:rsidRPr="00C447EF" w:rsidRDefault="00C447EF" w:rsidP="00C447EF">
            <w:pPr>
              <w:spacing w:after="0" w:line="240" w:lineRule="auto"/>
              <w:ind w:left="105" w:right="0" w:firstLine="0"/>
              <w:jc w:val="left"/>
              <w:textAlignment w:val="baseline"/>
              <w:rPr>
                <w:rFonts w:ascii="Times New Roman" w:eastAsia="Times New Roman" w:hAnsi="Times New Roman" w:cs="Times New Roman"/>
                <w:szCs w:val="24"/>
              </w:rPr>
            </w:pPr>
            <w:r w:rsidRPr="00C447EF">
              <w:rPr>
                <w:rFonts w:eastAsia="Times New Roman"/>
                <w:b/>
                <w:bCs/>
                <w:szCs w:val="24"/>
              </w:rPr>
              <w:t>College  </w:t>
            </w:r>
            <w:r w:rsidRPr="00C447EF">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20519F" w14:textId="77777777" w:rsidR="00C447EF" w:rsidRPr="00C447EF" w:rsidRDefault="00C447EF" w:rsidP="00C447EF">
            <w:pPr>
              <w:spacing w:after="0" w:line="240" w:lineRule="auto"/>
              <w:ind w:left="105"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5E825D6" w14:textId="77777777" w:rsidR="00C447EF" w:rsidRPr="00C447EF" w:rsidRDefault="00C447EF" w:rsidP="00C447EF">
            <w:pPr>
              <w:spacing w:after="0" w:line="240" w:lineRule="auto"/>
              <w:ind w:left="105" w:right="0" w:firstLine="0"/>
              <w:jc w:val="left"/>
              <w:textAlignment w:val="baseline"/>
              <w:rPr>
                <w:rFonts w:ascii="Times New Roman" w:eastAsia="Times New Roman" w:hAnsi="Times New Roman" w:cs="Times New Roman"/>
                <w:szCs w:val="24"/>
              </w:rPr>
            </w:pPr>
            <w:r w:rsidRPr="00C447EF">
              <w:rPr>
                <w:rFonts w:eastAsia="Times New Roman"/>
                <w:b/>
                <w:bCs/>
                <w:szCs w:val="24"/>
              </w:rPr>
              <w:t>Program  </w:t>
            </w:r>
            <w:r w:rsidRPr="00C447EF">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66008437"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185F3482" w14:textId="77777777" w:rsidTr="00C447EF">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C230F07" w14:textId="77777777" w:rsidR="00C447EF" w:rsidRPr="00C447EF" w:rsidRDefault="00C447EF" w:rsidP="00C447EF">
            <w:pPr>
              <w:spacing w:after="0" w:line="240" w:lineRule="auto"/>
              <w:ind w:left="105" w:right="0" w:firstLine="0"/>
              <w:jc w:val="left"/>
              <w:textAlignment w:val="baseline"/>
              <w:rPr>
                <w:rFonts w:ascii="Times New Roman" w:eastAsia="Times New Roman" w:hAnsi="Times New Roman" w:cs="Times New Roman"/>
                <w:szCs w:val="24"/>
              </w:rPr>
            </w:pPr>
            <w:r w:rsidRPr="00C447EF">
              <w:rPr>
                <w:rFonts w:eastAsia="Times New Roman"/>
                <w:b/>
                <w:bCs/>
                <w:szCs w:val="24"/>
              </w:rPr>
              <w:t>Course Title  </w:t>
            </w:r>
            <w:r w:rsidRPr="00C447EF">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042DC6" w14:textId="77777777" w:rsidR="00C447EF" w:rsidRPr="00C447EF" w:rsidRDefault="00C447EF" w:rsidP="00C447EF">
            <w:pPr>
              <w:spacing w:after="0" w:line="240" w:lineRule="auto"/>
              <w:ind w:left="105"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35CE18B" w14:textId="77777777" w:rsidR="00C447EF" w:rsidRPr="00C447EF" w:rsidRDefault="00C447EF" w:rsidP="00C447EF">
            <w:pPr>
              <w:spacing w:after="0" w:line="240" w:lineRule="auto"/>
              <w:ind w:left="105" w:right="0" w:firstLine="0"/>
              <w:jc w:val="left"/>
              <w:textAlignment w:val="baseline"/>
              <w:rPr>
                <w:rFonts w:ascii="Times New Roman" w:eastAsia="Times New Roman" w:hAnsi="Times New Roman" w:cs="Times New Roman"/>
                <w:szCs w:val="24"/>
              </w:rPr>
            </w:pPr>
            <w:r w:rsidRPr="00C447EF">
              <w:rPr>
                <w:rFonts w:eastAsia="Times New Roman"/>
                <w:b/>
                <w:bCs/>
                <w:szCs w:val="24"/>
              </w:rPr>
              <w:t>Course Code </w:t>
            </w:r>
            <w:r w:rsidRPr="00C447EF">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6D455873"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6F55CB54" w14:textId="77777777" w:rsidTr="00C447EF">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76E151A" w14:textId="77777777" w:rsidR="00C447EF" w:rsidRPr="00C447EF" w:rsidRDefault="00C447EF" w:rsidP="00C447EF">
            <w:pPr>
              <w:spacing w:after="0" w:line="240" w:lineRule="auto"/>
              <w:ind w:left="105" w:right="0" w:firstLine="0"/>
              <w:jc w:val="left"/>
              <w:textAlignment w:val="baseline"/>
              <w:rPr>
                <w:rFonts w:ascii="Times New Roman" w:eastAsia="Times New Roman" w:hAnsi="Times New Roman" w:cs="Times New Roman"/>
                <w:szCs w:val="24"/>
              </w:rPr>
            </w:pPr>
            <w:r w:rsidRPr="00C447EF">
              <w:rPr>
                <w:rFonts w:eastAsia="Times New Roman"/>
                <w:b/>
                <w:bCs/>
                <w:szCs w:val="24"/>
              </w:rPr>
              <w:t>Project/ Project Title</w:t>
            </w:r>
            <w:r w:rsidRPr="00C447EF">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2C50EC" w14:textId="77777777" w:rsidR="00C447EF" w:rsidRPr="00C447EF" w:rsidRDefault="00C447EF" w:rsidP="00C447EF">
            <w:pPr>
              <w:spacing w:after="0" w:line="240" w:lineRule="auto"/>
              <w:ind w:left="105"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0295CB4" w14:textId="77777777" w:rsidR="00C447EF" w:rsidRPr="00C447EF" w:rsidRDefault="00C447EF" w:rsidP="00C447EF">
            <w:pPr>
              <w:spacing w:after="0" w:line="240" w:lineRule="auto"/>
              <w:ind w:left="105" w:right="0" w:firstLine="0"/>
              <w:jc w:val="left"/>
              <w:textAlignment w:val="baseline"/>
              <w:rPr>
                <w:rFonts w:ascii="Times New Roman" w:eastAsia="Times New Roman" w:hAnsi="Times New Roman" w:cs="Times New Roman"/>
                <w:szCs w:val="24"/>
              </w:rPr>
            </w:pPr>
            <w:r w:rsidRPr="00C447EF">
              <w:rPr>
                <w:rFonts w:eastAsia="Times New Roman"/>
                <w:b/>
                <w:bCs/>
                <w:szCs w:val="24"/>
              </w:rPr>
              <w:t>Academic Year</w:t>
            </w:r>
            <w:r w:rsidRPr="00C447EF">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0DD63FAF"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36ED75E4" w14:textId="77777777" w:rsidTr="00C447EF">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9663C8B" w14:textId="77777777" w:rsidR="00C447EF" w:rsidRPr="00C447EF" w:rsidRDefault="00C447EF" w:rsidP="00C447EF">
            <w:pPr>
              <w:spacing w:after="0" w:line="240" w:lineRule="auto"/>
              <w:ind w:left="105" w:right="0" w:firstLine="0"/>
              <w:jc w:val="left"/>
              <w:textAlignment w:val="baseline"/>
              <w:rPr>
                <w:rFonts w:ascii="Times New Roman" w:eastAsia="Times New Roman" w:hAnsi="Times New Roman" w:cs="Times New Roman"/>
                <w:szCs w:val="24"/>
              </w:rPr>
            </w:pPr>
            <w:r w:rsidRPr="00C447EF">
              <w:rPr>
                <w:rFonts w:eastAsia="Times New Roman"/>
                <w:b/>
                <w:bCs/>
                <w:szCs w:val="24"/>
              </w:rPr>
              <w:t>Supervisor Name    </w:t>
            </w:r>
            <w:r w:rsidRPr="00C447EF">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2D710B" w14:textId="77777777" w:rsidR="00C447EF" w:rsidRPr="00C447EF" w:rsidRDefault="00C447EF" w:rsidP="00C447EF">
            <w:pPr>
              <w:spacing w:after="0" w:line="240" w:lineRule="auto"/>
              <w:ind w:left="105"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45696F3" w14:textId="77777777" w:rsidR="00C447EF" w:rsidRPr="00C447EF" w:rsidRDefault="00C447EF" w:rsidP="00C447EF">
            <w:pPr>
              <w:spacing w:after="0" w:line="240" w:lineRule="auto"/>
              <w:ind w:left="105" w:right="0" w:firstLine="0"/>
              <w:jc w:val="left"/>
              <w:textAlignment w:val="baseline"/>
              <w:rPr>
                <w:rFonts w:ascii="Times New Roman" w:eastAsia="Times New Roman" w:hAnsi="Times New Roman" w:cs="Times New Roman"/>
                <w:szCs w:val="24"/>
              </w:rPr>
            </w:pPr>
            <w:r w:rsidRPr="00C447EF">
              <w:rPr>
                <w:rFonts w:eastAsia="Times New Roman"/>
                <w:b/>
                <w:bCs/>
                <w:szCs w:val="24"/>
              </w:rPr>
              <w:t>Semester</w:t>
            </w:r>
            <w:r w:rsidRPr="00C447EF">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E9CE1C"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C94B5E0"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b/>
                <w:bCs/>
                <w:szCs w:val="24"/>
              </w:rPr>
              <w:t>First</w:t>
            </w:r>
            <w:r w:rsidRPr="00C447EF">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0124AEF"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8D196A0"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b/>
                <w:bCs/>
                <w:szCs w:val="24"/>
              </w:rPr>
              <w:t>Second</w:t>
            </w:r>
            <w:r w:rsidRPr="00C447EF">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8C763B"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6A083CE"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b/>
                <w:bCs/>
                <w:szCs w:val="24"/>
              </w:rPr>
              <w:t>Summer</w:t>
            </w:r>
            <w:r w:rsidRPr="00C447EF">
              <w:rPr>
                <w:rFonts w:eastAsia="Times New Roman"/>
                <w:szCs w:val="24"/>
              </w:rPr>
              <w:t> </w:t>
            </w:r>
          </w:p>
        </w:tc>
      </w:tr>
    </w:tbl>
    <w:p w14:paraId="4ED06F90" w14:textId="77777777" w:rsidR="00C447EF" w:rsidRPr="00C447EF" w:rsidRDefault="00C447EF" w:rsidP="00C447EF">
      <w:pPr>
        <w:spacing w:after="0" w:line="240" w:lineRule="auto"/>
        <w:ind w:left="0" w:right="0" w:firstLine="0"/>
        <w:textAlignment w:val="baseline"/>
        <w:rPr>
          <w:rFonts w:ascii="Segoe UI" w:eastAsia="Times New Roman" w:hAnsi="Segoe UI" w:cs="Segoe UI"/>
          <w:sz w:val="18"/>
          <w:szCs w:val="18"/>
        </w:rPr>
      </w:pPr>
      <w:r w:rsidRPr="00C447EF">
        <w:rPr>
          <w:rFonts w:eastAsia="Times New Roman"/>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1"/>
        <w:gridCol w:w="5569"/>
        <w:gridCol w:w="918"/>
        <w:gridCol w:w="927"/>
        <w:gridCol w:w="4508"/>
      </w:tblGrid>
      <w:tr w:rsidR="00C447EF" w:rsidRPr="00C447EF" w14:paraId="2BB89862" w14:textId="77777777" w:rsidTr="00C447EF">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D54C8F2"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b/>
                <w:bCs/>
                <w:szCs w:val="24"/>
              </w:rPr>
              <w:t>Criteria</w:t>
            </w:r>
            <w:r w:rsidRPr="00C447EF">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8ADB964"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b/>
                <w:bCs/>
                <w:szCs w:val="24"/>
              </w:rPr>
              <w:t>Description</w:t>
            </w:r>
            <w:r w:rsidRPr="00C447EF">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BAE0420"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b/>
                <w:bCs/>
                <w:szCs w:val="24"/>
              </w:rPr>
              <w:t>PLOs / KPIs</w:t>
            </w:r>
            <w:r w:rsidRPr="00C447EF">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DE10E73"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b/>
                <w:bCs/>
                <w:szCs w:val="24"/>
              </w:rPr>
              <w:t>Mark</w:t>
            </w:r>
            <w:r w:rsidRPr="00C447EF">
              <w:rPr>
                <w:rFonts w:eastAsia="Times New Roman"/>
                <w:szCs w:val="24"/>
              </w:rPr>
              <w:t> </w:t>
            </w:r>
          </w:p>
        </w:tc>
        <w:tc>
          <w:tcPr>
            <w:tcW w:w="48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DF42EEA"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b/>
                <w:bCs/>
                <w:szCs w:val="24"/>
              </w:rPr>
              <w:t>Feedback</w:t>
            </w:r>
            <w:r w:rsidRPr="00C447EF">
              <w:rPr>
                <w:rFonts w:eastAsia="Times New Roman"/>
                <w:szCs w:val="24"/>
              </w:rPr>
              <w:t> </w:t>
            </w:r>
          </w:p>
        </w:tc>
      </w:tr>
      <w:tr w:rsidR="00C447EF" w:rsidRPr="00C447EF" w14:paraId="754D01E5" w14:textId="77777777" w:rsidTr="00C447EF">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63BAA51E"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 w:val="22"/>
              </w:rPr>
              <w:t>Written Communication Skill  </w:t>
            </w:r>
          </w:p>
          <w:p w14:paraId="0A5D4E9D"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389D80ED" w14:textId="77777777" w:rsidR="00C447EF" w:rsidRPr="00C447EF" w:rsidRDefault="00C447EF" w:rsidP="00433E36">
            <w:pPr>
              <w:numPr>
                <w:ilvl w:val="0"/>
                <w:numId w:val="24"/>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Report is developed using standard technical report.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D67DE2A"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3.1 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C2B178"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1F3BFC"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4BC14707" w14:textId="77777777" w:rsidTr="00C447EF">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64E95BF" w14:textId="77777777" w:rsidR="00C447EF" w:rsidRPr="00C447EF" w:rsidRDefault="00C447EF" w:rsidP="00C447EF">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2FD37510" w14:textId="77777777" w:rsidR="00C447EF" w:rsidRPr="00C447EF" w:rsidRDefault="00C447EF" w:rsidP="00433E36">
            <w:pPr>
              <w:numPr>
                <w:ilvl w:val="0"/>
                <w:numId w:val="25"/>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Main body of report is well organized in sections and sub-sections.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3EB4E3"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3.1 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AE4CA5"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7BF2A2A"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6AC627BA" w14:textId="77777777" w:rsidTr="00C447EF">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0CEB31B" w14:textId="77777777" w:rsidR="00C447EF" w:rsidRPr="00C447EF" w:rsidRDefault="00C447EF" w:rsidP="00C447EF">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24B9EB4D" w14:textId="77777777" w:rsidR="00C447EF" w:rsidRPr="00C447EF" w:rsidRDefault="00C447EF" w:rsidP="00433E36">
            <w:pPr>
              <w:numPr>
                <w:ilvl w:val="0"/>
                <w:numId w:val="26"/>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Figures, tables, graphs, and drawings are well quoted and presented.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B84B04F"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3.1 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C6C772D"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24E731"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56E5D9DC" w14:textId="77777777" w:rsidTr="00C447EF">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EEEFE1C" w14:textId="77777777" w:rsidR="00C447EF" w:rsidRPr="00C447EF" w:rsidRDefault="00C447EF" w:rsidP="00C447EF">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4197559C" w14:textId="77777777" w:rsidR="00C447EF" w:rsidRPr="00C447EF" w:rsidRDefault="00C447EF" w:rsidP="00433E36">
            <w:pPr>
              <w:numPr>
                <w:ilvl w:val="0"/>
                <w:numId w:val="27"/>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Mathematical equations are presented in clarity and explanations are provided.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BC088D"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3.3 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9A102FA"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0FC3765"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16F8573C" w14:textId="77777777" w:rsidTr="00C447EF">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AE3A14A" w14:textId="77777777" w:rsidR="00C447EF" w:rsidRPr="00C447EF" w:rsidRDefault="00C447EF" w:rsidP="00C447EF">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19AF81F5" w14:textId="77777777" w:rsidR="00C447EF" w:rsidRPr="00C447EF" w:rsidRDefault="00C447EF" w:rsidP="00433E36">
            <w:pPr>
              <w:numPr>
                <w:ilvl w:val="0"/>
                <w:numId w:val="28"/>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Report is free of spilling and grammar errors.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1940F5"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3.3 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DDF69B"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4A7F08"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71E062FF" w14:textId="77777777" w:rsidTr="00C447EF">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037600E" w14:textId="77777777" w:rsidR="00C447EF" w:rsidRPr="00C447EF" w:rsidRDefault="00C447EF" w:rsidP="00C447EF">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776CC8F5" w14:textId="77777777" w:rsidR="00C447EF" w:rsidRPr="00C447EF" w:rsidRDefault="00C447EF" w:rsidP="00433E36">
            <w:pPr>
              <w:numPr>
                <w:ilvl w:val="0"/>
                <w:numId w:val="29"/>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English language is well imposed.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6650F9"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3.3 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3D1E93"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CAB721"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55EB874D" w14:textId="77777777" w:rsidTr="00C447EF">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842D423" w14:textId="77777777" w:rsidR="00C447EF" w:rsidRPr="00C447EF" w:rsidRDefault="00C447EF" w:rsidP="00C447EF">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46D11429" w14:textId="77777777" w:rsidR="00C447EF" w:rsidRPr="00C447EF" w:rsidRDefault="00C447EF" w:rsidP="00433E36">
            <w:pPr>
              <w:numPr>
                <w:ilvl w:val="0"/>
                <w:numId w:val="30"/>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References are cited and written in the required standard format.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FF53BE"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3.2 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3C7A9D"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38A3AA"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7CD60A69" w14:textId="77777777" w:rsidTr="00C447EF">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47B266F2"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Project Problem and objectives  </w:t>
            </w:r>
          </w:p>
          <w:p w14:paraId="222420D1"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5F0BAFAA" w14:textId="77777777" w:rsidR="00C447EF" w:rsidRPr="00C447EF" w:rsidRDefault="00C447EF" w:rsidP="00433E36">
            <w:pPr>
              <w:numPr>
                <w:ilvl w:val="0"/>
                <w:numId w:val="31"/>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The discussion of the topic/problem is very clear.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5F005F"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1.1 </w:t>
            </w:r>
          </w:p>
        </w:tc>
        <w:tc>
          <w:tcPr>
            <w:tcW w:w="960" w:type="dxa"/>
            <w:tcBorders>
              <w:top w:val="single" w:sz="6" w:space="0" w:color="auto"/>
              <w:left w:val="single" w:sz="6" w:space="0" w:color="auto"/>
              <w:bottom w:val="single" w:sz="6" w:space="0" w:color="auto"/>
              <w:right w:val="single" w:sz="6" w:space="0" w:color="auto"/>
            </w:tcBorders>
            <w:shd w:val="clear" w:color="auto" w:fill="auto"/>
            <w:hideMark/>
          </w:tcPr>
          <w:p w14:paraId="7D9E20C3"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5BDA64"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32224914" w14:textId="77777777" w:rsidTr="00C447EF">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A5A676A" w14:textId="77777777" w:rsidR="00C447EF" w:rsidRPr="00C447EF" w:rsidRDefault="00C447EF" w:rsidP="00C447EF">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393E1E5B" w14:textId="77777777" w:rsidR="00C447EF" w:rsidRPr="00C447EF" w:rsidRDefault="00C447EF" w:rsidP="00433E36">
            <w:pPr>
              <w:numPr>
                <w:ilvl w:val="0"/>
                <w:numId w:val="32"/>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Project objectives and scopes are clearly stated.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1F6286"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1.2 </w:t>
            </w:r>
          </w:p>
        </w:tc>
        <w:tc>
          <w:tcPr>
            <w:tcW w:w="960" w:type="dxa"/>
            <w:tcBorders>
              <w:top w:val="single" w:sz="6" w:space="0" w:color="auto"/>
              <w:left w:val="single" w:sz="6" w:space="0" w:color="auto"/>
              <w:bottom w:val="single" w:sz="6" w:space="0" w:color="auto"/>
              <w:right w:val="single" w:sz="6" w:space="0" w:color="auto"/>
            </w:tcBorders>
            <w:shd w:val="clear" w:color="auto" w:fill="auto"/>
            <w:hideMark/>
          </w:tcPr>
          <w:p w14:paraId="121383E0"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B6F002"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72441079" w14:textId="77777777" w:rsidTr="00C447EF">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85A61A0" w14:textId="77777777" w:rsidR="00C447EF" w:rsidRPr="00C447EF" w:rsidRDefault="00C447EF" w:rsidP="00C447EF">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6E601D66" w14:textId="77777777" w:rsidR="00C447EF" w:rsidRPr="00C447EF" w:rsidRDefault="00C447EF" w:rsidP="00433E36">
            <w:pPr>
              <w:numPr>
                <w:ilvl w:val="0"/>
                <w:numId w:val="33"/>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Objective(s) related to global/economic/environment/society/ is mentioned in the project objective and is of higher significance.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854CFEE"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4.1 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B9E3A8"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5F8A29"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32C8F075" w14:textId="77777777" w:rsidTr="00C447EF">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3838DA09"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Methodology and Plan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78114A48" w14:textId="77777777" w:rsidR="00C447EF" w:rsidRPr="00C447EF" w:rsidRDefault="00C447EF" w:rsidP="00433E36">
            <w:pPr>
              <w:numPr>
                <w:ilvl w:val="0"/>
                <w:numId w:val="34"/>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Project methodology is clearly discussed.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5BA324"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1.3 </w:t>
            </w:r>
          </w:p>
        </w:tc>
        <w:tc>
          <w:tcPr>
            <w:tcW w:w="960" w:type="dxa"/>
            <w:tcBorders>
              <w:top w:val="single" w:sz="6" w:space="0" w:color="auto"/>
              <w:left w:val="single" w:sz="6" w:space="0" w:color="auto"/>
              <w:bottom w:val="single" w:sz="6" w:space="0" w:color="auto"/>
              <w:right w:val="single" w:sz="6" w:space="0" w:color="auto"/>
            </w:tcBorders>
            <w:shd w:val="clear" w:color="auto" w:fill="auto"/>
            <w:hideMark/>
          </w:tcPr>
          <w:p w14:paraId="388E8700"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DDEC8E"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5990DF1F" w14:textId="77777777" w:rsidTr="00C447EF">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1BD8F6B" w14:textId="77777777" w:rsidR="00C447EF" w:rsidRPr="00C447EF" w:rsidRDefault="00C447EF" w:rsidP="00C447EF">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4033F0AF" w14:textId="77777777" w:rsidR="00C447EF" w:rsidRPr="00C447EF" w:rsidRDefault="00C447EF" w:rsidP="00433E36">
            <w:pPr>
              <w:numPr>
                <w:ilvl w:val="0"/>
                <w:numId w:val="35"/>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Project Plan is well defined.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A54A3C"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5.3 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71D9F6A"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6796126"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169A32E0" w14:textId="77777777" w:rsidTr="00C447EF">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25CC8CD1"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 w:val="22"/>
              </w:rPr>
              <w:t>Literature Review </w:t>
            </w:r>
          </w:p>
          <w:p w14:paraId="3342FEA0"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2C2F0BA7" w14:textId="77777777" w:rsidR="00C447EF" w:rsidRPr="00C447EF" w:rsidRDefault="00C447EF" w:rsidP="00433E36">
            <w:pPr>
              <w:numPr>
                <w:ilvl w:val="0"/>
                <w:numId w:val="36"/>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Detailed study is made on existing systems and their limitations.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DEE31B"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7.1 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BB49B1"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06DEB3"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6DF2FDF8" w14:textId="77777777" w:rsidTr="00C447EF">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49E778B" w14:textId="77777777" w:rsidR="00C447EF" w:rsidRPr="00C447EF" w:rsidRDefault="00C447EF" w:rsidP="00C447EF">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3E5CE3DE" w14:textId="77777777" w:rsidR="00C447EF" w:rsidRPr="00C447EF" w:rsidRDefault="00C447EF" w:rsidP="00433E36">
            <w:pPr>
              <w:numPr>
                <w:ilvl w:val="0"/>
                <w:numId w:val="37"/>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The surveyed papers are comprehensive to the problem and cover recent developments.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C9E835C"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7.2 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220D61"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D681B7B"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00481709" w14:textId="77777777" w:rsidTr="00C447EF">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E060D74" w14:textId="77777777" w:rsidR="00C447EF" w:rsidRPr="00C447EF" w:rsidRDefault="00C447EF" w:rsidP="00C447EF">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693EE671" w14:textId="77777777" w:rsidR="00C447EF" w:rsidRPr="00C447EF" w:rsidRDefault="00C447EF" w:rsidP="00433E36">
            <w:pPr>
              <w:numPr>
                <w:ilvl w:val="0"/>
                <w:numId w:val="38"/>
              </w:numPr>
              <w:spacing w:after="0" w:line="240" w:lineRule="auto"/>
              <w:ind w:right="0" w:firstLine="0"/>
              <w:jc w:val="left"/>
              <w:textAlignment w:val="baseline"/>
              <w:rPr>
                <w:rFonts w:eastAsia="Times New Roman"/>
                <w:sz w:val="22"/>
              </w:rPr>
            </w:pPr>
            <w:r w:rsidRPr="00C447EF">
              <w:rPr>
                <w:rFonts w:eastAsia="Times New Roman"/>
                <w:sz w:val="22"/>
              </w:rPr>
              <w:t>An overview analysis for the previous solutions is well identified.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1B6BF2"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7.3 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08F62A"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D8552A"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54E1BEA4" w14:textId="77777777" w:rsidTr="00C447EF">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68A86186"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Analysis and Design </w:t>
            </w:r>
          </w:p>
          <w:p w14:paraId="1EB246CC"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w:t>
            </w:r>
          </w:p>
          <w:p w14:paraId="3852BE4D"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595B60AB" w14:textId="77777777" w:rsidR="00C447EF" w:rsidRPr="00C447EF" w:rsidRDefault="00C447EF" w:rsidP="00433E36">
            <w:pPr>
              <w:numPr>
                <w:ilvl w:val="0"/>
                <w:numId w:val="39"/>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Effectively determines and analysis project requirements.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1987204"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2.1 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05ABA86"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B293EC"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170F86EA" w14:textId="77777777" w:rsidTr="00C447EF">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35B87B8" w14:textId="77777777" w:rsidR="00C447EF" w:rsidRPr="00C447EF" w:rsidRDefault="00C447EF" w:rsidP="00C447EF">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19729E80" w14:textId="77777777" w:rsidR="00C447EF" w:rsidRPr="00C447EF" w:rsidRDefault="00C447EF" w:rsidP="00433E36">
            <w:pPr>
              <w:numPr>
                <w:ilvl w:val="0"/>
                <w:numId w:val="40"/>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Sources of data/information selected directly relate to an appropriate solution.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374354"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2.1 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1EDB83"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D7FCF1"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12E12404" w14:textId="77777777" w:rsidTr="00C447EF">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9B77EEC" w14:textId="77777777" w:rsidR="00C447EF" w:rsidRPr="00C447EF" w:rsidRDefault="00C447EF" w:rsidP="00C447EF">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1F8CFB41" w14:textId="77777777" w:rsidR="00C447EF" w:rsidRPr="00C447EF" w:rsidRDefault="00C447EF" w:rsidP="00433E36">
            <w:pPr>
              <w:numPr>
                <w:ilvl w:val="0"/>
                <w:numId w:val="41"/>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Excellent analysis of the system with respect to the requirements of the stakeholders.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8FA614"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2.1 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E359AE"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7F45157"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1D5967CA" w14:textId="77777777" w:rsidTr="00C447EF">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22F63C6" w14:textId="77777777" w:rsidR="00C447EF" w:rsidRPr="00C447EF" w:rsidRDefault="00C447EF" w:rsidP="00C447EF">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4F139738" w14:textId="77777777" w:rsidR="00C447EF" w:rsidRPr="00C447EF" w:rsidRDefault="00C447EF" w:rsidP="00433E36">
            <w:pPr>
              <w:numPr>
                <w:ilvl w:val="0"/>
                <w:numId w:val="42"/>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Excellent analysis of general ethical issues related to design/solution and its impact on society/environment.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9D1596"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4.2, 4.3 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51F7F4"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A22B06"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40D631E1" w14:textId="77777777" w:rsidTr="00C447EF">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9EF655C" w14:textId="77777777" w:rsidR="00C447EF" w:rsidRPr="00C447EF" w:rsidRDefault="00C447EF" w:rsidP="00C447EF">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40103E02" w14:textId="77777777" w:rsidR="00C447EF" w:rsidRPr="00C447EF" w:rsidRDefault="00C447EF" w:rsidP="00433E36">
            <w:pPr>
              <w:numPr>
                <w:ilvl w:val="0"/>
                <w:numId w:val="43"/>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Appropriate design standards and specifications are used.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27A66C"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2.2 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2852F3"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032CB1"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02318A9E" w14:textId="77777777" w:rsidTr="00C447EF">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4446BB0" w14:textId="77777777" w:rsidR="00C447EF" w:rsidRPr="00C447EF" w:rsidRDefault="00C447EF" w:rsidP="00C447EF">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7FE42ECD" w14:textId="77777777" w:rsidR="00C447EF" w:rsidRPr="00C447EF" w:rsidRDefault="00C447EF" w:rsidP="00433E36">
            <w:pPr>
              <w:numPr>
                <w:ilvl w:val="0"/>
                <w:numId w:val="44"/>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Designs are verified against the constraints, verified, and concluded.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FE47604"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2.3 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9067EC"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EF94F1"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1EB4ED53" w14:textId="77777777" w:rsidTr="00C447EF">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19F7131" w14:textId="77777777" w:rsidR="00C447EF" w:rsidRPr="00C447EF" w:rsidRDefault="00C447EF" w:rsidP="00C447EF">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1CC64712" w14:textId="77777777" w:rsidR="00C447EF" w:rsidRPr="00C447EF" w:rsidRDefault="00C447EF" w:rsidP="00433E36">
            <w:pPr>
              <w:numPr>
                <w:ilvl w:val="0"/>
                <w:numId w:val="45"/>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Appropriate design alternative/s is provided.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A135BB"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2.4 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974FFB"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3E40C34"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1B40A281" w14:textId="77777777" w:rsidTr="00C447EF">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E01591A" w14:textId="77777777" w:rsidR="00C447EF" w:rsidRPr="00C447EF" w:rsidRDefault="00C447EF" w:rsidP="00C447EF">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34C40D04" w14:textId="77777777" w:rsidR="00C447EF" w:rsidRPr="00C447EF" w:rsidRDefault="00C447EF" w:rsidP="00433E36">
            <w:pPr>
              <w:numPr>
                <w:ilvl w:val="0"/>
                <w:numId w:val="46"/>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Modern engineering design software and/or tools are used for analyzing the problem.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3432BC"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2.5 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D8B3FCC"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1B455B"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63060D6F" w14:textId="77777777" w:rsidTr="00C447EF">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19A6FED0"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Teamwork and Communication </w:t>
            </w:r>
          </w:p>
          <w:p w14:paraId="368A4422"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b/>
                <w:bCs/>
                <w:i/>
                <w:iCs/>
                <w:sz w:val="18"/>
                <w:szCs w:val="18"/>
              </w:rPr>
              <w:t>**If applicable (Team project)</w:t>
            </w:r>
            <w:r w:rsidRPr="00C447EF">
              <w:rPr>
                <w:rFonts w:eastAsia="Times New Roman"/>
                <w:sz w:val="18"/>
                <w:szCs w:val="18"/>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7164ACA2" w14:textId="77777777" w:rsidR="00C447EF" w:rsidRPr="00C447EF" w:rsidRDefault="00C447EF" w:rsidP="00433E36">
            <w:pPr>
              <w:numPr>
                <w:ilvl w:val="0"/>
                <w:numId w:val="47"/>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High level of mutual respect, and collaboration between team members to communicate and discuss project ideas, objectives, achievements, tasks, and the process.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3FAC5A"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5.1 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C3C8F2"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00B400"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4B502EAA" w14:textId="77777777" w:rsidTr="00C447EF">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A3E4652" w14:textId="77777777" w:rsidR="00C447EF" w:rsidRPr="00C447EF" w:rsidRDefault="00C447EF" w:rsidP="00C447EF">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421CA050" w14:textId="77777777" w:rsidR="00C447EF" w:rsidRPr="00C447EF" w:rsidRDefault="00C447EF" w:rsidP="00433E36">
            <w:pPr>
              <w:numPr>
                <w:ilvl w:val="0"/>
                <w:numId w:val="48"/>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The team worked well together to achieve objectives, and each member contributed in a valuable way to the project.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3F05E3"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5.2 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FD1B3BA"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E8AD60"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0C195DD1" w14:textId="77777777" w:rsidTr="00C447EF">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1B1416"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Individual Responsibilities </w:t>
            </w:r>
          </w:p>
          <w:p w14:paraId="4FDE7226"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b/>
                <w:bCs/>
                <w:i/>
                <w:iCs/>
                <w:sz w:val="18"/>
                <w:szCs w:val="18"/>
              </w:rPr>
              <w:t>**If applicable (Team project)</w:t>
            </w:r>
            <w:r w:rsidRPr="00C447EF">
              <w:rPr>
                <w:rFonts w:eastAsia="Times New Roman"/>
                <w:sz w:val="18"/>
                <w:szCs w:val="18"/>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23CDF3B3" w14:textId="77777777" w:rsidR="00C447EF" w:rsidRPr="00C447EF" w:rsidRDefault="00C447EF" w:rsidP="00433E36">
            <w:pPr>
              <w:numPr>
                <w:ilvl w:val="0"/>
                <w:numId w:val="49"/>
              </w:numPr>
              <w:spacing w:after="0" w:line="240" w:lineRule="auto"/>
              <w:ind w:right="0" w:firstLine="0"/>
              <w:jc w:val="left"/>
              <w:textAlignment w:val="baseline"/>
              <w:rPr>
                <w:rFonts w:eastAsia="Times New Roman"/>
                <w:color w:val="auto"/>
                <w:sz w:val="22"/>
              </w:rPr>
            </w:pPr>
            <w:r w:rsidRPr="00C447EF">
              <w:rPr>
                <w:rFonts w:eastAsia="Times New Roman"/>
                <w:color w:val="auto"/>
                <w:sz w:val="22"/>
              </w:rPr>
              <w:t>Student fulfilled individual responsibilities and contributed in a valuable way to the project. *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0ACFFA"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5.2 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D97B44"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24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5ACA8D"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209FEAD8" w14:textId="77777777" w:rsidTr="00C447EF">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430BF31"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Total </w:t>
            </w:r>
          </w:p>
          <w:p w14:paraId="1D239158"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b/>
                <w:bCs/>
                <w:i/>
                <w:iCs/>
                <w:sz w:val="18"/>
                <w:szCs w:val="18"/>
              </w:rPr>
              <w:t>Individual Project</w:t>
            </w:r>
            <w:r w:rsidRPr="00C447EF">
              <w:rPr>
                <w:rFonts w:eastAsia="Times New Roman"/>
                <w:sz w:val="18"/>
                <w:szCs w:val="18"/>
              </w:rPr>
              <w:t> </w:t>
            </w:r>
          </w:p>
        </w:tc>
        <w:tc>
          <w:tcPr>
            <w:tcW w:w="57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88BAEF0" w14:textId="77777777" w:rsidR="00C447EF" w:rsidRPr="00C447EF" w:rsidRDefault="00C447EF" w:rsidP="00C447EF">
            <w:pPr>
              <w:spacing w:after="0" w:line="240" w:lineRule="auto"/>
              <w:ind w:left="0" w:right="0" w:firstLine="0"/>
              <w:jc w:val="right"/>
              <w:textAlignment w:val="baseline"/>
              <w:rPr>
                <w:rFonts w:ascii="Times New Roman" w:eastAsia="Times New Roman" w:hAnsi="Times New Roman" w:cs="Times New Roman"/>
                <w:szCs w:val="24"/>
              </w:rPr>
            </w:pPr>
            <w:r w:rsidRPr="00C447EF">
              <w:rPr>
                <w:rFonts w:eastAsia="Times New Roman"/>
                <w:szCs w:val="24"/>
              </w:rPr>
              <w:t>Total (out of 92)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1C32274"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60D79F5"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92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0C8039"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31B9DE6F" w14:textId="77777777" w:rsidTr="00C447EF">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20115AB"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lastRenderedPageBreak/>
              <w:t>Total </w:t>
            </w:r>
          </w:p>
          <w:p w14:paraId="6EA9199C"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b/>
                <w:bCs/>
                <w:i/>
                <w:iCs/>
                <w:sz w:val="18"/>
                <w:szCs w:val="18"/>
              </w:rPr>
              <w:t>Team project</w:t>
            </w:r>
            <w:r w:rsidRPr="00C447EF">
              <w:rPr>
                <w:rFonts w:eastAsia="Times New Roman"/>
                <w:sz w:val="18"/>
                <w:szCs w:val="18"/>
              </w:rPr>
              <w:t> </w:t>
            </w:r>
          </w:p>
        </w:tc>
        <w:tc>
          <w:tcPr>
            <w:tcW w:w="57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848635D" w14:textId="77777777" w:rsidR="00C447EF" w:rsidRPr="00C447EF" w:rsidRDefault="00C447EF" w:rsidP="00C447EF">
            <w:pPr>
              <w:spacing w:after="0" w:line="240" w:lineRule="auto"/>
              <w:ind w:left="0" w:right="0" w:firstLine="0"/>
              <w:jc w:val="right"/>
              <w:textAlignment w:val="baseline"/>
              <w:rPr>
                <w:rFonts w:ascii="Times New Roman" w:eastAsia="Times New Roman" w:hAnsi="Times New Roman" w:cs="Times New Roman"/>
                <w:szCs w:val="24"/>
              </w:rPr>
            </w:pPr>
            <w:r w:rsidRPr="00C447EF">
              <w:rPr>
                <w:rFonts w:eastAsia="Times New Roman"/>
                <w:szCs w:val="24"/>
              </w:rPr>
              <w:t>Total (out of 124)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C18E3FE"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1EF4EC2"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 124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AD26E4"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r w:rsidR="00C447EF" w:rsidRPr="00C447EF" w14:paraId="34B46332" w14:textId="77777777" w:rsidTr="00C447EF">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97077D"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70724F8" w14:textId="77777777" w:rsidR="00C447EF" w:rsidRPr="00C447EF" w:rsidRDefault="00C447EF" w:rsidP="00C447EF">
            <w:pPr>
              <w:spacing w:after="0" w:line="240" w:lineRule="auto"/>
              <w:ind w:left="0" w:right="0" w:firstLine="0"/>
              <w:jc w:val="right"/>
              <w:textAlignment w:val="baseline"/>
              <w:rPr>
                <w:rFonts w:ascii="Times New Roman" w:eastAsia="Times New Roman" w:hAnsi="Times New Roman" w:cs="Times New Roman"/>
                <w:szCs w:val="24"/>
              </w:rPr>
            </w:pPr>
            <w:r w:rsidRPr="00C447EF">
              <w:rPr>
                <w:rFonts w:eastAsia="Times New Roman"/>
                <w:b/>
                <w:bCs/>
                <w:szCs w:val="24"/>
              </w:rPr>
              <w:t>Final Grade (out of 25)</w:t>
            </w:r>
            <w:r w:rsidRPr="00C447EF">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82220C7"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0502E3C" w14:textId="77777777" w:rsidR="00C447EF" w:rsidRPr="00C447EF" w:rsidRDefault="00C447EF" w:rsidP="00C447EF">
            <w:pPr>
              <w:spacing w:after="0" w:line="240" w:lineRule="auto"/>
              <w:ind w:left="0" w:right="0" w:firstLine="0"/>
              <w:jc w:val="center"/>
              <w:textAlignment w:val="baseline"/>
              <w:rPr>
                <w:rFonts w:ascii="Times New Roman" w:eastAsia="Times New Roman" w:hAnsi="Times New Roman" w:cs="Times New Roman"/>
                <w:szCs w:val="24"/>
              </w:rPr>
            </w:pPr>
            <w:r w:rsidRPr="00C447EF">
              <w:rPr>
                <w:rFonts w:eastAsia="Times New Roman"/>
                <w:b/>
                <w:bCs/>
                <w:szCs w:val="24"/>
              </w:rPr>
              <w:t>   / 25</w:t>
            </w:r>
            <w:r w:rsidRPr="00C447EF">
              <w:rPr>
                <w:rFonts w:eastAsia="Times New Roman"/>
                <w:szCs w:val="24"/>
              </w:rPr>
              <w:t>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0A999F" w14:textId="77777777" w:rsidR="00C447EF" w:rsidRPr="00C447EF" w:rsidRDefault="00C447EF" w:rsidP="00C447EF">
            <w:pPr>
              <w:spacing w:after="0" w:line="240" w:lineRule="auto"/>
              <w:ind w:left="0" w:right="0" w:firstLine="0"/>
              <w:jc w:val="left"/>
              <w:textAlignment w:val="baseline"/>
              <w:rPr>
                <w:rFonts w:ascii="Times New Roman" w:eastAsia="Times New Roman" w:hAnsi="Times New Roman" w:cs="Times New Roman"/>
                <w:szCs w:val="24"/>
              </w:rPr>
            </w:pPr>
            <w:r w:rsidRPr="00C447EF">
              <w:rPr>
                <w:rFonts w:eastAsia="Times New Roman"/>
                <w:szCs w:val="24"/>
              </w:rPr>
              <w:t> </w:t>
            </w:r>
          </w:p>
        </w:tc>
      </w:tr>
    </w:tbl>
    <w:p w14:paraId="074E475D" w14:textId="77777777" w:rsidR="00C447EF" w:rsidRPr="00C447EF" w:rsidRDefault="00C447EF" w:rsidP="00C447EF">
      <w:pPr>
        <w:spacing w:after="0" w:line="240" w:lineRule="auto"/>
        <w:ind w:left="360" w:right="0" w:firstLine="0"/>
        <w:textAlignment w:val="baseline"/>
        <w:rPr>
          <w:rFonts w:ascii="Segoe UI" w:eastAsia="Times New Roman" w:hAnsi="Segoe UI" w:cs="Segoe UI"/>
          <w:sz w:val="18"/>
          <w:szCs w:val="18"/>
        </w:rPr>
      </w:pPr>
      <w:r w:rsidRPr="00C447EF">
        <w:rPr>
          <w:rFonts w:eastAsia="Times New Roman"/>
          <w:i/>
          <w:iCs/>
          <w:sz w:val="18"/>
          <w:szCs w:val="18"/>
        </w:rPr>
        <w:t>*Evaluated individually</w:t>
      </w:r>
      <w:r w:rsidRPr="00C447EF">
        <w:rPr>
          <w:rFonts w:eastAsia="Times New Roman"/>
          <w:sz w:val="18"/>
          <w:szCs w:val="18"/>
        </w:rPr>
        <w:t> </w:t>
      </w:r>
    </w:p>
    <w:p w14:paraId="6114783A" w14:textId="77777777" w:rsidR="00C447EF" w:rsidRPr="00C447EF" w:rsidRDefault="00C447EF" w:rsidP="00C447EF">
      <w:pPr>
        <w:spacing w:after="0" w:line="240" w:lineRule="auto"/>
        <w:ind w:left="360" w:right="0" w:firstLine="0"/>
        <w:textAlignment w:val="baseline"/>
        <w:rPr>
          <w:rFonts w:ascii="Segoe UI" w:eastAsia="Times New Roman" w:hAnsi="Segoe UI" w:cs="Segoe UI"/>
          <w:sz w:val="18"/>
          <w:szCs w:val="18"/>
        </w:rPr>
      </w:pPr>
      <w:r w:rsidRPr="00C447EF">
        <w:rPr>
          <w:rFonts w:eastAsia="Times New Roman"/>
          <w:i/>
          <w:iCs/>
          <w:sz w:val="18"/>
          <w:szCs w:val="18"/>
        </w:rPr>
        <w:t>**For team project only</w:t>
      </w:r>
      <w:r w:rsidRPr="00C447EF">
        <w:rPr>
          <w:rFonts w:eastAsia="Times New Roman"/>
          <w:sz w:val="18"/>
          <w:szCs w:val="18"/>
        </w:rPr>
        <w:t> </w:t>
      </w:r>
    </w:p>
    <w:p w14:paraId="695520CF" w14:textId="77777777" w:rsidR="00C447EF" w:rsidRPr="00C447EF" w:rsidRDefault="00C447EF" w:rsidP="00C447EF">
      <w:pPr>
        <w:spacing w:after="0" w:line="240" w:lineRule="auto"/>
        <w:ind w:left="360" w:right="0" w:firstLine="0"/>
        <w:textAlignment w:val="baseline"/>
        <w:rPr>
          <w:rFonts w:ascii="Segoe UI" w:eastAsia="Times New Roman" w:hAnsi="Segoe UI" w:cs="Segoe UI"/>
          <w:sz w:val="18"/>
          <w:szCs w:val="18"/>
        </w:rPr>
      </w:pPr>
      <w:r w:rsidRPr="00C447EF">
        <w:rPr>
          <w:rFonts w:eastAsia="Times New Roman"/>
          <w:sz w:val="18"/>
          <w:szCs w:val="18"/>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6"/>
        <w:gridCol w:w="4162"/>
        <w:gridCol w:w="1259"/>
        <w:gridCol w:w="3132"/>
        <w:gridCol w:w="1257"/>
        <w:gridCol w:w="1522"/>
      </w:tblGrid>
      <w:tr w:rsidR="00C447EF" w:rsidRPr="00C447EF" w14:paraId="2B654C46" w14:textId="77777777" w:rsidTr="00C447EF">
        <w:trPr>
          <w:trHeight w:val="300"/>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1D899F1" w14:textId="77777777" w:rsidR="00C447EF" w:rsidRPr="00C447EF" w:rsidRDefault="00C447EF" w:rsidP="00C447EF">
            <w:pPr>
              <w:spacing w:after="0" w:line="240" w:lineRule="auto"/>
              <w:ind w:left="0" w:right="0" w:firstLine="0"/>
              <w:textAlignment w:val="baseline"/>
              <w:rPr>
                <w:rFonts w:ascii="Times New Roman" w:eastAsia="Times New Roman" w:hAnsi="Times New Roman" w:cs="Times New Roman"/>
                <w:szCs w:val="24"/>
              </w:rPr>
            </w:pPr>
            <w:r w:rsidRPr="00C447EF">
              <w:rPr>
                <w:rFonts w:eastAsia="Times New Roman"/>
                <w:b/>
                <w:bCs/>
                <w:szCs w:val="24"/>
              </w:rPr>
              <w:t>Supervisor Name</w:t>
            </w:r>
            <w:r w:rsidRPr="00C447EF">
              <w:rPr>
                <w:rFonts w:eastAsia="Times New Roman"/>
                <w:szCs w:val="24"/>
              </w:rPr>
              <w:t>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9665E0" w14:textId="77777777" w:rsidR="00C447EF" w:rsidRPr="00C447EF" w:rsidRDefault="00C447EF" w:rsidP="00C447EF">
            <w:pPr>
              <w:spacing w:after="0" w:line="240" w:lineRule="auto"/>
              <w:ind w:left="0" w:right="0" w:firstLine="0"/>
              <w:textAlignment w:val="baseline"/>
              <w:rPr>
                <w:rFonts w:ascii="Times New Roman" w:eastAsia="Times New Roman" w:hAnsi="Times New Roman" w:cs="Times New Roman"/>
                <w:szCs w:val="24"/>
              </w:rPr>
            </w:pPr>
            <w:r w:rsidRPr="00C447EF">
              <w:rPr>
                <w:rFonts w:eastAsia="Times New Roman"/>
                <w:b/>
                <w:bCs/>
                <w:szCs w:val="24"/>
              </w:rPr>
              <w:t> </w:t>
            </w:r>
            <w:r w:rsidRPr="00C447EF">
              <w:rPr>
                <w:rFonts w:eastAsia="Times New Roman"/>
                <w:szCs w:val="24"/>
              </w:rPr>
              <w:t> </w:t>
            </w:r>
          </w:p>
          <w:p w14:paraId="3DCF2C7A" w14:textId="77777777" w:rsidR="00C447EF" w:rsidRPr="00C447EF" w:rsidRDefault="00C447EF" w:rsidP="00C447EF">
            <w:pPr>
              <w:spacing w:after="0" w:line="240" w:lineRule="auto"/>
              <w:ind w:left="0" w:right="0" w:firstLine="0"/>
              <w:textAlignment w:val="baseline"/>
              <w:rPr>
                <w:rFonts w:ascii="Times New Roman" w:eastAsia="Times New Roman" w:hAnsi="Times New Roman" w:cs="Times New Roman"/>
                <w:szCs w:val="24"/>
              </w:rPr>
            </w:pPr>
            <w:r w:rsidRPr="00C447EF">
              <w:rPr>
                <w:rFonts w:eastAsia="Times New Roman"/>
                <w:b/>
                <w:bCs/>
                <w:szCs w:val="24"/>
              </w:rPr>
              <w:t> </w:t>
            </w:r>
            <w:r w:rsidRPr="00C447EF">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FEA16AA" w14:textId="77777777" w:rsidR="00C447EF" w:rsidRPr="00C447EF" w:rsidRDefault="00C447EF" w:rsidP="00C447EF">
            <w:pPr>
              <w:spacing w:after="0" w:line="240" w:lineRule="auto"/>
              <w:ind w:left="0" w:right="0" w:firstLine="0"/>
              <w:textAlignment w:val="baseline"/>
              <w:rPr>
                <w:rFonts w:ascii="Times New Roman" w:eastAsia="Times New Roman" w:hAnsi="Times New Roman" w:cs="Times New Roman"/>
                <w:szCs w:val="24"/>
              </w:rPr>
            </w:pPr>
            <w:r w:rsidRPr="00C447EF">
              <w:rPr>
                <w:rFonts w:eastAsia="Times New Roman"/>
                <w:b/>
                <w:bCs/>
                <w:szCs w:val="24"/>
              </w:rPr>
              <w:t>Signature</w:t>
            </w:r>
            <w:r w:rsidRPr="00C447EF">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74697F" w14:textId="77777777" w:rsidR="00C447EF" w:rsidRPr="00C447EF" w:rsidRDefault="00C447EF" w:rsidP="00C447EF">
            <w:pPr>
              <w:spacing w:after="0" w:line="240" w:lineRule="auto"/>
              <w:ind w:left="0" w:right="0" w:firstLine="0"/>
              <w:textAlignment w:val="baseline"/>
              <w:rPr>
                <w:rFonts w:ascii="Times New Roman" w:eastAsia="Times New Roman" w:hAnsi="Times New Roman" w:cs="Times New Roman"/>
                <w:szCs w:val="24"/>
              </w:rPr>
            </w:pPr>
            <w:r w:rsidRPr="00C447EF">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7002300" w14:textId="77777777" w:rsidR="00C447EF" w:rsidRPr="00C447EF" w:rsidRDefault="00C447EF" w:rsidP="00C447EF">
            <w:pPr>
              <w:spacing w:after="0" w:line="240" w:lineRule="auto"/>
              <w:ind w:left="0" w:right="0" w:firstLine="0"/>
              <w:textAlignment w:val="baseline"/>
              <w:rPr>
                <w:rFonts w:ascii="Times New Roman" w:eastAsia="Times New Roman" w:hAnsi="Times New Roman" w:cs="Times New Roman"/>
                <w:szCs w:val="24"/>
              </w:rPr>
            </w:pPr>
            <w:r w:rsidRPr="00C447EF">
              <w:rPr>
                <w:rFonts w:eastAsia="Times New Roman"/>
                <w:b/>
                <w:bCs/>
                <w:szCs w:val="24"/>
              </w:rPr>
              <w:t>Date  </w:t>
            </w:r>
            <w:r w:rsidRPr="00C447EF">
              <w:rPr>
                <w:rFonts w:eastAsia="Times New Roman"/>
                <w:szCs w:val="24"/>
              </w:rPr>
              <w:t> </w:t>
            </w:r>
          </w:p>
        </w:tc>
        <w:tc>
          <w:tcPr>
            <w:tcW w:w="15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4B8620" w14:textId="77777777" w:rsidR="00C447EF" w:rsidRPr="00C447EF" w:rsidRDefault="00C447EF" w:rsidP="00C447EF">
            <w:pPr>
              <w:spacing w:after="0" w:line="240" w:lineRule="auto"/>
              <w:ind w:left="0" w:right="0" w:firstLine="0"/>
              <w:textAlignment w:val="baseline"/>
              <w:rPr>
                <w:rFonts w:ascii="Times New Roman" w:eastAsia="Times New Roman" w:hAnsi="Times New Roman" w:cs="Times New Roman"/>
                <w:szCs w:val="24"/>
              </w:rPr>
            </w:pPr>
            <w:r w:rsidRPr="00C447EF">
              <w:rPr>
                <w:rFonts w:eastAsia="Times New Roman"/>
                <w:b/>
                <w:bCs/>
                <w:szCs w:val="24"/>
              </w:rPr>
              <w:t> </w:t>
            </w:r>
            <w:r w:rsidRPr="00C447EF">
              <w:rPr>
                <w:rFonts w:eastAsia="Times New Roman"/>
                <w:szCs w:val="24"/>
              </w:rPr>
              <w:t> </w:t>
            </w:r>
          </w:p>
        </w:tc>
      </w:tr>
    </w:tbl>
    <w:p w14:paraId="0C164A87" w14:textId="40277328" w:rsidR="00147FE7" w:rsidRDefault="00147FE7" w:rsidP="00C447EF">
      <w:pPr>
        <w:spacing w:after="160" w:line="259" w:lineRule="auto"/>
        <w:ind w:left="0" w:right="0" w:firstLine="0"/>
        <w:jc w:val="center"/>
        <w:rPr>
          <w:rFonts w:asciiTheme="minorHAnsi" w:hAnsiTheme="minorHAnsi" w:cstheme="minorHAnsi"/>
        </w:rPr>
        <w:sectPr w:rsidR="00147FE7" w:rsidSect="008C25DD">
          <w:pgSz w:w="15840" w:h="12240" w:orient="landscape"/>
          <w:pgMar w:top="576" w:right="1267" w:bottom="576" w:left="864" w:header="720" w:footer="965" w:gutter="0"/>
          <w:cols w:space="720"/>
          <w:docGrid w:linePitch="326"/>
        </w:sectPr>
      </w:pPr>
    </w:p>
    <w:p w14:paraId="111B73D5" w14:textId="76FB423C" w:rsidR="00224891" w:rsidRPr="00224891" w:rsidRDefault="00224891" w:rsidP="00224891">
      <w:pPr>
        <w:spacing w:after="160" w:line="259" w:lineRule="auto"/>
        <w:ind w:left="0" w:right="0" w:firstLine="0"/>
        <w:jc w:val="center"/>
        <w:rPr>
          <w:rFonts w:asciiTheme="minorHAnsi" w:hAnsiTheme="minorHAnsi" w:cstheme="minorHAnsi"/>
        </w:rPr>
      </w:pPr>
      <w:r w:rsidRPr="00224891">
        <w:rPr>
          <w:rFonts w:asciiTheme="minorHAnsi" w:hAnsiTheme="minorHAnsi" w:cstheme="minorHAnsi"/>
          <w:noProof/>
        </w:rPr>
        <w:lastRenderedPageBreak/>
        <w:drawing>
          <wp:inline distT="0" distB="0" distL="0" distR="0" wp14:anchorId="3D00FE6C" wp14:editId="74D70C8E">
            <wp:extent cx="2185035" cy="594072"/>
            <wp:effectExtent l="0" t="0" r="5715" b="0"/>
            <wp:docPr id="1" name="Picture 1"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738" name="Picture 1738" descr="A picture containing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5035" cy="594072"/>
                    </a:xfrm>
                    <a:prstGeom prst="rect">
                      <a:avLst/>
                    </a:prstGeom>
                  </pic:spPr>
                </pic:pic>
              </a:graphicData>
            </a:graphic>
          </wp:inline>
        </w:drawing>
      </w:r>
    </w:p>
    <w:p w14:paraId="7ECFCF5D" w14:textId="77777777" w:rsidR="00BC2B1D" w:rsidRPr="00BC2B1D" w:rsidRDefault="00BC2B1D" w:rsidP="00BC2B1D">
      <w:pPr>
        <w:spacing w:after="0" w:line="240" w:lineRule="auto"/>
        <w:ind w:left="0" w:right="0" w:firstLine="0"/>
        <w:jc w:val="center"/>
        <w:textAlignment w:val="baseline"/>
        <w:rPr>
          <w:rFonts w:ascii="Segoe UI" w:eastAsia="Times New Roman" w:hAnsi="Segoe UI" w:cs="Segoe UI"/>
          <w:b/>
          <w:bCs/>
          <w:color w:val="4F81BD"/>
          <w:sz w:val="18"/>
          <w:szCs w:val="18"/>
        </w:rPr>
      </w:pPr>
      <w:r w:rsidRPr="00BC2B1D">
        <w:rPr>
          <w:rFonts w:eastAsia="Times New Roman"/>
          <w:b/>
          <w:bCs/>
          <w:i/>
          <w:iCs/>
          <w:color w:val="auto"/>
          <w:sz w:val="36"/>
          <w:szCs w:val="36"/>
        </w:rPr>
        <w:t>Capstone Project (XXXX 495A)</w:t>
      </w:r>
      <w:r w:rsidRPr="00BC2B1D">
        <w:rPr>
          <w:rFonts w:eastAsia="Times New Roman"/>
          <w:b/>
          <w:bCs/>
          <w:color w:val="auto"/>
          <w:sz w:val="36"/>
          <w:szCs w:val="36"/>
        </w:rPr>
        <w:t> </w:t>
      </w:r>
    </w:p>
    <w:p w14:paraId="055317AD" w14:textId="77777777" w:rsidR="00BC2B1D" w:rsidRPr="00BC2B1D" w:rsidRDefault="00BC2B1D" w:rsidP="00BC2B1D">
      <w:pPr>
        <w:spacing w:after="0" w:line="240" w:lineRule="auto"/>
        <w:ind w:left="0" w:right="0" w:firstLine="0"/>
        <w:jc w:val="center"/>
        <w:textAlignment w:val="baseline"/>
        <w:rPr>
          <w:rFonts w:ascii="Segoe UI" w:eastAsia="Times New Roman" w:hAnsi="Segoe UI" w:cs="Segoe UI"/>
          <w:b/>
          <w:bCs/>
          <w:color w:val="4F81BD"/>
          <w:sz w:val="18"/>
          <w:szCs w:val="18"/>
        </w:rPr>
      </w:pPr>
      <w:r w:rsidRPr="00BC2B1D">
        <w:rPr>
          <w:rFonts w:eastAsia="Times New Roman"/>
          <w:b/>
          <w:bCs/>
          <w:i/>
          <w:iCs/>
          <w:color w:val="C00000"/>
          <w:sz w:val="28"/>
          <w:szCs w:val="28"/>
        </w:rPr>
        <w:t>Final Evaluation Form</w:t>
      </w:r>
      <w:r w:rsidRPr="00BC2B1D">
        <w:rPr>
          <w:rFonts w:eastAsia="Times New Roman"/>
          <w:b/>
          <w:bCs/>
          <w:color w:val="C00000"/>
          <w:sz w:val="28"/>
          <w:szCs w:val="28"/>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27"/>
        <w:gridCol w:w="4180"/>
        <w:gridCol w:w="270"/>
        <w:gridCol w:w="1147"/>
        <w:gridCol w:w="270"/>
        <w:gridCol w:w="180"/>
        <w:gridCol w:w="1144"/>
        <w:gridCol w:w="267"/>
        <w:gridCol w:w="1107"/>
      </w:tblGrid>
      <w:tr w:rsidR="00BC2B1D" w:rsidRPr="00BC2B1D" w14:paraId="6D92ABA1" w14:textId="77777777" w:rsidTr="00BC2B1D">
        <w:trPr>
          <w:trHeight w:val="300"/>
        </w:trPr>
        <w:tc>
          <w:tcPr>
            <w:tcW w:w="2670" w:type="dxa"/>
            <w:tcBorders>
              <w:top w:val="single" w:sz="6" w:space="0" w:color="000000"/>
              <w:left w:val="single" w:sz="6" w:space="0" w:color="000000"/>
              <w:bottom w:val="single" w:sz="6" w:space="0" w:color="000000"/>
              <w:right w:val="single" w:sz="6" w:space="0" w:color="000000"/>
            </w:tcBorders>
            <w:shd w:val="clear" w:color="auto" w:fill="DBE5F1"/>
            <w:hideMark/>
          </w:tcPr>
          <w:p w14:paraId="5FC0091C" w14:textId="77777777" w:rsidR="00BC2B1D" w:rsidRPr="00BC2B1D" w:rsidRDefault="00BC2B1D" w:rsidP="00BC2B1D">
            <w:pPr>
              <w:spacing w:after="0" w:line="240" w:lineRule="auto"/>
              <w:ind w:left="105" w:right="0" w:firstLine="0"/>
              <w:jc w:val="left"/>
              <w:textAlignment w:val="baseline"/>
              <w:rPr>
                <w:rFonts w:ascii="Times New Roman" w:eastAsia="Times New Roman" w:hAnsi="Times New Roman" w:cs="Times New Roman"/>
                <w:szCs w:val="24"/>
              </w:rPr>
            </w:pPr>
            <w:r w:rsidRPr="00BC2B1D">
              <w:rPr>
                <w:rFonts w:eastAsia="Times New Roman"/>
                <w:b/>
                <w:bCs/>
                <w:szCs w:val="24"/>
              </w:rPr>
              <w:t>Name of Student  </w:t>
            </w:r>
            <w:r w:rsidRPr="00BC2B1D">
              <w:rPr>
                <w:rFonts w:eastAsia="Times New Roman"/>
                <w:szCs w:val="24"/>
              </w:rPr>
              <w:t> </w:t>
            </w:r>
          </w:p>
        </w:tc>
        <w:tc>
          <w:tcPr>
            <w:tcW w:w="42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2A5907" w14:textId="77777777" w:rsidR="00BC2B1D" w:rsidRPr="00BC2B1D" w:rsidRDefault="00BC2B1D" w:rsidP="00BC2B1D">
            <w:pPr>
              <w:spacing w:after="0" w:line="240" w:lineRule="auto"/>
              <w:ind w:left="105" w:right="0" w:firstLine="0"/>
              <w:jc w:val="left"/>
              <w:textAlignment w:val="baseline"/>
              <w:rPr>
                <w:rFonts w:ascii="Times New Roman" w:eastAsia="Times New Roman" w:hAnsi="Times New Roman" w:cs="Times New Roman"/>
                <w:szCs w:val="24"/>
              </w:rPr>
            </w:pPr>
            <w:r w:rsidRPr="00BC2B1D">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hideMark/>
          </w:tcPr>
          <w:p w14:paraId="24A643ED" w14:textId="77777777" w:rsidR="00BC2B1D" w:rsidRPr="00BC2B1D" w:rsidRDefault="00BC2B1D" w:rsidP="00BC2B1D">
            <w:pPr>
              <w:spacing w:after="0" w:line="240" w:lineRule="auto"/>
              <w:ind w:left="105" w:right="0" w:firstLine="0"/>
              <w:jc w:val="left"/>
              <w:textAlignment w:val="baseline"/>
              <w:rPr>
                <w:rFonts w:ascii="Times New Roman" w:eastAsia="Times New Roman" w:hAnsi="Times New Roman" w:cs="Times New Roman"/>
                <w:szCs w:val="24"/>
              </w:rPr>
            </w:pPr>
            <w:r w:rsidRPr="00BC2B1D">
              <w:rPr>
                <w:rFonts w:eastAsia="Times New Roman"/>
                <w:b/>
                <w:bCs/>
                <w:szCs w:val="24"/>
              </w:rPr>
              <w:t>Student ID </w:t>
            </w:r>
            <w:r w:rsidRPr="00BC2B1D">
              <w:rPr>
                <w:rFonts w:eastAsia="Times New Roman"/>
                <w:szCs w:val="24"/>
              </w:rPr>
              <w:t> </w:t>
            </w:r>
          </w:p>
        </w:tc>
        <w:tc>
          <w:tcPr>
            <w:tcW w:w="450" w:type="dxa"/>
            <w:gridSpan w:val="2"/>
            <w:tcBorders>
              <w:top w:val="single" w:sz="6" w:space="0" w:color="000000"/>
              <w:left w:val="nil"/>
              <w:bottom w:val="single" w:sz="6" w:space="0" w:color="000000"/>
              <w:right w:val="single" w:sz="6" w:space="0" w:color="000000"/>
            </w:tcBorders>
            <w:shd w:val="clear" w:color="auto" w:fill="DBE5F1"/>
            <w:hideMark/>
          </w:tcPr>
          <w:p w14:paraId="1988A188"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szCs w:val="24"/>
              </w:rPr>
              <w:t> </w:t>
            </w:r>
          </w:p>
        </w:tc>
        <w:tc>
          <w:tcPr>
            <w:tcW w:w="240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9A9AE5B"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szCs w:val="24"/>
              </w:rPr>
              <w:t>  </w:t>
            </w:r>
          </w:p>
        </w:tc>
      </w:tr>
      <w:tr w:rsidR="00BC2B1D" w:rsidRPr="00BC2B1D" w14:paraId="2DC36918" w14:textId="77777777" w:rsidTr="00BC2B1D">
        <w:trPr>
          <w:trHeight w:val="300"/>
        </w:trPr>
        <w:tc>
          <w:tcPr>
            <w:tcW w:w="2670" w:type="dxa"/>
            <w:tcBorders>
              <w:top w:val="single" w:sz="6" w:space="0" w:color="000000"/>
              <w:left w:val="single" w:sz="6" w:space="0" w:color="000000"/>
              <w:bottom w:val="single" w:sz="6" w:space="0" w:color="000000"/>
              <w:right w:val="single" w:sz="6" w:space="0" w:color="000000"/>
            </w:tcBorders>
            <w:shd w:val="clear" w:color="auto" w:fill="DBE5F1"/>
            <w:hideMark/>
          </w:tcPr>
          <w:p w14:paraId="2ECF1FC6" w14:textId="77777777" w:rsidR="00BC2B1D" w:rsidRPr="00BC2B1D" w:rsidRDefault="00BC2B1D" w:rsidP="00BC2B1D">
            <w:pPr>
              <w:spacing w:after="0" w:line="240" w:lineRule="auto"/>
              <w:ind w:left="105" w:right="0" w:firstLine="0"/>
              <w:jc w:val="left"/>
              <w:textAlignment w:val="baseline"/>
              <w:rPr>
                <w:rFonts w:ascii="Times New Roman" w:eastAsia="Times New Roman" w:hAnsi="Times New Roman" w:cs="Times New Roman"/>
                <w:szCs w:val="24"/>
              </w:rPr>
            </w:pPr>
            <w:r w:rsidRPr="00BC2B1D">
              <w:rPr>
                <w:rFonts w:eastAsia="Times New Roman"/>
                <w:b/>
                <w:bCs/>
                <w:szCs w:val="24"/>
              </w:rPr>
              <w:t>College  </w:t>
            </w:r>
            <w:r w:rsidRPr="00BC2B1D">
              <w:rPr>
                <w:rFonts w:eastAsia="Times New Roman"/>
                <w:szCs w:val="24"/>
              </w:rPr>
              <w:t> </w:t>
            </w:r>
          </w:p>
        </w:tc>
        <w:tc>
          <w:tcPr>
            <w:tcW w:w="42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02B224" w14:textId="77777777" w:rsidR="00BC2B1D" w:rsidRPr="00BC2B1D" w:rsidRDefault="00BC2B1D" w:rsidP="00BC2B1D">
            <w:pPr>
              <w:spacing w:after="0" w:line="240" w:lineRule="auto"/>
              <w:ind w:left="105" w:right="0" w:firstLine="0"/>
              <w:jc w:val="left"/>
              <w:textAlignment w:val="baseline"/>
              <w:rPr>
                <w:rFonts w:ascii="Times New Roman" w:eastAsia="Times New Roman" w:hAnsi="Times New Roman" w:cs="Times New Roman"/>
                <w:szCs w:val="24"/>
              </w:rPr>
            </w:pPr>
            <w:r w:rsidRPr="00BC2B1D">
              <w:rPr>
                <w:rFonts w:eastAsia="Times New Roman"/>
                <w:b/>
                <w:bCs/>
                <w:szCs w:val="24"/>
              </w:rPr>
              <w:t> </w:t>
            </w:r>
            <w:r w:rsidRPr="00BC2B1D">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hideMark/>
          </w:tcPr>
          <w:p w14:paraId="1178E64C" w14:textId="77777777" w:rsidR="00BC2B1D" w:rsidRPr="00BC2B1D" w:rsidRDefault="00BC2B1D" w:rsidP="00BC2B1D">
            <w:pPr>
              <w:spacing w:after="0" w:line="240" w:lineRule="auto"/>
              <w:ind w:left="105" w:right="0" w:firstLine="0"/>
              <w:jc w:val="left"/>
              <w:textAlignment w:val="baseline"/>
              <w:rPr>
                <w:rFonts w:ascii="Times New Roman" w:eastAsia="Times New Roman" w:hAnsi="Times New Roman" w:cs="Times New Roman"/>
                <w:szCs w:val="24"/>
              </w:rPr>
            </w:pPr>
            <w:r w:rsidRPr="00BC2B1D">
              <w:rPr>
                <w:rFonts w:eastAsia="Times New Roman"/>
                <w:b/>
                <w:bCs/>
                <w:szCs w:val="24"/>
              </w:rPr>
              <w:t>Program  </w:t>
            </w:r>
            <w:r w:rsidRPr="00BC2B1D">
              <w:rPr>
                <w:rFonts w:eastAsia="Times New Roman"/>
                <w:szCs w:val="24"/>
              </w:rPr>
              <w:t> </w:t>
            </w:r>
          </w:p>
        </w:tc>
        <w:tc>
          <w:tcPr>
            <w:tcW w:w="450" w:type="dxa"/>
            <w:gridSpan w:val="2"/>
            <w:tcBorders>
              <w:top w:val="single" w:sz="6" w:space="0" w:color="000000"/>
              <w:left w:val="nil"/>
              <w:bottom w:val="single" w:sz="6" w:space="0" w:color="000000"/>
              <w:right w:val="single" w:sz="6" w:space="0" w:color="000000"/>
            </w:tcBorders>
            <w:shd w:val="clear" w:color="auto" w:fill="DBE5F1"/>
            <w:hideMark/>
          </w:tcPr>
          <w:p w14:paraId="6627B591"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szCs w:val="24"/>
              </w:rPr>
              <w:t> </w:t>
            </w:r>
          </w:p>
        </w:tc>
        <w:tc>
          <w:tcPr>
            <w:tcW w:w="240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C6D7237"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szCs w:val="24"/>
              </w:rPr>
              <w:t>  </w:t>
            </w:r>
          </w:p>
        </w:tc>
      </w:tr>
      <w:tr w:rsidR="00BC2B1D" w:rsidRPr="00BC2B1D" w14:paraId="38D4B902" w14:textId="77777777" w:rsidTr="00BC2B1D">
        <w:trPr>
          <w:trHeight w:val="300"/>
        </w:trPr>
        <w:tc>
          <w:tcPr>
            <w:tcW w:w="2670" w:type="dxa"/>
            <w:tcBorders>
              <w:top w:val="single" w:sz="6" w:space="0" w:color="000000"/>
              <w:left w:val="single" w:sz="6" w:space="0" w:color="000000"/>
              <w:bottom w:val="single" w:sz="6" w:space="0" w:color="000000"/>
              <w:right w:val="single" w:sz="6" w:space="0" w:color="000000"/>
            </w:tcBorders>
            <w:shd w:val="clear" w:color="auto" w:fill="DBE5F1"/>
            <w:hideMark/>
          </w:tcPr>
          <w:p w14:paraId="3CA391A4" w14:textId="77777777" w:rsidR="00BC2B1D" w:rsidRPr="00BC2B1D" w:rsidRDefault="00BC2B1D" w:rsidP="00BC2B1D">
            <w:pPr>
              <w:spacing w:after="0" w:line="240" w:lineRule="auto"/>
              <w:ind w:left="105" w:right="0" w:firstLine="0"/>
              <w:jc w:val="left"/>
              <w:textAlignment w:val="baseline"/>
              <w:rPr>
                <w:rFonts w:ascii="Times New Roman" w:eastAsia="Times New Roman" w:hAnsi="Times New Roman" w:cs="Times New Roman"/>
                <w:szCs w:val="24"/>
              </w:rPr>
            </w:pPr>
            <w:r w:rsidRPr="00BC2B1D">
              <w:rPr>
                <w:rFonts w:eastAsia="Times New Roman"/>
                <w:b/>
                <w:bCs/>
                <w:szCs w:val="24"/>
              </w:rPr>
              <w:t>Course Title  </w:t>
            </w:r>
            <w:r w:rsidRPr="00BC2B1D">
              <w:rPr>
                <w:rFonts w:eastAsia="Times New Roman"/>
                <w:szCs w:val="24"/>
              </w:rPr>
              <w:t> </w:t>
            </w:r>
          </w:p>
        </w:tc>
        <w:tc>
          <w:tcPr>
            <w:tcW w:w="42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A1704D6"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szCs w:val="24"/>
              </w:rPr>
              <w:t> XXXX 495A: Capstone Project I </w:t>
            </w:r>
          </w:p>
          <w:p w14:paraId="102171CB" w14:textId="77777777" w:rsidR="00BC2B1D" w:rsidRPr="00BC2B1D" w:rsidRDefault="00BC2B1D" w:rsidP="00BC2B1D">
            <w:pPr>
              <w:spacing w:after="0" w:line="240" w:lineRule="auto"/>
              <w:ind w:left="105" w:right="0" w:firstLine="0"/>
              <w:jc w:val="left"/>
              <w:textAlignment w:val="baseline"/>
              <w:rPr>
                <w:rFonts w:ascii="Times New Roman" w:eastAsia="Times New Roman" w:hAnsi="Times New Roman" w:cs="Times New Roman"/>
                <w:szCs w:val="24"/>
              </w:rPr>
            </w:pPr>
            <w:r w:rsidRPr="00BC2B1D">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hideMark/>
          </w:tcPr>
          <w:p w14:paraId="6E17295F" w14:textId="77777777" w:rsidR="00BC2B1D" w:rsidRPr="00BC2B1D" w:rsidRDefault="00BC2B1D" w:rsidP="00BC2B1D">
            <w:pPr>
              <w:spacing w:after="0" w:line="240" w:lineRule="auto"/>
              <w:ind w:left="105" w:right="0" w:firstLine="0"/>
              <w:textAlignment w:val="baseline"/>
              <w:rPr>
                <w:rFonts w:ascii="Times New Roman" w:eastAsia="Times New Roman" w:hAnsi="Times New Roman" w:cs="Times New Roman"/>
                <w:szCs w:val="24"/>
              </w:rPr>
            </w:pPr>
            <w:r w:rsidRPr="00BC2B1D">
              <w:rPr>
                <w:rFonts w:eastAsia="Times New Roman"/>
                <w:b/>
                <w:bCs/>
                <w:szCs w:val="24"/>
              </w:rPr>
              <w:t>Course Code </w:t>
            </w:r>
            <w:r w:rsidRPr="00BC2B1D">
              <w:rPr>
                <w:rFonts w:eastAsia="Times New Roman"/>
                <w:szCs w:val="24"/>
              </w:rPr>
              <w:t> </w:t>
            </w:r>
          </w:p>
        </w:tc>
        <w:tc>
          <w:tcPr>
            <w:tcW w:w="450" w:type="dxa"/>
            <w:gridSpan w:val="2"/>
            <w:tcBorders>
              <w:top w:val="single" w:sz="6" w:space="0" w:color="000000"/>
              <w:left w:val="nil"/>
              <w:bottom w:val="single" w:sz="6" w:space="0" w:color="000000"/>
              <w:right w:val="single" w:sz="6" w:space="0" w:color="000000"/>
            </w:tcBorders>
            <w:shd w:val="clear" w:color="auto" w:fill="DBE5F1"/>
            <w:hideMark/>
          </w:tcPr>
          <w:p w14:paraId="099B1D4C"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szCs w:val="24"/>
              </w:rPr>
              <w:t> </w:t>
            </w:r>
          </w:p>
        </w:tc>
        <w:tc>
          <w:tcPr>
            <w:tcW w:w="240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BFA2C9"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szCs w:val="24"/>
              </w:rPr>
              <w:t> XXXX 495A </w:t>
            </w:r>
          </w:p>
        </w:tc>
      </w:tr>
      <w:tr w:rsidR="00BC2B1D" w:rsidRPr="00BC2B1D" w14:paraId="21436A72" w14:textId="77777777" w:rsidTr="00BC2B1D">
        <w:trPr>
          <w:trHeight w:val="300"/>
        </w:trPr>
        <w:tc>
          <w:tcPr>
            <w:tcW w:w="2670" w:type="dxa"/>
            <w:vMerge w:val="restart"/>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3CA6036" w14:textId="77777777" w:rsidR="00BC2B1D" w:rsidRPr="00BC2B1D" w:rsidRDefault="00BC2B1D" w:rsidP="00BC2B1D">
            <w:pPr>
              <w:spacing w:after="0" w:line="240" w:lineRule="auto"/>
              <w:ind w:left="105" w:right="0" w:firstLine="0"/>
              <w:jc w:val="left"/>
              <w:textAlignment w:val="baseline"/>
              <w:rPr>
                <w:rFonts w:ascii="Times New Roman" w:eastAsia="Times New Roman" w:hAnsi="Times New Roman" w:cs="Times New Roman"/>
                <w:szCs w:val="24"/>
              </w:rPr>
            </w:pPr>
            <w:r w:rsidRPr="00BC2B1D">
              <w:rPr>
                <w:rFonts w:eastAsia="Times New Roman"/>
                <w:b/>
                <w:bCs/>
                <w:szCs w:val="24"/>
              </w:rPr>
              <w:t>Supervisor Name  </w:t>
            </w:r>
            <w:r w:rsidRPr="00BC2B1D">
              <w:rPr>
                <w:rFonts w:eastAsia="Times New Roman"/>
                <w:szCs w:val="24"/>
              </w:rPr>
              <w:t> </w:t>
            </w:r>
          </w:p>
        </w:tc>
        <w:tc>
          <w:tcPr>
            <w:tcW w:w="427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D9D355" w14:textId="77777777" w:rsidR="00BC2B1D" w:rsidRPr="00BC2B1D" w:rsidRDefault="00BC2B1D" w:rsidP="00BC2B1D">
            <w:pPr>
              <w:spacing w:after="0" w:line="240" w:lineRule="auto"/>
              <w:ind w:left="105" w:right="0" w:firstLine="0"/>
              <w:jc w:val="left"/>
              <w:textAlignment w:val="baseline"/>
              <w:rPr>
                <w:rFonts w:ascii="Times New Roman" w:eastAsia="Times New Roman" w:hAnsi="Times New Roman" w:cs="Times New Roman"/>
                <w:szCs w:val="24"/>
              </w:rPr>
            </w:pPr>
            <w:r w:rsidRPr="00BC2B1D">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vAlign w:val="bottom"/>
            <w:hideMark/>
          </w:tcPr>
          <w:p w14:paraId="608D23F1" w14:textId="77777777" w:rsidR="00BC2B1D" w:rsidRPr="00BC2B1D" w:rsidRDefault="00BC2B1D" w:rsidP="00BC2B1D">
            <w:pPr>
              <w:spacing w:after="0" w:line="240" w:lineRule="auto"/>
              <w:ind w:left="105" w:right="0" w:firstLine="0"/>
              <w:textAlignment w:val="baseline"/>
              <w:rPr>
                <w:rFonts w:ascii="Times New Roman" w:eastAsia="Times New Roman" w:hAnsi="Times New Roman" w:cs="Times New Roman"/>
                <w:szCs w:val="24"/>
              </w:rPr>
            </w:pPr>
            <w:r w:rsidRPr="00BC2B1D">
              <w:rPr>
                <w:rFonts w:eastAsia="Times New Roman"/>
                <w:b/>
                <w:bCs/>
                <w:szCs w:val="24"/>
              </w:rPr>
              <w:t>Academic Year</w:t>
            </w:r>
            <w:r w:rsidRPr="00BC2B1D">
              <w:rPr>
                <w:rFonts w:eastAsia="Times New Roman"/>
                <w:szCs w:val="24"/>
              </w:rPr>
              <w:t> </w:t>
            </w:r>
          </w:p>
        </w:tc>
        <w:tc>
          <w:tcPr>
            <w:tcW w:w="450" w:type="dxa"/>
            <w:gridSpan w:val="2"/>
            <w:tcBorders>
              <w:top w:val="single" w:sz="6" w:space="0" w:color="000000"/>
              <w:left w:val="nil"/>
              <w:bottom w:val="single" w:sz="6" w:space="0" w:color="000000"/>
              <w:right w:val="single" w:sz="6" w:space="0" w:color="000000"/>
            </w:tcBorders>
            <w:shd w:val="clear" w:color="auto" w:fill="DBE5F1"/>
            <w:vAlign w:val="bottom"/>
            <w:hideMark/>
          </w:tcPr>
          <w:p w14:paraId="21A8BA02"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szCs w:val="24"/>
              </w:rPr>
              <w:t> </w:t>
            </w:r>
          </w:p>
        </w:tc>
        <w:tc>
          <w:tcPr>
            <w:tcW w:w="240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F48FF4"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szCs w:val="24"/>
              </w:rPr>
              <w:t>  </w:t>
            </w:r>
          </w:p>
        </w:tc>
      </w:tr>
      <w:tr w:rsidR="00BC2B1D" w:rsidRPr="00BC2B1D" w14:paraId="6947F3FA" w14:textId="77777777" w:rsidTr="00BC2B1D">
        <w:trPr>
          <w:trHeight w:val="476"/>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5752FC" w14:textId="77777777" w:rsidR="00BC2B1D" w:rsidRPr="00BC2B1D" w:rsidRDefault="00BC2B1D" w:rsidP="00BC2B1D">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175088" w14:textId="77777777" w:rsidR="00BC2B1D" w:rsidRPr="00BC2B1D" w:rsidRDefault="00BC2B1D" w:rsidP="00BC2B1D">
            <w:pPr>
              <w:spacing w:after="0" w:line="240" w:lineRule="auto"/>
              <w:ind w:left="0" w:right="0" w:firstLine="0"/>
              <w:jc w:val="left"/>
              <w:rPr>
                <w:rFonts w:ascii="Times New Roman" w:eastAsia="Times New Roman" w:hAnsi="Times New Roman" w:cs="Times New Roman"/>
                <w:szCs w:val="24"/>
              </w:rPr>
            </w:pPr>
          </w:p>
        </w:tc>
        <w:tc>
          <w:tcPr>
            <w:tcW w:w="1425" w:type="dxa"/>
            <w:gridSpan w:val="2"/>
            <w:vMerge w:val="restart"/>
            <w:tcBorders>
              <w:top w:val="single" w:sz="6" w:space="0" w:color="000000"/>
              <w:left w:val="single" w:sz="6" w:space="0" w:color="000000"/>
              <w:bottom w:val="single" w:sz="6" w:space="0" w:color="000000"/>
              <w:right w:val="nil"/>
            </w:tcBorders>
            <w:shd w:val="clear" w:color="auto" w:fill="DBE5F1"/>
            <w:hideMark/>
          </w:tcPr>
          <w:p w14:paraId="28795A15"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szCs w:val="24"/>
              </w:rPr>
              <w:t> </w:t>
            </w:r>
          </w:p>
        </w:tc>
        <w:tc>
          <w:tcPr>
            <w:tcW w:w="1605" w:type="dxa"/>
            <w:gridSpan w:val="3"/>
            <w:vMerge w:val="restart"/>
            <w:tcBorders>
              <w:top w:val="single" w:sz="6" w:space="0" w:color="000000"/>
              <w:left w:val="nil"/>
              <w:bottom w:val="single" w:sz="6" w:space="0" w:color="000000"/>
              <w:right w:val="nil"/>
            </w:tcBorders>
            <w:shd w:val="clear" w:color="auto" w:fill="DBE5F1"/>
            <w:vAlign w:val="center"/>
            <w:hideMark/>
          </w:tcPr>
          <w:p w14:paraId="5281A7F4" w14:textId="77777777" w:rsidR="00BC2B1D" w:rsidRPr="00BC2B1D" w:rsidRDefault="00BC2B1D" w:rsidP="00BC2B1D">
            <w:pPr>
              <w:spacing w:after="0" w:line="240" w:lineRule="auto"/>
              <w:ind w:left="105" w:right="0" w:firstLine="0"/>
              <w:jc w:val="center"/>
              <w:textAlignment w:val="baseline"/>
              <w:rPr>
                <w:rFonts w:ascii="Times New Roman" w:eastAsia="Times New Roman" w:hAnsi="Times New Roman" w:cs="Times New Roman"/>
                <w:szCs w:val="24"/>
              </w:rPr>
            </w:pPr>
            <w:r w:rsidRPr="00BC2B1D">
              <w:rPr>
                <w:rFonts w:eastAsia="Times New Roman"/>
                <w:b/>
                <w:bCs/>
                <w:szCs w:val="24"/>
              </w:rPr>
              <w:t>Semester </w:t>
            </w:r>
            <w:r w:rsidRPr="00BC2B1D">
              <w:rPr>
                <w:rFonts w:eastAsia="Times New Roman"/>
                <w:szCs w:val="24"/>
              </w:rPr>
              <w:t> </w:t>
            </w:r>
          </w:p>
        </w:tc>
        <w:tc>
          <w:tcPr>
            <w:tcW w:w="1245" w:type="dxa"/>
            <w:gridSpan w:val="2"/>
            <w:vMerge w:val="restart"/>
            <w:tcBorders>
              <w:top w:val="single" w:sz="6" w:space="0" w:color="000000"/>
              <w:left w:val="nil"/>
              <w:bottom w:val="single" w:sz="6" w:space="0" w:color="000000"/>
              <w:right w:val="single" w:sz="6" w:space="0" w:color="000000"/>
            </w:tcBorders>
            <w:shd w:val="clear" w:color="auto" w:fill="DBE5F1"/>
            <w:hideMark/>
          </w:tcPr>
          <w:p w14:paraId="53150AB0"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szCs w:val="24"/>
              </w:rPr>
              <w:t> </w:t>
            </w:r>
          </w:p>
        </w:tc>
      </w:tr>
      <w:tr w:rsidR="00BC2B1D" w:rsidRPr="00BC2B1D" w14:paraId="63FAA091" w14:textId="77777777" w:rsidTr="00BC2B1D">
        <w:trPr>
          <w:trHeight w:val="476"/>
        </w:trPr>
        <w:tc>
          <w:tcPr>
            <w:tcW w:w="2670" w:type="dxa"/>
            <w:vMerge w:val="restart"/>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867A932" w14:textId="77777777" w:rsidR="00BC2B1D" w:rsidRPr="00BC2B1D" w:rsidRDefault="00BC2B1D" w:rsidP="00BC2B1D">
            <w:pPr>
              <w:spacing w:after="0" w:line="240" w:lineRule="auto"/>
              <w:ind w:left="105" w:right="0" w:firstLine="0"/>
              <w:jc w:val="left"/>
              <w:textAlignment w:val="baseline"/>
              <w:rPr>
                <w:rFonts w:ascii="Times New Roman" w:eastAsia="Times New Roman" w:hAnsi="Times New Roman" w:cs="Times New Roman"/>
                <w:szCs w:val="24"/>
              </w:rPr>
            </w:pPr>
            <w:r w:rsidRPr="00BC2B1D">
              <w:rPr>
                <w:rFonts w:eastAsia="Times New Roman"/>
                <w:b/>
                <w:bCs/>
                <w:szCs w:val="24"/>
              </w:rPr>
              <w:t>Project Title  </w:t>
            </w:r>
            <w:r w:rsidRPr="00BC2B1D">
              <w:rPr>
                <w:rFonts w:eastAsia="Times New Roman"/>
                <w:szCs w:val="24"/>
              </w:rPr>
              <w:t> </w:t>
            </w:r>
          </w:p>
        </w:tc>
        <w:tc>
          <w:tcPr>
            <w:tcW w:w="427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D2A1CF" w14:textId="77777777" w:rsidR="00BC2B1D" w:rsidRPr="00BC2B1D" w:rsidRDefault="00BC2B1D" w:rsidP="00BC2B1D">
            <w:pPr>
              <w:spacing w:after="0" w:line="240" w:lineRule="auto"/>
              <w:ind w:left="105" w:right="0" w:firstLine="0"/>
              <w:jc w:val="left"/>
              <w:textAlignment w:val="baseline"/>
              <w:rPr>
                <w:rFonts w:ascii="Times New Roman" w:eastAsia="Times New Roman" w:hAnsi="Times New Roman" w:cs="Times New Roman"/>
                <w:szCs w:val="24"/>
              </w:rPr>
            </w:pPr>
            <w:r w:rsidRPr="00BC2B1D">
              <w:rPr>
                <w:rFonts w:eastAsia="Times New Roman"/>
                <w:szCs w:val="24"/>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962FFB" w14:textId="77777777" w:rsidR="00BC2B1D" w:rsidRPr="00BC2B1D" w:rsidRDefault="00BC2B1D" w:rsidP="00BC2B1D">
            <w:pPr>
              <w:spacing w:after="0" w:line="240" w:lineRule="auto"/>
              <w:ind w:left="0" w:right="0" w:firstLine="0"/>
              <w:jc w:val="left"/>
              <w:rPr>
                <w:rFonts w:ascii="Times New Roman" w:eastAsia="Times New Roman" w:hAnsi="Times New Roman" w:cs="Times New Roman"/>
                <w:szCs w:val="24"/>
              </w:rPr>
            </w:pPr>
          </w:p>
        </w:tc>
        <w:tc>
          <w:tcPr>
            <w:tcW w:w="0" w:type="auto"/>
            <w:gridSpan w:val="3"/>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EBB8959" w14:textId="77777777" w:rsidR="00BC2B1D" w:rsidRPr="00BC2B1D" w:rsidRDefault="00BC2B1D" w:rsidP="00BC2B1D">
            <w:pPr>
              <w:spacing w:after="0" w:line="240" w:lineRule="auto"/>
              <w:ind w:left="0" w:right="0" w:firstLine="0"/>
              <w:jc w:val="left"/>
              <w:rPr>
                <w:rFonts w:ascii="Times New Roman" w:eastAsia="Times New Roman" w:hAnsi="Times New Roman" w:cs="Times New Roman"/>
                <w:szCs w:val="24"/>
              </w:rPr>
            </w:pP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90FB04" w14:textId="77777777" w:rsidR="00BC2B1D" w:rsidRPr="00BC2B1D" w:rsidRDefault="00BC2B1D" w:rsidP="00BC2B1D">
            <w:pPr>
              <w:spacing w:after="0" w:line="240" w:lineRule="auto"/>
              <w:ind w:left="0" w:right="0" w:firstLine="0"/>
              <w:jc w:val="left"/>
              <w:rPr>
                <w:rFonts w:ascii="Times New Roman" w:eastAsia="Times New Roman" w:hAnsi="Times New Roman" w:cs="Times New Roman"/>
                <w:szCs w:val="24"/>
              </w:rPr>
            </w:pPr>
          </w:p>
        </w:tc>
      </w:tr>
      <w:tr w:rsidR="00BC2B1D" w:rsidRPr="00BC2B1D" w14:paraId="7EE20C90" w14:textId="77777777" w:rsidTr="00BC2B1D">
        <w:trPr>
          <w:trHeight w:val="30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EECBE5" w14:textId="77777777" w:rsidR="00BC2B1D" w:rsidRPr="00BC2B1D" w:rsidRDefault="00BC2B1D" w:rsidP="00BC2B1D">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10D547" w14:textId="77777777" w:rsidR="00BC2B1D" w:rsidRPr="00BC2B1D" w:rsidRDefault="00BC2B1D" w:rsidP="00BC2B1D">
            <w:pPr>
              <w:spacing w:after="0" w:line="240" w:lineRule="auto"/>
              <w:ind w:left="0" w:right="0" w:firstLine="0"/>
              <w:jc w:val="left"/>
              <w:rPr>
                <w:rFonts w:ascii="Times New Roman" w:eastAsia="Times New Roman" w:hAnsi="Times New Roman" w:cs="Times New Roman"/>
                <w:szCs w:val="24"/>
              </w:rPr>
            </w:pPr>
          </w:p>
        </w:tc>
        <w:tc>
          <w:tcPr>
            <w:tcW w:w="270" w:type="dxa"/>
            <w:tcBorders>
              <w:top w:val="single" w:sz="6" w:space="0" w:color="000000"/>
              <w:left w:val="single" w:sz="6" w:space="0" w:color="000000"/>
              <w:bottom w:val="single" w:sz="6" w:space="0" w:color="000000"/>
              <w:right w:val="single" w:sz="6" w:space="0" w:color="000000"/>
            </w:tcBorders>
            <w:shd w:val="clear" w:color="auto" w:fill="auto"/>
            <w:hideMark/>
          </w:tcPr>
          <w:p w14:paraId="14D2CA68" w14:textId="77777777" w:rsidR="00BC2B1D" w:rsidRPr="00BC2B1D" w:rsidRDefault="00BC2B1D" w:rsidP="00BC2B1D">
            <w:pPr>
              <w:spacing w:after="0" w:line="240" w:lineRule="auto"/>
              <w:ind w:left="105" w:right="0" w:firstLine="0"/>
              <w:jc w:val="left"/>
              <w:textAlignment w:val="baseline"/>
              <w:rPr>
                <w:rFonts w:ascii="Times New Roman" w:eastAsia="Times New Roman" w:hAnsi="Times New Roman" w:cs="Times New Roman"/>
                <w:szCs w:val="24"/>
              </w:rPr>
            </w:pPr>
            <w:r w:rsidRPr="00BC2B1D">
              <w:rPr>
                <w:rFonts w:eastAsia="Times New Roman"/>
                <w:b/>
                <w:bCs/>
                <w:szCs w:val="24"/>
              </w:rPr>
              <w:t> </w:t>
            </w:r>
            <w:r w:rsidRPr="00BC2B1D">
              <w:rPr>
                <w:rFonts w:eastAsia="Times New Roman"/>
                <w:szCs w:val="24"/>
              </w:rPr>
              <w:t> </w:t>
            </w:r>
          </w:p>
        </w:tc>
        <w:tc>
          <w:tcPr>
            <w:tcW w:w="1155" w:type="dxa"/>
            <w:tcBorders>
              <w:top w:val="single" w:sz="6" w:space="0" w:color="000000"/>
              <w:left w:val="single" w:sz="6" w:space="0" w:color="000000"/>
              <w:bottom w:val="single" w:sz="6" w:space="0" w:color="000000"/>
              <w:right w:val="single" w:sz="6" w:space="0" w:color="000000"/>
            </w:tcBorders>
            <w:shd w:val="clear" w:color="auto" w:fill="DBE5F1"/>
            <w:hideMark/>
          </w:tcPr>
          <w:p w14:paraId="75ABA170" w14:textId="77777777" w:rsidR="00BC2B1D" w:rsidRPr="00BC2B1D" w:rsidRDefault="00BC2B1D" w:rsidP="00BC2B1D">
            <w:pPr>
              <w:spacing w:after="0" w:line="240" w:lineRule="auto"/>
              <w:ind w:left="90" w:right="0" w:firstLine="0"/>
              <w:jc w:val="left"/>
              <w:textAlignment w:val="baseline"/>
              <w:rPr>
                <w:rFonts w:ascii="Times New Roman" w:eastAsia="Times New Roman" w:hAnsi="Times New Roman" w:cs="Times New Roman"/>
                <w:szCs w:val="24"/>
              </w:rPr>
            </w:pPr>
            <w:r w:rsidRPr="00BC2B1D">
              <w:rPr>
                <w:rFonts w:eastAsia="Times New Roman"/>
                <w:b/>
                <w:bCs/>
                <w:szCs w:val="24"/>
              </w:rPr>
              <w:t>First  </w:t>
            </w:r>
            <w:r w:rsidRPr="00BC2B1D">
              <w:rPr>
                <w:rFonts w:eastAsia="Times New Roman"/>
                <w:szCs w:val="24"/>
              </w:rPr>
              <w:t> </w:t>
            </w:r>
          </w:p>
        </w:tc>
        <w:tc>
          <w:tcPr>
            <w:tcW w:w="270" w:type="dxa"/>
            <w:tcBorders>
              <w:top w:val="single" w:sz="6" w:space="0" w:color="000000"/>
              <w:left w:val="single" w:sz="6" w:space="0" w:color="000000"/>
              <w:bottom w:val="single" w:sz="6" w:space="0" w:color="000000"/>
              <w:right w:val="single" w:sz="6" w:space="0" w:color="000000"/>
            </w:tcBorders>
            <w:shd w:val="clear" w:color="auto" w:fill="auto"/>
            <w:hideMark/>
          </w:tcPr>
          <w:p w14:paraId="545D4597" w14:textId="77777777" w:rsidR="00BC2B1D" w:rsidRPr="00BC2B1D" w:rsidRDefault="00BC2B1D" w:rsidP="00BC2B1D">
            <w:pPr>
              <w:spacing w:after="0" w:line="240" w:lineRule="auto"/>
              <w:ind w:left="30" w:right="0" w:firstLine="0"/>
              <w:jc w:val="center"/>
              <w:textAlignment w:val="baseline"/>
              <w:rPr>
                <w:rFonts w:ascii="Times New Roman" w:eastAsia="Times New Roman" w:hAnsi="Times New Roman" w:cs="Times New Roman"/>
                <w:szCs w:val="24"/>
              </w:rPr>
            </w:pPr>
            <w:r w:rsidRPr="00BC2B1D">
              <w:rPr>
                <w:rFonts w:eastAsia="Times New Roman"/>
                <w:b/>
                <w:bCs/>
                <w:szCs w:val="24"/>
              </w:rPr>
              <w:t> </w:t>
            </w:r>
            <w:r w:rsidRPr="00BC2B1D">
              <w:rPr>
                <w:rFonts w:eastAsia="Times New Roman"/>
                <w:szCs w:val="24"/>
              </w:rPr>
              <w:t> </w:t>
            </w:r>
          </w:p>
        </w:tc>
        <w:tc>
          <w:tcPr>
            <w:tcW w:w="1335" w:type="dxa"/>
            <w:gridSpan w:val="2"/>
            <w:tcBorders>
              <w:top w:val="single" w:sz="6" w:space="0" w:color="000000"/>
              <w:left w:val="single" w:sz="6" w:space="0" w:color="000000"/>
              <w:bottom w:val="single" w:sz="6" w:space="0" w:color="000000"/>
              <w:right w:val="single" w:sz="6" w:space="0" w:color="000000"/>
            </w:tcBorders>
            <w:shd w:val="clear" w:color="auto" w:fill="DBE5F1"/>
            <w:hideMark/>
          </w:tcPr>
          <w:p w14:paraId="19438E18" w14:textId="77777777" w:rsidR="00BC2B1D" w:rsidRPr="00BC2B1D" w:rsidRDefault="00BC2B1D" w:rsidP="00BC2B1D">
            <w:pPr>
              <w:spacing w:after="0" w:line="240" w:lineRule="auto"/>
              <w:ind w:left="90" w:right="0" w:firstLine="0"/>
              <w:jc w:val="left"/>
              <w:textAlignment w:val="baseline"/>
              <w:rPr>
                <w:rFonts w:ascii="Times New Roman" w:eastAsia="Times New Roman" w:hAnsi="Times New Roman" w:cs="Times New Roman"/>
                <w:szCs w:val="24"/>
              </w:rPr>
            </w:pPr>
            <w:r w:rsidRPr="00BC2B1D">
              <w:rPr>
                <w:rFonts w:eastAsia="Times New Roman"/>
                <w:b/>
                <w:bCs/>
                <w:szCs w:val="24"/>
              </w:rPr>
              <w:t>Second </w:t>
            </w:r>
            <w:r w:rsidRPr="00BC2B1D">
              <w:rPr>
                <w:rFonts w:eastAsia="Times New Roman"/>
                <w:szCs w:val="24"/>
              </w:rPr>
              <w:t> </w:t>
            </w:r>
          </w:p>
        </w:tc>
        <w:tc>
          <w:tcPr>
            <w:tcW w:w="270" w:type="dxa"/>
            <w:tcBorders>
              <w:top w:val="single" w:sz="6" w:space="0" w:color="000000"/>
              <w:left w:val="single" w:sz="6" w:space="0" w:color="000000"/>
              <w:bottom w:val="single" w:sz="6" w:space="0" w:color="000000"/>
              <w:right w:val="single" w:sz="6" w:space="0" w:color="000000"/>
            </w:tcBorders>
            <w:shd w:val="clear" w:color="auto" w:fill="auto"/>
            <w:hideMark/>
          </w:tcPr>
          <w:p w14:paraId="4FAEF932" w14:textId="77777777" w:rsidR="00BC2B1D" w:rsidRPr="00BC2B1D" w:rsidRDefault="00BC2B1D" w:rsidP="00BC2B1D">
            <w:pPr>
              <w:spacing w:after="0" w:line="240" w:lineRule="auto"/>
              <w:ind w:left="30" w:right="0" w:firstLine="0"/>
              <w:jc w:val="center"/>
              <w:textAlignment w:val="baseline"/>
              <w:rPr>
                <w:rFonts w:ascii="Times New Roman" w:eastAsia="Times New Roman" w:hAnsi="Times New Roman" w:cs="Times New Roman"/>
                <w:szCs w:val="24"/>
              </w:rPr>
            </w:pPr>
            <w:r w:rsidRPr="00BC2B1D">
              <w:rPr>
                <w:rFonts w:eastAsia="Times New Roman"/>
                <w:b/>
                <w:bCs/>
                <w:szCs w:val="24"/>
              </w:rPr>
              <w:t> </w:t>
            </w:r>
            <w:r w:rsidRPr="00BC2B1D">
              <w:rPr>
                <w:rFonts w:eastAsia="Times New Roman"/>
                <w:szCs w:val="24"/>
              </w:rPr>
              <w:t> </w:t>
            </w:r>
          </w:p>
        </w:tc>
        <w:tc>
          <w:tcPr>
            <w:tcW w:w="960" w:type="dxa"/>
            <w:tcBorders>
              <w:top w:val="single" w:sz="6" w:space="0" w:color="000000"/>
              <w:left w:val="single" w:sz="6" w:space="0" w:color="000000"/>
              <w:bottom w:val="single" w:sz="6" w:space="0" w:color="000000"/>
              <w:right w:val="single" w:sz="6" w:space="0" w:color="000000"/>
            </w:tcBorders>
            <w:shd w:val="clear" w:color="auto" w:fill="DBE5F1"/>
            <w:hideMark/>
          </w:tcPr>
          <w:p w14:paraId="069AE223" w14:textId="77777777" w:rsidR="00BC2B1D" w:rsidRPr="00BC2B1D" w:rsidRDefault="00BC2B1D" w:rsidP="00BC2B1D">
            <w:pPr>
              <w:spacing w:after="0" w:line="240" w:lineRule="auto"/>
              <w:ind w:left="90" w:right="0" w:firstLine="0"/>
              <w:jc w:val="left"/>
              <w:textAlignment w:val="baseline"/>
              <w:rPr>
                <w:rFonts w:ascii="Times New Roman" w:eastAsia="Times New Roman" w:hAnsi="Times New Roman" w:cs="Times New Roman"/>
                <w:szCs w:val="24"/>
              </w:rPr>
            </w:pPr>
            <w:r w:rsidRPr="00BC2B1D">
              <w:rPr>
                <w:rFonts w:eastAsia="Times New Roman"/>
                <w:b/>
                <w:bCs/>
                <w:szCs w:val="24"/>
              </w:rPr>
              <w:t>Summer  </w:t>
            </w:r>
            <w:r w:rsidRPr="00BC2B1D">
              <w:rPr>
                <w:rFonts w:eastAsia="Times New Roman"/>
                <w:szCs w:val="24"/>
              </w:rPr>
              <w:t> </w:t>
            </w:r>
          </w:p>
        </w:tc>
      </w:tr>
    </w:tbl>
    <w:p w14:paraId="4108E4D4" w14:textId="77777777" w:rsidR="00BC2B1D" w:rsidRPr="00BC2B1D" w:rsidRDefault="00BC2B1D" w:rsidP="00BC2B1D">
      <w:pPr>
        <w:spacing w:after="0" w:line="240" w:lineRule="auto"/>
        <w:ind w:left="1215" w:right="0" w:firstLine="0"/>
        <w:jc w:val="left"/>
        <w:textAlignment w:val="baseline"/>
        <w:rPr>
          <w:rFonts w:ascii="Segoe UI" w:eastAsia="Times New Roman" w:hAnsi="Segoe UI" w:cs="Segoe UI"/>
          <w:sz w:val="18"/>
          <w:szCs w:val="18"/>
        </w:rPr>
      </w:pPr>
      <w:r w:rsidRPr="00BC2B1D">
        <w:rPr>
          <w:rFonts w:eastAsia="Times New Roman"/>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05"/>
        <w:gridCol w:w="2775"/>
      </w:tblGrid>
      <w:tr w:rsidR="00BC2B1D" w:rsidRPr="00BC2B1D" w14:paraId="6FD2986F" w14:textId="77777777" w:rsidTr="00BC2B1D">
        <w:trPr>
          <w:trHeight w:val="30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D3F5DE1" w14:textId="77777777" w:rsidR="00BC2B1D" w:rsidRPr="00BC2B1D" w:rsidRDefault="00BC2B1D" w:rsidP="00BC2B1D">
            <w:pPr>
              <w:spacing w:after="0" w:line="240" w:lineRule="auto"/>
              <w:ind w:left="0" w:right="0" w:firstLine="0"/>
              <w:jc w:val="center"/>
              <w:textAlignment w:val="baseline"/>
              <w:rPr>
                <w:rFonts w:ascii="Times New Roman" w:eastAsia="Times New Roman" w:hAnsi="Times New Roman" w:cs="Times New Roman"/>
                <w:szCs w:val="24"/>
              </w:rPr>
            </w:pPr>
            <w:r w:rsidRPr="00BC2B1D">
              <w:rPr>
                <w:rFonts w:eastAsia="Times New Roman"/>
                <w:b/>
                <w:bCs/>
                <w:sz w:val="22"/>
              </w:rPr>
              <w:t>Evaluation Result</w:t>
            </w:r>
            <w:r w:rsidRPr="00BC2B1D">
              <w:rPr>
                <w:rFonts w:eastAsia="Times New Roman"/>
                <w:sz w:val="22"/>
              </w:rPr>
              <w:t> </w:t>
            </w:r>
          </w:p>
        </w:tc>
        <w:tc>
          <w:tcPr>
            <w:tcW w:w="277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3013171" w14:textId="77777777" w:rsidR="00BC2B1D" w:rsidRPr="00BC2B1D" w:rsidRDefault="00BC2B1D" w:rsidP="00BC2B1D">
            <w:pPr>
              <w:spacing w:after="0" w:line="240" w:lineRule="auto"/>
              <w:ind w:left="0" w:right="0" w:firstLine="0"/>
              <w:jc w:val="center"/>
              <w:textAlignment w:val="baseline"/>
              <w:rPr>
                <w:rFonts w:ascii="Times New Roman" w:eastAsia="Times New Roman" w:hAnsi="Times New Roman" w:cs="Times New Roman"/>
                <w:szCs w:val="24"/>
              </w:rPr>
            </w:pPr>
            <w:r w:rsidRPr="00BC2B1D">
              <w:rPr>
                <w:rFonts w:eastAsia="Times New Roman"/>
                <w:b/>
                <w:bCs/>
                <w:sz w:val="22"/>
              </w:rPr>
              <w:t>Supervisor Mark</w:t>
            </w:r>
            <w:r w:rsidRPr="00BC2B1D">
              <w:rPr>
                <w:rFonts w:eastAsia="Times New Roman"/>
                <w:sz w:val="22"/>
              </w:rPr>
              <w:t> </w:t>
            </w:r>
          </w:p>
        </w:tc>
      </w:tr>
      <w:tr w:rsidR="00BC2B1D" w:rsidRPr="00BC2B1D" w14:paraId="3572F006" w14:textId="77777777" w:rsidTr="00BC2B1D">
        <w:trPr>
          <w:trHeight w:val="30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D2ED919"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b/>
                <w:bCs/>
                <w:sz w:val="22"/>
              </w:rPr>
              <w:t>Proposal (15%) </w:t>
            </w:r>
            <w:r w:rsidRPr="00BC2B1D">
              <w:rPr>
                <w:rFonts w:eastAsia="Times New Roman"/>
                <w:sz w:val="22"/>
              </w:rPr>
              <w:t> </w:t>
            </w:r>
          </w:p>
        </w:tc>
        <w:tc>
          <w:tcPr>
            <w:tcW w:w="27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94BA12D"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szCs w:val="24"/>
              </w:rPr>
              <w:t>  </w:t>
            </w:r>
          </w:p>
        </w:tc>
      </w:tr>
      <w:tr w:rsidR="00BC2B1D" w:rsidRPr="00BC2B1D" w14:paraId="1CAEC0F8" w14:textId="77777777" w:rsidTr="00BC2B1D">
        <w:trPr>
          <w:trHeight w:val="30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56EE442"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b/>
                <w:bCs/>
                <w:sz w:val="22"/>
              </w:rPr>
              <w:t>Progress Evaluation (40%)</w:t>
            </w:r>
            <w:r w:rsidRPr="00BC2B1D">
              <w:rPr>
                <w:rFonts w:eastAsia="Times New Roman"/>
                <w:sz w:val="22"/>
              </w:rPr>
              <w:t> </w:t>
            </w:r>
          </w:p>
        </w:tc>
        <w:tc>
          <w:tcPr>
            <w:tcW w:w="27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3775CB" w14:textId="77777777" w:rsidR="00BC2B1D" w:rsidRPr="00BC2B1D" w:rsidRDefault="00BC2B1D" w:rsidP="00BC2B1D">
            <w:pPr>
              <w:spacing w:after="0" w:line="240" w:lineRule="auto"/>
              <w:ind w:left="0" w:right="0" w:firstLine="0"/>
              <w:jc w:val="center"/>
              <w:textAlignment w:val="baseline"/>
              <w:rPr>
                <w:rFonts w:ascii="Times New Roman" w:eastAsia="Times New Roman" w:hAnsi="Times New Roman" w:cs="Times New Roman"/>
                <w:szCs w:val="24"/>
              </w:rPr>
            </w:pPr>
            <w:r w:rsidRPr="00BC2B1D">
              <w:rPr>
                <w:rFonts w:eastAsia="Times New Roman"/>
                <w:b/>
                <w:bCs/>
                <w:sz w:val="18"/>
                <w:szCs w:val="18"/>
              </w:rPr>
              <w:t>(PR1 + PR2 + PR3 + PR4) / 4</w:t>
            </w:r>
            <w:r w:rsidRPr="00BC2B1D">
              <w:rPr>
                <w:rFonts w:eastAsia="Times New Roman"/>
                <w:sz w:val="18"/>
                <w:szCs w:val="18"/>
              </w:rPr>
              <w:t> </w:t>
            </w:r>
          </w:p>
        </w:tc>
      </w:tr>
      <w:tr w:rsidR="00BC2B1D" w:rsidRPr="00BC2B1D" w14:paraId="2F02CD79" w14:textId="77777777" w:rsidTr="00BC2B1D">
        <w:trPr>
          <w:trHeight w:val="30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72DA3DC"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b/>
                <w:bCs/>
                <w:sz w:val="22"/>
              </w:rPr>
              <w:t>Final Evaluation – Report (25%)</w:t>
            </w:r>
            <w:r w:rsidRPr="00BC2B1D">
              <w:rPr>
                <w:rFonts w:eastAsia="Times New Roman"/>
                <w:sz w:val="22"/>
              </w:rPr>
              <w:t> </w:t>
            </w:r>
          </w:p>
        </w:tc>
        <w:tc>
          <w:tcPr>
            <w:tcW w:w="27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F430D9"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szCs w:val="24"/>
              </w:rPr>
              <w:t> </w:t>
            </w:r>
          </w:p>
        </w:tc>
      </w:tr>
      <w:tr w:rsidR="00BC2B1D" w:rsidRPr="00BC2B1D" w14:paraId="25B0A1B8" w14:textId="77777777" w:rsidTr="00BC2B1D">
        <w:trPr>
          <w:trHeight w:val="30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991703A"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b/>
                <w:bCs/>
                <w:sz w:val="22"/>
              </w:rPr>
              <w:t>Final Evaluation – Oral Presentation (20%)</w:t>
            </w:r>
            <w:r w:rsidRPr="00BC2B1D">
              <w:rPr>
                <w:rFonts w:eastAsia="Times New Roman"/>
                <w:sz w:val="22"/>
              </w:rPr>
              <w:t> </w:t>
            </w:r>
          </w:p>
        </w:tc>
        <w:tc>
          <w:tcPr>
            <w:tcW w:w="27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8B2FAB"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szCs w:val="24"/>
              </w:rPr>
              <w:t> </w:t>
            </w:r>
          </w:p>
        </w:tc>
      </w:tr>
      <w:tr w:rsidR="00BC2B1D" w:rsidRPr="00BC2B1D" w14:paraId="43F766BF" w14:textId="77777777" w:rsidTr="00BC2B1D">
        <w:trPr>
          <w:trHeight w:val="30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438C738"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b/>
                <w:bCs/>
                <w:sz w:val="22"/>
              </w:rPr>
              <w:t>Total Mark: </w:t>
            </w:r>
            <w:r w:rsidRPr="00BC2B1D">
              <w:rPr>
                <w:rFonts w:eastAsia="Times New Roman"/>
                <w:sz w:val="22"/>
              </w:rPr>
              <w:t> </w:t>
            </w:r>
          </w:p>
          <w:p w14:paraId="113F6BBD"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szCs w:val="24"/>
              </w:rPr>
              <w:t> </w:t>
            </w:r>
          </w:p>
        </w:tc>
        <w:tc>
          <w:tcPr>
            <w:tcW w:w="277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4914F492"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szCs w:val="24"/>
              </w:rPr>
              <w:t>  </w:t>
            </w:r>
          </w:p>
        </w:tc>
      </w:tr>
      <w:tr w:rsidR="00BC2B1D" w:rsidRPr="00BC2B1D" w14:paraId="05E1C34A" w14:textId="77777777" w:rsidTr="00BC2B1D">
        <w:trPr>
          <w:trHeight w:val="30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52D81D6"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b/>
                <w:bCs/>
                <w:sz w:val="22"/>
              </w:rPr>
              <w:t>Final Grade Awarded  </w:t>
            </w:r>
            <w:r w:rsidRPr="00BC2B1D">
              <w:rPr>
                <w:rFonts w:eastAsia="Times New Roman"/>
                <w:sz w:val="22"/>
              </w:rPr>
              <w:t> </w:t>
            </w:r>
          </w:p>
        </w:tc>
        <w:tc>
          <w:tcPr>
            <w:tcW w:w="27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DDA970E"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szCs w:val="24"/>
              </w:rPr>
              <w:t>  </w:t>
            </w:r>
          </w:p>
        </w:tc>
      </w:tr>
    </w:tbl>
    <w:p w14:paraId="410DA122" w14:textId="77777777" w:rsidR="00BC2B1D" w:rsidRPr="00BC2B1D" w:rsidRDefault="00BC2B1D" w:rsidP="00BC2B1D">
      <w:pPr>
        <w:spacing w:after="0" w:line="240" w:lineRule="auto"/>
        <w:ind w:left="1215" w:right="0" w:firstLine="0"/>
        <w:jc w:val="left"/>
        <w:textAlignment w:val="baseline"/>
        <w:rPr>
          <w:rFonts w:ascii="Segoe UI" w:eastAsia="Times New Roman" w:hAnsi="Segoe UI" w:cs="Segoe UI"/>
          <w:sz w:val="18"/>
          <w:szCs w:val="18"/>
        </w:rPr>
      </w:pPr>
      <w:r w:rsidRPr="00BC2B1D">
        <w:rPr>
          <w:rFonts w:eastAsia="Times New Roman"/>
          <w:szCs w:val="24"/>
        </w:rPr>
        <w:t>  </w:t>
      </w:r>
    </w:p>
    <w:p w14:paraId="42EB787B" w14:textId="77777777" w:rsidR="00BC2B1D" w:rsidRPr="00BC2B1D" w:rsidRDefault="00BC2B1D" w:rsidP="00BC2B1D">
      <w:pPr>
        <w:spacing w:after="0" w:line="240" w:lineRule="auto"/>
        <w:ind w:left="1215" w:right="0" w:firstLine="0"/>
        <w:jc w:val="left"/>
        <w:textAlignment w:val="baseline"/>
        <w:rPr>
          <w:rFonts w:ascii="Segoe UI" w:eastAsia="Times New Roman" w:hAnsi="Segoe UI" w:cs="Segoe UI"/>
          <w:sz w:val="18"/>
          <w:szCs w:val="18"/>
        </w:rPr>
      </w:pPr>
      <w:r w:rsidRPr="00BC2B1D">
        <w:rPr>
          <w:rFonts w:eastAsia="Times New Roman"/>
          <w:szCs w:val="24"/>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16"/>
        <w:gridCol w:w="1528"/>
        <w:gridCol w:w="1245"/>
        <w:gridCol w:w="3010"/>
        <w:gridCol w:w="885"/>
        <w:gridCol w:w="1408"/>
      </w:tblGrid>
      <w:tr w:rsidR="00BC2B1D" w:rsidRPr="00BC2B1D" w14:paraId="4BA82DE4" w14:textId="77777777" w:rsidTr="00BC2B1D">
        <w:trPr>
          <w:trHeight w:val="300"/>
        </w:trPr>
        <w:tc>
          <w:tcPr>
            <w:tcW w:w="3120" w:type="dxa"/>
            <w:tcBorders>
              <w:top w:val="single" w:sz="6" w:space="0" w:color="000000"/>
              <w:left w:val="single" w:sz="6" w:space="0" w:color="000000"/>
              <w:bottom w:val="single" w:sz="6" w:space="0" w:color="000000"/>
              <w:right w:val="single" w:sz="6" w:space="0" w:color="000000"/>
            </w:tcBorders>
            <w:shd w:val="clear" w:color="auto" w:fill="DBE5F1"/>
            <w:hideMark/>
          </w:tcPr>
          <w:p w14:paraId="5E79EC6F"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b/>
                <w:bCs/>
                <w:sz w:val="22"/>
              </w:rPr>
              <w:t>Supervisor   </w:t>
            </w:r>
            <w:r w:rsidRPr="00BC2B1D">
              <w:rPr>
                <w:rFonts w:eastAsia="Times New Roman"/>
                <w:sz w:val="22"/>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067051CB"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b/>
                <w:bCs/>
                <w:sz w:val="22"/>
              </w:rPr>
              <w:t> </w:t>
            </w:r>
            <w:r w:rsidRPr="00BC2B1D">
              <w:rPr>
                <w:rFonts w:eastAsia="Times New Roman"/>
                <w:sz w:val="22"/>
              </w:rPr>
              <w:t> </w:t>
            </w:r>
          </w:p>
        </w:tc>
        <w:tc>
          <w:tcPr>
            <w:tcW w:w="1245" w:type="dxa"/>
            <w:tcBorders>
              <w:top w:val="single" w:sz="6" w:space="0" w:color="000000"/>
              <w:left w:val="single" w:sz="6" w:space="0" w:color="000000"/>
              <w:bottom w:val="single" w:sz="6" w:space="0" w:color="000000"/>
              <w:right w:val="single" w:sz="6" w:space="0" w:color="000000"/>
            </w:tcBorders>
            <w:shd w:val="clear" w:color="auto" w:fill="DBE5F1"/>
            <w:hideMark/>
          </w:tcPr>
          <w:p w14:paraId="1DFE88B4"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b/>
                <w:bCs/>
                <w:sz w:val="22"/>
              </w:rPr>
              <w:t>Signature  </w:t>
            </w:r>
            <w:r w:rsidRPr="00BC2B1D">
              <w:rPr>
                <w:rFonts w:eastAsia="Times New Roman"/>
                <w:sz w:val="22"/>
              </w:rPr>
              <w:t> </w:t>
            </w:r>
          </w:p>
        </w:tc>
        <w:tc>
          <w:tcPr>
            <w:tcW w:w="3015" w:type="dxa"/>
            <w:tcBorders>
              <w:top w:val="single" w:sz="6" w:space="0" w:color="000000"/>
              <w:left w:val="single" w:sz="6" w:space="0" w:color="000000"/>
              <w:bottom w:val="single" w:sz="6" w:space="0" w:color="000000"/>
              <w:right w:val="single" w:sz="6" w:space="0" w:color="000000"/>
            </w:tcBorders>
            <w:shd w:val="clear" w:color="auto" w:fill="auto"/>
            <w:hideMark/>
          </w:tcPr>
          <w:p w14:paraId="48CF1E75"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b/>
                <w:bCs/>
                <w:sz w:val="22"/>
              </w:rPr>
              <w:t> </w:t>
            </w:r>
            <w:r w:rsidRPr="00BC2B1D">
              <w:rPr>
                <w:rFonts w:eastAsia="Times New Roman"/>
                <w:sz w:val="22"/>
              </w:rPr>
              <w:t> </w:t>
            </w:r>
          </w:p>
        </w:tc>
        <w:tc>
          <w:tcPr>
            <w:tcW w:w="885" w:type="dxa"/>
            <w:tcBorders>
              <w:top w:val="single" w:sz="6" w:space="0" w:color="000000"/>
              <w:left w:val="single" w:sz="6" w:space="0" w:color="000000"/>
              <w:bottom w:val="single" w:sz="6" w:space="0" w:color="000000"/>
              <w:right w:val="single" w:sz="6" w:space="0" w:color="000000"/>
            </w:tcBorders>
            <w:shd w:val="clear" w:color="auto" w:fill="DBE5F1"/>
            <w:hideMark/>
          </w:tcPr>
          <w:p w14:paraId="4CD049C4"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b/>
                <w:bCs/>
                <w:sz w:val="22"/>
              </w:rPr>
              <w:t>Date  </w:t>
            </w:r>
            <w:r w:rsidRPr="00BC2B1D">
              <w:rPr>
                <w:rFonts w:eastAsia="Times New Roman"/>
                <w:sz w:val="22"/>
              </w:rPr>
              <w:t> </w:t>
            </w:r>
          </w:p>
        </w:tc>
        <w:tc>
          <w:tcPr>
            <w:tcW w:w="1410" w:type="dxa"/>
            <w:tcBorders>
              <w:top w:val="single" w:sz="6" w:space="0" w:color="000000"/>
              <w:left w:val="single" w:sz="6" w:space="0" w:color="000000"/>
              <w:bottom w:val="single" w:sz="6" w:space="0" w:color="000000"/>
              <w:right w:val="single" w:sz="6" w:space="0" w:color="000000"/>
            </w:tcBorders>
            <w:shd w:val="clear" w:color="auto" w:fill="auto"/>
            <w:hideMark/>
          </w:tcPr>
          <w:p w14:paraId="6DAAC72E"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b/>
                <w:bCs/>
                <w:sz w:val="22"/>
              </w:rPr>
              <w:t> </w:t>
            </w:r>
            <w:r w:rsidRPr="00BC2B1D">
              <w:rPr>
                <w:rFonts w:eastAsia="Times New Roman"/>
                <w:sz w:val="22"/>
              </w:rPr>
              <w:t> </w:t>
            </w:r>
          </w:p>
        </w:tc>
      </w:tr>
      <w:tr w:rsidR="00BC2B1D" w:rsidRPr="00BC2B1D" w14:paraId="79DE14AD" w14:textId="77777777" w:rsidTr="00BC2B1D">
        <w:trPr>
          <w:trHeight w:val="300"/>
        </w:trPr>
        <w:tc>
          <w:tcPr>
            <w:tcW w:w="3120" w:type="dxa"/>
            <w:tcBorders>
              <w:top w:val="single" w:sz="6" w:space="0" w:color="000000"/>
              <w:left w:val="single" w:sz="6" w:space="0" w:color="000000"/>
              <w:bottom w:val="single" w:sz="6" w:space="0" w:color="000000"/>
              <w:right w:val="single" w:sz="6" w:space="0" w:color="000000"/>
            </w:tcBorders>
            <w:shd w:val="clear" w:color="auto" w:fill="DBE5F1"/>
            <w:hideMark/>
          </w:tcPr>
          <w:p w14:paraId="0DF5592D"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b/>
                <w:bCs/>
                <w:sz w:val="22"/>
              </w:rPr>
              <w:t>Name of Program Lead   </w:t>
            </w:r>
            <w:r w:rsidRPr="00BC2B1D">
              <w:rPr>
                <w:rFonts w:eastAsia="Times New Roman"/>
                <w:sz w:val="22"/>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186AC28E"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b/>
                <w:bCs/>
                <w:sz w:val="22"/>
              </w:rPr>
              <w:t> </w:t>
            </w:r>
            <w:r w:rsidRPr="00BC2B1D">
              <w:rPr>
                <w:rFonts w:eastAsia="Times New Roman"/>
                <w:sz w:val="22"/>
              </w:rPr>
              <w:t> </w:t>
            </w:r>
          </w:p>
        </w:tc>
        <w:tc>
          <w:tcPr>
            <w:tcW w:w="1245" w:type="dxa"/>
            <w:tcBorders>
              <w:top w:val="single" w:sz="6" w:space="0" w:color="000000"/>
              <w:left w:val="single" w:sz="6" w:space="0" w:color="000000"/>
              <w:bottom w:val="single" w:sz="6" w:space="0" w:color="000000"/>
              <w:right w:val="single" w:sz="6" w:space="0" w:color="000000"/>
            </w:tcBorders>
            <w:shd w:val="clear" w:color="auto" w:fill="DBE5F1"/>
            <w:hideMark/>
          </w:tcPr>
          <w:p w14:paraId="52B685B2"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b/>
                <w:bCs/>
                <w:sz w:val="22"/>
              </w:rPr>
              <w:t>Signature  </w:t>
            </w:r>
            <w:r w:rsidRPr="00BC2B1D">
              <w:rPr>
                <w:rFonts w:eastAsia="Times New Roman"/>
                <w:sz w:val="22"/>
              </w:rPr>
              <w:t> </w:t>
            </w:r>
          </w:p>
        </w:tc>
        <w:tc>
          <w:tcPr>
            <w:tcW w:w="3015" w:type="dxa"/>
            <w:tcBorders>
              <w:top w:val="single" w:sz="6" w:space="0" w:color="000000"/>
              <w:left w:val="single" w:sz="6" w:space="0" w:color="000000"/>
              <w:bottom w:val="single" w:sz="6" w:space="0" w:color="000000"/>
              <w:right w:val="single" w:sz="6" w:space="0" w:color="000000"/>
            </w:tcBorders>
            <w:shd w:val="clear" w:color="auto" w:fill="auto"/>
            <w:hideMark/>
          </w:tcPr>
          <w:p w14:paraId="3F33DBC6"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b/>
                <w:bCs/>
                <w:sz w:val="22"/>
              </w:rPr>
              <w:t> </w:t>
            </w:r>
            <w:r w:rsidRPr="00BC2B1D">
              <w:rPr>
                <w:rFonts w:eastAsia="Times New Roman"/>
                <w:sz w:val="22"/>
              </w:rPr>
              <w:t> </w:t>
            </w:r>
          </w:p>
        </w:tc>
        <w:tc>
          <w:tcPr>
            <w:tcW w:w="885" w:type="dxa"/>
            <w:tcBorders>
              <w:top w:val="single" w:sz="6" w:space="0" w:color="000000"/>
              <w:left w:val="single" w:sz="6" w:space="0" w:color="000000"/>
              <w:bottom w:val="single" w:sz="6" w:space="0" w:color="000000"/>
              <w:right w:val="single" w:sz="6" w:space="0" w:color="000000"/>
            </w:tcBorders>
            <w:shd w:val="clear" w:color="auto" w:fill="DBE5F1"/>
            <w:hideMark/>
          </w:tcPr>
          <w:p w14:paraId="43831A2A"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b/>
                <w:bCs/>
                <w:sz w:val="22"/>
              </w:rPr>
              <w:t>Date  </w:t>
            </w:r>
            <w:r w:rsidRPr="00BC2B1D">
              <w:rPr>
                <w:rFonts w:eastAsia="Times New Roman"/>
                <w:sz w:val="22"/>
              </w:rPr>
              <w:t> </w:t>
            </w:r>
          </w:p>
        </w:tc>
        <w:tc>
          <w:tcPr>
            <w:tcW w:w="1410" w:type="dxa"/>
            <w:tcBorders>
              <w:top w:val="single" w:sz="6" w:space="0" w:color="000000"/>
              <w:left w:val="single" w:sz="6" w:space="0" w:color="000000"/>
              <w:bottom w:val="single" w:sz="6" w:space="0" w:color="000000"/>
              <w:right w:val="single" w:sz="6" w:space="0" w:color="000000"/>
            </w:tcBorders>
            <w:shd w:val="clear" w:color="auto" w:fill="auto"/>
            <w:hideMark/>
          </w:tcPr>
          <w:p w14:paraId="178F91EE" w14:textId="77777777" w:rsidR="00BC2B1D" w:rsidRPr="00BC2B1D" w:rsidRDefault="00BC2B1D" w:rsidP="00BC2B1D">
            <w:pPr>
              <w:spacing w:after="0" w:line="240" w:lineRule="auto"/>
              <w:ind w:left="0" w:right="0" w:firstLine="0"/>
              <w:jc w:val="left"/>
              <w:textAlignment w:val="baseline"/>
              <w:rPr>
                <w:rFonts w:ascii="Times New Roman" w:eastAsia="Times New Roman" w:hAnsi="Times New Roman" w:cs="Times New Roman"/>
                <w:szCs w:val="24"/>
              </w:rPr>
            </w:pPr>
            <w:r w:rsidRPr="00BC2B1D">
              <w:rPr>
                <w:rFonts w:eastAsia="Times New Roman"/>
                <w:b/>
                <w:bCs/>
                <w:sz w:val="22"/>
              </w:rPr>
              <w:t> </w:t>
            </w:r>
            <w:r w:rsidRPr="00BC2B1D">
              <w:rPr>
                <w:rFonts w:eastAsia="Times New Roman"/>
                <w:sz w:val="22"/>
              </w:rPr>
              <w:t> </w:t>
            </w:r>
          </w:p>
        </w:tc>
      </w:tr>
    </w:tbl>
    <w:p w14:paraId="5481B9D0" w14:textId="77777777" w:rsidR="00DE30E2" w:rsidRDefault="00DE30E2" w:rsidP="00224891">
      <w:pPr>
        <w:spacing w:after="0" w:line="259" w:lineRule="auto"/>
        <w:ind w:left="241" w:right="0" w:firstLine="0"/>
        <w:jc w:val="center"/>
        <w:rPr>
          <w:rFonts w:asciiTheme="minorHAnsi" w:eastAsia="Calibri" w:hAnsiTheme="minorHAnsi" w:cstheme="minorHAnsi"/>
          <w:b/>
          <w:sz w:val="36"/>
        </w:rPr>
      </w:pPr>
    </w:p>
    <w:p w14:paraId="07B64CEC" w14:textId="77777777" w:rsidR="00212CDF" w:rsidRDefault="00DE30E2">
      <w:pPr>
        <w:spacing w:after="160" w:line="259" w:lineRule="auto"/>
        <w:ind w:left="0" w:right="0" w:firstLine="0"/>
        <w:jc w:val="left"/>
        <w:rPr>
          <w:rFonts w:asciiTheme="minorHAnsi" w:hAnsiTheme="minorHAnsi" w:cstheme="minorHAnsi"/>
        </w:rPr>
        <w:sectPr w:rsidR="00212CDF" w:rsidSect="001F7424">
          <w:pgSz w:w="12240" w:h="15840"/>
          <w:pgMar w:top="864" w:right="576" w:bottom="1267" w:left="576" w:header="720" w:footer="965" w:gutter="0"/>
          <w:cols w:space="720"/>
          <w:docGrid w:linePitch="326"/>
        </w:sectPr>
      </w:pPr>
      <w:r>
        <w:rPr>
          <w:rFonts w:asciiTheme="minorHAnsi" w:hAnsiTheme="minorHAnsi" w:cstheme="minorHAnsi"/>
        </w:rPr>
        <w:br w:type="page"/>
      </w:r>
    </w:p>
    <w:p w14:paraId="77B1B8AC" w14:textId="77777777" w:rsidR="00212CDF" w:rsidRPr="00E0239E" w:rsidRDefault="00212CDF" w:rsidP="00212CDF">
      <w:pPr>
        <w:spacing w:after="160" w:line="259" w:lineRule="auto"/>
        <w:ind w:left="0" w:right="0" w:firstLine="0"/>
        <w:jc w:val="center"/>
        <w:rPr>
          <w:rFonts w:asciiTheme="minorHAnsi" w:hAnsiTheme="minorHAnsi" w:cstheme="minorHAnsi"/>
        </w:rPr>
      </w:pPr>
      <w:r>
        <w:rPr>
          <w:noProof/>
        </w:rPr>
        <w:lastRenderedPageBreak/>
        <w:drawing>
          <wp:inline distT="0" distB="0" distL="0" distR="0" wp14:anchorId="7A0B069F" wp14:editId="71F59160">
            <wp:extent cx="2185035" cy="594072"/>
            <wp:effectExtent l="0" t="0" r="5715" b="0"/>
            <wp:docPr id="55690" name="Picture 55690"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738" name="Picture 1738" descr="A picture containing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5035" cy="594072"/>
                    </a:xfrm>
                    <a:prstGeom prst="rect">
                      <a:avLst/>
                    </a:prstGeom>
                  </pic:spPr>
                </pic:pic>
              </a:graphicData>
            </a:graphic>
          </wp:inline>
        </w:drawing>
      </w:r>
    </w:p>
    <w:p w14:paraId="348ED003" w14:textId="77777777" w:rsidR="00B01A53" w:rsidRPr="00B01A53" w:rsidRDefault="00B01A53" w:rsidP="00B01A53">
      <w:pPr>
        <w:spacing w:after="0" w:line="240" w:lineRule="auto"/>
        <w:ind w:left="0" w:right="0" w:firstLine="0"/>
        <w:jc w:val="center"/>
        <w:textAlignment w:val="baseline"/>
        <w:rPr>
          <w:rFonts w:ascii="Segoe UI" w:eastAsia="Times New Roman" w:hAnsi="Segoe UI" w:cs="Segoe UI"/>
          <w:b/>
          <w:bCs/>
          <w:color w:val="4F81BD"/>
          <w:sz w:val="18"/>
          <w:szCs w:val="18"/>
        </w:rPr>
      </w:pPr>
      <w:r w:rsidRPr="00B01A53">
        <w:rPr>
          <w:rFonts w:eastAsia="Times New Roman"/>
          <w:b/>
          <w:bCs/>
          <w:i/>
          <w:iCs/>
          <w:color w:val="auto"/>
          <w:sz w:val="36"/>
          <w:szCs w:val="36"/>
        </w:rPr>
        <w:t>Capstone Project (XXXX 495A)</w:t>
      </w:r>
      <w:r w:rsidRPr="00B01A53">
        <w:rPr>
          <w:rFonts w:eastAsia="Times New Roman"/>
          <w:b/>
          <w:bCs/>
          <w:color w:val="auto"/>
          <w:sz w:val="36"/>
          <w:szCs w:val="36"/>
        </w:rPr>
        <w:t> </w:t>
      </w:r>
    </w:p>
    <w:p w14:paraId="65CEC09B" w14:textId="77777777" w:rsidR="00B01A53" w:rsidRPr="00B01A53" w:rsidRDefault="00B01A53" w:rsidP="00B01A53">
      <w:pPr>
        <w:spacing w:after="0" w:line="240" w:lineRule="auto"/>
        <w:ind w:left="0" w:right="0" w:firstLine="0"/>
        <w:jc w:val="center"/>
        <w:textAlignment w:val="baseline"/>
        <w:rPr>
          <w:rFonts w:ascii="Segoe UI" w:eastAsia="Times New Roman" w:hAnsi="Segoe UI" w:cs="Segoe UI"/>
          <w:b/>
          <w:bCs/>
          <w:color w:val="4F81BD"/>
          <w:sz w:val="18"/>
          <w:szCs w:val="18"/>
        </w:rPr>
      </w:pPr>
      <w:r w:rsidRPr="00B01A53">
        <w:rPr>
          <w:rFonts w:eastAsia="Times New Roman"/>
          <w:b/>
          <w:bCs/>
          <w:i/>
          <w:iCs/>
          <w:color w:val="C00000"/>
          <w:sz w:val="28"/>
          <w:szCs w:val="28"/>
        </w:rPr>
        <w:t>Supervision - Summary Report</w:t>
      </w:r>
      <w:r w:rsidRPr="00B01A53">
        <w:rPr>
          <w:rFonts w:eastAsia="Times New Roman"/>
          <w:b/>
          <w:bCs/>
          <w:color w:val="C00000"/>
          <w:sz w:val="28"/>
          <w:szCs w:val="28"/>
        </w:rPr>
        <w:t> </w:t>
      </w:r>
    </w:p>
    <w:p w14:paraId="47BFD905" w14:textId="77777777" w:rsidR="00B01A53" w:rsidRPr="00B01A53" w:rsidRDefault="00B01A53" w:rsidP="00B01A53">
      <w:pPr>
        <w:spacing w:after="0" w:line="240" w:lineRule="auto"/>
        <w:ind w:left="0" w:right="0" w:firstLine="0"/>
        <w:textAlignment w:val="baseline"/>
        <w:rPr>
          <w:rFonts w:ascii="Segoe UI" w:eastAsia="Times New Roman" w:hAnsi="Segoe UI" w:cs="Segoe UI"/>
          <w:sz w:val="18"/>
          <w:szCs w:val="18"/>
        </w:rPr>
      </w:pPr>
      <w:r w:rsidRPr="00B01A53">
        <w:rPr>
          <w:rFonts w:eastAsia="Times New Roman"/>
          <w:szCs w:val="24"/>
        </w:rPr>
        <w:t> </w:t>
      </w:r>
    </w:p>
    <w:tbl>
      <w:tblPr>
        <w:tblpPr w:leftFromText="180" w:rightFromText="180" w:vertAnchor="text" w:horzAnchor="margin" w:tblpY="-145"/>
        <w:tblW w:w="142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80"/>
        <w:gridCol w:w="4305"/>
        <w:gridCol w:w="1710"/>
        <w:gridCol w:w="930"/>
        <w:gridCol w:w="945"/>
        <w:gridCol w:w="930"/>
        <w:gridCol w:w="945"/>
        <w:gridCol w:w="930"/>
        <w:gridCol w:w="1020"/>
      </w:tblGrid>
      <w:tr w:rsidR="00F36F37" w:rsidRPr="00B01A53" w14:paraId="0E93A94C" w14:textId="77777777" w:rsidTr="00B01A53">
        <w:trPr>
          <w:trHeight w:val="300"/>
        </w:trPr>
        <w:tc>
          <w:tcPr>
            <w:tcW w:w="258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4C3A8B3" w14:textId="77777777" w:rsidR="00B01A53" w:rsidRPr="00B01A53" w:rsidRDefault="00B01A53" w:rsidP="00B01A53">
            <w:pPr>
              <w:spacing w:after="0" w:line="240" w:lineRule="auto"/>
              <w:ind w:left="105" w:right="0" w:firstLine="0"/>
              <w:jc w:val="left"/>
              <w:textAlignment w:val="baseline"/>
              <w:rPr>
                <w:rFonts w:ascii="Times New Roman" w:eastAsia="Times New Roman" w:hAnsi="Times New Roman" w:cs="Times New Roman"/>
                <w:szCs w:val="24"/>
              </w:rPr>
            </w:pPr>
            <w:r w:rsidRPr="00B01A53">
              <w:rPr>
                <w:rFonts w:eastAsia="Times New Roman"/>
                <w:b/>
                <w:bCs/>
                <w:szCs w:val="24"/>
              </w:rPr>
              <w:t>Supervisor Name</w:t>
            </w:r>
            <w:r w:rsidRPr="00B01A53">
              <w:rPr>
                <w:rFonts w:eastAsia="Times New Roman"/>
                <w:szCs w:val="24"/>
              </w:rPr>
              <w:t> </w:t>
            </w:r>
          </w:p>
        </w:tc>
        <w:tc>
          <w:tcPr>
            <w:tcW w:w="4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2BDC95" w14:textId="77777777" w:rsidR="00B01A53" w:rsidRPr="00B01A53" w:rsidRDefault="00B01A53" w:rsidP="00B01A53">
            <w:pPr>
              <w:spacing w:after="0" w:line="240" w:lineRule="auto"/>
              <w:ind w:left="105" w:right="0" w:firstLine="0"/>
              <w:jc w:val="left"/>
              <w:textAlignment w:val="baseline"/>
              <w:rPr>
                <w:rFonts w:ascii="Times New Roman" w:eastAsia="Times New Roman" w:hAnsi="Times New Roman" w:cs="Times New Roman"/>
                <w:szCs w:val="24"/>
              </w:rPr>
            </w:pPr>
            <w:r w:rsidRPr="00B01A53">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AB9F5DA" w14:textId="77777777" w:rsidR="00B01A53" w:rsidRPr="00B01A53" w:rsidRDefault="00B01A53" w:rsidP="00B01A53">
            <w:pPr>
              <w:spacing w:after="0" w:line="240" w:lineRule="auto"/>
              <w:ind w:left="105" w:right="0" w:firstLine="0"/>
              <w:jc w:val="left"/>
              <w:textAlignment w:val="baseline"/>
              <w:rPr>
                <w:rFonts w:ascii="Times New Roman" w:eastAsia="Times New Roman" w:hAnsi="Times New Roman" w:cs="Times New Roman"/>
                <w:szCs w:val="24"/>
              </w:rPr>
            </w:pPr>
            <w:r w:rsidRPr="00B01A53">
              <w:rPr>
                <w:rFonts w:eastAsia="Times New Roman"/>
                <w:b/>
                <w:bCs/>
                <w:szCs w:val="24"/>
              </w:rPr>
              <w:t>Supervisor Signature</w:t>
            </w:r>
            <w:r w:rsidRPr="00B01A53">
              <w:rPr>
                <w:rFonts w:eastAsia="Times New Roman"/>
                <w:szCs w:val="24"/>
              </w:rPr>
              <w:t> </w:t>
            </w:r>
          </w:p>
        </w:tc>
        <w:tc>
          <w:tcPr>
            <w:tcW w:w="570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2B198F1A"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szCs w:val="24"/>
              </w:rPr>
              <w:t>  </w:t>
            </w:r>
          </w:p>
        </w:tc>
      </w:tr>
      <w:tr w:rsidR="00F36F37" w:rsidRPr="00B01A53" w14:paraId="19B441D1" w14:textId="77777777" w:rsidTr="00B01A53">
        <w:trPr>
          <w:trHeight w:val="300"/>
        </w:trPr>
        <w:tc>
          <w:tcPr>
            <w:tcW w:w="258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1D27BB6" w14:textId="77777777" w:rsidR="00B01A53" w:rsidRPr="00B01A53" w:rsidRDefault="00B01A53" w:rsidP="00B01A53">
            <w:pPr>
              <w:spacing w:after="0" w:line="240" w:lineRule="auto"/>
              <w:ind w:left="105" w:right="0" w:firstLine="0"/>
              <w:jc w:val="left"/>
              <w:textAlignment w:val="baseline"/>
              <w:rPr>
                <w:rFonts w:ascii="Times New Roman" w:eastAsia="Times New Roman" w:hAnsi="Times New Roman" w:cs="Times New Roman"/>
                <w:szCs w:val="24"/>
              </w:rPr>
            </w:pPr>
            <w:r w:rsidRPr="00B01A53">
              <w:rPr>
                <w:rFonts w:eastAsia="Times New Roman"/>
                <w:b/>
                <w:bCs/>
                <w:szCs w:val="24"/>
              </w:rPr>
              <w:t>College  </w:t>
            </w:r>
            <w:r w:rsidRPr="00B01A53">
              <w:rPr>
                <w:rFonts w:eastAsia="Times New Roman"/>
                <w:szCs w:val="24"/>
              </w:rPr>
              <w:t> </w:t>
            </w:r>
          </w:p>
        </w:tc>
        <w:tc>
          <w:tcPr>
            <w:tcW w:w="4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2E0CA50" w14:textId="77777777" w:rsidR="00B01A53" w:rsidRPr="00B01A53" w:rsidRDefault="00B01A53" w:rsidP="00B01A53">
            <w:pPr>
              <w:spacing w:after="0" w:line="240" w:lineRule="auto"/>
              <w:ind w:left="105" w:right="0" w:firstLine="0"/>
              <w:jc w:val="left"/>
              <w:textAlignment w:val="baseline"/>
              <w:rPr>
                <w:rFonts w:ascii="Times New Roman" w:eastAsia="Times New Roman" w:hAnsi="Times New Roman" w:cs="Times New Roman"/>
                <w:szCs w:val="24"/>
              </w:rPr>
            </w:pPr>
            <w:r w:rsidRPr="00B01A53">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4BE26B1" w14:textId="77777777" w:rsidR="00B01A53" w:rsidRPr="00B01A53" w:rsidRDefault="00B01A53" w:rsidP="00B01A53">
            <w:pPr>
              <w:spacing w:after="0" w:line="240" w:lineRule="auto"/>
              <w:ind w:left="105" w:right="0" w:firstLine="0"/>
              <w:jc w:val="left"/>
              <w:textAlignment w:val="baseline"/>
              <w:rPr>
                <w:rFonts w:ascii="Times New Roman" w:eastAsia="Times New Roman" w:hAnsi="Times New Roman" w:cs="Times New Roman"/>
                <w:szCs w:val="24"/>
              </w:rPr>
            </w:pPr>
            <w:r w:rsidRPr="00B01A53">
              <w:rPr>
                <w:rFonts w:eastAsia="Times New Roman"/>
                <w:b/>
                <w:bCs/>
                <w:szCs w:val="24"/>
              </w:rPr>
              <w:t>Program  </w:t>
            </w:r>
            <w:r w:rsidRPr="00B01A53">
              <w:rPr>
                <w:rFonts w:eastAsia="Times New Roman"/>
                <w:szCs w:val="24"/>
              </w:rPr>
              <w:t> </w:t>
            </w:r>
          </w:p>
        </w:tc>
        <w:tc>
          <w:tcPr>
            <w:tcW w:w="570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1DDF4705"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szCs w:val="24"/>
              </w:rPr>
              <w:t>  </w:t>
            </w:r>
          </w:p>
        </w:tc>
      </w:tr>
      <w:tr w:rsidR="00F36F37" w:rsidRPr="00B01A53" w14:paraId="33B8FD0B" w14:textId="77777777" w:rsidTr="00B01A53">
        <w:trPr>
          <w:trHeight w:val="300"/>
        </w:trPr>
        <w:tc>
          <w:tcPr>
            <w:tcW w:w="258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34DAED7" w14:textId="77777777" w:rsidR="00B01A53" w:rsidRPr="00B01A53" w:rsidRDefault="00B01A53" w:rsidP="00B01A53">
            <w:pPr>
              <w:spacing w:after="0" w:line="240" w:lineRule="auto"/>
              <w:ind w:left="105" w:right="0" w:firstLine="0"/>
              <w:jc w:val="left"/>
              <w:textAlignment w:val="baseline"/>
              <w:rPr>
                <w:rFonts w:ascii="Times New Roman" w:eastAsia="Times New Roman" w:hAnsi="Times New Roman" w:cs="Times New Roman"/>
                <w:szCs w:val="24"/>
              </w:rPr>
            </w:pPr>
            <w:r w:rsidRPr="00B01A53">
              <w:rPr>
                <w:rFonts w:eastAsia="Times New Roman"/>
                <w:b/>
                <w:bCs/>
                <w:szCs w:val="24"/>
              </w:rPr>
              <w:t>Course Title  </w:t>
            </w:r>
            <w:r w:rsidRPr="00B01A53">
              <w:rPr>
                <w:rFonts w:eastAsia="Times New Roman"/>
                <w:szCs w:val="24"/>
              </w:rPr>
              <w:t> </w:t>
            </w:r>
          </w:p>
        </w:tc>
        <w:tc>
          <w:tcPr>
            <w:tcW w:w="4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39459F" w14:textId="77777777" w:rsidR="00B01A53" w:rsidRPr="00B01A53" w:rsidRDefault="00B01A53" w:rsidP="00B01A53">
            <w:pPr>
              <w:spacing w:after="0" w:line="240" w:lineRule="auto"/>
              <w:ind w:left="105" w:right="0" w:firstLine="0"/>
              <w:jc w:val="left"/>
              <w:textAlignment w:val="baseline"/>
              <w:rPr>
                <w:rFonts w:ascii="Times New Roman" w:eastAsia="Times New Roman" w:hAnsi="Times New Roman" w:cs="Times New Roman"/>
                <w:szCs w:val="24"/>
              </w:rPr>
            </w:pPr>
            <w:r w:rsidRPr="00B01A53">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E30C499" w14:textId="77777777" w:rsidR="00B01A53" w:rsidRPr="00B01A53" w:rsidRDefault="00B01A53" w:rsidP="00B01A53">
            <w:pPr>
              <w:spacing w:after="0" w:line="240" w:lineRule="auto"/>
              <w:ind w:left="105" w:right="0" w:firstLine="0"/>
              <w:jc w:val="left"/>
              <w:textAlignment w:val="baseline"/>
              <w:rPr>
                <w:rFonts w:ascii="Times New Roman" w:eastAsia="Times New Roman" w:hAnsi="Times New Roman" w:cs="Times New Roman"/>
                <w:szCs w:val="24"/>
              </w:rPr>
            </w:pPr>
            <w:r w:rsidRPr="00B01A53">
              <w:rPr>
                <w:rFonts w:eastAsia="Times New Roman"/>
                <w:b/>
                <w:bCs/>
                <w:szCs w:val="24"/>
              </w:rPr>
              <w:t>Course Code </w:t>
            </w:r>
            <w:r w:rsidRPr="00B01A53">
              <w:rPr>
                <w:rFonts w:eastAsia="Times New Roman"/>
                <w:szCs w:val="24"/>
              </w:rPr>
              <w:t> </w:t>
            </w:r>
          </w:p>
        </w:tc>
        <w:tc>
          <w:tcPr>
            <w:tcW w:w="570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4FF2E145"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szCs w:val="24"/>
              </w:rPr>
              <w:t>  </w:t>
            </w:r>
          </w:p>
        </w:tc>
      </w:tr>
      <w:tr w:rsidR="00B01A53" w:rsidRPr="00B01A53" w14:paraId="2597321B" w14:textId="77777777" w:rsidTr="00B01A53">
        <w:trPr>
          <w:trHeight w:val="300"/>
        </w:trPr>
        <w:tc>
          <w:tcPr>
            <w:tcW w:w="258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AD054D4" w14:textId="77777777" w:rsidR="00B01A53" w:rsidRPr="00B01A53" w:rsidRDefault="00B01A53" w:rsidP="00B01A53">
            <w:pPr>
              <w:spacing w:after="0" w:line="240" w:lineRule="auto"/>
              <w:ind w:left="105" w:right="0" w:firstLine="0"/>
              <w:jc w:val="left"/>
              <w:textAlignment w:val="baseline"/>
              <w:rPr>
                <w:rFonts w:ascii="Times New Roman" w:eastAsia="Times New Roman" w:hAnsi="Times New Roman" w:cs="Times New Roman"/>
                <w:szCs w:val="24"/>
              </w:rPr>
            </w:pPr>
            <w:r w:rsidRPr="00B01A53">
              <w:rPr>
                <w:rFonts w:eastAsia="Times New Roman"/>
                <w:b/>
                <w:bCs/>
                <w:szCs w:val="24"/>
              </w:rPr>
              <w:t>Academic Year</w:t>
            </w:r>
            <w:r w:rsidRPr="00B01A53">
              <w:rPr>
                <w:rFonts w:eastAsia="Times New Roman"/>
                <w:szCs w:val="24"/>
              </w:rPr>
              <w:t> </w:t>
            </w:r>
          </w:p>
        </w:tc>
        <w:tc>
          <w:tcPr>
            <w:tcW w:w="4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5532DF3" w14:textId="77777777" w:rsidR="00B01A53" w:rsidRPr="00B01A53" w:rsidRDefault="00B01A53" w:rsidP="00B01A53">
            <w:pPr>
              <w:spacing w:after="0" w:line="240" w:lineRule="auto"/>
              <w:ind w:left="105" w:right="0" w:firstLine="0"/>
              <w:jc w:val="left"/>
              <w:textAlignment w:val="baseline"/>
              <w:rPr>
                <w:rFonts w:ascii="Times New Roman" w:eastAsia="Times New Roman" w:hAnsi="Times New Roman" w:cs="Times New Roman"/>
                <w:szCs w:val="24"/>
              </w:rPr>
            </w:pPr>
            <w:r w:rsidRPr="00B01A53">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3166A17" w14:textId="77777777" w:rsidR="00B01A53" w:rsidRPr="00B01A53" w:rsidRDefault="00B01A53" w:rsidP="00B01A53">
            <w:pPr>
              <w:spacing w:after="0" w:line="240" w:lineRule="auto"/>
              <w:ind w:left="105" w:right="0" w:firstLine="0"/>
              <w:jc w:val="left"/>
              <w:textAlignment w:val="baseline"/>
              <w:rPr>
                <w:rFonts w:ascii="Times New Roman" w:eastAsia="Times New Roman" w:hAnsi="Times New Roman" w:cs="Times New Roman"/>
                <w:szCs w:val="24"/>
              </w:rPr>
            </w:pPr>
            <w:r w:rsidRPr="00B01A53">
              <w:rPr>
                <w:rFonts w:eastAsia="Times New Roman"/>
                <w:b/>
                <w:bCs/>
                <w:szCs w:val="24"/>
              </w:rPr>
              <w:t>Semester</w:t>
            </w:r>
            <w:r w:rsidRPr="00B01A53">
              <w:rPr>
                <w:rFonts w:eastAsia="Times New Roman"/>
                <w:szCs w:val="24"/>
              </w:rPr>
              <w:t> </w:t>
            </w:r>
          </w:p>
        </w:tc>
        <w:tc>
          <w:tcPr>
            <w:tcW w:w="9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F0D1A4" w14:textId="77777777" w:rsidR="00B01A53" w:rsidRPr="00B01A53" w:rsidRDefault="00B01A53" w:rsidP="00B01A53">
            <w:pPr>
              <w:spacing w:after="0" w:line="240" w:lineRule="auto"/>
              <w:ind w:left="0" w:right="0" w:firstLine="0"/>
              <w:jc w:val="center"/>
              <w:textAlignment w:val="baseline"/>
              <w:rPr>
                <w:rFonts w:ascii="Times New Roman" w:eastAsia="Times New Roman" w:hAnsi="Times New Roman" w:cs="Times New Roman"/>
                <w:szCs w:val="24"/>
              </w:rPr>
            </w:pPr>
            <w:r w:rsidRPr="00B01A53">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AA75FE3" w14:textId="77777777" w:rsidR="00B01A53" w:rsidRPr="00B01A53" w:rsidRDefault="00B01A53" w:rsidP="00B01A53">
            <w:pPr>
              <w:spacing w:after="0" w:line="240" w:lineRule="auto"/>
              <w:ind w:left="0" w:right="0" w:firstLine="0"/>
              <w:jc w:val="center"/>
              <w:textAlignment w:val="baseline"/>
              <w:rPr>
                <w:rFonts w:ascii="Times New Roman" w:eastAsia="Times New Roman" w:hAnsi="Times New Roman" w:cs="Times New Roman"/>
                <w:szCs w:val="24"/>
              </w:rPr>
            </w:pPr>
            <w:r w:rsidRPr="00B01A53">
              <w:rPr>
                <w:rFonts w:eastAsia="Times New Roman"/>
                <w:b/>
                <w:bCs/>
                <w:szCs w:val="24"/>
              </w:rPr>
              <w:t>First</w:t>
            </w:r>
            <w:r w:rsidRPr="00B01A53">
              <w:rPr>
                <w:rFonts w:eastAsia="Times New Roman"/>
                <w:szCs w:val="24"/>
              </w:rPr>
              <w:t> </w:t>
            </w:r>
          </w:p>
        </w:tc>
        <w:tc>
          <w:tcPr>
            <w:tcW w:w="9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216631B" w14:textId="77777777" w:rsidR="00B01A53" w:rsidRPr="00B01A53" w:rsidRDefault="00B01A53" w:rsidP="00B01A53">
            <w:pPr>
              <w:spacing w:after="0" w:line="240" w:lineRule="auto"/>
              <w:ind w:left="0" w:right="0" w:firstLine="0"/>
              <w:jc w:val="center"/>
              <w:textAlignment w:val="baseline"/>
              <w:rPr>
                <w:rFonts w:ascii="Times New Roman" w:eastAsia="Times New Roman" w:hAnsi="Times New Roman" w:cs="Times New Roman"/>
                <w:szCs w:val="24"/>
              </w:rPr>
            </w:pPr>
            <w:r w:rsidRPr="00B01A53">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FE4BBE6" w14:textId="77777777" w:rsidR="00B01A53" w:rsidRPr="00B01A53" w:rsidRDefault="00B01A53" w:rsidP="00B01A53">
            <w:pPr>
              <w:spacing w:after="0" w:line="240" w:lineRule="auto"/>
              <w:ind w:left="0" w:right="0" w:firstLine="0"/>
              <w:jc w:val="center"/>
              <w:textAlignment w:val="baseline"/>
              <w:rPr>
                <w:rFonts w:ascii="Times New Roman" w:eastAsia="Times New Roman" w:hAnsi="Times New Roman" w:cs="Times New Roman"/>
                <w:szCs w:val="24"/>
              </w:rPr>
            </w:pPr>
            <w:r w:rsidRPr="00B01A53">
              <w:rPr>
                <w:rFonts w:eastAsia="Times New Roman"/>
                <w:b/>
                <w:bCs/>
                <w:szCs w:val="24"/>
              </w:rPr>
              <w:t>Second</w:t>
            </w:r>
            <w:r w:rsidRPr="00B01A53">
              <w:rPr>
                <w:rFonts w:eastAsia="Times New Roman"/>
                <w:szCs w:val="24"/>
              </w:rPr>
              <w:t> </w:t>
            </w:r>
          </w:p>
        </w:tc>
        <w:tc>
          <w:tcPr>
            <w:tcW w:w="9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509767F" w14:textId="77777777" w:rsidR="00B01A53" w:rsidRPr="00B01A53" w:rsidRDefault="00B01A53" w:rsidP="00B01A53">
            <w:pPr>
              <w:spacing w:after="0" w:line="240" w:lineRule="auto"/>
              <w:ind w:left="0" w:right="0" w:firstLine="0"/>
              <w:jc w:val="center"/>
              <w:textAlignment w:val="baseline"/>
              <w:rPr>
                <w:rFonts w:ascii="Times New Roman" w:eastAsia="Times New Roman" w:hAnsi="Times New Roman" w:cs="Times New Roman"/>
                <w:szCs w:val="24"/>
              </w:rPr>
            </w:pPr>
            <w:r w:rsidRPr="00B01A53">
              <w:rPr>
                <w:rFonts w:eastAsia="Times New Roman"/>
                <w:szCs w:val="24"/>
              </w:rPr>
              <w:t> </w:t>
            </w:r>
          </w:p>
        </w:tc>
        <w:tc>
          <w:tcPr>
            <w:tcW w:w="102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7139710" w14:textId="77777777" w:rsidR="00B01A53" w:rsidRPr="00B01A53" w:rsidRDefault="00B01A53" w:rsidP="00B01A53">
            <w:pPr>
              <w:spacing w:after="0" w:line="240" w:lineRule="auto"/>
              <w:ind w:left="0" w:right="0" w:firstLine="0"/>
              <w:jc w:val="center"/>
              <w:textAlignment w:val="baseline"/>
              <w:rPr>
                <w:rFonts w:ascii="Times New Roman" w:eastAsia="Times New Roman" w:hAnsi="Times New Roman" w:cs="Times New Roman"/>
                <w:szCs w:val="24"/>
              </w:rPr>
            </w:pPr>
            <w:r w:rsidRPr="00B01A53">
              <w:rPr>
                <w:rFonts w:eastAsia="Times New Roman"/>
                <w:b/>
                <w:bCs/>
                <w:szCs w:val="24"/>
              </w:rPr>
              <w:t>Summer</w:t>
            </w:r>
            <w:r w:rsidRPr="00B01A53">
              <w:rPr>
                <w:rFonts w:eastAsia="Times New Roman"/>
                <w:szCs w:val="24"/>
              </w:rPr>
              <w:t> </w:t>
            </w:r>
          </w:p>
        </w:tc>
      </w:tr>
    </w:tbl>
    <w:p w14:paraId="79D478A2" w14:textId="2B5C1354" w:rsidR="00B01A53" w:rsidRPr="00B01A53" w:rsidRDefault="00B01A53" w:rsidP="00B01A53">
      <w:pPr>
        <w:spacing w:after="0" w:line="240" w:lineRule="auto"/>
        <w:ind w:left="0" w:right="0" w:firstLine="0"/>
        <w:textAlignment w:val="baseline"/>
        <w:rPr>
          <w:rFonts w:ascii="Segoe UI" w:eastAsia="Times New Roman" w:hAnsi="Segoe UI" w:cs="Segoe UI"/>
          <w:sz w:val="18"/>
          <w:szCs w:val="18"/>
        </w:rPr>
      </w:pPr>
    </w:p>
    <w:p w14:paraId="6724D96F" w14:textId="77777777" w:rsidR="00B01A53" w:rsidRPr="00B01A53" w:rsidRDefault="00B01A53" w:rsidP="00B01A53">
      <w:pPr>
        <w:spacing w:after="0" w:line="240" w:lineRule="auto"/>
        <w:ind w:left="0" w:right="1380" w:firstLine="0"/>
        <w:textAlignment w:val="baseline"/>
        <w:rPr>
          <w:rFonts w:ascii="Segoe UI" w:eastAsia="Times New Roman" w:hAnsi="Segoe UI" w:cs="Segoe UI"/>
          <w:sz w:val="18"/>
          <w:szCs w:val="18"/>
        </w:rPr>
      </w:pPr>
      <w:r w:rsidRPr="00B01A53">
        <w:rPr>
          <w:rFonts w:eastAsia="Times New Roman"/>
          <w:szCs w:val="24"/>
        </w:rPr>
        <w:t>*Please ensure that all required documents are placed in the course folder in SharePoint. </w:t>
      </w:r>
    </w:p>
    <w:p w14:paraId="0BB65776" w14:textId="77777777" w:rsidR="00B01A53" w:rsidRPr="00B01A53" w:rsidRDefault="00B01A53" w:rsidP="00B01A53">
      <w:pPr>
        <w:spacing w:after="0" w:line="240" w:lineRule="auto"/>
        <w:ind w:left="0" w:right="1380" w:firstLine="0"/>
        <w:textAlignment w:val="baseline"/>
        <w:rPr>
          <w:rFonts w:ascii="Segoe UI" w:eastAsia="Times New Roman" w:hAnsi="Segoe UI" w:cs="Segoe UI"/>
          <w:sz w:val="18"/>
          <w:szCs w:val="18"/>
        </w:rPr>
      </w:pPr>
      <w:r w:rsidRPr="00B01A53">
        <w:rPr>
          <w:rFonts w:eastAsia="Times New Roman"/>
          <w:szCs w:val="24"/>
        </w:rPr>
        <w:t> </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
        <w:gridCol w:w="1358"/>
        <w:gridCol w:w="853"/>
        <w:gridCol w:w="806"/>
        <w:gridCol w:w="1011"/>
        <w:gridCol w:w="848"/>
        <w:gridCol w:w="957"/>
        <w:gridCol w:w="979"/>
        <w:gridCol w:w="1007"/>
        <w:gridCol w:w="1093"/>
        <w:gridCol w:w="1033"/>
        <w:gridCol w:w="1104"/>
        <w:gridCol w:w="1210"/>
        <w:gridCol w:w="1549"/>
      </w:tblGrid>
      <w:tr w:rsidR="00B01A53" w:rsidRPr="00B01A53" w14:paraId="6686AC60" w14:textId="77777777" w:rsidTr="00B01A53">
        <w:trPr>
          <w:trHeight w:val="300"/>
        </w:trPr>
        <w:tc>
          <w:tcPr>
            <w:tcW w:w="48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D45FF10" w14:textId="77777777" w:rsidR="00B01A53" w:rsidRPr="00B01A53" w:rsidRDefault="00B01A53" w:rsidP="00B01A53">
            <w:pPr>
              <w:spacing w:after="0" w:line="240" w:lineRule="auto"/>
              <w:ind w:left="0" w:right="105" w:firstLine="0"/>
              <w:jc w:val="center"/>
              <w:textAlignment w:val="baseline"/>
              <w:rPr>
                <w:rFonts w:ascii="Times New Roman" w:eastAsia="Times New Roman" w:hAnsi="Times New Roman" w:cs="Times New Roman"/>
                <w:szCs w:val="24"/>
              </w:rPr>
            </w:pPr>
            <w:r w:rsidRPr="00B01A53">
              <w:rPr>
                <w:rFonts w:eastAsia="Times New Roman"/>
                <w:szCs w:val="24"/>
              </w:rPr>
              <w:t> </w:t>
            </w:r>
          </w:p>
        </w:tc>
        <w:tc>
          <w:tcPr>
            <w:tcW w:w="138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315707AB" w14:textId="77777777" w:rsidR="00B01A53" w:rsidRPr="00B01A53" w:rsidRDefault="00B01A53" w:rsidP="00B01A53">
            <w:pPr>
              <w:spacing w:after="0" w:line="240" w:lineRule="auto"/>
              <w:ind w:left="0" w:right="0" w:firstLine="0"/>
              <w:jc w:val="center"/>
              <w:textAlignment w:val="baseline"/>
              <w:rPr>
                <w:rFonts w:ascii="Times New Roman" w:eastAsia="Times New Roman" w:hAnsi="Times New Roman" w:cs="Times New Roman"/>
                <w:szCs w:val="24"/>
              </w:rPr>
            </w:pPr>
            <w:r w:rsidRPr="00B01A53">
              <w:rPr>
                <w:rFonts w:eastAsia="Times New Roman"/>
                <w:b/>
                <w:bCs/>
                <w:sz w:val="18"/>
                <w:szCs w:val="18"/>
              </w:rPr>
              <w:t>Project title</w:t>
            </w:r>
            <w:r w:rsidRPr="00B01A53">
              <w:rPr>
                <w:rFonts w:eastAsia="Times New Roman"/>
                <w:sz w:val="18"/>
                <w:szCs w:val="18"/>
              </w:rPr>
              <w:t> </w:t>
            </w:r>
          </w:p>
        </w:tc>
        <w:tc>
          <w:tcPr>
            <w:tcW w:w="85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2CDF286" w14:textId="77777777" w:rsidR="00B01A53" w:rsidRPr="00B01A53" w:rsidRDefault="00B01A53" w:rsidP="00B01A53">
            <w:pPr>
              <w:spacing w:after="0" w:line="240" w:lineRule="auto"/>
              <w:ind w:left="0" w:right="0" w:firstLine="0"/>
              <w:jc w:val="center"/>
              <w:textAlignment w:val="baseline"/>
              <w:rPr>
                <w:rFonts w:ascii="Times New Roman" w:eastAsia="Times New Roman" w:hAnsi="Times New Roman" w:cs="Times New Roman"/>
                <w:szCs w:val="24"/>
              </w:rPr>
            </w:pPr>
            <w:r w:rsidRPr="00B01A53">
              <w:rPr>
                <w:rFonts w:eastAsia="Times New Roman"/>
                <w:b/>
                <w:bCs/>
                <w:sz w:val="18"/>
                <w:szCs w:val="18"/>
              </w:rPr>
              <w:t>Student(s) ID(s)</w:t>
            </w:r>
            <w:r w:rsidRPr="00B01A53">
              <w:rPr>
                <w:rFonts w:eastAsia="Times New Roman"/>
                <w:sz w:val="18"/>
                <w:szCs w:val="18"/>
              </w:rPr>
              <w:t> </w:t>
            </w:r>
          </w:p>
        </w:tc>
        <w:tc>
          <w:tcPr>
            <w:tcW w:w="81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1DE02DA" w14:textId="77777777" w:rsidR="00B01A53" w:rsidRPr="00B01A53" w:rsidRDefault="00B01A53" w:rsidP="00B01A53">
            <w:pPr>
              <w:spacing w:after="0" w:line="240" w:lineRule="auto"/>
              <w:ind w:left="0" w:right="0" w:firstLine="0"/>
              <w:jc w:val="center"/>
              <w:textAlignment w:val="baseline"/>
              <w:rPr>
                <w:rFonts w:ascii="Times New Roman" w:eastAsia="Times New Roman" w:hAnsi="Times New Roman" w:cs="Times New Roman"/>
                <w:szCs w:val="24"/>
              </w:rPr>
            </w:pPr>
            <w:r w:rsidRPr="00B01A53">
              <w:rPr>
                <w:rFonts w:eastAsia="Times New Roman"/>
                <w:b/>
                <w:bCs/>
                <w:sz w:val="18"/>
                <w:szCs w:val="18"/>
              </w:rPr>
              <w:t>Proposal Form</w:t>
            </w:r>
            <w:r w:rsidRPr="00B01A53">
              <w:rPr>
                <w:rFonts w:eastAsia="Times New Roman"/>
                <w:sz w:val="18"/>
                <w:szCs w:val="18"/>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D204EEC" w14:textId="77777777" w:rsidR="00B01A53" w:rsidRPr="00B01A53" w:rsidRDefault="00B01A53" w:rsidP="00B01A53">
            <w:pPr>
              <w:spacing w:after="0" w:line="240" w:lineRule="auto"/>
              <w:ind w:left="0" w:right="0" w:firstLine="0"/>
              <w:jc w:val="center"/>
              <w:textAlignment w:val="baseline"/>
              <w:rPr>
                <w:rFonts w:ascii="Times New Roman" w:eastAsia="Times New Roman" w:hAnsi="Times New Roman" w:cs="Times New Roman"/>
                <w:szCs w:val="24"/>
              </w:rPr>
            </w:pPr>
            <w:r w:rsidRPr="00B01A53">
              <w:rPr>
                <w:rFonts w:eastAsia="Times New Roman"/>
                <w:b/>
                <w:bCs/>
                <w:sz w:val="18"/>
                <w:szCs w:val="18"/>
              </w:rPr>
              <w:t>Proposal Rubric</w:t>
            </w:r>
            <w:r w:rsidRPr="00B01A53">
              <w:rPr>
                <w:rFonts w:eastAsia="Times New Roman"/>
                <w:sz w:val="18"/>
                <w:szCs w:val="18"/>
              </w:rPr>
              <w:t> </w:t>
            </w:r>
          </w:p>
        </w:tc>
        <w:tc>
          <w:tcPr>
            <w:tcW w:w="81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B807285" w14:textId="77777777" w:rsidR="00B01A53" w:rsidRPr="00B01A53" w:rsidRDefault="00B01A53" w:rsidP="00B01A53">
            <w:pPr>
              <w:spacing w:after="0" w:line="240" w:lineRule="auto"/>
              <w:ind w:left="0" w:right="0" w:firstLine="0"/>
              <w:jc w:val="center"/>
              <w:textAlignment w:val="baseline"/>
              <w:rPr>
                <w:rFonts w:ascii="Times New Roman" w:eastAsia="Times New Roman" w:hAnsi="Times New Roman" w:cs="Times New Roman"/>
                <w:szCs w:val="24"/>
              </w:rPr>
            </w:pPr>
            <w:r w:rsidRPr="00B01A53">
              <w:rPr>
                <w:rFonts w:eastAsia="Times New Roman"/>
                <w:b/>
                <w:bCs/>
                <w:sz w:val="18"/>
                <w:szCs w:val="18"/>
              </w:rPr>
              <w:t>Progress Evaluation</w:t>
            </w:r>
            <w:r w:rsidRPr="00B01A53">
              <w:rPr>
                <w:rFonts w:eastAsia="Times New Roman"/>
                <w:sz w:val="18"/>
                <w:szCs w:val="18"/>
              </w:rPr>
              <w:t> </w:t>
            </w:r>
          </w:p>
          <w:p w14:paraId="09B660C4" w14:textId="77777777" w:rsidR="00B01A53" w:rsidRPr="00B01A53" w:rsidRDefault="00B01A53" w:rsidP="00B01A53">
            <w:pPr>
              <w:spacing w:after="0" w:line="240" w:lineRule="auto"/>
              <w:ind w:left="0" w:right="0" w:firstLine="0"/>
              <w:jc w:val="center"/>
              <w:textAlignment w:val="baseline"/>
              <w:rPr>
                <w:rFonts w:ascii="Times New Roman" w:eastAsia="Times New Roman" w:hAnsi="Times New Roman" w:cs="Times New Roman"/>
                <w:szCs w:val="24"/>
              </w:rPr>
            </w:pPr>
            <w:r w:rsidRPr="00B01A53">
              <w:rPr>
                <w:rFonts w:eastAsia="Times New Roman"/>
                <w:b/>
                <w:bCs/>
                <w:sz w:val="18"/>
                <w:szCs w:val="18"/>
              </w:rPr>
              <w:t>Report</w:t>
            </w:r>
            <w:r w:rsidRPr="00B01A53">
              <w:rPr>
                <w:rFonts w:eastAsia="Times New Roman"/>
                <w:sz w:val="18"/>
                <w:szCs w:val="18"/>
              </w:rPr>
              <w:t> </w:t>
            </w:r>
          </w:p>
          <w:p w14:paraId="34AAE9D7" w14:textId="77777777" w:rsidR="00B01A53" w:rsidRPr="00B01A53" w:rsidRDefault="00B01A53" w:rsidP="00B01A53">
            <w:pPr>
              <w:spacing w:after="0" w:line="240" w:lineRule="auto"/>
              <w:ind w:left="0" w:right="0" w:firstLine="0"/>
              <w:jc w:val="center"/>
              <w:textAlignment w:val="baseline"/>
              <w:rPr>
                <w:rFonts w:ascii="Times New Roman" w:eastAsia="Times New Roman" w:hAnsi="Times New Roman" w:cs="Times New Roman"/>
                <w:szCs w:val="24"/>
              </w:rPr>
            </w:pPr>
            <w:r w:rsidRPr="00B01A53">
              <w:rPr>
                <w:rFonts w:eastAsia="Times New Roman"/>
                <w:b/>
                <w:bCs/>
                <w:sz w:val="18"/>
                <w:szCs w:val="18"/>
              </w:rPr>
              <w:t>(4)</w:t>
            </w:r>
            <w:r w:rsidRPr="00B01A53">
              <w:rPr>
                <w:rFonts w:eastAsia="Times New Roman"/>
                <w:sz w:val="18"/>
                <w:szCs w:val="18"/>
              </w:rPr>
              <w:t> </w:t>
            </w:r>
          </w:p>
        </w:tc>
        <w:tc>
          <w:tcPr>
            <w:tcW w:w="96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BD99E25" w14:textId="77777777" w:rsidR="00B01A53" w:rsidRPr="00B01A53" w:rsidRDefault="00B01A53" w:rsidP="00B01A53">
            <w:pPr>
              <w:spacing w:after="0" w:line="240" w:lineRule="auto"/>
              <w:ind w:left="0" w:right="0" w:firstLine="0"/>
              <w:jc w:val="center"/>
              <w:textAlignment w:val="baseline"/>
              <w:rPr>
                <w:rFonts w:ascii="Times New Roman" w:eastAsia="Times New Roman" w:hAnsi="Times New Roman" w:cs="Times New Roman"/>
                <w:szCs w:val="24"/>
              </w:rPr>
            </w:pPr>
            <w:r w:rsidRPr="00B01A53">
              <w:rPr>
                <w:rFonts w:eastAsia="Times New Roman"/>
                <w:b/>
                <w:bCs/>
                <w:sz w:val="18"/>
                <w:szCs w:val="18"/>
              </w:rPr>
              <w:t>Progress Evaluation</w:t>
            </w:r>
            <w:r w:rsidRPr="00B01A53">
              <w:rPr>
                <w:rFonts w:eastAsia="Times New Roman"/>
                <w:sz w:val="18"/>
                <w:szCs w:val="18"/>
              </w:rPr>
              <w:t> </w:t>
            </w:r>
          </w:p>
          <w:p w14:paraId="0694BE66" w14:textId="77777777" w:rsidR="00B01A53" w:rsidRPr="00B01A53" w:rsidRDefault="00B01A53" w:rsidP="00B01A53">
            <w:pPr>
              <w:spacing w:after="0" w:line="240" w:lineRule="auto"/>
              <w:ind w:left="0" w:right="0" w:firstLine="0"/>
              <w:jc w:val="center"/>
              <w:textAlignment w:val="baseline"/>
              <w:rPr>
                <w:rFonts w:ascii="Times New Roman" w:eastAsia="Times New Roman" w:hAnsi="Times New Roman" w:cs="Times New Roman"/>
                <w:szCs w:val="24"/>
              </w:rPr>
            </w:pPr>
            <w:r w:rsidRPr="00B01A53">
              <w:rPr>
                <w:rFonts w:eastAsia="Times New Roman"/>
                <w:b/>
                <w:bCs/>
                <w:sz w:val="18"/>
                <w:szCs w:val="18"/>
              </w:rPr>
              <w:t>Rubric</w:t>
            </w:r>
            <w:r w:rsidRPr="00B01A53">
              <w:rPr>
                <w:rFonts w:eastAsia="Times New Roman"/>
                <w:sz w:val="18"/>
                <w:szCs w:val="18"/>
              </w:rPr>
              <w:t> </w:t>
            </w:r>
          </w:p>
          <w:p w14:paraId="1358F113" w14:textId="77777777" w:rsidR="00B01A53" w:rsidRPr="00B01A53" w:rsidRDefault="00B01A53" w:rsidP="00B01A53">
            <w:pPr>
              <w:spacing w:after="0" w:line="240" w:lineRule="auto"/>
              <w:ind w:left="0" w:right="0" w:firstLine="0"/>
              <w:jc w:val="center"/>
              <w:textAlignment w:val="baseline"/>
              <w:rPr>
                <w:rFonts w:ascii="Times New Roman" w:eastAsia="Times New Roman" w:hAnsi="Times New Roman" w:cs="Times New Roman"/>
                <w:szCs w:val="24"/>
              </w:rPr>
            </w:pPr>
            <w:r w:rsidRPr="00B01A53">
              <w:rPr>
                <w:rFonts w:eastAsia="Times New Roman"/>
                <w:b/>
                <w:bCs/>
                <w:sz w:val="18"/>
                <w:szCs w:val="18"/>
              </w:rPr>
              <w:t>(4)</w:t>
            </w:r>
            <w:r w:rsidRPr="00B01A53">
              <w:rPr>
                <w:rFonts w:eastAsia="Times New Roman"/>
                <w:sz w:val="18"/>
                <w:szCs w:val="18"/>
              </w:rPr>
              <w:t> </w:t>
            </w:r>
          </w:p>
        </w:tc>
        <w:tc>
          <w:tcPr>
            <w:tcW w:w="99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6252B36" w14:textId="77777777" w:rsidR="00B01A53" w:rsidRPr="00B01A53" w:rsidRDefault="00B01A53" w:rsidP="00B01A53">
            <w:pPr>
              <w:spacing w:after="0" w:line="240" w:lineRule="auto"/>
              <w:ind w:left="0" w:right="0" w:firstLine="0"/>
              <w:jc w:val="center"/>
              <w:textAlignment w:val="baseline"/>
              <w:rPr>
                <w:rFonts w:ascii="Times New Roman" w:eastAsia="Times New Roman" w:hAnsi="Times New Roman" w:cs="Times New Roman"/>
                <w:szCs w:val="24"/>
              </w:rPr>
            </w:pPr>
            <w:r w:rsidRPr="00B01A53">
              <w:rPr>
                <w:rFonts w:eastAsia="Times New Roman"/>
                <w:b/>
                <w:bCs/>
                <w:sz w:val="18"/>
                <w:szCs w:val="18"/>
              </w:rPr>
              <w:t>Final Report</w:t>
            </w:r>
            <w:r w:rsidRPr="00B01A53">
              <w:rPr>
                <w:rFonts w:eastAsia="Times New Roman"/>
                <w:sz w:val="18"/>
                <w:szCs w:val="18"/>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AF79121" w14:textId="77777777" w:rsidR="00B01A53" w:rsidRPr="00B01A53" w:rsidRDefault="00B01A53" w:rsidP="00B01A53">
            <w:pPr>
              <w:spacing w:after="0" w:line="240" w:lineRule="auto"/>
              <w:ind w:left="0" w:right="0" w:firstLine="0"/>
              <w:jc w:val="center"/>
              <w:textAlignment w:val="baseline"/>
              <w:rPr>
                <w:rFonts w:ascii="Times New Roman" w:eastAsia="Times New Roman" w:hAnsi="Times New Roman" w:cs="Times New Roman"/>
                <w:szCs w:val="24"/>
              </w:rPr>
            </w:pPr>
            <w:r w:rsidRPr="00B01A53">
              <w:rPr>
                <w:rFonts w:eastAsia="Times New Roman"/>
                <w:b/>
                <w:bCs/>
                <w:sz w:val="18"/>
                <w:szCs w:val="18"/>
              </w:rPr>
              <w:t>Final Report Rubric</w:t>
            </w:r>
            <w:r w:rsidRPr="00B01A53">
              <w:rPr>
                <w:rFonts w:eastAsia="Times New Roman"/>
                <w:sz w:val="18"/>
                <w:szCs w:val="18"/>
              </w:rPr>
              <w:t> </w:t>
            </w:r>
          </w:p>
        </w:tc>
        <w:tc>
          <w:tcPr>
            <w:tcW w:w="109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36878903" w14:textId="77777777" w:rsidR="00B01A53" w:rsidRPr="00B01A53" w:rsidRDefault="00B01A53" w:rsidP="00B01A53">
            <w:pPr>
              <w:spacing w:after="0" w:line="240" w:lineRule="auto"/>
              <w:ind w:left="0" w:right="0" w:firstLine="0"/>
              <w:jc w:val="center"/>
              <w:textAlignment w:val="baseline"/>
              <w:rPr>
                <w:rFonts w:ascii="Times New Roman" w:eastAsia="Times New Roman" w:hAnsi="Times New Roman" w:cs="Times New Roman"/>
                <w:szCs w:val="24"/>
              </w:rPr>
            </w:pPr>
            <w:r w:rsidRPr="00B01A53">
              <w:rPr>
                <w:rFonts w:eastAsia="Times New Roman"/>
                <w:b/>
                <w:bCs/>
                <w:sz w:val="18"/>
                <w:szCs w:val="18"/>
              </w:rPr>
              <w:t>Final Presentation</w:t>
            </w:r>
            <w:r w:rsidRPr="00B01A53">
              <w:rPr>
                <w:rFonts w:eastAsia="Times New Roman"/>
                <w:sz w:val="18"/>
                <w:szCs w:val="18"/>
              </w:rPr>
              <w:t> </w:t>
            </w:r>
          </w:p>
        </w:tc>
        <w:tc>
          <w:tcPr>
            <w:tcW w:w="103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8A012D5" w14:textId="77777777" w:rsidR="00B01A53" w:rsidRPr="00B01A53" w:rsidRDefault="00B01A53" w:rsidP="00B01A53">
            <w:pPr>
              <w:spacing w:after="0" w:line="240" w:lineRule="auto"/>
              <w:ind w:left="0" w:right="0" w:firstLine="0"/>
              <w:jc w:val="center"/>
              <w:textAlignment w:val="baseline"/>
              <w:rPr>
                <w:rFonts w:ascii="Times New Roman" w:eastAsia="Times New Roman" w:hAnsi="Times New Roman" w:cs="Times New Roman"/>
                <w:szCs w:val="24"/>
              </w:rPr>
            </w:pPr>
            <w:r w:rsidRPr="00B01A53">
              <w:rPr>
                <w:rFonts w:eastAsia="Times New Roman"/>
                <w:b/>
                <w:bCs/>
                <w:sz w:val="18"/>
                <w:szCs w:val="18"/>
              </w:rPr>
              <w:t>Final Presentation Rubric</w:t>
            </w:r>
            <w:r w:rsidRPr="00B01A53">
              <w:rPr>
                <w:rFonts w:eastAsia="Times New Roman"/>
                <w:sz w:val="18"/>
                <w:szCs w:val="18"/>
              </w:rPr>
              <w:t> </w:t>
            </w:r>
          </w:p>
        </w:tc>
        <w:tc>
          <w:tcPr>
            <w:tcW w:w="111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FFF2794" w14:textId="77777777" w:rsidR="00B01A53" w:rsidRPr="00B01A53" w:rsidRDefault="00B01A53" w:rsidP="00B01A53">
            <w:pPr>
              <w:spacing w:after="0" w:line="240" w:lineRule="auto"/>
              <w:ind w:left="60" w:right="0" w:firstLine="0"/>
              <w:jc w:val="center"/>
              <w:textAlignment w:val="baseline"/>
              <w:rPr>
                <w:rFonts w:ascii="Times New Roman" w:eastAsia="Times New Roman" w:hAnsi="Times New Roman" w:cs="Times New Roman"/>
                <w:szCs w:val="24"/>
              </w:rPr>
            </w:pPr>
            <w:r w:rsidRPr="00B01A53">
              <w:rPr>
                <w:rFonts w:eastAsia="Times New Roman"/>
                <w:b/>
                <w:bCs/>
                <w:sz w:val="18"/>
                <w:szCs w:val="18"/>
              </w:rPr>
              <w:t>Final Evaluation Form</w:t>
            </w:r>
            <w:r w:rsidRPr="00B01A53">
              <w:rPr>
                <w:rFonts w:eastAsia="Times New Roman"/>
                <w:sz w:val="18"/>
                <w:szCs w:val="18"/>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A9E4D6D" w14:textId="77777777" w:rsidR="00B01A53" w:rsidRPr="00B01A53" w:rsidRDefault="00B01A53" w:rsidP="00B01A53">
            <w:pPr>
              <w:spacing w:after="0" w:line="240" w:lineRule="auto"/>
              <w:ind w:left="0" w:right="-75" w:firstLine="0"/>
              <w:jc w:val="center"/>
              <w:textAlignment w:val="baseline"/>
              <w:rPr>
                <w:rFonts w:ascii="Times New Roman" w:eastAsia="Times New Roman" w:hAnsi="Times New Roman" w:cs="Times New Roman"/>
                <w:szCs w:val="24"/>
              </w:rPr>
            </w:pPr>
            <w:r w:rsidRPr="00B01A53">
              <w:rPr>
                <w:rFonts w:eastAsia="Times New Roman"/>
                <w:b/>
                <w:bCs/>
                <w:sz w:val="18"/>
                <w:szCs w:val="18"/>
              </w:rPr>
              <w:t>Final Presentation</w:t>
            </w:r>
            <w:r w:rsidRPr="00B01A53">
              <w:rPr>
                <w:rFonts w:eastAsia="Times New Roman"/>
                <w:sz w:val="18"/>
                <w:szCs w:val="18"/>
              </w:rPr>
              <w:t> </w:t>
            </w:r>
          </w:p>
        </w:tc>
        <w:tc>
          <w:tcPr>
            <w:tcW w:w="157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60D47C2" w14:textId="77777777" w:rsidR="00B01A53" w:rsidRPr="00B01A53" w:rsidRDefault="00B01A53" w:rsidP="00B01A53">
            <w:pPr>
              <w:spacing w:after="0" w:line="240" w:lineRule="auto"/>
              <w:ind w:left="0" w:right="0" w:firstLine="0"/>
              <w:jc w:val="center"/>
              <w:textAlignment w:val="baseline"/>
              <w:rPr>
                <w:rFonts w:ascii="Times New Roman" w:eastAsia="Times New Roman" w:hAnsi="Times New Roman" w:cs="Times New Roman"/>
                <w:szCs w:val="24"/>
              </w:rPr>
            </w:pPr>
            <w:r w:rsidRPr="00B01A53">
              <w:rPr>
                <w:rFonts w:eastAsia="Times New Roman"/>
                <w:b/>
                <w:bCs/>
                <w:sz w:val="18"/>
                <w:szCs w:val="18"/>
              </w:rPr>
              <w:t>Final Report</w:t>
            </w:r>
            <w:r w:rsidRPr="00B01A53">
              <w:rPr>
                <w:rFonts w:eastAsia="Times New Roman"/>
                <w:sz w:val="18"/>
                <w:szCs w:val="18"/>
              </w:rPr>
              <w:t> </w:t>
            </w:r>
          </w:p>
        </w:tc>
      </w:tr>
      <w:tr w:rsidR="00B01A53" w:rsidRPr="00B01A53" w14:paraId="4BEFCF06" w14:textId="77777777" w:rsidTr="00B01A53">
        <w:trPr>
          <w:trHeight w:val="300"/>
        </w:trPr>
        <w:tc>
          <w:tcPr>
            <w:tcW w:w="480" w:type="dxa"/>
            <w:tcBorders>
              <w:top w:val="single" w:sz="6" w:space="0" w:color="000000"/>
              <w:left w:val="single" w:sz="6" w:space="0" w:color="000000"/>
              <w:bottom w:val="single" w:sz="6" w:space="0" w:color="000000"/>
              <w:right w:val="single" w:sz="6" w:space="0" w:color="000000"/>
            </w:tcBorders>
            <w:shd w:val="clear" w:color="auto" w:fill="DBE5F1"/>
            <w:hideMark/>
          </w:tcPr>
          <w:p w14:paraId="578FC2FA"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sz w:val="16"/>
                <w:szCs w:val="16"/>
              </w:rPr>
              <w:t xml:space="preserve">1. </w:t>
            </w:r>
            <w:r w:rsidRPr="00B01A53">
              <w:rPr>
                <w:rFonts w:eastAsia="Times New Roman"/>
                <w:sz w:val="16"/>
                <w:szCs w:val="16"/>
              </w:rPr>
              <w:tab/>
              <w:t>  </w:t>
            </w:r>
          </w:p>
        </w:tc>
        <w:tc>
          <w:tcPr>
            <w:tcW w:w="1380" w:type="dxa"/>
            <w:tcBorders>
              <w:top w:val="single" w:sz="6" w:space="0" w:color="000000"/>
              <w:left w:val="single" w:sz="6" w:space="0" w:color="000000"/>
              <w:bottom w:val="single" w:sz="6" w:space="0" w:color="000000"/>
              <w:right w:val="single" w:sz="6" w:space="0" w:color="000000"/>
            </w:tcBorders>
            <w:shd w:val="clear" w:color="auto" w:fill="auto"/>
            <w:hideMark/>
          </w:tcPr>
          <w:p w14:paraId="4137E46F"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sz w:val="16"/>
                <w:szCs w:val="16"/>
              </w:rPr>
              <w:t> </w:t>
            </w:r>
          </w:p>
        </w:tc>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18435A95"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p w14:paraId="6AF6BAF3"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p w14:paraId="166EFEA8"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810" w:type="dxa"/>
            <w:tcBorders>
              <w:top w:val="single" w:sz="6" w:space="0" w:color="000000"/>
              <w:left w:val="single" w:sz="6" w:space="0" w:color="000000"/>
              <w:bottom w:val="single" w:sz="6" w:space="0" w:color="000000"/>
              <w:right w:val="single" w:sz="6" w:space="0" w:color="000000"/>
            </w:tcBorders>
            <w:shd w:val="clear" w:color="auto" w:fill="auto"/>
            <w:hideMark/>
          </w:tcPr>
          <w:p w14:paraId="3B2C289B"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auto"/>
            <w:hideMark/>
          </w:tcPr>
          <w:p w14:paraId="281E9747"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810" w:type="dxa"/>
            <w:tcBorders>
              <w:top w:val="single" w:sz="6" w:space="0" w:color="000000"/>
              <w:left w:val="single" w:sz="6" w:space="0" w:color="000000"/>
              <w:bottom w:val="single" w:sz="6" w:space="0" w:color="000000"/>
              <w:right w:val="single" w:sz="6" w:space="0" w:color="000000"/>
            </w:tcBorders>
            <w:shd w:val="clear" w:color="auto" w:fill="auto"/>
            <w:hideMark/>
          </w:tcPr>
          <w:p w14:paraId="389E57E2"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960" w:type="dxa"/>
            <w:tcBorders>
              <w:top w:val="single" w:sz="6" w:space="0" w:color="000000"/>
              <w:left w:val="single" w:sz="6" w:space="0" w:color="000000"/>
              <w:bottom w:val="single" w:sz="6" w:space="0" w:color="000000"/>
              <w:right w:val="single" w:sz="6" w:space="0" w:color="000000"/>
            </w:tcBorders>
            <w:shd w:val="clear" w:color="auto" w:fill="auto"/>
            <w:hideMark/>
          </w:tcPr>
          <w:p w14:paraId="2D9E51D1"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hideMark/>
          </w:tcPr>
          <w:p w14:paraId="2DB59B2A"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auto"/>
            <w:hideMark/>
          </w:tcPr>
          <w:p w14:paraId="2B0E64BD"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095" w:type="dxa"/>
            <w:tcBorders>
              <w:top w:val="single" w:sz="6" w:space="0" w:color="000000"/>
              <w:left w:val="single" w:sz="6" w:space="0" w:color="000000"/>
              <w:bottom w:val="single" w:sz="6" w:space="0" w:color="000000"/>
              <w:right w:val="single" w:sz="6" w:space="0" w:color="000000"/>
            </w:tcBorders>
            <w:shd w:val="clear" w:color="auto" w:fill="auto"/>
            <w:hideMark/>
          </w:tcPr>
          <w:p w14:paraId="623B6F44"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035" w:type="dxa"/>
            <w:tcBorders>
              <w:top w:val="single" w:sz="6" w:space="0" w:color="000000"/>
              <w:left w:val="single" w:sz="6" w:space="0" w:color="000000"/>
              <w:bottom w:val="single" w:sz="6" w:space="0" w:color="000000"/>
              <w:right w:val="single" w:sz="6" w:space="0" w:color="000000"/>
            </w:tcBorders>
            <w:shd w:val="clear" w:color="auto" w:fill="auto"/>
            <w:hideMark/>
          </w:tcPr>
          <w:p w14:paraId="1D285DEB"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110" w:type="dxa"/>
            <w:tcBorders>
              <w:top w:val="single" w:sz="6" w:space="0" w:color="000000"/>
              <w:left w:val="single" w:sz="6" w:space="0" w:color="000000"/>
              <w:bottom w:val="single" w:sz="6" w:space="0" w:color="000000"/>
              <w:right w:val="single" w:sz="6" w:space="0" w:color="000000"/>
            </w:tcBorders>
            <w:shd w:val="clear" w:color="auto" w:fill="auto"/>
            <w:hideMark/>
          </w:tcPr>
          <w:p w14:paraId="30A7CE86"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30AAAF77"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575" w:type="dxa"/>
            <w:tcBorders>
              <w:top w:val="single" w:sz="6" w:space="0" w:color="000000"/>
              <w:left w:val="single" w:sz="6" w:space="0" w:color="000000"/>
              <w:bottom w:val="single" w:sz="6" w:space="0" w:color="000000"/>
              <w:right w:val="single" w:sz="6" w:space="0" w:color="000000"/>
            </w:tcBorders>
            <w:shd w:val="clear" w:color="auto" w:fill="auto"/>
            <w:hideMark/>
          </w:tcPr>
          <w:p w14:paraId="1F1A3855"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r>
      <w:tr w:rsidR="00B01A53" w:rsidRPr="00B01A53" w14:paraId="134AE073" w14:textId="77777777" w:rsidTr="00B01A53">
        <w:trPr>
          <w:trHeight w:val="300"/>
        </w:trPr>
        <w:tc>
          <w:tcPr>
            <w:tcW w:w="480" w:type="dxa"/>
            <w:tcBorders>
              <w:top w:val="single" w:sz="6" w:space="0" w:color="000000"/>
              <w:left w:val="single" w:sz="6" w:space="0" w:color="000000"/>
              <w:bottom w:val="single" w:sz="6" w:space="0" w:color="000000"/>
              <w:right w:val="single" w:sz="6" w:space="0" w:color="000000"/>
            </w:tcBorders>
            <w:shd w:val="clear" w:color="auto" w:fill="DBE5F1"/>
            <w:hideMark/>
          </w:tcPr>
          <w:p w14:paraId="49E5F138"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sz w:val="16"/>
                <w:szCs w:val="16"/>
              </w:rPr>
              <w:t xml:space="preserve">2. </w:t>
            </w:r>
            <w:r w:rsidRPr="00B01A53">
              <w:rPr>
                <w:rFonts w:eastAsia="Times New Roman"/>
                <w:sz w:val="16"/>
                <w:szCs w:val="16"/>
              </w:rPr>
              <w:tab/>
              <w:t>  </w:t>
            </w:r>
          </w:p>
        </w:tc>
        <w:tc>
          <w:tcPr>
            <w:tcW w:w="1380" w:type="dxa"/>
            <w:tcBorders>
              <w:top w:val="single" w:sz="6" w:space="0" w:color="000000"/>
              <w:left w:val="single" w:sz="6" w:space="0" w:color="000000"/>
              <w:bottom w:val="single" w:sz="6" w:space="0" w:color="000000"/>
              <w:right w:val="single" w:sz="6" w:space="0" w:color="000000"/>
            </w:tcBorders>
            <w:shd w:val="clear" w:color="auto" w:fill="auto"/>
            <w:hideMark/>
          </w:tcPr>
          <w:p w14:paraId="1563DB98"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sz w:val="16"/>
                <w:szCs w:val="16"/>
              </w:rPr>
              <w:t> </w:t>
            </w:r>
          </w:p>
        </w:tc>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32EC1F6D"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p w14:paraId="277E5DD5"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p w14:paraId="35E287ED"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810" w:type="dxa"/>
            <w:tcBorders>
              <w:top w:val="single" w:sz="6" w:space="0" w:color="000000"/>
              <w:left w:val="single" w:sz="6" w:space="0" w:color="000000"/>
              <w:bottom w:val="single" w:sz="6" w:space="0" w:color="000000"/>
              <w:right w:val="single" w:sz="6" w:space="0" w:color="000000"/>
            </w:tcBorders>
            <w:shd w:val="clear" w:color="auto" w:fill="auto"/>
            <w:hideMark/>
          </w:tcPr>
          <w:p w14:paraId="4E8556E1"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auto"/>
            <w:hideMark/>
          </w:tcPr>
          <w:p w14:paraId="6C62D006"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810" w:type="dxa"/>
            <w:tcBorders>
              <w:top w:val="single" w:sz="6" w:space="0" w:color="000000"/>
              <w:left w:val="single" w:sz="6" w:space="0" w:color="000000"/>
              <w:bottom w:val="single" w:sz="6" w:space="0" w:color="000000"/>
              <w:right w:val="single" w:sz="6" w:space="0" w:color="000000"/>
            </w:tcBorders>
            <w:shd w:val="clear" w:color="auto" w:fill="auto"/>
            <w:hideMark/>
          </w:tcPr>
          <w:p w14:paraId="25D371AA"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960" w:type="dxa"/>
            <w:tcBorders>
              <w:top w:val="single" w:sz="6" w:space="0" w:color="000000"/>
              <w:left w:val="single" w:sz="6" w:space="0" w:color="000000"/>
              <w:bottom w:val="single" w:sz="6" w:space="0" w:color="000000"/>
              <w:right w:val="single" w:sz="6" w:space="0" w:color="000000"/>
            </w:tcBorders>
            <w:shd w:val="clear" w:color="auto" w:fill="auto"/>
            <w:hideMark/>
          </w:tcPr>
          <w:p w14:paraId="3BBC476C"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hideMark/>
          </w:tcPr>
          <w:p w14:paraId="410CCAB5"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auto"/>
            <w:hideMark/>
          </w:tcPr>
          <w:p w14:paraId="22C95EBE"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095" w:type="dxa"/>
            <w:tcBorders>
              <w:top w:val="single" w:sz="6" w:space="0" w:color="000000"/>
              <w:left w:val="single" w:sz="6" w:space="0" w:color="000000"/>
              <w:bottom w:val="single" w:sz="6" w:space="0" w:color="000000"/>
              <w:right w:val="single" w:sz="6" w:space="0" w:color="000000"/>
            </w:tcBorders>
            <w:shd w:val="clear" w:color="auto" w:fill="auto"/>
            <w:hideMark/>
          </w:tcPr>
          <w:p w14:paraId="22446276"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035" w:type="dxa"/>
            <w:tcBorders>
              <w:top w:val="single" w:sz="6" w:space="0" w:color="000000"/>
              <w:left w:val="single" w:sz="6" w:space="0" w:color="000000"/>
              <w:bottom w:val="single" w:sz="6" w:space="0" w:color="000000"/>
              <w:right w:val="single" w:sz="6" w:space="0" w:color="000000"/>
            </w:tcBorders>
            <w:shd w:val="clear" w:color="auto" w:fill="auto"/>
            <w:hideMark/>
          </w:tcPr>
          <w:p w14:paraId="34820EA0"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110" w:type="dxa"/>
            <w:tcBorders>
              <w:top w:val="single" w:sz="6" w:space="0" w:color="000000"/>
              <w:left w:val="single" w:sz="6" w:space="0" w:color="000000"/>
              <w:bottom w:val="single" w:sz="6" w:space="0" w:color="000000"/>
              <w:right w:val="single" w:sz="6" w:space="0" w:color="000000"/>
            </w:tcBorders>
            <w:shd w:val="clear" w:color="auto" w:fill="auto"/>
            <w:hideMark/>
          </w:tcPr>
          <w:p w14:paraId="7C77EE15"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1FF5934B"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575" w:type="dxa"/>
            <w:tcBorders>
              <w:top w:val="single" w:sz="6" w:space="0" w:color="000000"/>
              <w:left w:val="single" w:sz="6" w:space="0" w:color="000000"/>
              <w:bottom w:val="single" w:sz="6" w:space="0" w:color="000000"/>
              <w:right w:val="single" w:sz="6" w:space="0" w:color="000000"/>
            </w:tcBorders>
            <w:shd w:val="clear" w:color="auto" w:fill="auto"/>
            <w:hideMark/>
          </w:tcPr>
          <w:p w14:paraId="2B205ADF"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r>
      <w:tr w:rsidR="00B01A53" w:rsidRPr="00B01A53" w14:paraId="3E2D8DB0" w14:textId="77777777" w:rsidTr="00B01A53">
        <w:trPr>
          <w:trHeight w:val="300"/>
        </w:trPr>
        <w:tc>
          <w:tcPr>
            <w:tcW w:w="480" w:type="dxa"/>
            <w:tcBorders>
              <w:top w:val="single" w:sz="6" w:space="0" w:color="000000"/>
              <w:left w:val="single" w:sz="6" w:space="0" w:color="000000"/>
              <w:bottom w:val="single" w:sz="6" w:space="0" w:color="000000"/>
              <w:right w:val="single" w:sz="6" w:space="0" w:color="000000"/>
            </w:tcBorders>
            <w:shd w:val="clear" w:color="auto" w:fill="DBE5F1"/>
            <w:hideMark/>
          </w:tcPr>
          <w:p w14:paraId="3A916189"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sz w:val="16"/>
                <w:szCs w:val="16"/>
              </w:rPr>
              <w:t xml:space="preserve">3. </w:t>
            </w:r>
            <w:r w:rsidRPr="00B01A53">
              <w:rPr>
                <w:rFonts w:eastAsia="Times New Roman"/>
                <w:sz w:val="16"/>
                <w:szCs w:val="16"/>
              </w:rPr>
              <w:tab/>
              <w:t>  </w:t>
            </w:r>
          </w:p>
        </w:tc>
        <w:tc>
          <w:tcPr>
            <w:tcW w:w="1380" w:type="dxa"/>
            <w:tcBorders>
              <w:top w:val="single" w:sz="6" w:space="0" w:color="000000"/>
              <w:left w:val="single" w:sz="6" w:space="0" w:color="000000"/>
              <w:bottom w:val="single" w:sz="6" w:space="0" w:color="000000"/>
              <w:right w:val="single" w:sz="6" w:space="0" w:color="000000"/>
            </w:tcBorders>
            <w:shd w:val="clear" w:color="auto" w:fill="auto"/>
            <w:hideMark/>
          </w:tcPr>
          <w:p w14:paraId="7657A2BA"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sz w:val="16"/>
                <w:szCs w:val="16"/>
              </w:rPr>
              <w:t> </w:t>
            </w:r>
          </w:p>
        </w:tc>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1B0AB13C"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p w14:paraId="043E016C"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p w14:paraId="59C94FAB"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810" w:type="dxa"/>
            <w:tcBorders>
              <w:top w:val="single" w:sz="6" w:space="0" w:color="000000"/>
              <w:left w:val="single" w:sz="6" w:space="0" w:color="000000"/>
              <w:bottom w:val="single" w:sz="6" w:space="0" w:color="000000"/>
              <w:right w:val="single" w:sz="6" w:space="0" w:color="000000"/>
            </w:tcBorders>
            <w:shd w:val="clear" w:color="auto" w:fill="auto"/>
            <w:hideMark/>
          </w:tcPr>
          <w:p w14:paraId="1B023F3F"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auto"/>
            <w:hideMark/>
          </w:tcPr>
          <w:p w14:paraId="40410B7C"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810" w:type="dxa"/>
            <w:tcBorders>
              <w:top w:val="single" w:sz="6" w:space="0" w:color="000000"/>
              <w:left w:val="single" w:sz="6" w:space="0" w:color="000000"/>
              <w:bottom w:val="single" w:sz="6" w:space="0" w:color="000000"/>
              <w:right w:val="single" w:sz="6" w:space="0" w:color="000000"/>
            </w:tcBorders>
            <w:shd w:val="clear" w:color="auto" w:fill="auto"/>
            <w:hideMark/>
          </w:tcPr>
          <w:p w14:paraId="1A626559"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960" w:type="dxa"/>
            <w:tcBorders>
              <w:top w:val="single" w:sz="6" w:space="0" w:color="000000"/>
              <w:left w:val="single" w:sz="6" w:space="0" w:color="000000"/>
              <w:bottom w:val="single" w:sz="6" w:space="0" w:color="000000"/>
              <w:right w:val="single" w:sz="6" w:space="0" w:color="000000"/>
            </w:tcBorders>
            <w:shd w:val="clear" w:color="auto" w:fill="auto"/>
            <w:hideMark/>
          </w:tcPr>
          <w:p w14:paraId="4BD6BDE1"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hideMark/>
          </w:tcPr>
          <w:p w14:paraId="083F4393"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auto"/>
            <w:hideMark/>
          </w:tcPr>
          <w:p w14:paraId="7E1001EA"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095" w:type="dxa"/>
            <w:tcBorders>
              <w:top w:val="single" w:sz="6" w:space="0" w:color="000000"/>
              <w:left w:val="single" w:sz="6" w:space="0" w:color="000000"/>
              <w:bottom w:val="single" w:sz="6" w:space="0" w:color="000000"/>
              <w:right w:val="single" w:sz="6" w:space="0" w:color="000000"/>
            </w:tcBorders>
            <w:shd w:val="clear" w:color="auto" w:fill="auto"/>
            <w:hideMark/>
          </w:tcPr>
          <w:p w14:paraId="472671F5"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035" w:type="dxa"/>
            <w:tcBorders>
              <w:top w:val="single" w:sz="6" w:space="0" w:color="000000"/>
              <w:left w:val="single" w:sz="6" w:space="0" w:color="000000"/>
              <w:bottom w:val="single" w:sz="6" w:space="0" w:color="000000"/>
              <w:right w:val="single" w:sz="6" w:space="0" w:color="000000"/>
            </w:tcBorders>
            <w:shd w:val="clear" w:color="auto" w:fill="auto"/>
            <w:hideMark/>
          </w:tcPr>
          <w:p w14:paraId="28EE98E6"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110" w:type="dxa"/>
            <w:tcBorders>
              <w:top w:val="single" w:sz="6" w:space="0" w:color="000000"/>
              <w:left w:val="single" w:sz="6" w:space="0" w:color="000000"/>
              <w:bottom w:val="single" w:sz="6" w:space="0" w:color="000000"/>
              <w:right w:val="single" w:sz="6" w:space="0" w:color="000000"/>
            </w:tcBorders>
            <w:shd w:val="clear" w:color="auto" w:fill="auto"/>
            <w:hideMark/>
          </w:tcPr>
          <w:p w14:paraId="646C81AD"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31B7A6AF"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575" w:type="dxa"/>
            <w:tcBorders>
              <w:top w:val="single" w:sz="6" w:space="0" w:color="000000"/>
              <w:left w:val="single" w:sz="6" w:space="0" w:color="000000"/>
              <w:bottom w:val="single" w:sz="6" w:space="0" w:color="000000"/>
              <w:right w:val="single" w:sz="6" w:space="0" w:color="000000"/>
            </w:tcBorders>
            <w:shd w:val="clear" w:color="auto" w:fill="auto"/>
            <w:hideMark/>
          </w:tcPr>
          <w:p w14:paraId="6D82636F"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r>
      <w:tr w:rsidR="00B01A53" w:rsidRPr="00B01A53" w14:paraId="74AE1238" w14:textId="77777777" w:rsidTr="00B01A53">
        <w:trPr>
          <w:trHeight w:val="300"/>
        </w:trPr>
        <w:tc>
          <w:tcPr>
            <w:tcW w:w="480" w:type="dxa"/>
            <w:tcBorders>
              <w:top w:val="single" w:sz="6" w:space="0" w:color="000000"/>
              <w:left w:val="single" w:sz="6" w:space="0" w:color="000000"/>
              <w:bottom w:val="single" w:sz="6" w:space="0" w:color="000000"/>
              <w:right w:val="single" w:sz="6" w:space="0" w:color="000000"/>
            </w:tcBorders>
            <w:shd w:val="clear" w:color="auto" w:fill="DBE5F1"/>
            <w:hideMark/>
          </w:tcPr>
          <w:p w14:paraId="74A17638"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sz w:val="16"/>
                <w:szCs w:val="16"/>
              </w:rPr>
              <w:t xml:space="preserve">4. </w:t>
            </w:r>
            <w:r w:rsidRPr="00B01A53">
              <w:rPr>
                <w:rFonts w:eastAsia="Times New Roman"/>
                <w:sz w:val="16"/>
                <w:szCs w:val="16"/>
              </w:rPr>
              <w:tab/>
              <w:t>  </w:t>
            </w:r>
          </w:p>
        </w:tc>
        <w:tc>
          <w:tcPr>
            <w:tcW w:w="1380" w:type="dxa"/>
            <w:tcBorders>
              <w:top w:val="single" w:sz="6" w:space="0" w:color="000000"/>
              <w:left w:val="single" w:sz="6" w:space="0" w:color="000000"/>
              <w:bottom w:val="single" w:sz="6" w:space="0" w:color="000000"/>
              <w:right w:val="single" w:sz="6" w:space="0" w:color="000000"/>
            </w:tcBorders>
            <w:shd w:val="clear" w:color="auto" w:fill="auto"/>
            <w:hideMark/>
          </w:tcPr>
          <w:p w14:paraId="71414803"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sz w:val="16"/>
                <w:szCs w:val="16"/>
              </w:rPr>
              <w:t> </w:t>
            </w:r>
          </w:p>
        </w:tc>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70749D16"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p w14:paraId="44BB5AE4"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p w14:paraId="629AA715"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810" w:type="dxa"/>
            <w:tcBorders>
              <w:top w:val="single" w:sz="6" w:space="0" w:color="000000"/>
              <w:left w:val="single" w:sz="6" w:space="0" w:color="000000"/>
              <w:bottom w:val="single" w:sz="6" w:space="0" w:color="000000"/>
              <w:right w:val="single" w:sz="6" w:space="0" w:color="000000"/>
            </w:tcBorders>
            <w:shd w:val="clear" w:color="auto" w:fill="auto"/>
            <w:hideMark/>
          </w:tcPr>
          <w:p w14:paraId="6208AAB1"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auto"/>
            <w:hideMark/>
          </w:tcPr>
          <w:p w14:paraId="01892EE2"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810" w:type="dxa"/>
            <w:tcBorders>
              <w:top w:val="single" w:sz="6" w:space="0" w:color="000000"/>
              <w:left w:val="single" w:sz="6" w:space="0" w:color="000000"/>
              <w:bottom w:val="single" w:sz="6" w:space="0" w:color="000000"/>
              <w:right w:val="single" w:sz="6" w:space="0" w:color="000000"/>
            </w:tcBorders>
            <w:shd w:val="clear" w:color="auto" w:fill="auto"/>
            <w:hideMark/>
          </w:tcPr>
          <w:p w14:paraId="06D83AC5"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960" w:type="dxa"/>
            <w:tcBorders>
              <w:top w:val="single" w:sz="6" w:space="0" w:color="000000"/>
              <w:left w:val="single" w:sz="6" w:space="0" w:color="000000"/>
              <w:bottom w:val="single" w:sz="6" w:space="0" w:color="000000"/>
              <w:right w:val="single" w:sz="6" w:space="0" w:color="000000"/>
            </w:tcBorders>
            <w:shd w:val="clear" w:color="auto" w:fill="auto"/>
            <w:hideMark/>
          </w:tcPr>
          <w:p w14:paraId="3053408E"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hideMark/>
          </w:tcPr>
          <w:p w14:paraId="04E05447"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auto"/>
            <w:hideMark/>
          </w:tcPr>
          <w:p w14:paraId="2D0DEAF8"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095" w:type="dxa"/>
            <w:tcBorders>
              <w:top w:val="single" w:sz="6" w:space="0" w:color="000000"/>
              <w:left w:val="single" w:sz="6" w:space="0" w:color="000000"/>
              <w:bottom w:val="single" w:sz="6" w:space="0" w:color="000000"/>
              <w:right w:val="single" w:sz="6" w:space="0" w:color="000000"/>
            </w:tcBorders>
            <w:shd w:val="clear" w:color="auto" w:fill="auto"/>
            <w:hideMark/>
          </w:tcPr>
          <w:p w14:paraId="09FBECA6"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035" w:type="dxa"/>
            <w:tcBorders>
              <w:top w:val="single" w:sz="6" w:space="0" w:color="000000"/>
              <w:left w:val="single" w:sz="6" w:space="0" w:color="000000"/>
              <w:bottom w:val="single" w:sz="6" w:space="0" w:color="000000"/>
              <w:right w:val="single" w:sz="6" w:space="0" w:color="000000"/>
            </w:tcBorders>
            <w:shd w:val="clear" w:color="auto" w:fill="auto"/>
            <w:hideMark/>
          </w:tcPr>
          <w:p w14:paraId="20B24F25"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110" w:type="dxa"/>
            <w:tcBorders>
              <w:top w:val="single" w:sz="6" w:space="0" w:color="000000"/>
              <w:left w:val="single" w:sz="6" w:space="0" w:color="000000"/>
              <w:bottom w:val="single" w:sz="6" w:space="0" w:color="000000"/>
              <w:right w:val="single" w:sz="6" w:space="0" w:color="000000"/>
            </w:tcBorders>
            <w:shd w:val="clear" w:color="auto" w:fill="auto"/>
            <w:hideMark/>
          </w:tcPr>
          <w:p w14:paraId="73930E6D"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6B9D54D5"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575" w:type="dxa"/>
            <w:tcBorders>
              <w:top w:val="single" w:sz="6" w:space="0" w:color="000000"/>
              <w:left w:val="single" w:sz="6" w:space="0" w:color="000000"/>
              <w:bottom w:val="single" w:sz="6" w:space="0" w:color="000000"/>
              <w:right w:val="single" w:sz="6" w:space="0" w:color="000000"/>
            </w:tcBorders>
            <w:shd w:val="clear" w:color="auto" w:fill="auto"/>
            <w:hideMark/>
          </w:tcPr>
          <w:p w14:paraId="0DCC60E6"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r>
      <w:tr w:rsidR="00B01A53" w:rsidRPr="00B01A53" w14:paraId="0341D805" w14:textId="77777777" w:rsidTr="00B01A53">
        <w:trPr>
          <w:trHeight w:val="300"/>
        </w:trPr>
        <w:tc>
          <w:tcPr>
            <w:tcW w:w="480" w:type="dxa"/>
            <w:tcBorders>
              <w:top w:val="single" w:sz="6" w:space="0" w:color="000000"/>
              <w:left w:val="single" w:sz="6" w:space="0" w:color="000000"/>
              <w:bottom w:val="single" w:sz="6" w:space="0" w:color="000000"/>
              <w:right w:val="single" w:sz="6" w:space="0" w:color="000000"/>
            </w:tcBorders>
            <w:shd w:val="clear" w:color="auto" w:fill="DBE5F1"/>
            <w:hideMark/>
          </w:tcPr>
          <w:p w14:paraId="54FDF729"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sz w:val="16"/>
                <w:szCs w:val="16"/>
              </w:rPr>
              <w:t xml:space="preserve">5. </w:t>
            </w:r>
            <w:r w:rsidRPr="00B01A53">
              <w:rPr>
                <w:rFonts w:eastAsia="Times New Roman"/>
                <w:sz w:val="16"/>
                <w:szCs w:val="16"/>
              </w:rPr>
              <w:tab/>
              <w:t>  </w:t>
            </w:r>
          </w:p>
        </w:tc>
        <w:tc>
          <w:tcPr>
            <w:tcW w:w="1380" w:type="dxa"/>
            <w:tcBorders>
              <w:top w:val="single" w:sz="6" w:space="0" w:color="000000"/>
              <w:left w:val="single" w:sz="6" w:space="0" w:color="000000"/>
              <w:bottom w:val="single" w:sz="6" w:space="0" w:color="000000"/>
              <w:right w:val="single" w:sz="6" w:space="0" w:color="000000"/>
            </w:tcBorders>
            <w:shd w:val="clear" w:color="auto" w:fill="auto"/>
            <w:hideMark/>
          </w:tcPr>
          <w:p w14:paraId="2DFFD3CF"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sz w:val="16"/>
                <w:szCs w:val="16"/>
              </w:rPr>
              <w:t> </w:t>
            </w:r>
          </w:p>
        </w:tc>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4A6D85F7"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p w14:paraId="66B91F6F"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p w14:paraId="66F7C2D5"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810" w:type="dxa"/>
            <w:tcBorders>
              <w:top w:val="single" w:sz="6" w:space="0" w:color="000000"/>
              <w:left w:val="single" w:sz="6" w:space="0" w:color="000000"/>
              <w:bottom w:val="single" w:sz="6" w:space="0" w:color="000000"/>
              <w:right w:val="single" w:sz="6" w:space="0" w:color="000000"/>
            </w:tcBorders>
            <w:shd w:val="clear" w:color="auto" w:fill="auto"/>
            <w:hideMark/>
          </w:tcPr>
          <w:p w14:paraId="49FA5998"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auto"/>
            <w:hideMark/>
          </w:tcPr>
          <w:p w14:paraId="244BEB7F"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810" w:type="dxa"/>
            <w:tcBorders>
              <w:top w:val="single" w:sz="6" w:space="0" w:color="000000"/>
              <w:left w:val="single" w:sz="6" w:space="0" w:color="000000"/>
              <w:bottom w:val="single" w:sz="6" w:space="0" w:color="000000"/>
              <w:right w:val="single" w:sz="6" w:space="0" w:color="000000"/>
            </w:tcBorders>
            <w:shd w:val="clear" w:color="auto" w:fill="auto"/>
            <w:hideMark/>
          </w:tcPr>
          <w:p w14:paraId="0F96215C"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960" w:type="dxa"/>
            <w:tcBorders>
              <w:top w:val="single" w:sz="6" w:space="0" w:color="000000"/>
              <w:left w:val="single" w:sz="6" w:space="0" w:color="000000"/>
              <w:bottom w:val="single" w:sz="6" w:space="0" w:color="000000"/>
              <w:right w:val="single" w:sz="6" w:space="0" w:color="000000"/>
            </w:tcBorders>
            <w:shd w:val="clear" w:color="auto" w:fill="auto"/>
            <w:hideMark/>
          </w:tcPr>
          <w:p w14:paraId="0D8A7F12"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hideMark/>
          </w:tcPr>
          <w:p w14:paraId="1539954E"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auto"/>
            <w:hideMark/>
          </w:tcPr>
          <w:p w14:paraId="5D219AEA"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095" w:type="dxa"/>
            <w:tcBorders>
              <w:top w:val="single" w:sz="6" w:space="0" w:color="000000"/>
              <w:left w:val="single" w:sz="6" w:space="0" w:color="000000"/>
              <w:bottom w:val="single" w:sz="6" w:space="0" w:color="000000"/>
              <w:right w:val="single" w:sz="6" w:space="0" w:color="000000"/>
            </w:tcBorders>
            <w:shd w:val="clear" w:color="auto" w:fill="auto"/>
            <w:hideMark/>
          </w:tcPr>
          <w:p w14:paraId="6D40EB15"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035" w:type="dxa"/>
            <w:tcBorders>
              <w:top w:val="single" w:sz="6" w:space="0" w:color="000000"/>
              <w:left w:val="single" w:sz="6" w:space="0" w:color="000000"/>
              <w:bottom w:val="single" w:sz="6" w:space="0" w:color="000000"/>
              <w:right w:val="single" w:sz="6" w:space="0" w:color="000000"/>
            </w:tcBorders>
            <w:shd w:val="clear" w:color="auto" w:fill="auto"/>
            <w:hideMark/>
          </w:tcPr>
          <w:p w14:paraId="6E8769EE"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110" w:type="dxa"/>
            <w:tcBorders>
              <w:top w:val="single" w:sz="6" w:space="0" w:color="000000"/>
              <w:left w:val="single" w:sz="6" w:space="0" w:color="000000"/>
              <w:bottom w:val="single" w:sz="6" w:space="0" w:color="000000"/>
              <w:right w:val="single" w:sz="6" w:space="0" w:color="000000"/>
            </w:tcBorders>
            <w:shd w:val="clear" w:color="auto" w:fill="auto"/>
            <w:hideMark/>
          </w:tcPr>
          <w:p w14:paraId="5BF7BF7A"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4A799A70"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c>
          <w:tcPr>
            <w:tcW w:w="1575" w:type="dxa"/>
            <w:tcBorders>
              <w:top w:val="single" w:sz="6" w:space="0" w:color="000000"/>
              <w:left w:val="single" w:sz="6" w:space="0" w:color="000000"/>
              <w:bottom w:val="single" w:sz="6" w:space="0" w:color="000000"/>
              <w:right w:val="single" w:sz="6" w:space="0" w:color="000000"/>
            </w:tcBorders>
            <w:shd w:val="clear" w:color="auto" w:fill="auto"/>
            <w:hideMark/>
          </w:tcPr>
          <w:p w14:paraId="3626A2D7"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16"/>
                <w:szCs w:val="16"/>
              </w:rPr>
              <w:t> </w:t>
            </w:r>
            <w:r w:rsidRPr="00B01A53">
              <w:rPr>
                <w:rFonts w:eastAsia="Times New Roman"/>
                <w:sz w:val="16"/>
                <w:szCs w:val="16"/>
              </w:rPr>
              <w:t> </w:t>
            </w:r>
          </w:p>
        </w:tc>
      </w:tr>
    </w:tbl>
    <w:p w14:paraId="3E2C70F8" w14:textId="77777777" w:rsidR="00B01A53" w:rsidRPr="00B01A53" w:rsidRDefault="00B01A53" w:rsidP="00AF6E83">
      <w:pPr>
        <w:spacing w:after="0" w:line="240" w:lineRule="auto"/>
        <w:ind w:left="0" w:right="1380" w:firstLine="0"/>
        <w:textAlignment w:val="baseline"/>
        <w:rPr>
          <w:rFonts w:ascii="Segoe UI" w:eastAsia="Times New Roman" w:hAnsi="Segoe UI" w:cs="Segoe UI"/>
          <w:sz w:val="18"/>
          <w:szCs w:val="18"/>
        </w:rPr>
      </w:pPr>
      <w:r w:rsidRPr="00B01A53">
        <w:rPr>
          <w:rFonts w:eastAsia="Times New Roman"/>
          <w:szCs w:val="24"/>
        </w:rPr>
        <w:t> </w:t>
      </w:r>
    </w:p>
    <w:p w14:paraId="49F6A865" w14:textId="77777777" w:rsidR="00B01A53" w:rsidRPr="00B01A53" w:rsidRDefault="00B01A53" w:rsidP="00B01A53">
      <w:pPr>
        <w:spacing w:after="0" w:line="240" w:lineRule="auto"/>
        <w:ind w:left="0" w:right="1380" w:firstLine="0"/>
        <w:textAlignment w:val="baseline"/>
        <w:rPr>
          <w:rFonts w:ascii="Segoe UI" w:eastAsia="Times New Roman" w:hAnsi="Segoe UI" w:cs="Segoe UI"/>
          <w:sz w:val="18"/>
          <w:szCs w:val="18"/>
        </w:rPr>
      </w:pPr>
      <w:r w:rsidRPr="00B01A53">
        <w:rPr>
          <w:rFonts w:eastAsia="Times New Roman"/>
          <w:szCs w:val="24"/>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5"/>
        <w:gridCol w:w="4170"/>
        <w:gridCol w:w="1080"/>
        <w:gridCol w:w="3255"/>
        <w:gridCol w:w="720"/>
        <w:gridCol w:w="3060"/>
      </w:tblGrid>
      <w:tr w:rsidR="00B01A53" w:rsidRPr="00B01A53" w14:paraId="23C5AAEE" w14:textId="77777777" w:rsidTr="00B01A53">
        <w:trPr>
          <w:trHeight w:val="300"/>
        </w:trPr>
        <w:tc>
          <w:tcPr>
            <w:tcW w:w="2175" w:type="dxa"/>
            <w:tcBorders>
              <w:top w:val="single" w:sz="6" w:space="0" w:color="000000"/>
              <w:left w:val="single" w:sz="6" w:space="0" w:color="000000"/>
              <w:bottom w:val="single" w:sz="6" w:space="0" w:color="000000"/>
              <w:right w:val="single" w:sz="6" w:space="0" w:color="000000"/>
            </w:tcBorders>
            <w:shd w:val="clear" w:color="auto" w:fill="DBE5F1"/>
            <w:hideMark/>
          </w:tcPr>
          <w:p w14:paraId="16A6FD6A"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22"/>
              </w:rPr>
              <w:t>Name of Program Lead   </w:t>
            </w:r>
            <w:r w:rsidRPr="00B01A53">
              <w:rPr>
                <w:rFonts w:eastAsia="Times New Roman"/>
                <w:sz w:val="22"/>
              </w:rPr>
              <w:t> </w:t>
            </w:r>
          </w:p>
        </w:tc>
        <w:tc>
          <w:tcPr>
            <w:tcW w:w="4170" w:type="dxa"/>
            <w:tcBorders>
              <w:top w:val="single" w:sz="6" w:space="0" w:color="000000"/>
              <w:left w:val="single" w:sz="6" w:space="0" w:color="000000"/>
              <w:bottom w:val="single" w:sz="6" w:space="0" w:color="000000"/>
              <w:right w:val="single" w:sz="6" w:space="0" w:color="000000"/>
            </w:tcBorders>
            <w:shd w:val="clear" w:color="auto" w:fill="auto"/>
            <w:hideMark/>
          </w:tcPr>
          <w:p w14:paraId="1F54935E"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22"/>
              </w:rPr>
              <w:t> </w:t>
            </w:r>
            <w:r w:rsidRPr="00B01A53">
              <w:rPr>
                <w:rFonts w:eastAsia="Times New Roman"/>
                <w:sz w:val="22"/>
              </w:rPr>
              <w:t> </w:t>
            </w:r>
          </w:p>
        </w:tc>
        <w:tc>
          <w:tcPr>
            <w:tcW w:w="1080" w:type="dxa"/>
            <w:tcBorders>
              <w:top w:val="single" w:sz="6" w:space="0" w:color="000000"/>
              <w:left w:val="single" w:sz="6" w:space="0" w:color="000000"/>
              <w:bottom w:val="single" w:sz="6" w:space="0" w:color="000000"/>
              <w:right w:val="single" w:sz="6" w:space="0" w:color="000000"/>
            </w:tcBorders>
            <w:shd w:val="clear" w:color="auto" w:fill="DBE5F1"/>
            <w:hideMark/>
          </w:tcPr>
          <w:p w14:paraId="0AA6380C"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22"/>
              </w:rPr>
              <w:t>Signature  </w:t>
            </w:r>
            <w:r w:rsidRPr="00B01A53">
              <w:rPr>
                <w:rFonts w:eastAsia="Times New Roman"/>
                <w:sz w:val="22"/>
              </w:rPr>
              <w:t> </w:t>
            </w:r>
          </w:p>
        </w:tc>
        <w:tc>
          <w:tcPr>
            <w:tcW w:w="3255" w:type="dxa"/>
            <w:tcBorders>
              <w:top w:val="single" w:sz="6" w:space="0" w:color="000000"/>
              <w:left w:val="single" w:sz="6" w:space="0" w:color="000000"/>
              <w:bottom w:val="single" w:sz="6" w:space="0" w:color="000000"/>
              <w:right w:val="single" w:sz="6" w:space="0" w:color="000000"/>
            </w:tcBorders>
            <w:shd w:val="clear" w:color="auto" w:fill="auto"/>
            <w:hideMark/>
          </w:tcPr>
          <w:p w14:paraId="25C0CEFF"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22"/>
              </w:rPr>
              <w:t> </w:t>
            </w:r>
            <w:r w:rsidRPr="00B01A53">
              <w:rPr>
                <w:rFonts w:eastAsia="Times New Roman"/>
                <w:sz w:val="22"/>
              </w:rPr>
              <w:t> </w:t>
            </w:r>
          </w:p>
        </w:tc>
        <w:tc>
          <w:tcPr>
            <w:tcW w:w="720" w:type="dxa"/>
            <w:tcBorders>
              <w:top w:val="single" w:sz="6" w:space="0" w:color="000000"/>
              <w:left w:val="single" w:sz="6" w:space="0" w:color="000000"/>
              <w:bottom w:val="single" w:sz="6" w:space="0" w:color="000000"/>
              <w:right w:val="single" w:sz="6" w:space="0" w:color="000000"/>
            </w:tcBorders>
            <w:shd w:val="clear" w:color="auto" w:fill="DBE5F1"/>
            <w:hideMark/>
          </w:tcPr>
          <w:p w14:paraId="70D1CDAC"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22"/>
              </w:rPr>
              <w:t>Date  </w:t>
            </w:r>
            <w:r w:rsidRPr="00B01A53">
              <w:rPr>
                <w:rFonts w:eastAsia="Times New Roman"/>
                <w:sz w:val="22"/>
              </w:rPr>
              <w:t> </w:t>
            </w:r>
          </w:p>
        </w:tc>
        <w:tc>
          <w:tcPr>
            <w:tcW w:w="3060" w:type="dxa"/>
            <w:tcBorders>
              <w:top w:val="single" w:sz="6" w:space="0" w:color="000000"/>
              <w:left w:val="single" w:sz="6" w:space="0" w:color="000000"/>
              <w:bottom w:val="single" w:sz="6" w:space="0" w:color="000000"/>
              <w:right w:val="single" w:sz="6" w:space="0" w:color="000000"/>
            </w:tcBorders>
            <w:shd w:val="clear" w:color="auto" w:fill="auto"/>
            <w:hideMark/>
          </w:tcPr>
          <w:p w14:paraId="3BCC32CD" w14:textId="77777777" w:rsidR="00B01A53" w:rsidRPr="00B01A53" w:rsidRDefault="00B01A53" w:rsidP="00B01A53">
            <w:pPr>
              <w:spacing w:after="0" w:line="240" w:lineRule="auto"/>
              <w:ind w:left="0" w:right="0" w:firstLine="0"/>
              <w:jc w:val="left"/>
              <w:textAlignment w:val="baseline"/>
              <w:rPr>
                <w:rFonts w:ascii="Times New Roman" w:eastAsia="Times New Roman" w:hAnsi="Times New Roman" w:cs="Times New Roman"/>
                <w:szCs w:val="24"/>
              </w:rPr>
            </w:pPr>
            <w:r w:rsidRPr="00B01A53">
              <w:rPr>
                <w:rFonts w:eastAsia="Times New Roman"/>
                <w:b/>
                <w:bCs/>
                <w:sz w:val="22"/>
              </w:rPr>
              <w:t> </w:t>
            </w:r>
            <w:r w:rsidRPr="00B01A53">
              <w:rPr>
                <w:rFonts w:eastAsia="Times New Roman"/>
                <w:sz w:val="22"/>
              </w:rPr>
              <w:t> </w:t>
            </w:r>
          </w:p>
        </w:tc>
      </w:tr>
      <w:tr w:rsidR="00903D8F" w:rsidRPr="00B01A53" w14:paraId="025C6352" w14:textId="77777777" w:rsidTr="00B01A53">
        <w:trPr>
          <w:trHeight w:val="300"/>
        </w:trPr>
        <w:tc>
          <w:tcPr>
            <w:tcW w:w="2175" w:type="dxa"/>
            <w:tcBorders>
              <w:top w:val="single" w:sz="6" w:space="0" w:color="000000"/>
              <w:left w:val="single" w:sz="6" w:space="0" w:color="000000"/>
              <w:bottom w:val="single" w:sz="6" w:space="0" w:color="000000"/>
              <w:right w:val="single" w:sz="6" w:space="0" w:color="000000"/>
            </w:tcBorders>
            <w:shd w:val="clear" w:color="auto" w:fill="DBE5F1"/>
          </w:tcPr>
          <w:p w14:paraId="14843E3C" w14:textId="77777777" w:rsidR="00903D8F" w:rsidRPr="00B01A53" w:rsidRDefault="00903D8F" w:rsidP="00B01A53">
            <w:pPr>
              <w:spacing w:after="0" w:line="240" w:lineRule="auto"/>
              <w:ind w:left="0" w:right="0" w:firstLine="0"/>
              <w:jc w:val="left"/>
              <w:textAlignment w:val="baseline"/>
              <w:rPr>
                <w:rFonts w:eastAsia="Times New Roman"/>
                <w:b/>
                <w:bCs/>
                <w:sz w:val="22"/>
              </w:rPr>
            </w:pPr>
          </w:p>
        </w:tc>
        <w:tc>
          <w:tcPr>
            <w:tcW w:w="4170" w:type="dxa"/>
            <w:tcBorders>
              <w:top w:val="single" w:sz="6" w:space="0" w:color="000000"/>
              <w:left w:val="single" w:sz="6" w:space="0" w:color="000000"/>
              <w:bottom w:val="single" w:sz="6" w:space="0" w:color="000000"/>
              <w:right w:val="single" w:sz="6" w:space="0" w:color="000000"/>
            </w:tcBorders>
            <w:shd w:val="clear" w:color="auto" w:fill="auto"/>
          </w:tcPr>
          <w:p w14:paraId="30542E0F" w14:textId="77777777" w:rsidR="00903D8F" w:rsidRPr="00B01A53" w:rsidRDefault="00903D8F" w:rsidP="00B01A53">
            <w:pPr>
              <w:spacing w:after="0" w:line="240" w:lineRule="auto"/>
              <w:ind w:left="0" w:right="0" w:firstLine="0"/>
              <w:jc w:val="left"/>
              <w:textAlignment w:val="baseline"/>
              <w:rPr>
                <w:rFonts w:eastAsia="Times New Roman"/>
                <w:b/>
                <w:bCs/>
                <w:sz w:val="22"/>
              </w:rPr>
            </w:pPr>
          </w:p>
        </w:tc>
        <w:tc>
          <w:tcPr>
            <w:tcW w:w="1080" w:type="dxa"/>
            <w:tcBorders>
              <w:top w:val="single" w:sz="6" w:space="0" w:color="000000"/>
              <w:left w:val="single" w:sz="6" w:space="0" w:color="000000"/>
              <w:bottom w:val="single" w:sz="6" w:space="0" w:color="000000"/>
              <w:right w:val="single" w:sz="6" w:space="0" w:color="000000"/>
            </w:tcBorders>
            <w:shd w:val="clear" w:color="auto" w:fill="DBE5F1"/>
          </w:tcPr>
          <w:p w14:paraId="2877BA03" w14:textId="77777777" w:rsidR="00903D8F" w:rsidRPr="00B01A53" w:rsidRDefault="00903D8F" w:rsidP="00B01A53">
            <w:pPr>
              <w:spacing w:after="0" w:line="240" w:lineRule="auto"/>
              <w:ind w:left="0" w:right="0" w:firstLine="0"/>
              <w:jc w:val="left"/>
              <w:textAlignment w:val="baseline"/>
              <w:rPr>
                <w:rFonts w:eastAsia="Times New Roman"/>
                <w:b/>
                <w:bCs/>
                <w:sz w:val="22"/>
              </w:rPr>
            </w:pPr>
          </w:p>
        </w:tc>
        <w:tc>
          <w:tcPr>
            <w:tcW w:w="3255" w:type="dxa"/>
            <w:tcBorders>
              <w:top w:val="single" w:sz="6" w:space="0" w:color="000000"/>
              <w:left w:val="single" w:sz="6" w:space="0" w:color="000000"/>
              <w:bottom w:val="single" w:sz="6" w:space="0" w:color="000000"/>
              <w:right w:val="single" w:sz="6" w:space="0" w:color="000000"/>
            </w:tcBorders>
            <w:shd w:val="clear" w:color="auto" w:fill="auto"/>
          </w:tcPr>
          <w:p w14:paraId="1427C049" w14:textId="77777777" w:rsidR="00903D8F" w:rsidRPr="00B01A53" w:rsidRDefault="00903D8F" w:rsidP="00B01A53">
            <w:pPr>
              <w:spacing w:after="0" w:line="240" w:lineRule="auto"/>
              <w:ind w:left="0" w:right="0" w:firstLine="0"/>
              <w:jc w:val="left"/>
              <w:textAlignment w:val="baseline"/>
              <w:rPr>
                <w:rFonts w:eastAsia="Times New Roman"/>
                <w:b/>
                <w:bCs/>
                <w:sz w:val="22"/>
              </w:rPr>
            </w:pPr>
          </w:p>
        </w:tc>
        <w:tc>
          <w:tcPr>
            <w:tcW w:w="720" w:type="dxa"/>
            <w:tcBorders>
              <w:top w:val="single" w:sz="6" w:space="0" w:color="000000"/>
              <w:left w:val="single" w:sz="6" w:space="0" w:color="000000"/>
              <w:bottom w:val="single" w:sz="6" w:space="0" w:color="000000"/>
              <w:right w:val="single" w:sz="6" w:space="0" w:color="000000"/>
            </w:tcBorders>
            <w:shd w:val="clear" w:color="auto" w:fill="DBE5F1"/>
          </w:tcPr>
          <w:p w14:paraId="54087707" w14:textId="77777777" w:rsidR="00903D8F" w:rsidRPr="00B01A53" w:rsidRDefault="00903D8F" w:rsidP="00B01A53">
            <w:pPr>
              <w:spacing w:after="0" w:line="240" w:lineRule="auto"/>
              <w:ind w:left="0" w:right="0" w:firstLine="0"/>
              <w:jc w:val="left"/>
              <w:textAlignment w:val="baseline"/>
              <w:rPr>
                <w:rFonts w:eastAsia="Times New Roman"/>
                <w:b/>
                <w:bCs/>
                <w:sz w:val="22"/>
              </w:rPr>
            </w:pPr>
          </w:p>
        </w:tc>
        <w:tc>
          <w:tcPr>
            <w:tcW w:w="3060" w:type="dxa"/>
            <w:tcBorders>
              <w:top w:val="single" w:sz="6" w:space="0" w:color="000000"/>
              <w:left w:val="single" w:sz="6" w:space="0" w:color="000000"/>
              <w:bottom w:val="single" w:sz="6" w:space="0" w:color="000000"/>
              <w:right w:val="single" w:sz="6" w:space="0" w:color="000000"/>
            </w:tcBorders>
            <w:shd w:val="clear" w:color="auto" w:fill="auto"/>
          </w:tcPr>
          <w:p w14:paraId="63CB1E75" w14:textId="77777777" w:rsidR="00903D8F" w:rsidRPr="00B01A53" w:rsidRDefault="00903D8F" w:rsidP="00B01A53">
            <w:pPr>
              <w:spacing w:after="0" w:line="240" w:lineRule="auto"/>
              <w:ind w:left="0" w:right="0" w:firstLine="0"/>
              <w:jc w:val="left"/>
              <w:textAlignment w:val="baseline"/>
              <w:rPr>
                <w:rFonts w:eastAsia="Times New Roman"/>
                <w:b/>
                <w:bCs/>
                <w:sz w:val="22"/>
              </w:rPr>
            </w:pPr>
          </w:p>
        </w:tc>
      </w:tr>
    </w:tbl>
    <w:p w14:paraId="322AA455" w14:textId="77777777" w:rsidR="00EC0007" w:rsidRDefault="00EC0007" w:rsidP="007E58EA">
      <w:pPr>
        <w:spacing w:after="0" w:line="240" w:lineRule="auto"/>
        <w:ind w:left="0" w:right="0" w:firstLine="0"/>
        <w:textAlignment w:val="baseline"/>
        <w:rPr>
          <w:rFonts w:ascii="Segoe UI" w:eastAsia="Times New Roman" w:hAnsi="Segoe UI" w:cs="Segoe UI"/>
          <w:sz w:val="18"/>
          <w:szCs w:val="18"/>
        </w:rPr>
        <w:sectPr w:rsidR="00EC0007" w:rsidSect="00212CDF">
          <w:pgSz w:w="15840" w:h="12240" w:orient="landscape"/>
          <w:pgMar w:top="720" w:right="720" w:bottom="720" w:left="720" w:header="720" w:footer="965" w:gutter="0"/>
          <w:cols w:space="720"/>
          <w:docGrid w:linePitch="326"/>
        </w:sectPr>
      </w:pPr>
    </w:p>
    <w:p w14:paraId="19425128" w14:textId="77777777" w:rsidR="00903D8F" w:rsidRDefault="00903D8F" w:rsidP="00B01A53">
      <w:pPr>
        <w:spacing w:after="0" w:line="240" w:lineRule="auto"/>
        <w:ind w:left="0" w:right="0" w:firstLine="0"/>
        <w:jc w:val="center"/>
        <w:textAlignment w:val="baseline"/>
        <w:rPr>
          <w:rFonts w:ascii="Segoe UI" w:eastAsia="Times New Roman" w:hAnsi="Segoe UI" w:cs="Segoe UI"/>
          <w:sz w:val="18"/>
          <w:szCs w:val="18"/>
        </w:rPr>
      </w:pPr>
    </w:p>
    <w:p w14:paraId="025DD271" w14:textId="0683FD64" w:rsidR="007E58EA" w:rsidRPr="007E58EA" w:rsidRDefault="007E58EA" w:rsidP="007E58EA">
      <w:pPr>
        <w:spacing w:after="0" w:line="240" w:lineRule="auto"/>
        <w:ind w:left="0" w:right="0" w:firstLine="0"/>
        <w:jc w:val="center"/>
        <w:textAlignment w:val="baseline"/>
        <w:rPr>
          <w:rFonts w:ascii="Segoe UI" w:eastAsia="Times New Roman" w:hAnsi="Segoe UI" w:cs="Segoe UI"/>
          <w:sz w:val="18"/>
          <w:szCs w:val="18"/>
        </w:rPr>
      </w:pPr>
      <w:r w:rsidRPr="007E58EA">
        <w:rPr>
          <w:rFonts w:ascii="Segoe UI" w:eastAsia="Times New Roman" w:hAnsi="Segoe UI" w:cs="Segoe UI"/>
          <w:noProof/>
          <w:sz w:val="18"/>
          <w:szCs w:val="18"/>
        </w:rPr>
        <w:drawing>
          <wp:inline distT="0" distB="0" distL="0" distR="0" wp14:anchorId="78702C3B" wp14:editId="3DF8A2A2">
            <wp:extent cx="5010150" cy="1371600"/>
            <wp:effectExtent l="0" t="0" r="0" b="0"/>
            <wp:docPr id="1673653793" name="Picture 1673653793" descr="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53793" name="Picture 1" descr="A red white and blue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0150" cy="1371600"/>
                    </a:xfrm>
                    <a:prstGeom prst="rect">
                      <a:avLst/>
                    </a:prstGeom>
                    <a:noFill/>
                    <a:ln>
                      <a:noFill/>
                    </a:ln>
                  </pic:spPr>
                </pic:pic>
              </a:graphicData>
            </a:graphic>
          </wp:inline>
        </w:drawing>
      </w:r>
      <w:r w:rsidRPr="007E58EA">
        <w:rPr>
          <w:rFonts w:eastAsia="Times New Roman"/>
          <w:szCs w:val="24"/>
        </w:rPr>
        <w:t> </w:t>
      </w:r>
    </w:p>
    <w:p w14:paraId="645EE807" w14:textId="77777777" w:rsidR="007E58EA" w:rsidRPr="007E58EA" w:rsidRDefault="007E58EA" w:rsidP="007E58EA">
      <w:pPr>
        <w:spacing w:after="0" w:line="240" w:lineRule="auto"/>
        <w:ind w:left="0" w:right="0" w:firstLine="0"/>
        <w:jc w:val="center"/>
        <w:textAlignment w:val="baseline"/>
        <w:rPr>
          <w:rFonts w:ascii="Segoe UI" w:eastAsia="Times New Roman" w:hAnsi="Segoe UI" w:cs="Segoe UI"/>
          <w:b/>
          <w:bCs/>
          <w:color w:val="4F81BD"/>
          <w:sz w:val="18"/>
          <w:szCs w:val="18"/>
        </w:rPr>
      </w:pPr>
      <w:r w:rsidRPr="007E58EA">
        <w:rPr>
          <w:rFonts w:eastAsia="Times New Roman"/>
          <w:b/>
          <w:bCs/>
          <w:i/>
          <w:iCs/>
          <w:color w:val="auto"/>
          <w:sz w:val="36"/>
          <w:szCs w:val="36"/>
        </w:rPr>
        <w:t>Capstone Project (COSC 490)</w:t>
      </w:r>
      <w:r w:rsidRPr="007E58EA">
        <w:rPr>
          <w:rFonts w:eastAsia="Times New Roman"/>
          <w:b/>
          <w:bCs/>
          <w:color w:val="auto"/>
          <w:sz w:val="36"/>
          <w:szCs w:val="36"/>
        </w:rPr>
        <w:t> </w:t>
      </w:r>
    </w:p>
    <w:p w14:paraId="27F8507A" w14:textId="77777777" w:rsidR="007E58EA" w:rsidRPr="007E58EA" w:rsidRDefault="007E58EA" w:rsidP="007E58EA">
      <w:pPr>
        <w:spacing w:after="0" w:line="240" w:lineRule="auto"/>
        <w:ind w:left="0" w:right="0" w:firstLine="0"/>
        <w:jc w:val="center"/>
        <w:textAlignment w:val="baseline"/>
        <w:rPr>
          <w:rFonts w:ascii="Segoe UI" w:eastAsia="Times New Roman" w:hAnsi="Segoe UI" w:cs="Segoe UI"/>
          <w:b/>
          <w:bCs/>
          <w:color w:val="4F81BD"/>
          <w:sz w:val="18"/>
          <w:szCs w:val="18"/>
        </w:rPr>
      </w:pPr>
      <w:r w:rsidRPr="007E58EA">
        <w:rPr>
          <w:rFonts w:eastAsia="Times New Roman"/>
          <w:b/>
          <w:bCs/>
          <w:i/>
          <w:iCs/>
          <w:color w:val="C00000"/>
          <w:sz w:val="28"/>
          <w:szCs w:val="28"/>
        </w:rPr>
        <w:t>Final Evaluation – Presentation</w:t>
      </w:r>
      <w:r w:rsidRPr="007E58EA">
        <w:rPr>
          <w:rFonts w:eastAsia="Times New Roman"/>
          <w:b/>
          <w:bCs/>
          <w:color w:val="C00000"/>
          <w:sz w:val="28"/>
          <w:szCs w:val="28"/>
        </w:rPr>
        <w:t> </w:t>
      </w:r>
    </w:p>
    <w:p w14:paraId="7C34336E" w14:textId="77777777" w:rsidR="007E58EA" w:rsidRPr="007E58EA" w:rsidRDefault="007E58EA" w:rsidP="007E58EA">
      <w:pPr>
        <w:spacing w:after="0" w:line="240" w:lineRule="auto"/>
        <w:ind w:left="0" w:right="0" w:firstLine="0"/>
        <w:textAlignment w:val="baseline"/>
        <w:rPr>
          <w:rFonts w:ascii="Segoe UI" w:eastAsia="Times New Roman" w:hAnsi="Segoe UI" w:cs="Segoe UI"/>
          <w:sz w:val="18"/>
          <w:szCs w:val="18"/>
        </w:rPr>
      </w:pPr>
      <w:r w:rsidRPr="007E58EA">
        <w:rPr>
          <w:rFonts w:eastAsia="Times New Roman"/>
          <w:szCs w:val="24"/>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6"/>
        <w:gridCol w:w="2788"/>
        <w:gridCol w:w="1496"/>
        <w:gridCol w:w="617"/>
        <w:gridCol w:w="779"/>
        <w:gridCol w:w="617"/>
        <w:gridCol w:w="887"/>
        <w:gridCol w:w="617"/>
        <w:gridCol w:w="932"/>
      </w:tblGrid>
      <w:tr w:rsidR="007E58EA" w:rsidRPr="007E58EA" w14:paraId="6FC28C55" w14:textId="77777777" w:rsidTr="007E58EA">
        <w:trPr>
          <w:trHeight w:val="58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9A5FE5D" w14:textId="77777777" w:rsidR="007E58EA" w:rsidRPr="007E58EA" w:rsidRDefault="007E58EA" w:rsidP="007E58EA">
            <w:pPr>
              <w:spacing w:after="0" w:line="240" w:lineRule="auto"/>
              <w:ind w:left="105" w:right="0" w:firstLine="0"/>
              <w:jc w:val="left"/>
              <w:textAlignment w:val="baseline"/>
              <w:rPr>
                <w:rFonts w:ascii="Times New Roman" w:eastAsia="Times New Roman" w:hAnsi="Times New Roman" w:cs="Times New Roman"/>
                <w:szCs w:val="24"/>
              </w:rPr>
            </w:pPr>
            <w:r w:rsidRPr="007E58EA">
              <w:rPr>
                <w:rFonts w:eastAsia="Times New Roman"/>
                <w:b/>
                <w:bCs/>
                <w:szCs w:val="24"/>
              </w:rPr>
              <w:t>Name of Student  </w:t>
            </w:r>
            <w:r w:rsidRPr="007E58EA">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01C3C47" w14:textId="77777777" w:rsidR="007E58EA" w:rsidRPr="007E58EA" w:rsidRDefault="007E58EA" w:rsidP="007E58EA">
            <w:pPr>
              <w:spacing w:after="0" w:line="240" w:lineRule="auto"/>
              <w:ind w:left="105"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64171CC" w14:textId="77777777" w:rsidR="007E58EA" w:rsidRPr="007E58EA" w:rsidRDefault="007E58EA" w:rsidP="007E58EA">
            <w:pPr>
              <w:spacing w:after="0" w:line="240" w:lineRule="auto"/>
              <w:ind w:left="105" w:right="0" w:firstLine="0"/>
              <w:jc w:val="left"/>
              <w:textAlignment w:val="baseline"/>
              <w:rPr>
                <w:rFonts w:ascii="Times New Roman" w:eastAsia="Times New Roman" w:hAnsi="Times New Roman" w:cs="Times New Roman"/>
                <w:szCs w:val="24"/>
              </w:rPr>
            </w:pPr>
            <w:r w:rsidRPr="007E58EA">
              <w:rPr>
                <w:rFonts w:eastAsia="Times New Roman"/>
                <w:b/>
                <w:bCs/>
                <w:szCs w:val="24"/>
              </w:rPr>
              <w:t>Student ID </w:t>
            </w:r>
            <w:r w:rsidRPr="007E58EA">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17B75848"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6D3754D5" w14:textId="77777777" w:rsidTr="007E58EA">
        <w:trPr>
          <w:trHeight w:val="6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58E9257" w14:textId="77777777" w:rsidR="007E58EA" w:rsidRPr="007E58EA" w:rsidRDefault="007E58EA" w:rsidP="007E58EA">
            <w:pPr>
              <w:spacing w:after="0" w:line="240" w:lineRule="auto"/>
              <w:ind w:left="105" w:right="0" w:firstLine="0"/>
              <w:jc w:val="left"/>
              <w:textAlignment w:val="baseline"/>
              <w:rPr>
                <w:rFonts w:ascii="Times New Roman" w:eastAsia="Times New Roman" w:hAnsi="Times New Roman" w:cs="Times New Roman"/>
                <w:szCs w:val="24"/>
              </w:rPr>
            </w:pPr>
            <w:r w:rsidRPr="007E58EA">
              <w:rPr>
                <w:rFonts w:eastAsia="Times New Roman"/>
                <w:b/>
                <w:bCs/>
                <w:szCs w:val="24"/>
              </w:rPr>
              <w:t>College  </w:t>
            </w:r>
            <w:r w:rsidRPr="007E58EA">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990D805" w14:textId="77777777" w:rsidR="007E58EA" w:rsidRPr="007E58EA" w:rsidRDefault="007E58EA" w:rsidP="007E58EA">
            <w:pPr>
              <w:spacing w:after="0" w:line="240" w:lineRule="auto"/>
              <w:ind w:left="105"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4BBE512" w14:textId="77777777" w:rsidR="007E58EA" w:rsidRPr="007E58EA" w:rsidRDefault="007E58EA" w:rsidP="007E58EA">
            <w:pPr>
              <w:spacing w:after="0" w:line="240" w:lineRule="auto"/>
              <w:ind w:left="105" w:right="0" w:firstLine="0"/>
              <w:jc w:val="left"/>
              <w:textAlignment w:val="baseline"/>
              <w:rPr>
                <w:rFonts w:ascii="Times New Roman" w:eastAsia="Times New Roman" w:hAnsi="Times New Roman" w:cs="Times New Roman"/>
                <w:szCs w:val="24"/>
              </w:rPr>
            </w:pPr>
            <w:r w:rsidRPr="007E58EA">
              <w:rPr>
                <w:rFonts w:eastAsia="Times New Roman"/>
                <w:b/>
                <w:bCs/>
                <w:szCs w:val="24"/>
              </w:rPr>
              <w:t>Program  </w:t>
            </w:r>
            <w:r w:rsidRPr="007E58EA">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174FD8A8"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5EF44908" w14:textId="77777777" w:rsidTr="007E58EA">
        <w:trPr>
          <w:trHeight w:val="55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EBE6B3B" w14:textId="77777777" w:rsidR="007E58EA" w:rsidRPr="007E58EA" w:rsidRDefault="007E58EA" w:rsidP="007E58EA">
            <w:pPr>
              <w:spacing w:after="0" w:line="240" w:lineRule="auto"/>
              <w:ind w:left="105" w:right="0" w:firstLine="0"/>
              <w:jc w:val="left"/>
              <w:textAlignment w:val="baseline"/>
              <w:rPr>
                <w:rFonts w:ascii="Times New Roman" w:eastAsia="Times New Roman" w:hAnsi="Times New Roman" w:cs="Times New Roman"/>
                <w:szCs w:val="24"/>
              </w:rPr>
            </w:pPr>
            <w:r w:rsidRPr="007E58EA">
              <w:rPr>
                <w:rFonts w:eastAsia="Times New Roman"/>
                <w:b/>
                <w:bCs/>
                <w:szCs w:val="24"/>
              </w:rPr>
              <w:t>Course Title  </w:t>
            </w:r>
            <w:r w:rsidRPr="007E58EA">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24C060" w14:textId="77777777" w:rsidR="007E58EA" w:rsidRPr="007E58EA" w:rsidRDefault="007E58EA" w:rsidP="007E58EA">
            <w:pPr>
              <w:spacing w:after="0" w:line="240" w:lineRule="auto"/>
              <w:ind w:left="105"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EF50C27" w14:textId="77777777" w:rsidR="007E58EA" w:rsidRPr="007E58EA" w:rsidRDefault="007E58EA" w:rsidP="007E58EA">
            <w:pPr>
              <w:spacing w:after="0" w:line="240" w:lineRule="auto"/>
              <w:ind w:left="105" w:right="0" w:firstLine="0"/>
              <w:jc w:val="left"/>
              <w:textAlignment w:val="baseline"/>
              <w:rPr>
                <w:rFonts w:ascii="Times New Roman" w:eastAsia="Times New Roman" w:hAnsi="Times New Roman" w:cs="Times New Roman"/>
                <w:szCs w:val="24"/>
              </w:rPr>
            </w:pPr>
            <w:r w:rsidRPr="007E58EA">
              <w:rPr>
                <w:rFonts w:eastAsia="Times New Roman"/>
                <w:b/>
                <w:bCs/>
                <w:szCs w:val="24"/>
              </w:rPr>
              <w:t>Course Code </w:t>
            </w:r>
            <w:r w:rsidRPr="007E58EA">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39DFEF83"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0F2287A8" w14:textId="77777777" w:rsidTr="007E58EA">
        <w:trPr>
          <w:trHeight w:val="100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CA2ACF1" w14:textId="77777777" w:rsidR="007E58EA" w:rsidRPr="007E58EA" w:rsidRDefault="007E58EA" w:rsidP="007E58EA">
            <w:pPr>
              <w:spacing w:after="0" w:line="240" w:lineRule="auto"/>
              <w:ind w:left="105" w:right="0" w:firstLine="0"/>
              <w:jc w:val="left"/>
              <w:textAlignment w:val="baseline"/>
              <w:rPr>
                <w:rFonts w:ascii="Times New Roman" w:eastAsia="Times New Roman" w:hAnsi="Times New Roman" w:cs="Times New Roman"/>
                <w:szCs w:val="24"/>
              </w:rPr>
            </w:pPr>
            <w:r w:rsidRPr="007E58EA">
              <w:rPr>
                <w:rFonts w:eastAsia="Times New Roman"/>
                <w:b/>
                <w:bCs/>
                <w:szCs w:val="24"/>
              </w:rPr>
              <w:t>Project/ Project Title</w:t>
            </w:r>
            <w:r w:rsidRPr="007E58EA">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D18F1C" w14:textId="77777777" w:rsidR="007E58EA" w:rsidRPr="007E58EA" w:rsidRDefault="007E58EA" w:rsidP="007E58EA">
            <w:pPr>
              <w:spacing w:after="0" w:line="240" w:lineRule="auto"/>
              <w:ind w:left="105"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D6C2526" w14:textId="77777777" w:rsidR="007E58EA" w:rsidRPr="007E58EA" w:rsidRDefault="007E58EA" w:rsidP="007E58EA">
            <w:pPr>
              <w:spacing w:after="0" w:line="240" w:lineRule="auto"/>
              <w:ind w:left="105" w:right="0" w:firstLine="0"/>
              <w:jc w:val="left"/>
              <w:textAlignment w:val="baseline"/>
              <w:rPr>
                <w:rFonts w:ascii="Times New Roman" w:eastAsia="Times New Roman" w:hAnsi="Times New Roman" w:cs="Times New Roman"/>
                <w:szCs w:val="24"/>
              </w:rPr>
            </w:pPr>
            <w:r w:rsidRPr="007E58EA">
              <w:rPr>
                <w:rFonts w:eastAsia="Times New Roman"/>
                <w:b/>
                <w:bCs/>
                <w:szCs w:val="24"/>
              </w:rPr>
              <w:t>Academic Year</w:t>
            </w:r>
            <w:r w:rsidRPr="007E58EA">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68DA05EF"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4032028C" w14:textId="77777777" w:rsidTr="007E58EA">
        <w:trPr>
          <w:trHeight w:val="3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ABAE5BD" w14:textId="77777777" w:rsidR="007E58EA" w:rsidRPr="007E58EA" w:rsidRDefault="007E58EA" w:rsidP="007E58EA">
            <w:pPr>
              <w:spacing w:after="0" w:line="240" w:lineRule="auto"/>
              <w:ind w:left="105" w:right="0" w:firstLine="0"/>
              <w:jc w:val="left"/>
              <w:textAlignment w:val="baseline"/>
              <w:rPr>
                <w:rFonts w:ascii="Times New Roman" w:eastAsia="Times New Roman" w:hAnsi="Times New Roman" w:cs="Times New Roman"/>
                <w:szCs w:val="24"/>
              </w:rPr>
            </w:pPr>
            <w:r w:rsidRPr="007E58EA">
              <w:rPr>
                <w:rFonts w:eastAsia="Times New Roman"/>
                <w:b/>
                <w:bCs/>
                <w:szCs w:val="24"/>
              </w:rPr>
              <w:t>Supervisor Name    </w:t>
            </w:r>
            <w:r w:rsidRPr="007E58EA">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0C55DC" w14:textId="77777777" w:rsidR="007E58EA" w:rsidRPr="007E58EA" w:rsidRDefault="007E58EA" w:rsidP="007E58EA">
            <w:pPr>
              <w:spacing w:after="0" w:line="240" w:lineRule="auto"/>
              <w:ind w:left="105"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746965E" w14:textId="77777777" w:rsidR="007E58EA" w:rsidRPr="007E58EA" w:rsidRDefault="007E58EA" w:rsidP="007E58EA">
            <w:pPr>
              <w:spacing w:after="0" w:line="240" w:lineRule="auto"/>
              <w:ind w:left="105" w:right="0" w:firstLine="0"/>
              <w:jc w:val="left"/>
              <w:textAlignment w:val="baseline"/>
              <w:rPr>
                <w:rFonts w:ascii="Times New Roman" w:eastAsia="Times New Roman" w:hAnsi="Times New Roman" w:cs="Times New Roman"/>
                <w:szCs w:val="24"/>
              </w:rPr>
            </w:pPr>
            <w:r w:rsidRPr="007E58EA">
              <w:rPr>
                <w:rFonts w:eastAsia="Times New Roman"/>
                <w:b/>
                <w:bCs/>
                <w:szCs w:val="24"/>
              </w:rPr>
              <w:t>Semester</w:t>
            </w:r>
            <w:r w:rsidRPr="007E58EA">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A034587"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A8F1A6B"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b/>
                <w:bCs/>
                <w:szCs w:val="24"/>
              </w:rPr>
              <w:t>First</w:t>
            </w:r>
            <w:r w:rsidRPr="007E58EA">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F5548F"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4B9DC0C"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b/>
                <w:bCs/>
                <w:szCs w:val="24"/>
              </w:rPr>
              <w:t>Second</w:t>
            </w:r>
            <w:r w:rsidRPr="007E58EA">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3B99FD"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E8F72BF"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b/>
                <w:bCs/>
                <w:szCs w:val="24"/>
              </w:rPr>
              <w:t>Summer</w:t>
            </w:r>
            <w:r w:rsidRPr="007E58EA">
              <w:rPr>
                <w:rFonts w:eastAsia="Times New Roman"/>
                <w:szCs w:val="24"/>
              </w:rPr>
              <w:t> </w:t>
            </w:r>
          </w:p>
        </w:tc>
      </w:tr>
    </w:tbl>
    <w:p w14:paraId="599883AF" w14:textId="77777777" w:rsidR="007E58EA" w:rsidRPr="007E58EA" w:rsidRDefault="007E58EA" w:rsidP="007E58EA">
      <w:pPr>
        <w:spacing w:after="0" w:line="240" w:lineRule="auto"/>
        <w:ind w:left="0" w:right="0" w:firstLine="0"/>
        <w:textAlignment w:val="baseline"/>
        <w:rPr>
          <w:rFonts w:ascii="Segoe UI" w:eastAsia="Times New Roman" w:hAnsi="Segoe UI" w:cs="Segoe UI"/>
          <w:sz w:val="18"/>
          <w:szCs w:val="18"/>
        </w:rPr>
      </w:pPr>
      <w:r w:rsidRPr="007E58EA">
        <w:rPr>
          <w:rFonts w:eastAsia="Times New Roman"/>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5"/>
        <w:gridCol w:w="4146"/>
        <w:gridCol w:w="722"/>
        <w:gridCol w:w="790"/>
        <w:gridCol w:w="3441"/>
      </w:tblGrid>
      <w:tr w:rsidR="007E58EA" w:rsidRPr="007E58EA" w14:paraId="68057AE9" w14:textId="77777777" w:rsidTr="007E58EA">
        <w:trPr>
          <w:trHeight w:val="450"/>
        </w:trPr>
        <w:tc>
          <w:tcPr>
            <w:tcW w:w="17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B00ADB6"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b/>
                <w:bCs/>
                <w:szCs w:val="24"/>
              </w:rPr>
              <w:t>Criteria</w:t>
            </w:r>
            <w:r w:rsidRPr="007E58EA">
              <w:rPr>
                <w:rFonts w:eastAsia="Times New Roman"/>
                <w:szCs w:val="24"/>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414F07D"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b/>
                <w:bCs/>
                <w:szCs w:val="24"/>
              </w:rPr>
              <w:t>Description</w:t>
            </w:r>
            <w:r w:rsidRPr="007E58EA">
              <w:rPr>
                <w:rFonts w:eastAsia="Times New Roman"/>
                <w:szCs w:val="24"/>
              </w:rPr>
              <w:t> </w:t>
            </w:r>
          </w:p>
        </w:tc>
        <w:tc>
          <w:tcPr>
            <w:tcW w:w="9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25ACF4A"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b/>
                <w:bCs/>
                <w:szCs w:val="24"/>
              </w:rPr>
              <w:t>PLOs / KPIs</w:t>
            </w:r>
            <w:r w:rsidRPr="007E58EA">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0CF28AB"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b/>
                <w:bCs/>
                <w:szCs w:val="24"/>
              </w:rPr>
              <w:t>Mark</w:t>
            </w:r>
            <w:r w:rsidRPr="007E58EA">
              <w:rPr>
                <w:rFonts w:eastAsia="Times New Roman"/>
                <w:szCs w:val="24"/>
              </w:rPr>
              <w:t> </w:t>
            </w:r>
          </w:p>
        </w:tc>
        <w:tc>
          <w:tcPr>
            <w:tcW w:w="54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657F958"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b/>
                <w:bCs/>
                <w:szCs w:val="24"/>
              </w:rPr>
              <w:t>Feedback</w:t>
            </w:r>
            <w:r w:rsidRPr="007E58EA">
              <w:rPr>
                <w:rFonts w:eastAsia="Times New Roman"/>
                <w:szCs w:val="24"/>
              </w:rPr>
              <w:t> </w:t>
            </w:r>
          </w:p>
        </w:tc>
      </w:tr>
      <w:tr w:rsidR="007E58EA" w:rsidRPr="007E58EA" w14:paraId="63D65562" w14:textId="77777777" w:rsidTr="007E58EA">
        <w:trPr>
          <w:trHeight w:val="300"/>
        </w:trPr>
        <w:tc>
          <w:tcPr>
            <w:tcW w:w="177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35492399"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 w:val="22"/>
              </w:rPr>
              <w:t>Content and Organization </w:t>
            </w:r>
          </w:p>
          <w:p w14:paraId="51E76E16"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 w:val="22"/>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77231A" w14:textId="77777777" w:rsidR="007E58EA" w:rsidRPr="007E58EA" w:rsidRDefault="007E58EA" w:rsidP="007E58EA">
            <w:pPr>
              <w:numPr>
                <w:ilvl w:val="0"/>
                <w:numId w:val="139"/>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The project title, topic, and objectives were clearly identified.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8A5F82"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7EC782"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B8926E"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66D59DCB" w14:textId="77777777" w:rsidTr="007E58EA">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0967F1F" w14:textId="77777777" w:rsidR="007E58EA" w:rsidRPr="007E58EA" w:rsidRDefault="007E58EA" w:rsidP="007E58EA">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979F08" w14:textId="77777777" w:rsidR="007E58EA" w:rsidRPr="007E58EA" w:rsidRDefault="007E58EA" w:rsidP="007E58EA">
            <w:pPr>
              <w:numPr>
                <w:ilvl w:val="0"/>
                <w:numId w:val="140"/>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A clear outline of the presentation was provided.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BBCB66C"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1AF0FC5"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FCDDCC"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5E309E4A" w14:textId="77777777" w:rsidTr="007E58EA">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C1367EA" w14:textId="77777777" w:rsidR="007E58EA" w:rsidRPr="007E58EA" w:rsidRDefault="007E58EA" w:rsidP="007E58EA">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F863673" w14:textId="77777777" w:rsidR="007E58EA" w:rsidRPr="007E58EA" w:rsidRDefault="007E58EA" w:rsidP="007E58EA">
            <w:pPr>
              <w:numPr>
                <w:ilvl w:val="0"/>
                <w:numId w:val="141"/>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Sufficient background information was provided.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E3CDB1"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056D923"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D50BC0"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2B8D3460" w14:textId="77777777" w:rsidTr="007E58EA">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A35590C" w14:textId="77777777" w:rsidR="007E58EA" w:rsidRPr="007E58EA" w:rsidRDefault="007E58EA" w:rsidP="007E58EA">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BA5E4DF" w14:textId="77777777" w:rsidR="007E58EA" w:rsidRPr="007E58EA" w:rsidRDefault="007E58EA" w:rsidP="007E58EA">
            <w:pPr>
              <w:numPr>
                <w:ilvl w:val="0"/>
                <w:numId w:val="142"/>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Any major constraints, problems or challenges were discussed.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64A0BBC"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1B12B80"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DE9F2C"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5AAB1FEC" w14:textId="77777777" w:rsidTr="007E58EA">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31F1519" w14:textId="77777777" w:rsidR="007E58EA" w:rsidRPr="007E58EA" w:rsidRDefault="007E58EA" w:rsidP="007E58EA">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A795233" w14:textId="77777777" w:rsidR="007E58EA" w:rsidRPr="007E58EA" w:rsidRDefault="007E58EA" w:rsidP="007E58EA">
            <w:pPr>
              <w:numPr>
                <w:ilvl w:val="0"/>
                <w:numId w:val="143"/>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Conclusions and recommendations were clear and drawn from findings.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533A81"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F847BF"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9E53EE8"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22C006D4" w14:textId="77777777" w:rsidTr="007E58EA">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1F4922C" w14:textId="77777777" w:rsidR="007E58EA" w:rsidRPr="007E58EA" w:rsidRDefault="007E58EA" w:rsidP="007E58EA">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98A256" w14:textId="77777777" w:rsidR="007E58EA" w:rsidRPr="007E58EA" w:rsidRDefault="007E58EA" w:rsidP="007E58EA">
            <w:pPr>
              <w:numPr>
                <w:ilvl w:val="0"/>
                <w:numId w:val="144"/>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Presentation slides were supported with appropriate content (e.g., pictures, diagrams tables, animations, and video clips).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0989CED"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C90838"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4CF0D7"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029565DD" w14:textId="77777777" w:rsidTr="007E58EA">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BD2B8A0" w14:textId="77777777" w:rsidR="007E58EA" w:rsidRPr="007E58EA" w:rsidRDefault="007E58EA" w:rsidP="007E58EA">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01B089" w14:textId="77777777" w:rsidR="007E58EA" w:rsidRPr="007E58EA" w:rsidRDefault="007E58EA" w:rsidP="007E58EA">
            <w:pPr>
              <w:numPr>
                <w:ilvl w:val="0"/>
                <w:numId w:val="145"/>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Presentation slides were clear, concise and attractive.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1DE4C83"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82A2824"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52ABCB"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38F6ABC5" w14:textId="77777777" w:rsidTr="007E58EA">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8717DF7" w14:textId="77777777" w:rsidR="007E58EA" w:rsidRPr="007E58EA" w:rsidRDefault="007E58EA" w:rsidP="007E58EA">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FA4CCA" w14:textId="77777777" w:rsidR="007E58EA" w:rsidRPr="007E58EA" w:rsidRDefault="007E58EA" w:rsidP="007E58EA">
            <w:pPr>
              <w:numPr>
                <w:ilvl w:val="0"/>
                <w:numId w:val="146"/>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Information was presented in a logical and well-organized manner.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160CCFB"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A48CBB"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8B7A9B6"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2B992717" w14:textId="77777777" w:rsidTr="007E58EA">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A2879C2" w14:textId="77777777" w:rsidR="007E58EA" w:rsidRPr="007E58EA" w:rsidRDefault="007E58EA" w:rsidP="007E58EA">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D3F579" w14:textId="77777777" w:rsidR="007E58EA" w:rsidRPr="007E58EA" w:rsidRDefault="007E58EA" w:rsidP="007E58EA">
            <w:pPr>
              <w:numPr>
                <w:ilvl w:val="0"/>
                <w:numId w:val="147"/>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Presentation contains accurate information with no fact errors.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77CEF4F"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F5870F"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C4B30BA"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27771EB7" w14:textId="77777777" w:rsidTr="007E58EA">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D7D56D4" w14:textId="77777777" w:rsidR="007E58EA" w:rsidRPr="007E58EA" w:rsidRDefault="007E58EA" w:rsidP="007E58EA">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C78C2B5" w14:textId="77777777" w:rsidR="007E58EA" w:rsidRPr="007E58EA" w:rsidRDefault="007E58EA" w:rsidP="007E58EA">
            <w:pPr>
              <w:numPr>
                <w:ilvl w:val="0"/>
                <w:numId w:val="148"/>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Presentation contains citations, references and acknowledged help/support received from others.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FD25C5D"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4.2 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2E47FB"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8C4D1D"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21E16A85" w14:textId="77777777" w:rsidTr="007E58EA">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FE20968" w14:textId="77777777" w:rsidR="007E58EA" w:rsidRPr="007E58EA" w:rsidRDefault="007E58EA" w:rsidP="007E58EA">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8F93BA" w14:textId="77777777" w:rsidR="007E58EA" w:rsidRPr="007E58EA" w:rsidRDefault="007E58EA" w:rsidP="007E58EA">
            <w:pPr>
              <w:numPr>
                <w:ilvl w:val="0"/>
                <w:numId w:val="149"/>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Presentation is free of spilling and grammar errors.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8232235"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4.3 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E42AB7"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4771B0"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21A8153F" w14:textId="77777777" w:rsidTr="007E58EA">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FC03446" w14:textId="77777777" w:rsidR="007E58EA" w:rsidRPr="007E58EA" w:rsidRDefault="007E58EA" w:rsidP="007E58EA">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A257F7" w14:textId="77777777" w:rsidR="007E58EA" w:rsidRPr="007E58EA" w:rsidRDefault="007E58EA" w:rsidP="007E58EA">
            <w:pPr>
              <w:numPr>
                <w:ilvl w:val="0"/>
                <w:numId w:val="150"/>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Work tasks performed, plan or methods used were presented.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158635"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6.3 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CA7340"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3B4297B"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3F63E09C" w14:textId="77777777" w:rsidTr="007E58EA">
        <w:trPr>
          <w:trHeight w:val="300"/>
        </w:trPr>
        <w:tc>
          <w:tcPr>
            <w:tcW w:w="177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4843E941"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Oral Presentation Skills </w:t>
            </w:r>
          </w:p>
          <w:p w14:paraId="70583482"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E34D86" w14:textId="77777777" w:rsidR="007E58EA" w:rsidRPr="007E58EA" w:rsidRDefault="007E58EA" w:rsidP="007E58EA">
            <w:pPr>
              <w:numPr>
                <w:ilvl w:val="0"/>
                <w:numId w:val="151"/>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Student maintains good eye contact with the audience and is appropriately animated (e.g., gestures, movement, etc.).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21CF8A"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4.4 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23D460"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973F4A"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073CB9D9" w14:textId="77777777" w:rsidTr="007E58EA">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5AC9BA2" w14:textId="77777777" w:rsidR="007E58EA" w:rsidRPr="007E58EA" w:rsidRDefault="007E58EA" w:rsidP="007E58EA">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9DB8352" w14:textId="77777777" w:rsidR="007E58EA" w:rsidRPr="007E58EA" w:rsidRDefault="007E58EA" w:rsidP="007E58EA">
            <w:pPr>
              <w:numPr>
                <w:ilvl w:val="0"/>
                <w:numId w:val="152"/>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Student uses a clear, and audible voice.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49C929"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4.4 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B72B26"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FF1105"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20969451" w14:textId="77777777" w:rsidTr="007E58EA">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FB262D1" w14:textId="77777777" w:rsidR="007E58EA" w:rsidRPr="007E58EA" w:rsidRDefault="007E58EA" w:rsidP="007E58EA">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85D37A" w14:textId="77777777" w:rsidR="007E58EA" w:rsidRPr="007E58EA" w:rsidRDefault="007E58EA" w:rsidP="007E58EA">
            <w:pPr>
              <w:numPr>
                <w:ilvl w:val="0"/>
                <w:numId w:val="153"/>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Student used appropriate language and vocabulary for the purpose and for the audience.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0ECA35"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4.4 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87039C1"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648D8A"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7863D481" w14:textId="77777777" w:rsidTr="007E58EA">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BC4AF35" w14:textId="77777777" w:rsidR="007E58EA" w:rsidRPr="007E58EA" w:rsidRDefault="007E58EA" w:rsidP="007E58EA">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3825E8B" w14:textId="77777777" w:rsidR="007E58EA" w:rsidRPr="007E58EA" w:rsidRDefault="007E58EA" w:rsidP="007E58EA">
            <w:pPr>
              <w:numPr>
                <w:ilvl w:val="0"/>
                <w:numId w:val="154"/>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Student demonstrated professional attitude, appearance and body language.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71CF9D"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4.4 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36A10F"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2CDB34A"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4DE0C0B7" w14:textId="77777777" w:rsidTr="007E58EA">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8DC42AA" w14:textId="77777777" w:rsidR="007E58EA" w:rsidRPr="007E58EA" w:rsidRDefault="007E58EA" w:rsidP="007E58EA">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4F63985" w14:textId="77777777" w:rsidR="007E58EA" w:rsidRPr="007E58EA" w:rsidRDefault="007E58EA" w:rsidP="007E58EA">
            <w:pPr>
              <w:numPr>
                <w:ilvl w:val="0"/>
                <w:numId w:val="155"/>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Student answered questions professionally and correctly.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095AEB"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4.4 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F1944F"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D35140"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39682C18" w14:textId="77777777" w:rsidTr="007E58EA">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24E1CB9" w14:textId="77777777" w:rsidR="007E58EA" w:rsidRPr="007E58EA" w:rsidRDefault="007E58EA" w:rsidP="007E58EA">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B0C2CB" w14:textId="77777777" w:rsidR="007E58EA" w:rsidRPr="007E58EA" w:rsidRDefault="007E58EA" w:rsidP="007E58EA">
            <w:pPr>
              <w:numPr>
                <w:ilvl w:val="0"/>
                <w:numId w:val="156"/>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Student responded positively and professionally to criticisms/suggestions/ comments.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2DBA91"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4.4 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5B17D3"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7AE00FA"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65C54C46" w14:textId="77777777" w:rsidTr="007E58EA">
        <w:trPr>
          <w:trHeight w:val="66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70742D"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Individual Responsibilities </w:t>
            </w:r>
          </w:p>
          <w:p w14:paraId="3125CBEC"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b/>
                <w:bCs/>
                <w:i/>
                <w:iCs/>
                <w:sz w:val="18"/>
                <w:szCs w:val="18"/>
              </w:rPr>
              <w:t>**If applicable</w:t>
            </w:r>
            <w:r w:rsidRPr="007E58EA">
              <w:rPr>
                <w:rFonts w:eastAsia="Times New Roman"/>
                <w:sz w:val="18"/>
                <w:szCs w:val="18"/>
              </w:rPr>
              <w:t> </w:t>
            </w:r>
          </w:p>
          <w:p w14:paraId="120CF407"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b/>
                <w:bCs/>
                <w:i/>
                <w:iCs/>
                <w:sz w:val="18"/>
                <w:szCs w:val="18"/>
              </w:rPr>
              <w:t> (Team project)</w:t>
            </w:r>
            <w:r w:rsidRPr="007E58EA">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FA7B79" w14:textId="77777777" w:rsidR="007E58EA" w:rsidRPr="007E58EA" w:rsidRDefault="007E58EA" w:rsidP="007E58EA">
            <w:pPr>
              <w:numPr>
                <w:ilvl w:val="0"/>
                <w:numId w:val="157"/>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Student participated and functioned effectively in the team.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55F9D02"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6.2 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173D95"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8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A2272B"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210A1FCF" w14:textId="77777777" w:rsidTr="007E58EA">
        <w:trPr>
          <w:trHeight w:val="480"/>
        </w:trPr>
        <w:tc>
          <w:tcPr>
            <w:tcW w:w="177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5D0C1501"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Teamwork </w:t>
            </w:r>
          </w:p>
          <w:p w14:paraId="338EAD7E"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b/>
                <w:bCs/>
                <w:i/>
                <w:iCs/>
                <w:sz w:val="18"/>
                <w:szCs w:val="18"/>
              </w:rPr>
              <w:t>**If applicable </w:t>
            </w:r>
            <w:r w:rsidRPr="007E58EA">
              <w:rPr>
                <w:rFonts w:eastAsia="Times New Roman"/>
                <w:sz w:val="18"/>
                <w:szCs w:val="18"/>
              </w:rPr>
              <w:t> </w:t>
            </w:r>
          </w:p>
          <w:p w14:paraId="03A2845B"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b/>
                <w:bCs/>
                <w:i/>
                <w:iCs/>
                <w:sz w:val="18"/>
                <w:szCs w:val="18"/>
              </w:rPr>
              <w:t>(Team project)</w:t>
            </w:r>
            <w:r w:rsidRPr="007E58EA">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CBC58C6" w14:textId="77777777" w:rsidR="007E58EA" w:rsidRPr="007E58EA" w:rsidRDefault="007E58EA" w:rsidP="007E58EA">
            <w:pPr>
              <w:numPr>
                <w:ilvl w:val="0"/>
                <w:numId w:val="158"/>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The team allocated resources and task clearly.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0A662DF"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6.1 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2BCEAA"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A43ECC"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5B1432DB" w14:textId="77777777" w:rsidTr="007E58EA">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C72F9E1" w14:textId="77777777" w:rsidR="007E58EA" w:rsidRPr="007E58EA" w:rsidRDefault="007E58EA" w:rsidP="007E58EA">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E8F0A1" w14:textId="77777777" w:rsidR="007E58EA" w:rsidRPr="007E58EA" w:rsidRDefault="007E58EA" w:rsidP="007E58EA">
            <w:pPr>
              <w:numPr>
                <w:ilvl w:val="0"/>
                <w:numId w:val="159"/>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Transitions and rapport between team members were strong.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63F354"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6.1 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7AC91D"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824816"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07B20A7D" w14:textId="77777777" w:rsidTr="007E58EA">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0EFE49D" w14:textId="77777777" w:rsidR="007E58EA" w:rsidRPr="007E58EA" w:rsidRDefault="007E58EA" w:rsidP="007E58EA">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221879" w14:textId="77777777" w:rsidR="007E58EA" w:rsidRPr="007E58EA" w:rsidRDefault="007E58EA" w:rsidP="007E58EA">
            <w:pPr>
              <w:numPr>
                <w:ilvl w:val="0"/>
                <w:numId w:val="160"/>
              </w:numPr>
              <w:spacing w:after="0" w:line="240" w:lineRule="auto"/>
              <w:ind w:right="0" w:firstLine="0"/>
              <w:jc w:val="left"/>
              <w:textAlignment w:val="baseline"/>
              <w:rPr>
                <w:rFonts w:eastAsia="Times New Roman"/>
                <w:color w:val="auto"/>
                <w:sz w:val="22"/>
              </w:rPr>
            </w:pPr>
            <w:r w:rsidRPr="007E58EA">
              <w:rPr>
                <w:rFonts w:eastAsia="Times New Roman"/>
                <w:color w:val="auto"/>
                <w:sz w:val="22"/>
              </w:rPr>
              <w:t>Team members participated equally and helped each other as needed.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11D80F"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6.1 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09AAC44"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CF6713"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64FDA6C1" w14:textId="77777777" w:rsidTr="007E58EA">
        <w:trPr>
          <w:trHeight w:val="420"/>
        </w:trPr>
        <w:tc>
          <w:tcPr>
            <w:tcW w:w="17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44914EE"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Total  </w:t>
            </w:r>
          </w:p>
          <w:p w14:paraId="12B4DF28"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b/>
                <w:bCs/>
                <w:i/>
                <w:iCs/>
                <w:sz w:val="18"/>
                <w:szCs w:val="18"/>
              </w:rPr>
              <w:t>Individual Project</w:t>
            </w:r>
            <w:r w:rsidRPr="007E58EA">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FE1BC33" w14:textId="77777777" w:rsidR="007E58EA" w:rsidRPr="007E58EA" w:rsidRDefault="007E58EA" w:rsidP="007E58EA">
            <w:pPr>
              <w:spacing w:after="0" w:line="240" w:lineRule="auto"/>
              <w:ind w:left="0" w:right="0" w:firstLine="0"/>
              <w:jc w:val="right"/>
              <w:textAlignment w:val="baseline"/>
              <w:rPr>
                <w:rFonts w:ascii="Times New Roman" w:eastAsia="Times New Roman" w:hAnsi="Times New Roman" w:cs="Times New Roman"/>
                <w:szCs w:val="24"/>
              </w:rPr>
            </w:pPr>
            <w:r w:rsidRPr="007E58EA">
              <w:rPr>
                <w:rFonts w:eastAsia="Times New Roman"/>
                <w:szCs w:val="24"/>
              </w:rPr>
              <w:t>Total (out of 72) </w:t>
            </w:r>
          </w:p>
        </w:tc>
        <w:tc>
          <w:tcPr>
            <w:tcW w:w="9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1FDD2FB"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193DAF3"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72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043681A"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6309EFFD" w14:textId="77777777" w:rsidTr="007E58EA">
        <w:trPr>
          <w:trHeight w:val="390"/>
        </w:trPr>
        <w:tc>
          <w:tcPr>
            <w:tcW w:w="17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1F316F2"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Total </w:t>
            </w:r>
          </w:p>
          <w:p w14:paraId="15C44424"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b/>
                <w:bCs/>
                <w:i/>
                <w:iCs/>
                <w:sz w:val="18"/>
                <w:szCs w:val="18"/>
              </w:rPr>
              <w:t>Team project</w:t>
            </w:r>
            <w:r w:rsidRPr="007E58EA">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576E73B" w14:textId="77777777" w:rsidR="007E58EA" w:rsidRPr="007E58EA" w:rsidRDefault="007E58EA" w:rsidP="007E58EA">
            <w:pPr>
              <w:spacing w:after="0" w:line="240" w:lineRule="auto"/>
              <w:ind w:left="0" w:right="0" w:firstLine="0"/>
              <w:jc w:val="right"/>
              <w:textAlignment w:val="baseline"/>
              <w:rPr>
                <w:rFonts w:ascii="Times New Roman" w:eastAsia="Times New Roman" w:hAnsi="Times New Roman" w:cs="Times New Roman"/>
                <w:szCs w:val="24"/>
              </w:rPr>
            </w:pPr>
            <w:r w:rsidRPr="007E58EA">
              <w:rPr>
                <w:rFonts w:eastAsia="Times New Roman"/>
                <w:szCs w:val="24"/>
              </w:rPr>
              <w:t>Total (out of 92) </w:t>
            </w:r>
          </w:p>
        </w:tc>
        <w:tc>
          <w:tcPr>
            <w:tcW w:w="9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D918737"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2FD3F71"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 92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77B28F"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r w:rsidR="007E58EA" w:rsidRPr="007E58EA" w14:paraId="7842A135" w14:textId="77777777" w:rsidTr="007E58EA">
        <w:trPr>
          <w:trHeight w:val="435"/>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F48A729"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1419919" w14:textId="77777777" w:rsidR="007E58EA" w:rsidRPr="007E58EA" w:rsidRDefault="007E58EA" w:rsidP="007E58EA">
            <w:pPr>
              <w:spacing w:after="0" w:line="240" w:lineRule="auto"/>
              <w:ind w:left="0" w:right="0" w:firstLine="0"/>
              <w:jc w:val="right"/>
              <w:textAlignment w:val="baseline"/>
              <w:rPr>
                <w:rFonts w:ascii="Times New Roman" w:eastAsia="Times New Roman" w:hAnsi="Times New Roman" w:cs="Times New Roman"/>
                <w:szCs w:val="24"/>
              </w:rPr>
            </w:pPr>
            <w:r w:rsidRPr="007E58EA">
              <w:rPr>
                <w:rFonts w:eastAsia="Times New Roman"/>
                <w:b/>
                <w:bCs/>
                <w:szCs w:val="24"/>
              </w:rPr>
              <w:t>Final Grade (out of 20)</w:t>
            </w:r>
            <w:r w:rsidRPr="007E58EA">
              <w:rPr>
                <w:rFonts w:eastAsia="Times New Roman"/>
                <w:szCs w:val="24"/>
              </w:rPr>
              <w:t> </w:t>
            </w:r>
          </w:p>
        </w:tc>
        <w:tc>
          <w:tcPr>
            <w:tcW w:w="9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C9B3FAD"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AE6C9C1" w14:textId="77777777" w:rsidR="007E58EA" w:rsidRPr="007E58EA" w:rsidRDefault="007E58EA" w:rsidP="007E58EA">
            <w:pPr>
              <w:spacing w:after="0" w:line="240" w:lineRule="auto"/>
              <w:ind w:left="0" w:right="0" w:firstLine="0"/>
              <w:jc w:val="center"/>
              <w:textAlignment w:val="baseline"/>
              <w:rPr>
                <w:rFonts w:ascii="Times New Roman" w:eastAsia="Times New Roman" w:hAnsi="Times New Roman" w:cs="Times New Roman"/>
                <w:szCs w:val="24"/>
              </w:rPr>
            </w:pPr>
            <w:r w:rsidRPr="007E58EA">
              <w:rPr>
                <w:rFonts w:eastAsia="Times New Roman"/>
                <w:b/>
                <w:bCs/>
                <w:szCs w:val="24"/>
              </w:rPr>
              <w:t>   / 20</w:t>
            </w:r>
            <w:r w:rsidRPr="007E58EA">
              <w:rPr>
                <w:rFonts w:eastAsia="Times New Roman"/>
                <w:szCs w:val="24"/>
              </w:rPr>
              <w:t>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D6DF55" w14:textId="77777777" w:rsidR="007E58EA" w:rsidRPr="007E58EA" w:rsidRDefault="007E58EA" w:rsidP="007E58EA">
            <w:pPr>
              <w:spacing w:after="0" w:line="240" w:lineRule="auto"/>
              <w:ind w:left="0" w:right="0" w:firstLine="0"/>
              <w:jc w:val="left"/>
              <w:textAlignment w:val="baseline"/>
              <w:rPr>
                <w:rFonts w:ascii="Times New Roman" w:eastAsia="Times New Roman" w:hAnsi="Times New Roman" w:cs="Times New Roman"/>
                <w:szCs w:val="24"/>
              </w:rPr>
            </w:pPr>
            <w:r w:rsidRPr="007E58EA">
              <w:rPr>
                <w:rFonts w:eastAsia="Times New Roman"/>
                <w:szCs w:val="24"/>
              </w:rPr>
              <w:t> </w:t>
            </w:r>
          </w:p>
        </w:tc>
      </w:tr>
    </w:tbl>
    <w:p w14:paraId="2F2F6C96" w14:textId="77777777" w:rsidR="007E58EA" w:rsidRPr="007E58EA" w:rsidRDefault="007E58EA" w:rsidP="007E58EA">
      <w:pPr>
        <w:spacing w:after="0" w:line="240" w:lineRule="auto"/>
        <w:ind w:left="360" w:right="0" w:firstLine="0"/>
        <w:textAlignment w:val="baseline"/>
        <w:rPr>
          <w:rFonts w:ascii="Segoe UI" w:eastAsia="Times New Roman" w:hAnsi="Segoe UI" w:cs="Segoe UI"/>
          <w:sz w:val="18"/>
          <w:szCs w:val="18"/>
        </w:rPr>
      </w:pPr>
      <w:r w:rsidRPr="007E58EA">
        <w:rPr>
          <w:rFonts w:eastAsia="Times New Roman"/>
          <w:i/>
          <w:iCs/>
          <w:sz w:val="18"/>
          <w:szCs w:val="18"/>
        </w:rPr>
        <w:t>*Evaluated individually</w:t>
      </w:r>
      <w:r w:rsidRPr="007E58EA">
        <w:rPr>
          <w:rFonts w:eastAsia="Times New Roman"/>
          <w:sz w:val="18"/>
          <w:szCs w:val="18"/>
        </w:rPr>
        <w:t> </w:t>
      </w:r>
    </w:p>
    <w:p w14:paraId="4965738F" w14:textId="77777777" w:rsidR="007E58EA" w:rsidRPr="007E58EA" w:rsidRDefault="007E58EA" w:rsidP="007E58EA">
      <w:pPr>
        <w:spacing w:after="0" w:line="240" w:lineRule="auto"/>
        <w:ind w:left="360" w:right="0" w:firstLine="0"/>
        <w:textAlignment w:val="baseline"/>
        <w:rPr>
          <w:rFonts w:ascii="Segoe UI" w:eastAsia="Times New Roman" w:hAnsi="Segoe UI" w:cs="Segoe UI"/>
          <w:sz w:val="18"/>
          <w:szCs w:val="18"/>
        </w:rPr>
      </w:pPr>
      <w:r w:rsidRPr="007E58EA">
        <w:rPr>
          <w:rFonts w:eastAsia="Times New Roman"/>
          <w:i/>
          <w:iCs/>
          <w:sz w:val="18"/>
          <w:szCs w:val="18"/>
        </w:rPr>
        <w:t>**For team project only</w:t>
      </w:r>
      <w:r w:rsidRPr="007E58EA">
        <w:rPr>
          <w:rFonts w:eastAsia="Times New Roman"/>
          <w:sz w:val="18"/>
          <w:szCs w:val="18"/>
        </w:rPr>
        <w:t> </w:t>
      </w:r>
    </w:p>
    <w:p w14:paraId="540F1036" w14:textId="77777777" w:rsidR="007E58EA" w:rsidRPr="007E58EA" w:rsidRDefault="007E58EA" w:rsidP="007E58EA">
      <w:pPr>
        <w:spacing w:after="0" w:line="240" w:lineRule="auto"/>
        <w:ind w:left="360" w:right="0" w:firstLine="0"/>
        <w:textAlignment w:val="baseline"/>
        <w:rPr>
          <w:rFonts w:ascii="Segoe UI" w:eastAsia="Times New Roman" w:hAnsi="Segoe UI" w:cs="Segoe UI"/>
          <w:sz w:val="18"/>
          <w:szCs w:val="18"/>
        </w:rPr>
      </w:pPr>
      <w:r w:rsidRPr="007E58EA">
        <w:rPr>
          <w:rFonts w:eastAsia="Times New Roman"/>
          <w:sz w:val="18"/>
          <w:szCs w:val="18"/>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34"/>
        <w:gridCol w:w="2909"/>
        <w:gridCol w:w="1185"/>
        <w:gridCol w:w="2182"/>
        <w:gridCol w:w="1069"/>
        <w:gridCol w:w="1510"/>
      </w:tblGrid>
      <w:tr w:rsidR="007E58EA" w:rsidRPr="007E58EA" w14:paraId="5765D962" w14:textId="77777777" w:rsidTr="007E58EA">
        <w:trPr>
          <w:trHeight w:val="675"/>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0EDCA99" w14:textId="77777777" w:rsidR="007E58EA" w:rsidRPr="007E58EA" w:rsidRDefault="007E58EA" w:rsidP="007E58EA">
            <w:pPr>
              <w:spacing w:after="0" w:line="240" w:lineRule="auto"/>
              <w:ind w:left="0" w:right="0" w:firstLine="0"/>
              <w:textAlignment w:val="baseline"/>
              <w:rPr>
                <w:rFonts w:ascii="Times New Roman" w:eastAsia="Times New Roman" w:hAnsi="Times New Roman" w:cs="Times New Roman"/>
                <w:szCs w:val="24"/>
              </w:rPr>
            </w:pPr>
            <w:r w:rsidRPr="007E58EA">
              <w:rPr>
                <w:rFonts w:eastAsia="Times New Roman"/>
                <w:b/>
                <w:bCs/>
                <w:szCs w:val="24"/>
              </w:rPr>
              <w:t>Supervisor Name</w:t>
            </w:r>
            <w:r w:rsidRPr="007E58EA">
              <w:rPr>
                <w:rFonts w:eastAsia="Times New Roman"/>
                <w:szCs w:val="24"/>
              </w:rPr>
              <w:t>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822767" w14:textId="77777777" w:rsidR="007E58EA" w:rsidRPr="007E58EA" w:rsidRDefault="007E58EA" w:rsidP="007E58EA">
            <w:pPr>
              <w:spacing w:after="0" w:line="240" w:lineRule="auto"/>
              <w:ind w:left="0" w:right="0" w:firstLine="0"/>
              <w:textAlignment w:val="baseline"/>
              <w:rPr>
                <w:rFonts w:ascii="Times New Roman" w:eastAsia="Times New Roman" w:hAnsi="Times New Roman" w:cs="Times New Roman"/>
                <w:szCs w:val="24"/>
              </w:rPr>
            </w:pPr>
            <w:r w:rsidRPr="007E58EA">
              <w:rPr>
                <w:rFonts w:eastAsia="Times New Roman"/>
                <w:b/>
                <w:bCs/>
                <w:szCs w:val="24"/>
              </w:rPr>
              <w:t> </w:t>
            </w:r>
            <w:r w:rsidRPr="007E58EA">
              <w:rPr>
                <w:rFonts w:eastAsia="Times New Roman"/>
                <w:szCs w:val="24"/>
              </w:rPr>
              <w:t> </w:t>
            </w:r>
          </w:p>
          <w:p w14:paraId="252E4966" w14:textId="77777777" w:rsidR="007E58EA" w:rsidRPr="007E58EA" w:rsidRDefault="007E58EA" w:rsidP="007E58EA">
            <w:pPr>
              <w:spacing w:after="0" w:line="240" w:lineRule="auto"/>
              <w:ind w:left="0" w:right="0" w:firstLine="0"/>
              <w:textAlignment w:val="baseline"/>
              <w:rPr>
                <w:rFonts w:ascii="Times New Roman" w:eastAsia="Times New Roman" w:hAnsi="Times New Roman" w:cs="Times New Roman"/>
                <w:szCs w:val="24"/>
              </w:rPr>
            </w:pPr>
            <w:r w:rsidRPr="007E58EA">
              <w:rPr>
                <w:rFonts w:eastAsia="Times New Roman"/>
                <w:b/>
                <w:bCs/>
                <w:szCs w:val="24"/>
              </w:rPr>
              <w:t> </w:t>
            </w:r>
            <w:r w:rsidRPr="007E58EA">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BC2A39F" w14:textId="77777777" w:rsidR="007E58EA" w:rsidRPr="007E58EA" w:rsidRDefault="007E58EA" w:rsidP="007E58EA">
            <w:pPr>
              <w:spacing w:after="0" w:line="240" w:lineRule="auto"/>
              <w:ind w:left="0" w:right="0" w:firstLine="0"/>
              <w:textAlignment w:val="baseline"/>
              <w:rPr>
                <w:rFonts w:ascii="Times New Roman" w:eastAsia="Times New Roman" w:hAnsi="Times New Roman" w:cs="Times New Roman"/>
                <w:szCs w:val="24"/>
              </w:rPr>
            </w:pPr>
            <w:r w:rsidRPr="007E58EA">
              <w:rPr>
                <w:rFonts w:eastAsia="Times New Roman"/>
                <w:b/>
                <w:bCs/>
                <w:szCs w:val="24"/>
              </w:rPr>
              <w:t>Signature</w:t>
            </w:r>
            <w:r w:rsidRPr="007E58EA">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0BF53B" w14:textId="77777777" w:rsidR="007E58EA" w:rsidRPr="007E58EA" w:rsidRDefault="007E58EA" w:rsidP="007E58EA">
            <w:pPr>
              <w:spacing w:after="0" w:line="240" w:lineRule="auto"/>
              <w:ind w:left="0" w:right="0" w:firstLine="0"/>
              <w:textAlignment w:val="baseline"/>
              <w:rPr>
                <w:rFonts w:ascii="Times New Roman" w:eastAsia="Times New Roman" w:hAnsi="Times New Roman" w:cs="Times New Roman"/>
                <w:szCs w:val="24"/>
              </w:rPr>
            </w:pPr>
            <w:r w:rsidRPr="007E58EA">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6CBDCFB" w14:textId="77777777" w:rsidR="007E58EA" w:rsidRPr="007E58EA" w:rsidRDefault="007E58EA" w:rsidP="007E58EA">
            <w:pPr>
              <w:spacing w:after="0" w:line="240" w:lineRule="auto"/>
              <w:ind w:left="0" w:right="0" w:firstLine="0"/>
              <w:textAlignment w:val="baseline"/>
              <w:rPr>
                <w:rFonts w:ascii="Times New Roman" w:eastAsia="Times New Roman" w:hAnsi="Times New Roman" w:cs="Times New Roman"/>
                <w:szCs w:val="24"/>
              </w:rPr>
            </w:pPr>
            <w:r w:rsidRPr="007E58EA">
              <w:rPr>
                <w:rFonts w:eastAsia="Times New Roman"/>
                <w:b/>
                <w:bCs/>
                <w:szCs w:val="24"/>
              </w:rPr>
              <w:t>Date  </w:t>
            </w:r>
            <w:r w:rsidRPr="007E58EA">
              <w:rPr>
                <w:rFonts w:eastAsia="Times New Roman"/>
                <w:szCs w:val="24"/>
              </w:rPr>
              <w:t> </w:t>
            </w:r>
          </w:p>
        </w:tc>
        <w:tc>
          <w:tcPr>
            <w:tcW w:w="2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5E96F76" w14:textId="77777777" w:rsidR="007E58EA" w:rsidRPr="007E58EA" w:rsidRDefault="007E58EA" w:rsidP="007E58EA">
            <w:pPr>
              <w:spacing w:after="0" w:line="240" w:lineRule="auto"/>
              <w:ind w:left="0" w:right="0" w:firstLine="0"/>
              <w:textAlignment w:val="baseline"/>
              <w:rPr>
                <w:rFonts w:ascii="Times New Roman" w:eastAsia="Times New Roman" w:hAnsi="Times New Roman" w:cs="Times New Roman"/>
                <w:szCs w:val="24"/>
              </w:rPr>
            </w:pPr>
            <w:r w:rsidRPr="007E58EA">
              <w:rPr>
                <w:rFonts w:eastAsia="Times New Roman"/>
                <w:b/>
                <w:bCs/>
                <w:szCs w:val="24"/>
              </w:rPr>
              <w:t> </w:t>
            </w:r>
            <w:r w:rsidRPr="007E58EA">
              <w:rPr>
                <w:rFonts w:eastAsia="Times New Roman"/>
                <w:szCs w:val="24"/>
              </w:rPr>
              <w:t> </w:t>
            </w:r>
          </w:p>
        </w:tc>
      </w:tr>
    </w:tbl>
    <w:p w14:paraId="7951646F" w14:textId="77777777" w:rsidR="007E58EA" w:rsidRPr="007E58EA" w:rsidRDefault="007E58EA" w:rsidP="007E58EA">
      <w:pPr>
        <w:spacing w:after="0" w:line="240" w:lineRule="auto"/>
        <w:ind w:left="0" w:right="0" w:firstLine="0"/>
        <w:textAlignment w:val="baseline"/>
        <w:rPr>
          <w:rFonts w:ascii="Segoe UI" w:eastAsia="Times New Roman" w:hAnsi="Segoe UI" w:cs="Segoe UI"/>
          <w:sz w:val="18"/>
          <w:szCs w:val="18"/>
        </w:rPr>
      </w:pPr>
      <w:r w:rsidRPr="007E58EA">
        <w:rPr>
          <w:rFonts w:eastAsia="Times New Roman"/>
          <w:szCs w:val="24"/>
        </w:rPr>
        <w:lastRenderedPageBreak/>
        <w:t> </w:t>
      </w:r>
    </w:p>
    <w:p w14:paraId="499C5C73" w14:textId="1B9CCC23" w:rsidR="000808AB" w:rsidRPr="000808AB" w:rsidRDefault="000808AB" w:rsidP="000808AB">
      <w:pPr>
        <w:spacing w:after="0" w:line="240" w:lineRule="auto"/>
        <w:ind w:left="0" w:right="0" w:firstLine="0"/>
        <w:jc w:val="center"/>
        <w:textAlignment w:val="baseline"/>
        <w:rPr>
          <w:rFonts w:ascii="Segoe UI" w:eastAsia="Times New Roman" w:hAnsi="Segoe UI" w:cs="Segoe UI"/>
          <w:sz w:val="18"/>
          <w:szCs w:val="18"/>
        </w:rPr>
      </w:pPr>
      <w:r w:rsidRPr="000808AB">
        <w:rPr>
          <w:rFonts w:ascii="Segoe UI" w:eastAsia="Times New Roman" w:hAnsi="Segoe UI" w:cs="Segoe UI"/>
          <w:noProof/>
          <w:sz w:val="18"/>
          <w:szCs w:val="18"/>
        </w:rPr>
        <w:drawing>
          <wp:inline distT="0" distB="0" distL="0" distR="0" wp14:anchorId="3D0D7DB5" wp14:editId="5305ABCD">
            <wp:extent cx="5010150" cy="1371600"/>
            <wp:effectExtent l="0" t="0" r="0" b="0"/>
            <wp:docPr id="1255149094" name="Picture 1255149094" descr="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49094" name="Picture 2" descr="A red white and blue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0150" cy="1371600"/>
                    </a:xfrm>
                    <a:prstGeom prst="rect">
                      <a:avLst/>
                    </a:prstGeom>
                    <a:noFill/>
                    <a:ln>
                      <a:noFill/>
                    </a:ln>
                  </pic:spPr>
                </pic:pic>
              </a:graphicData>
            </a:graphic>
          </wp:inline>
        </w:drawing>
      </w:r>
      <w:r w:rsidRPr="000808AB">
        <w:rPr>
          <w:rFonts w:eastAsia="Times New Roman"/>
          <w:szCs w:val="24"/>
        </w:rPr>
        <w:t> </w:t>
      </w:r>
    </w:p>
    <w:p w14:paraId="0E937D80" w14:textId="77777777" w:rsidR="000808AB" w:rsidRPr="000808AB" w:rsidRDefault="000808AB" w:rsidP="000808AB">
      <w:pPr>
        <w:spacing w:after="0" w:line="240" w:lineRule="auto"/>
        <w:ind w:left="0" w:right="0" w:firstLine="0"/>
        <w:jc w:val="center"/>
        <w:textAlignment w:val="baseline"/>
        <w:rPr>
          <w:rFonts w:ascii="Segoe UI" w:eastAsia="Times New Roman" w:hAnsi="Segoe UI" w:cs="Segoe UI"/>
          <w:b/>
          <w:bCs/>
          <w:color w:val="4F81BD"/>
          <w:sz w:val="18"/>
          <w:szCs w:val="18"/>
        </w:rPr>
      </w:pPr>
      <w:r w:rsidRPr="000808AB">
        <w:rPr>
          <w:rFonts w:eastAsia="Times New Roman"/>
          <w:b/>
          <w:bCs/>
          <w:i/>
          <w:iCs/>
          <w:color w:val="auto"/>
          <w:sz w:val="36"/>
          <w:szCs w:val="36"/>
        </w:rPr>
        <w:t>Capstone Project (COSC 490)</w:t>
      </w:r>
      <w:r w:rsidRPr="000808AB">
        <w:rPr>
          <w:rFonts w:eastAsia="Times New Roman"/>
          <w:b/>
          <w:bCs/>
          <w:color w:val="auto"/>
          <w:sz w:val="36"/>
          <w:szCs w:val="36"/>
        </w:rPr>
        <w:t> </w:t>
      </w:r>
    </w:p>
    <w:p w14:paraId="4B42432F" w14:textId="77777777" w:rsidR="000808AB" w:rsidRPr="000808AB" w:rsidRDefault="000808AB" w:rsidP="000808AB">
      <w:pPr>
        <w:spacing w:after="0" w:line="240" w:lineRule="auto"/>
        <w:ind w:left="0" w:right="0" w:firstLine="0"/>
        <w:jc w:val="center"/>
        <w:textAlignment w:val="baseline"/>
        <w:rPr>
          <w:rFonts w:ascii="Segoe UI" w:eastAsia="Times New Roman" w:hAnsi="Segoe UI" w:cs="Segoe UI"/>
          <w:b/>
          <w:bCs/>
          <w:color w:val="4F81BD"/>
          <w:sz w:val="18"/>
          <w:szCs w:val="18"/>
        </w:rPr>
      </w:pPr>
      <w:r w:rsidRPr="000808AB">
        <w:rPr>
          <w:rFonts w:eastAsia="Times New Roman"/>
          <w:b/>
          <w:bCs/>
          <w:i/>
          <w:iCs/>
          <w:color w:val="C00000"/>
          <w:sz w:val="28"/>
          <w:szCs w:val="28"/>
        </w:rPr>
        <w:t>Final Evaluation – Report</w:t>
      </w:r>
      <w:r w:rsidRPr="000808AB">
        <w:rPr>
          <w:rFonts w:eastAsia="Times New Roman"/>
          <w:b/>
          <w:bCs/>
          <w:color w:val="C00000"/>
          <w:sz w:val="28"/>
          <w:szCs w:val="28"/>
        </w:rPr>
        <w:t> </w:t>
      </w:r>
    </w:p>
    <w:p w14:paraId="481837F1" w14:textId="77777777" w:rsidR="000808AB" w:rsidRPr="000808AB" w:rsidRDefault="000808AB" w:rsidP="000808AB">
      <w:pPr>
        <w:spacing w:after="0" w:line="240" w:lineRule="auto"/>
        <w:ind w:left="0" w:right="0" w:firstLine="0"/>
        <w:textAlignment w:val="baseline"/>
        <w:rPr>
          <w:rFonts w:ascii="Segoe UI" w:eastAsia="Times New Roman" w:hAnsi="Segoe UI" w:cs="Segoe UI"/>
          <w:sz w:val="18"/>
          <w:szCs w:val="18"/>
        </w:rPr>
      </w:pPr>
      <w:r w:rsidRPr="000808AB">
        <w:rPr>
          <w:rFonts w:eastAsia="Times New Roman"/>
          <w:szCs w:val="24"/>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6"/>
        <w:gridCol w:w="2788"/>
        <w:gridCol w:w="1496"/>
        <w:gridCol w:w="617"/>
        <w:gridCol w:w="779"/>
        <w:gridCol w:w="617"/>
        <w:gridCol w:w="887"/>
        <w:gridCol w:w="617"/>
        <w:gridCol w:w="932"/>
      </w:tblGrid>
      <w:tr w:rsidR="000808AB" w:rsidRPr="000808AB" w14:paraId="0DAB6A99" w14:textId="77777777" w:rsidTr="000808AB">
        <w:trPr>
          <w:trHeight w:val="58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426F888" w14:textId="77777777" w:rsidR="000808AB" w:rsidRPr="000808AB" w:rsidRDefault="000808AB" w:rsidP="000808AB">
            <w:pPr>
              <w:spacing w:after="0" w:line="240" w:lineRule="auto"/>
              <w:ind w:left="105" w:right="0" w:firstLine="0"/>
              <w:jc w:val="left"/>
              <w:textAlignment w:val="baseline"/>
              <w:rPr>
                <w:rFonts w:ascii="Times New Roman" w:eastAsia="Times New Roman" w:hAnsi="Times New Roman" w:cs="Times New Roman"/>
                <w:szCs w:val="24"/>
              </w:rPr>
            </w:pPr>
            <w:r w:rsidRPr="000808AB">
              <w:rPr>
                <w:rFonts w:eastAsia="Times New Roman"/>
                <w:b/>
                <w:bCs/>
                <w:szCs w:val="24"/>
              </w:rPr>
              <w:t>Name of Student  </w:t>
            </w:r>
            <w:r w:rsidRPr="000808AB">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196D65" w14:textId="77777777" w:rsidR="000808AB" w:rsidRPr="000808AB" w:rsidRDefault="000808AB" w:rsidP="000808AB">
            <w:pPr>
              <w:spacing w:after="0" w:line="240" w:lineRule="auto"/>
              <w:ind w:left="105"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8869C6C" w14:textId="77777777" w:rsidR="000808AB" w:rsidRPr="000808AB" w:rsidRDefault="000808AB" w:rsidP="000808AB">
            <w:pPr>
              <w:spacing w:after="0" w:line="240" w:lineRule="auto"/>
              <w:ind w:left="105" w:right="0" w:firstLine="0"/>
              <w:jc w:val="left"/>
              <w:textAlignment w:val="baseline"/>
              <w:rPr>
                <w:rFonts w:ascii="Times New Roman" w:eastAsia="Times New Roman" w:hAnsi="Times New Roman" w:cs="Times New Roman"/>
                <w:szCs w:val="24"/>
              </w:rPr>
            </w:pPr>
            <w:r w:rsidRPr="000808AB">
              <w:rPr>
                <w:rFonts w:eastAsia="Times New Roman"/>
                <w:b/>
                <w:bCs/>
                <w:szCs w:val="24"/>
              </w:rPr>
              <w:t>Student ID </w:t>
            </w:r>
            <w:r w:rsidRPr="000808AB">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3F2BC82E"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2AC18E7D" w14:textId="77777777" w:rsidTr="000808AB">
        <w:trPr>
          <w:trHeight w:val="6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42539EA" w14:textId="77777777" w:rsidR="000808AB" w:rsidRPr="000808AB" w:rsidRDefault="000808AB" w:rsidP="000808AB">
            <w:pPr>
              <w:spacing w:after="0" w:line="240" w:lineRule="auto"/>
              <w:ind w:left="105" w:right="0" w:firstLine="0"/>
              <w:jc w:val="left"/>
              <w:textAlignment w:val="baseline"/>
              <w:rPr>
                <w:rFonts w:ascii="Times New Roman" w:eastAsia="Times New Roman" w:hAnsi="Times New Roman" w:cs="Times New Roman"/>
                <w:szCs w:val="24"/>
              </w:rPr>
            </w:pPr>
            <w:r w:rsidRPr="000808AB">
              <w:rPr>
                <w:rFonts w:eastAsia="Times New Roman"/>
                <w:b/>
                <w:bCs/>
                <w:szCs w:val="24"/>
              </w:rPr>
              <w:t>College  </w:t>
            </w:r>
            <w:r w:rsidRPr="000808AB">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2B80AE" w14:textId="77777777" w:rsidR="000808AB" w:rsidRPr="000808AB" w:rsidRDefault="000808AB" w:rsidP="000808AB">
            <w:pPr>
              <w:spacing w:after="0" w:line="240" w:lineRule="auto"/>
              <w:ind w:left="105"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6F44F4D" w14:textId="77777777" w:rsidR="000808AB" w:rsidRPr="000808AB" w:rsidRDefault="000808AB" w:rsidP="000808AB">
            <w:pPr>
              <w:spacing w:after="0" w:line="240" w:lineRule="auto"/>
              <w:ind w:left="105" w:right="0" w:firstLine="0"/>
              <w:jc w:val="left"/>
              <w:textAlignment w:val="baseline"/>
              <w:rPr>
                <w:rFonts w:ascii="Times New Roman" w:eastAsia="Times New Roman" w:hAnsi="Times New Roman" w:cs="Times New Roman"/>
                <w:szCs w:val="24"/>
              </w:rPr>
            </w:pPr>
            <w:r w:rsidRPr="000808AB">
              <w:rPr>
                <w:rFonts w:eastAsia="Times New Roman"/>
                <w:b/>
                <w:bCs/>
                <w:szCs w:val="24"/>
              </w:rPr>
              <w:t>Program  </w:t>
            </w:r>
            <w:r w:rsidRPr="000808AB">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759330BC"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1DD4F801" w14:textId="77777777" w:rsidTr="000808AB">
        <w:trPr>
          <w:trHeight w:val="55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E84245B" w14:textId="77777777" w:rsidR="000808AB" w:rsidRPr="000808AB" w:rsidRDefault="000808AB" w:rsidP="000808AB">
            <w:pPr>
              <w:spacing w:after="0" w:line="240" w:lineRule="auto"/>
              <w:ind w:left="105" w:right="0" w:firstLine="0"/>
              <w:jc w:val="left"/>
              <w:textAlignment w:val="baseline"/>
              <w:rPr>
                <w:rFonts w:ascii="Times New Roman" w:eastAsia="Times New Roman" w:hAnsi="Times New Roman" w:cs="Times New Roman"/>
                <w:szCs w:val="24"/>
              </w:rPr>
            </w:pPr>
            <w:r w:rsidRPr="000808AB">
              <w:rPr>
                <w:rFonts w:eastAsia="Times New Roman"/>
                <w:b/>
                <w:bCs/>
                <w:szCs w:val="24"/>
              </w:rPr>
              <w:t>Course Title  </w:t>
            </w:r>
            <w:r w:rsidRPr="000808AB">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E7393D3" w14:textId="77777777" w:rsidR="000808AB" w:rsidRPr="000808AB" w:rsidRDefault="000808AB" w:rsidP="000808AB">
            <w:pPr>
              <w:spacing w:after="0" w:line="240" w:lineRule="auto"/>
              <w:ind w:left="105"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2FAB430" w14:textId="77777777" w:rsidR="000808AB" w:rsidRPr="000808AB" w:rsidRDefault="000808AB" w:rsidP="000808AB">
            <w:pPr>
              <w:spacing w:after="0" w:line="240" w:lineRule="auto"/>
              <w:ind w:left="105" w:right="0" w:firstLine="0"/>
              <w:jc w:val="left"/>
              <w:textAlignment w:val="baseline"/>
              <w:rPr>
                <w:rFonts w:ascii="Times New Roman" w:eastAsia="Times New Roman" w:hAnsi="Times New Roman" w:cs="Times New Roman"/>
                <w:szCs w:val="24"/>
              </w:rPr>
            </w:pPr>
            <w:r w:rsidRPr="000808AB">
              <w:rPr>
                <w:rFonts w:eastAsia="Times New Roman"/>
                <w:b/>
                <w:bCs/>
                <w:szCs w:val="24"/>
              </w:rPr>
              <w:t>Course Code </w:t>
            </w:r>
            <w:r w:rsidRPr="000808AB">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66DF4132"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69FA3D78" w14:textId="77777777" w:rsidTr="000808AB">
        <w:trPr>
          <w:trHeight w:val="100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E3B0ADE" w14:textId="77777777" w:rsidR="000808AB" w:rsidRPr="000808AB" w:rsidRDefault="000808AB" w:rsidP="000808AB">
            <w:pPr>
              <w:spacing w:after="0" w:line="240" w:lineRule="auto"/>
              <w:ind w:left="105" w:right="0" w:firstLine="0"/>
              <w:jc w:val="left"/>
              <w:textAlignment w:val="baseline"/>
              <w:rPr>
                <w:rFonts w:ascii="Times New Roman" w:eastAsia="Times New Roman" w:hAnsi="Times New Roman" w:cs="Times New Roman"/>
                <w:szCs w:val="24"/>
              </w:rPr>
            </w:pPr>
            <w:r w:rsidRPr="000808AB">
              <w:rPr>
                <w:rFonts w:eastAsia="Times New Roman"/>
                <w:b/>
                <w:bCs/>
                <w:szCs w:val="24"/>
              </w:rPr>
              <w:t>Project/ Project Title</w:t>
            </w:r>
            <w:r w:rsidRPr="000808AB">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A1CAB96" w14:textId="77777777" w:rsidR="000808AB" w:rsidRPr="000808AB" w:rsidRDefault="000808AB" w:rsidP="000808AB">
            <w:pPr>
              <w:spacing w:after="0" w:line="240" w:lineRule="auto"/>
              <w:ind w:left="105"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8EF512B" w14:textId="77777777" w:rsidR="000808AB" w:rsidRPr="000808AB" w:rsidRDefault="000808AB" w:rsidP="000808AB">
            <w:pPr>
              <w:spacing w:after="0" w:line="240" w:lineRule="auto"/>
              <w:ind w:left="105" w:right="0" w:firstLine="0"/>
              <w:jc w:val="left"/>
              <w:textAlignment w:val="baseline"/>
              <w:rPr>
                <w:rFonts w:ascii="Times New Roman" w:eastAsia="Times New Roman" w:hAnsi="Times New Roman" w:cs="Times New Roman"/>
                <w:szCs w:val="24"/>
              </w:rPr>
            </w:pPr>
            <w:r w:rsidRPr="000808AB">
              <w:rPr>
                <w:rFonts w:eastAsia="Times New Roman"/>
                <w:b/>
                <w:bCs/>
                <w:szCs w:val="24"/>
              </w:rPr>
              <w:t>Academic Year</w:t>
            </w:r>
            <w:r w:rsidRPr="000808AB">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60099086"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31F19AB3" w14:textId="77777777" w:rsidTr="000808AB">
        <w:trPr>
          <w:trHeight w:val="3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01507CD" w14:textId="77777777" w:rsidR="000808AB" w:rsidRPr="000808AB" w:rsidRDefault="000808AB" w:rsidP="000808AB">
            <w:pPr>
              <w:spacing w:after="0" w:line="240" w:lineRule="auto"/>
              <w:ind w:left="105" w:right="0" w:firstLine="0"/>
              <w:jc w:val="left"/>
              <w:textAlignment w:val="baseline"/>
              <w:rPr>
                <w:rFonts w:ascii="Times New Roman" w:eastAsia="Times New Roman" w:hAnsi="Times New Roman" w:cs="Times New Roman"/>
                <w:szCs w:val="24"/>
              </w:rPr>
            </w:pPr>
            <w:r w:rsidRPr="000808AB">
              <w:rPr>
                <w:rFonts w:eastAsia="Times New Roman"/>
                <w:b/>
                <w:bCs/>
                <w:szCs w:val="24"/>
              </w:rPr>
              <w:t>Supervisor Name    </w:t>
            </w:r>
            <w:r w:rsidRPr="000808AB">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D909D6" w14:textId="77777777" w:rsidR="000808AB" w:rsidRPr="000808AB" w:rsidRDefault="000808AB" w:rsidP="000808AB">
            <w:pPr>
              <w:spacing w:after="0" w:line="240" w:lineRule="auto"/>
              <w:ind w:left="105"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E5AF95B" w14:textId="77777777" w:rsidR="000808AB" w:rsidRPr="000808AB" w:rsidRDefault="000808AB" w:rsidP="000808AB">
            <w:pPr>
              <w:spacing w:after="0" w:line="240" w:lineRule="auto"/>
              <w:ind w:left="105" w:right="0" w:firstLine="0"/>
              <w:jc w:val="left"/>
              <w:textAlignment w:val="baseline"/>
              <w:rPr>
                <w:rFonts w:ascii="Times New Roman" w:eastAsia="Times New Roman" w:hAnsi="Times New Roman" w:cs="Times New Roman"/>
                <w:szCs w:val="24"/>
              </w:rPr>
            </w:pPr>
            <w:r w:rsidRPr="000808AB">
              <w:rPr>
                <w:rFonts w:eastAsia="Times New Roman"/>
                <w:b/>
                <w:bCs/>
                <w:szCs w:val="24"/>
              </w:rPr>
              <w:t>Semester</w:t>
            </w:r>
            <w:r w:rsidRPr="000808AB">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1D151F"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DBFF073"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b/>
                <w:bCs/>
                <w:szCs w:val="24"/>
              </w:rPr>
              <w:t>First</w:t>
            </w:r>
            <w:r w:rsidRPr="000808AB">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7782960"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7D7F7D3"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b/>
                <w:bCs/>
                <w:szCs w:val="24"/>
              </w:rPr>
              <w:t>Second</w:t>
            </w:r>
            <w:r w:rsidRPr="000808AB">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34B6372"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E32E7C0"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b/>
                <w:bCs/>
                <w:szCs w:val="24"/>
              </w:rPr>
              <w:t>Summer</w:t>
            </w:r>
            <w:r w:rsidRPr="000808AB">
              <w:rPr>
                <w:rFonts w:eastAsia="Times New Roman"/>
                <w:szCs w:val="24"/>
              </w:rPr>
              <w:t> </w:t>
            </w:r>
          </w:p>
        </w:tc>
      </w:tr>
    </w:tbl>
    <w:p w14:paraId="1CC898E0" w14:textId="77777777" w:rsidR="000808AB" w:rsidRPr="000808AB" w:rsidRDefault="000808AB" w:rsidP="000808AB">
      <w:pPr>
        <w:spacing w:after="0" w:line="240" w:lineRule="auto"/>
        <w:ind w:left="0" w:right="0" w:firstLine="0"/>
        <w:textAlignment w:val="baseline"/>
        <w:rPr>
          <w:rFonts w:ascii="Segoe UI" w:eastAsia="Times New Roman" w:hAnsi="Segoe UI" w:cs="Segoe UI"/>
          <w:sz w:val="18"/>
          <w:szCs w:val="18"/>
        </w:rPr>
      </w:pPr>
      <w:r w:rsidRPr="000808AB">
        <w:rPr>
          <w:rFonts w:eastAsia="Times New Roman"/>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3"/>
        <w:gridCol w:w="4906"/>
        <w:gridCol w:w="706"/>
        <w:gridCol w:w="759"/>
        <w:gridCol w:w="2720"/>
      </w:tblGrid>
      <w:tr w:rsidR="000808AB" w:rsidRPr="000808AB" w14:paraId="775BBF70" w14:textId="77777777" w:rsidTr="000808AB">
        <w:trPr>
          <w:trHeight w:val="45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69D86AA"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b/>
                <w:bCs/>
                <w:szCs w:val="24"/>
              </w:rPr>
              <w:t>Criteria</w:t>
            </w:r>
            <w:r w:rsidRPr="000808AB">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44417EC"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b/>
                <w:bCs/>
                <w:szCs w:val="24"/>
              </w:rPr>
              <w:t>Description</w:t>
            </w:r>
            <w:r w:rsidRPr="000808AB">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356B5B6"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b/>
                <w:bCs/>
                <w:szCs w:val="24"/>
              </w:rPr>
              <w:t>PLOs / KPIs</w:t>
            </w:r>
            <w:r w:rsidRPr="000808AB">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086066B"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b/>
                <w:bCs/>
                <w:szCs w:val="24"/>
              </w:rPr>
              <w:t>Mark</w:t>
            </w:r>
            <w:r w:rsidRPr="000808AB">
              <w:rPr>
                <w:rFonts w:eastAsia="Times New Roman"/>
                <w:szCs w:val="24"/>
              </w:rPr>
              <w:t> </w:t>
            </w:r>
          </w:p>
        </w:tc>
        <w:tc>
          <w:tcPr>
            <w:tcW w:w="48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0B12817"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b/>
                <w:bCs/>
                <w:szCs w:val="24"/>
              </w:rPr>
              <w:t>Feedback</w:t>
            </w:r>
            <w:r w:rsidRPr="000808AB">
              <w:rPr>
                <w:rFonts w:eastAsia="Times New Roman"/>
                <w:szCs w:val="24"/>
              </w:rPr>
              <w:t> </w:t>
            </w:r>
          </w:p>
        </w:tc>
      </w:tr>
      <w:tr w:rsidR="000808AB" w:rsidRPr="000808AB" w14:paraId="26642AB7" w14:textId="77777777" w:rsidTr="000808AB">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15CC17A9"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 w:val="22"/>
              </w:rPr>
              <w:t>Written Communication Skill  </w:t>
            </w:r>
          </w:p>
          <w:p w14:paraId="51B47E7E"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14658849" w14:textId="77777777" w:rsidR="000808AB" w:rsidRPr="000808AB" w:rsidRDefault="000808AB" w:rsidP="000808AB">
            <w:pPr>
              <w:numPr>
                <w:ilvl w:val="0"/>
                <w:numId w:val="161"/>
              </w:numPr>
              <w:spacing w:after="0" w:line="240" w:lineRule="auto"/>
              <w:ind w:right="0" w:firstLine="0"/>
              <w:jc w:val="left"/>
              <w:textAlignment w:val="baseline"/>
              <w:rPr>
                <w:rFonts w:eastAsia="Times New Roman"/>
                <w:color w:val="auto"/>
                <w:sz w:val="22"/>
              </w:rPr>
            </w:pPr>
            <w:r w:rsidRPr="000808AB">
              <w:rPr>
                <w:rFonts w:eastAsia="Times New Roman"/>
                <w:color w:val="auto"/>
                <w:sz w:val="22"/>
              </w:rPr>
              <w:t>Report is developed using standard technical report.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2A0A33"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4.1 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D60A69"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5A4DB6"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6BF80D41" w14:textId="77777777" w:rsidTr="000808AB">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BC78206" w14:textId="77777777" w:rsidR="000808AB" w:rsidRPr="000808AB" w:rsidRDefault="000808AB" w:rsidP="000808AB">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5FD40E53" w14:textId="77777777" w:rsidR="000808AB" w:rsidRPr="000808AB" w:rsidRDefault="000808AB" w:rsidP="000808AB">
            <w:pPr>
              <w:numPr>
                <w:ilvl w:val="0"/>
                <w:numId w:val="162"/>
              </w:numPr>
              <w:spacing w:after="0" w:line="240" w:lineRule="auto"/>
              <w:ind w:right="0" w:firstLine="0"/>
              <w:jc w:val="left"/>
              <w:textAlignment w:val="baseline"/>
              <w:rPr>
                <w:rFonts w:eastAsia="Times New Roman"/>
                <w:color w:val="auto"/>
                <w:sz w:val="22"/>
              </w:rPr>
            </w:pPr>
            <w:r w:rsidRPr="000808AB">
              <w:rPr>
                <w:rFonts w:eastAsia="Times New Roman"/>
                <w:color w:val="auto"/>
                <w:sz w:val="22"/>
              </w:rPr>
              <w:t>Main body of report is well organized in sections and sub-sections.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366097"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4.1 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2463E8"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919C06D"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780E4214" w14:textId="77777777" w:rsidTr="000808AB">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62179F7" w14:textId="77777777" w:rsidR="000808AB" w:rsidRPr="000808AB" w:rsidRDefault="000808AB" w:rsidP="000808AB">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6D50BC3D" w14:textId="77777777" w:rsidR="000808AB" w:rsidRPr="000808AB" w:rsidRDefault="000808AB" w:rsidP="000808AB">
            <w:pPr>
              <w:numPr>
                <w:ilvl w:val="0"/>
                <w:numId w:val="163"/>
              </w:numPr>
              <w:spacing w:after="0" w:line="240" w:lineRule="auto"/>
              <w:ind w:right="0" w:firstLine="0"/>
              <w:jc w:val="left"/>
              <w:textAlignment w:val="baseline"/>
              <w:rPr>
                <w:rFonts w:eastAsia="Times New Roman"/>
                <w:color w:val="auto"/>
                <w:sz w:val="22"/>
              </w:rPr>
            </w:pPr>
            <w:r w:rsidRPr="000808AB">
              <w:rPr>
                <w:rFonts w:eastAsia="Times New Roman"/>
                <w:color w:val="auto"/>
                <w:sz w:val="22"/>
              </w:rPr>
              <w:t>Figures, tables, graphs, and drawings are well quoted and presented.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D526340"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4.1 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B66816"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C40C07"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30FFD1F0" w14:textId="77777777" w:rsidTr="000808AB">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609FBCA" w14:textId="77777777" w:rsidR="000808AB" w:rsidRPr="000808AB" w:rsidRDefault="000808AB" w:rsidP="000808AB">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580D5E68" w14:textId="77777777" w:rsidR="000808AB" w:rsidRPr="000808AB" w:rsidRDefault="000808AB" w:rsidP="000808AB">
            <w:pPr>
              <w:numPr>
                <w:ilvl w:val="0"/>
                <w:numId w:val="164"/>
              </w:numPr>
              <w:spacing w:after="0" w:line="240" w:lineRule="auto"/>
              <w:ind w:right="0" w:firstLine="0"/>
              <w:jc w:val="left"/>
              <w:textAlignment w:val="baseline"/>
              <w:rPr>
                <w:rFonts w:eastAsia="Times New Roman"/>
                <w:color w:val="auto"/>
                <w:sz w:val="22"/>
              </w:rPr>
            </w:pPr>
            <w:r w:rsidRPr="000808AB">
              <w:rPr>
                <w:rFonts w:eastAsia="Times New Roman"/>
                <w:color w:val="auto"/>
                <w:sz w:val="22"/>
              </w:rPr>
              <w:t>Mathematical equations are presented in clarity and explanations are provided.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EB9673"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4.3 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F76503"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EAF682"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5F83948A" w14:textId="77777777" w:rsidTr="000808AB">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125AF90" w14:textId="77777777" w:rsidR="000808AB" w:rsidRPr="000808AB" w:rsidRDefault="000808AB" w:rsidP="000808AB">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7DCD1D2C" w14:textId="77777777" w:rsidR="000808AB" w:rsidRPr="000808AB" w:rsidRDefault="000808AB" w:rsidP="000808AB">
            <w:pPr>
              <w:numPr>
                <w:ilvl w:val="0"/>
                <w:numId w:val="165"/>
              </w:numPr>
              <w:spacing w:after="0" w:line="240" w:lineRule="auto"/>
              <w:ind w:right="0" w:firstLine="0"/>
              <w:jc w:val="left"/>
              <w:textAlignment w:val="baseline"/>
              <w:rPr>
                <w:rFonts w:eastAsia="Times New Roman"/>
                <w:color w:val="auto"/>
                <w:sz w:val="22"/>
              </w:rPr>
            </w:pPr>
            <w:r w:rsidRPr="000808AB">
              <w:rPr>
                <w:rFonts w:eastAsia="Times New Roman"/>
                <w:color w:val="auto"/>
                <w:sz w:val="22"/>
              </w:rPr>
              <w:t>Report is free of spelling and grammar errors.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E51679"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4.3 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9BF29B"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CB6E533"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62FCD121" w14:textId="77777777" w:rsidTr="000808AB">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5E6691E" w14:textId="77777777" w:rsidR="000808AB" w:rsidRPr="000808AB" w:rsidRDefault="000808AB" w:rsidP="000808AB">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035B8ED3" w14:textId="77777777" w:rsidR="000808AB" w:rsidRPr="000808AB" w:rsidRDefault="000808AB" w:rsidP="000808AB">
            <w:pPr>
              <w:numPr>
                <w:ilvl w:val="0"/>
                <w:numId w:val="166"/>
              </w:numPr>
              <w:spacing w:after="0" w:line="240" w:lineRule="auto"/>
              <w:ind w:right="0" w:firstLine="0"/>
              <w:jc w:val="left"/>
              <w:textAlignment w:val="baseline"/>
              <w:rPr>
                <w:rFonts w:eastAsia="Times New Roman"/>
                <w:color w:val="auto"/>
                <w:sz w:val="22"/>
              </w:rPr>
            </w:pPr>
            <w:r w:rsidRPr="000808AB">
              <w:rPr>
                <w:rFonts w:eastAsia="Times New Roman"/>
                <w:color w:val="auto"/>
                <w:sz w:val="22"/>
              </w:rPr>
              <w:t>English language is well imposed.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82EFD8"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4.3 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C381E57"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F0C686"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427789C2" w14:textId="77777777" w:rsidTr="000808AB">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7EFBFA6" w14:textId="77777777" w:rsidR="000808AB" w:rsidRPr="000808AB" w:rsidRDefault="000808AB" w:rsidP="000808AB">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639802EB" w14:textId="77777777" w:rsidR="000808AB" w:rsidRPr="000808AB" w:rsidRDefault="000808AB" w:rsidP="000808AB">
            <w:pPr>
              <w:numPr>
                <w:ilvl w:val="0"/>
                <w:numId w:val="167"/>
              </w:numPr>
              <w:spacing w:after="0" w:line="240" w:lineRule="auto"/>
              <w:ind w:right="0" w:firstLine="0"/>
              <w:jc w:val="left"/>
              <w:textAlignment w:val="baseline"/>
              <w:rPr>
                <w:rFonts w:eastAsia="Times New Roman"/>
                <w:color w:val="auto"/>
                <w:sz w:val="22"/>
              </w:rPr>
            </w:pPr>
            <w:r w:rsidRPr="000808AB">
              <w:rPr>
                <w:rFonts w:eastAsia="Times New Roman"/>
                <w:color w:val="auto"/>
                <w:sz w:val="22"/>
              </w:rPr>
              <w:t>References are cited and written in the required standard format.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B4D360"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4.2 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1DFA32"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140E5A"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3E3CA306" w14:textId="77777777" w:rsidTr="000808AB">
        <w:trPr>
          <w:trHeight w:val="315"/>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7EECA300"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Project Problem and objectives  </w:t>
            </w:r>
          </w:p>
          <w:p w14:paraId="57363ACC"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567A916E" w14:textId="77777777" w:rsidR="000808AB" w:rsidRPr="000808AB" w:rsidRDefault="000808AB" w:rsidP="000808AB">
            <w:pPr>
              <w:numPr>
                <w:ilvl w:val="0"/>
                <w:numId w:val="168"/>
              </w:numPr>
              <w:spacing w:after="0" w:line="240" w:lineRule="auto"/>
              <w:ind w:right="0" w:firstLine="0"/>
              <w:jc w:val="left"/>
              <w:textAlignment w:val="baseline"/>
              <w:rPr>
                <w:rFonts w:eastAsia="Times New Roman"/>
                <w:color w:val="auto"/>
                <w:sz w:val="22"/>
              </w:rPr>
            </w:pPr>
            <w:r w:rsidRPr="000808AB">
              <w:rPr>
                <w:rFonts w:eastAsia="Times New Roman"/>
                <w:color w:val="auto"/>
                <w:sz w:val="22"/>
              </w:rPr>
              <w:t>The discussion of the topic/problem is very clear.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72A0353"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2.1 </w:t>
            </w:r>
          </w:p>
        </w:tc>
        <w:tc>
          <w:tcPr>
            <w:tcW w:w="960" w:type="dxa"/>
            <w:tcBorders>
              <w:top w:val="single" w:sz="6" w:space="0" w:color="auto"/>
              <w:left w:val="single" w:sz="6" w:space="0" w:color="auto"/>
              <w:bottom w:val="single" w:sz="6" w:space="0" w:color="auto"/>
              <w:right w:val="single" w:sz="6" w:space="0" w:color="auto"/>
            </w:tcBorders>
            <w:shd w:val="clear" w:color="auto" w:fill="auto"/>
            <w:hideMark/>
          </w:tcPr>
          <w:p w14:paraId="61CE633D"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5C1FE11"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67DD0219" w14:textId="77777777" w:rsidTr="000808AB">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746F6A5" w14:textId="77777777" w:rsidR="000808AB" w:rsidRPr="000808AB" w:rsidRDefault="000808AB" w:rsidP="000808AB">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3870ED23" w14:textId="77777777" w:rsidR="000808AB" w:rsidRPr="000808AB" w:rsidRDefault="000808AB" w:rsidP="000808AB">
            <w:pPr>
              <w:numPr>
                <w:ilvl w:val="0"/>
                <w:numId w:val="169"/>
              </w:numPr>
              <w:spacing w:after="0" w:line="240" w:lineRule="auto"/>
              <w:ind w:right="0" w:firstLine="0"/>
              <w:jc w:val="left"/>
              <w:textAlignment w:val="baseline"/>
              <w:rPr>
                <w:rFonts w:eastAsia="Times New Roman"/>
                <w:color w:val="auto"/>
                <w:sz w:val="22"/>
              </w:rPr>
            </w:pPr>
            <w:r w:rsidRPr="000808AB">
              <w:rPr>
                <w:rFonts w:eastAsia="Times New Roman"/>
                <w:color w:val="auto"/>
                <w:sz w:val="22"/>
              </w:rPr>
              <w:t>Project objectives and scopes are clearly stated.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461F58"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2.1 </w:t>
            </w:r>
          </w:p>
        </w:tc>
        <w:tc>
          <w:tcPr>
            <w:tcW w:w="960" w:type="dxa"/>
            <w:tcBorders>
              <w:top w:val="single" w:sz="6" w:space="0" w:color="auto"/>
              <w:left w:val="single" w:sz="6" w:space="0" w:color="auto"/>
              <w:bottom w:val="single" w:sz="6" w:space="0" w:color="auto"/>
              <w:right w:val="single" w:sz="6" w:space="0" w:color="auto"/>
            </w:tcBorders>
            <w:shd w:val="clear" w:color="auto" w:fill="auto"/>
            <w:hideMark/>
          </w:tcPr>
          <w:p w14:paraId="202D65B0"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8A2C7F0"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40C7BF7D" w14:textId="77777777" w:rsidTr="000808AB">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4A676F7" w14:textId="77777777" w:rsidR="000808AB" w:rsidRPr="000808AB" w:rsidRDefault="000808AB" w:rsidP="000808AB">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212E9B34" w14:textId="77777777" w:rsidR="000808AB" w:rsidRPr="000808AB" w:rsidRDefault="000808AB" w:rsidP="000808AB">
            <w:pPr>
              <w:numPr>
                <w:ilvl w:val="0"/>
                <w:numId w:val="170"/>
              </w:numPr>
              <w:spacing w:after="0" w:line="240" w:lineRule="auto"/>
              <w:ind w:right="0" w:firstLine="0"/>
              <w:jc w:val="left"/>
              <w:textAlignment w:val="baseline"/>
              <w:rPr>
                <w:rFonts w:eastAsia="Times New Roman"/>
                <w:color w:val="auto"/>
                <w:sz w:val="22"/>
              </w:rPr>
            </w:pPr>
            <w:r w:rsidRPr="000808AB">
              <w:rPr>
                <w:rFonts w:eastAsia="Times New Roman"/>
                <w:color w:val="auto"/>
                <w:sz w:val="22"/>
              </w:rPr>
              <w:t xml:space="preserve">Objective(s) related to global/economic/environment/society/ is </w:t>
            </w:r>
            <w:r w:rsidRPr="000808AB">
              <w:rPr>
                <w:rFonts w:eastAsia="Times New Roman"/>
                <w:color w:val="auto"/>
                <w:sz w:val="22"/>
              </w:rPr>
              <w:lastRenderedPageBreak/>
              <w:t>mentioned in the project objective and is of higher significance.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04D995"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lastRenderedPageBreak/>
              <w:t>5.1 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91BEBBE"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2F9DDB"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6AE67CF0" w14:textId="77777777" w:rsidTr="000808AB">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4A09EB96"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Methodology and Plan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799FB6C6" w14:textId="77777777" w:rsidR="000808AB" w:rsidRPr="000808AB" w:rsidRDefault="000808AB" w:rsidP="000808AB">
            <w:pPr>
              <w:numPr>
                <w:ilvl w:val="0"/>
                <w:numId w:val="171"/>
              </w:numPr>
              <w:spacing w:after="0" w:line="240" w:lineRule="auto"/>
              <w:ind w:right="0" w:firstLine="0"/>
              <w:jc w:val="left"/>
              <w:textAlignment w:val="baseline"/>
              <w:rPr>
                <w:rFonts w:eastAsia="Times New Roman"/>
                <w:color w:val="auto"/>
                <w:sz w:val="22"/>
              </w:rPr>
            </w:pPr>
            <w:r w:rsidRPr="000808AB">
              <w:rPr>
                <w:rFonts w:eastAsia="Times New Roman"/>
                <w:color w:val="auto"/>
                <w:sz w:val="22"/>
              </w:rPr>
              <w:t>Project methodology is clearly discussed.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F33CF99"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2.2 </w:t>
            </w:r>
          </w:p>
        </w:tc>
        <w:tc>
          <w:tcPr>
            <w:tcW w:w="960" w:type="dxa"/>
            <w:tcBorders>
              <w:top w:val="single" w:sz="6" w:space="0" w:color="auto"/>
              <w:left w:val="single" w:sz="6" w:space="0" w:color="auto"/>
              <w:bottom w:val="single" w:sz="6" w:space="0" w:color="auto"/>
              <w:right w:val="single" w:sz="6" w:space="0" w:color="auto"/>
            </w:tcBorders>
            <w:shd w:val="clear" w:color="auto" w:fill="auto"/>
            <w:hideMark/>
          </w:tcPr>
          <w:p w14:paraId="01B02296"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2B8DA9"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3CC16F2F" w14:textId="77777777" w:rsidTr="000808AB">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753ED4A" w14:textId="77777777" w:rsidR="000808AB" w:rsidRPr="000808AB" w:rsidRDefault="000808AB" w:rsidP="000808AB">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59C2EB26" w14:textId="77777777" w:rsidR="000808AB" w:rsidRPr="000808AB" w:rsidRDefault="000808AB" w:rsidP="000808AB">
            <w:pPr>
              <w:numPr>
                <w:ilvl w:val="0"/>
                <w:numId w:val="172"/>
              </w:numPr>
              <w:spacing w:after="0" w:line="240" w:lineRule="auto"/>
              <w:ind w:right="0" w:firstLine="0"/>
              <w:jc w:val="left"/>
              <w:textAlignment w:val="baseline"/>
              <w:rPr>
                <w:rFonts w:eastAsia="Times New Roman"/>
                <w:color w:val="auto"/>
                <w:sz w:val="22"/>
              </w:rPr>
            </w:pPr>
            <w:r w:rsidRPr="000808AB">
              <w:rPr>
                <w:rFonts w:eastAsia="Times New Roman"/>
                <w:color w:val="auto"/>
                <w:sz w:val="22"/>
              </w:rPr>
              <w:t>Project Plan is well defined.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5C404A5"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6.3 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F300BC"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70217C"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394ACCA5" w14:textId="77777777" w:rsidTr="000808AB">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63D32F72"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 w:val="22"/>
              </w:rPr>
              <w:t>Literature Review </w:t>
            </w:r>
          </w:p>
          <w:p w14:paraId="37D00C4B"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437477F5" w14:textId="77777777" w:rsidR="000808AB" w:rsidRPr="000808AB" w:rsidRDefault="000808AB" w:rsidP="000808AB">
            <w:pPr>
              <w:numPr>
                <w:ilvl w:val="0"/>
                <w:numId w:val="173"/>
              </w:numPr>
              <w:spacing w:after="0" w:line="240" w:lineRule="auto"/>
              <w:ind w:right="0" w:firstLine="0"/>
              <w:jc w:val="left"/>
              <w:textAlignment w:val="baseline"/>
              <w:rPr>
                <w:rFonts w:eastAsia="Times New Roman"/>
                <w:color w:val="auto"/>
                <w:sz w:val="22"/>
              </w:rPr>
            </w:pPr>
            <w:r w:rsidRPr="000808AB">
              <w:rPr>
                <w:rFonts w:eastAsia="Times New Roman"/>
                <w:color w:val="auto"/>
                <w:sz w:val="22"/>
              </w:rPr>
              <w:t>Detailed study is made on existing systems and their limitations.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62ABC41"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1.2 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850A0B"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DF0835"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02074419" w14:textId="77777777" w:rsidTr="000808AB">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599A54B" w14:textId="77777777" w:rsidR="000808AB" w:rsidRPr="000808AB" w:rsidRDefault="000808AB" w:rsidP="000808AB">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7266EF6E" w14:textId="77777777" w:rsidR="000808AB" w:rsidRPr="000808AB" w:rsidRDefault="000808AB" w:rsidP="000808AB">
            <w:pPr>
              <w:numPr>
                <w:ilvl w:val="0"/>
                <w:numId w:val="174"/>
              </w:numPr>
              <w:spacing w:after="0" w:line="240" w:lineRule="auto"/>
              <w:ind w:right="0" w:firstLine="0"/>
              <w:jc w:val="left"/>
              <w:textAlignment w:val="baseline"/>
              <w:rPr>
                <w:rFonts w:eastAsia="Times New Roman"/>
                <w:color w:val="auto"/>
                <w:sz w:val="22"/>
              </w:rPr>
            </w:pPr>
            <w:r w:rsidRPr="000808AB">
              <w:rPr>
                <w:rFonts w:eastAsia="Times New Roman"/>
                <w:color w:val="auto"/>
                <w:sz w:val="22"/>
              </w:rPr>
              <w:t>The surveyed papers are comprehensive to the problem and cover recent developments.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FC5036"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4.2 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9E0E31"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5936145"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0EAA9BF8" w14:textId="77777777" w:rsidTr="000808AB">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BCC371D" w14:textId="77777777" w:rsidR="000808AB" w:rsidRPr="000808AB" w:rsidRDefault="000808AB" w:rsidP="000808AB">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146B510C" w14:textId="77777777" w:rsidR="000808AB" w:rsidRPr="000808AB" w:rsidRDefault="000808AB" w:rsidP="000808AB">
            <w:pPr>
              <w:numPr>
                <w:ilvl w:val="0"/>
                <w:numId w:val="175"/>
              </w:numPr>
              <w:spacing w:after="0" w:line="240" w:lineRule="auto"/>
              <w:ind w:right="0" w:firstLine="0"/>
              <w:jc w:val="left"/>
              <w:textAlignment w:val="baseline"/>
              <w:rPr>
                <w:rFonts w:eastAsia="Times New Roman"/>
                <w:sz w:val="22"/>
              </w:rPr>
            </w:pPr>
            <w:r w:rsidRPr="000808AB">
              <w:rPr>
                <w:rFonts w:eastAsia="Times New Roman"/>
                <w:sz w:val="22"/>
              </w:rPr>
              <w:t>An overview analysis for the previous solutions is well identified.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10E6FD"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2.2 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77A6980"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2E3B6D"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249E20E8" w14:textId="77777777" w:rsidTr="000808AB">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422E24A1"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Requirement Analysis </w:t>
            </w:r>
          </w:p>
          <w:p w14:paraId="7F3FFC6A"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w:t>
            </w:r>
          </w:p>
          <w:p w14:paraId="54C37D18"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6AA2F508" w14:textId="77777777" w:rsidR="000808AB" w:rsidRPr="000808AB" w:rsidRDefault="000808AB" w:rsidP="000808AB">
            <w:pPr>
              <w:numPr>
                <w:ilvl w:val="0"/>
                <w:numId w:val="176"/>
              </w:numPr>
              <w:spacing w:after="0" w:line="240" w:lineRule="auto"/>
              <w:ind w:right="0" w:firstLine="0"/>
              <w:jc w:val="left"/>
              <w:textAlignment w:val="baseline"/>
              <w:rPr>
                <w:rFonts w:eastAsia="Times New Roman"/>
                <w:color w:val="auto"/>
                <w:sz w:val="22"/>
              </w:rPr>
            </w:pPr>
            <w:r w:rsidRPr="000808AB">
              <w:rPr>
                <w:rFonts w:eastAsia="Times New Roman"/>
                <w:color w:val="auto"/>
                <w:sz w:val="22"/>
              </w:rPr>
              <w:t>Effectively determines and analyzes system requirements.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89F22A7"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3.1 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C0125FA"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31AC256"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55F24B93" w14:textId="77777777" w:rsidTr="000808AB">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1611894" w14:textId="77777777" w:rsidR="000808AB" w:rsidRPr="000808AB" w:rsidRDefault="000808AB" w:rsidP="000808AB">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64F8DDB9" w14:textId="77777777" w:rsidR="000808AB" w:rsidRPr="000808AB" w:rsidRDefault="000808AB" w:rsidP="000808AB">
            <w:pPr>
              <w:numPr>
                <w:ilvl w:val="0"/>
                <w:numId w:val="177"/>
              </w:numPr>
              <w:spacing w:after="0" w:line="240" w:lineRule="auto"/>
              <w:ind w:right="0" w:firstLine="0"/>
              <w:jc w:val="left"/>
              <w:textAlignment w:val="baseline"/>
              <w:rPr>
                <w:rFonts w:eastAsia="Times New Roman"/>
                <w:color w:val="auto"/>
                <w:sz w:val="22"/>
              </w:rPr>
            </w:pPr>
            <w:r w:rsidRPr="000808AB">
              <w:rPr>
                <w:rFonts w:eastAsia="Times New Roman"/>
                <w:color w:val="auto"/>
                <w:sz w:val="22"/>
              </w:rPr>
              <w:t>Sources of data/information selected directly relate to an appropriate solution.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A5EFAFE"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3.1 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CFB49E"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510325"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655C770D" w14:textId="77777777" w:rsidTr="000808AB">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B4A3BE4" w14:textId="77777777" w:rsidR="000808AB" w:rsidRPr="000808AB" w:rsidRDefault="000808AB" w:rsidP="000808AB">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79E88379" w14:textId="77777777" w:rsidR="000808AB" w:rsidRPr="000808AB" w:rsidRDefault="000808AB" w:rsidP="000808AB">
            <w:pPr>
              <w:numPr>
                <w:ilvl w:val="0"/>
                <w:numId w:val="178"/>
              </w:numPr>
              <w:spacing w:after="0" w:line="240" w:lineRule="auto"/>
              <w:ind w:right="0" w:firstLine="0"/>
              <w:jc w:val="left"/>
              <w:textAlignment w:val="baseline"/>
              <w:rPr>
                <w:rFonts w:eastAsia="Times New Roman"/>
                <w:color w:val="auto"/>
                <w:sz w:val="22"/>
              </w:rPr>
            </w:pPr>
            <w:r w:rsidRPr="000808AB">
              <w:rPr>
                <w:rFonts w:eastAsia="Times New Roman"/>
                <w:color w:val="auto"/>
                <w:sz w:val="22"/>
              </w:rPr>
              <w:t>Excellent analysis of the system with respect to the requirements of the stakeholders.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08BD81"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3.1 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5AE424"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EF1098"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55002EF0" w14:textId="77777777" w:rsidTr="000808AB">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75013C7" w14:textId="77777777" w:rsidR="000808AB" w:rsidRPr="000808AB" w:rsidRDefault="000808AB" w:rsidP="000808AB">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46137BE7" w14:textId="77777777" w:rsidR="000808AB" w:rsidRPr="000808AB" w:rsidRDefault="000808AB" w:rsidP="000808AB">
            <w:pPr>
              <w:numPr>
                <w:ilvl w:val="0"/>
                <w:numId w:val="179"/>
              </w:numPr>
              <w:spacing w:after="0" w:line="240" w:lineRule="auto"/>
              <w:ind w:right="0" w:firstLine="0"/>
              <w:jc w:val="left"/>
              <w:textAlignment w:val="baseline"/>
              <w:rPr>
                <w:rFonts w:eastAsia="Times New Roman"/>
                <w:color w:val="auto"/>
                <w:sz w:val="22"/>
              </w:rPr>
            </w:pPr>
            <w:r w:rsidRPr="000808AB">
              <w:rPr>
                <w:rFonts w:eastAsia="Times New Roman"/>
                <w:color w:val="auto"/>
                <w:sz w:val="22"/>
              </w:rPr>
              <w:t>Excellent analysis of general ethical and legal issues related to the system and its impact on society/environment.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85391D"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5.1, 5.2 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5ECF277"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1E8C7B"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4D3F98F5" w14:textId="77777777" w:rsidTr="000808AB">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03158861"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Teamwork and Communication </w:t>
            </w:r>
          </w:p>
          <w:p w14:paraId="6C1DA6E2"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b/>
                <w:bCs/>
                <w:i/>
                <w:iCs/>
                <w:sz w:val="18"/>
                <w:szCs w:val="18"/>
              </w:rPr>
              <w:t>**If applicable (Team project)</w:t>
            </w:r>
            <w:r w:rsidRPr="000808AB">
              <w:rPr>
                <w:rFonts w:eastAsia="Times New Roman"/>
                <w:sz w:val="18"/>
                <w:szCs w:val="18"/>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48982E67" w14:textId="77777777" w:rsidR="000808AB" w:rsidRPr="000808AB" w:rsidRDefault="000808AB" w:rsidP="000808AB">
            <w:pPr>
              <w:numPr>
                <w:ilvl w:val="0"/>
                <w:numId w:val="180"/>
              </w:numPr>
              <w:spacing w:after="0" w:line="240" w:lineRule="auto"/>
              <w:ind w:right="0" w:firstLine="0"/>
              <w:jc w:val="left"/>
              <w:textAlignment w:val="baseline"/>
              <w:rPr>
                <w:rFonts w:eastAsia="Times New Roman"/>
                <w:color w:val="auto"/>
                <w:sz w:val="22"/>
              </w:rPr>
            </w:pPr>
            <w:r w:rsidRPr="000808AB">
              <w:rPr>
                <w:rFonts w:eastAsia="Times New Roman"/>
                <w:color w:val="auto"/>
                <w:sz w:val="22"/>
              </w:rPr>
              <w:t>High level of mutual respect, and collaboration between team members to communicate and discuss project ideas, objectives, achievements, tasks, and the process.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391165"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6.1 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5CF95A"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D6CB3B"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006BF8C5" w14:textId="77777777" w:rsidTr="000808AB">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BDBD908" w14:textId="77777777" w:rsidR="000808AB" w:rsidRPr="000808AB" w:rsidRDefault="000808AB" w:rsidP="000808AB">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5C21BC34" w14:textId="77777777" w:rsidR="000808AB" w:rsidRPr="000808AB" w:rsidRDefault="000808AB" w:rsidP="000808AB">
            <w:pPr>
              <w:numPr>
                <w:ilvl w:val="0"/>
                <w:numId w:val="181"/>
              </w:numPr>
              <w:spacing w:after="0" w:line="240" w:lineRule="auto"/>
              <w:ind w:right="0" w:firstLine="0"/>
              <w:jc w:val="left"/>
              <w:textAlignment w:val="baseline"/>
              <w:rPr>
                <w:rFonts w:eastAsia="Times New Roman"/>
                <w:color w:val="auto"/>
                <w:sz w:val="22"/>
              </w:rPr>
            </w:pPr>
            <w:r w:rsidRPr="000808AB">
              <w:rPr>
                <w:rFonts w:eastAsia="Times New Roman"/>
                <w:color w:val="auto"/>
                <w:sz w:val="22"/>
              </w:rPr>
              <w:t>The team worked well together to achieve objectives, and each member contributed in a valuable way to the project.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3E0EDB"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6.2 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8CC939F"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47E6BF"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6D9D6E59" w14:textId="77777777" w:rsidTr="000808AB">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3346B4"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Individual Responsibilities </w:t>
            </w:r>
          </w:p>
          <w:p w14:paraId="4F2C3684"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b/>
                <w:bCs/>
                <w:i/>
                <w:iCs/>
                <w:sz w:val="18"/>
                <w:szCs w:val="18"/>
              </w:rPr>
              <w:t>**If applicable (Team project)</w:t>
            </w:r>
            <w:r w:rsidRPr="000808AB">
              <w:rPr>
                <w:rFonts w:eastAsia="Times New Roman"/>
                <w:sz w:val="18"/>
                <w:szCs w:val="18"/>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6E344410" w14:textId="77777777" w:rsidR="000808AB" w:rsidRPr="000808AB" w:rsidRDefault="000808AB" w:rsidP="000808AB">
            <w:pPr>
              <w:numPr>
                <w:ilvl w:val="0"/>
                <w:numId w:val="182"/>
              </w:numPr>
              <w:spacing w:after="0" w:line="240" w:lineRule="auto"/>
              <w:ind w:right="0" w:firstLine="0"/>
              <w:jc w:val="left"/>
              <w:textAlignment w:val="baseline"/>
              <w:rPr>
                <w:rFonts w:eastAsia="Times New Roman"/>
                <w:color w:val="auto"/>
                <w:sz w:val="22"/>
              </w:rPr>
            </w:pPr>
            <w:r w:rsidRPr="000808AB">
              <w:rPr>
                <w:rFonts w:eastAsia="Times New Roman"/>
                <w:color w:val="auto"/>
                <w:sz w:val="22"/>
              </w:rPr>
              <w:t>Student fulfilled individual responsibilities and contributed in a valuable way to the project. *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623F90B"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6.2 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D16161B"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24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5ACDFF"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0667DE04" w14:textId="77777777" w:rsidTr="000808AB">
        <w:trPr>
          <w:trHeight w:val="42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B9F4DCF"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Total </w:t>
            </w:r>
          </w:p>
          <w:p w14:paraId="3978D33E"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b/>
                <w:bCs/>
                <w:i/>
                <w:iCs/>
                <w:sz w:val="18"/>
                <w:szCs w:val="18"/>
              </w:rPr>
              <w:t>Individual Project</w:t>
            </w:r>
            <w:r w:rsidRPr="000808AB">
              <w:rPr>
                <w:rFonts w:eastAsia="Times New Roman"/>
                <w:sz w:val="18"/>
                <w:szCs w:val="18"/>
              </w:rPr>
              <w:t> </w:t>
            </w:r>
          </w:p>
        </w:tc>
        <w:tc>
          <w:tcPr>
            <w:tcW w:w="57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B4CD194" w14:textId="77777777" w:rsidR="000808AB" w:rsidRPr="000808AB" w:rsidRDefault="000808AB" w:rsidP="000808AB">
            <w:pPr>
              <w:spacing w:after="0" w:line="240" w:lineRule="auto"/>
              <w:ind w:left="0" w:right="0" w:firstLine="0"/>
              <w:jc w:val="right"/>
              <w:textAlignment w:val="baseline"/>
              <w:rPr>
                <w:rFonts w:ascii="Times New Roman" w:eastAsia="Times New Roman" w:hAnsi="Times New Roman" w:cs="Times New Roman"/>
                <w:szCs w:val="24"/>
              </w:rPr>
            </w:pPr>
            <w:r w:rsidRPr="000808AB">
              <w:rPr>
                <w:rFonts w:eastAsia="Times New Roman"/>
                <w:szCs w:val="24"/>
              </w:rPr>
              <w:t>Total (out of 76)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D1115B8"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37B36E5"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 76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8F5BD30"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34AF1E66" w14:textId="77777777" w:rsidTr="000808AB">
        <w:trPr>
          <w:trHeight w:val="39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9BCF16E"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Total </w:t>
            </w:r>
          </w:p>
          <w:p w14:paraId="4086E8B8"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b/>
                <w:bCs/>
                <w:i/>
                <w:iCs/>
                <w:sz w:val="18"/>
                <w:szCs w:val="18"/>
              </w:rPr>
              <w:t>Team project</w:t>
            </w:r>
            <w:r w:rsidRPr="000808AB">
              <w:rPr>
                <w:rFonts w:eastAsia="Times New Roman"/>
                <w:sz w:val="18"/>
                <w:szCs w:val="18"/>
              </w:rPr>
              <w:t> </w:t>
            </w:r>
          </w:p>
        </w:tc>
        <w:tc>
          <w:tcPr>
            <w:tcW w:w="57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29AB9EE" w14:textId="77777777" w:rsidR="000808AB" w:rsidRPr="000808AB" w:rsidRDefault="000808AB" w:rsidP="000808AB">
            <w:pPr>
              <w:spacing w:after="0" w:line="240" w:lineRule="auto"/>
              <w:ind w:left="0" w:right="0" w:firstLine="0"/>
              <w:jc w:val="right"/>
              <w:textAlignment w:val="baseline"/>
              <w:rPr>
                <w:rFonts w:ascii="Times New Roman" w:eastAsia="Times New Roman" w:hAnsi="Times New Roman" w:cs="Times New Roman"/>
                <w:szCs w:val="24"/>
              </w:rPr>
            </w:pPr>
            <w:r w:rsidRPr="000808AB">
              <w:rPr>
                <w:rFonts w:eastAsia="Times New Roman"/>
                <w:szCs w:val="24"/>
              </w:rPr>
              <w:t>Total (out of 108)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4DBA631"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98391A0"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 108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7766937"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r w:rsidR="000808AB" w:rsidRPr="000808AB" w14:paraId="708BF10B" w14:textId="77777777" w:rsidTr="000808AB">
        <w:trPr>
          <w:trHeight w:val="435"/>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2E0A78"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A546826" w14:textId="77777777" w:rsidR="000808AB" w:rsidRPr="000808AB" w:rsidRDefault="000808AB" w:rsidP="000808AB">
            <w:pPr>
              <w:spacing w:after="0" w:line="240" w:lineRule="auto"/>
              <w:ind w:left="0" w:right="0" w:firstLine="0"/>
              <w:jc w:val="right"/>
              <w:textAlignment w:val="baseline"/>
              <w:rPr>
                <w:rFonts w:ascii="Times New Roman" w:eastAsia="Times New Roman" w:hAnsi="Times New Roman" w:cs="Times New Roman"/>
                <w:szCs w:val="24"/>
              </w:rPr>
            </w:pPr>
            <w:r w:rsidRPr="000808AB">
              <w:rPr>
                <w:rFonts w:eastAsia="Times New Roman"/>
                <w:b/>
                <w:bCs/>
                <w:szCs w:val="24"/>
              </w:rPr>
              <w:t>Final Grade (out of 25)</w:t>
            </w:r>
            <w:r w:rsidRPr="000808AB">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32C4962"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507E454" w14:textId="77777777" w:rsidR="000808AB" w:rsidRPr="000808AB" w:rsidRDefault="000808AB" w:rsidP="000808AB">
            <w:pPr>
              <w:spacing w:after="0" w:line="240" w:lineRule="auto"/>
              <w:ind w:left="0" w:right="0" w:firstLine="0"/>
              <w:jc w:val="center"/>
              <w:textAlignment w:val="baseline"/>
              <w:rPr>
                <w:rFonts w:ascii="Times New Roman" w:eastAsia="Times New Roman" w:hAnsi="Times New Roman" w:cs="Times New Roman"/>
                <w:szCs w:val="24"/>
              </w:rPr>
            </w:pPr>
            <w:r w:rsidRPr="000808AB">
              <w:rPr>
                <w:rFonts w:eastAsia="Times New Roman"/>
                <w:b/>
                <w:bCs/>
                <w:szCs w:val="24"/>
              </w:rPr>
              <w:t>   / 25</w:t>
            </w:r>
            <w:r w:rsidRPr="000808AB">
              <w:rPr>
                <w:rFonts w:eastAsia="Times New Roman"/>
                <w:szCs w:val="24"/>
              </w:rPr>
              <w:t>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CF5F68" w14:textId="77777777" w:rsidR="000808AB" w:rsidRPr="000808AB" w:rsidRDefault="000808AB" w:rsidP="000808AB">
            <w:pPr>
              <w:spacing w:after="0" w:line="240" w:lineRule="auto"/>
              <w:ind w:left="0" w:right="0" w:firstLine="0"/>
              <w:jc w:val="left"/>
              <w:textAlignment w:val="baseline"/>
              <w:rPr>
                <w:rFonts w:ascii="Times New Roman" w:eastAsia="Times New Roman" w:hAnsi="Times New Roman" w:cs="Times New Roman"/>
                <w:szCs w:val="24"/>
              </w:rPr>
            </w:pPr>
            <w:r w:rsidRPr="000808AB">
              <w:rPr>
                <w:rFonts w:eastAsia="Times New Roman"/>
                <w:szCs w:val="24"/>
              </w:rPr>
              <w:t> </w:t>
            </w:r>
          </w:p>
        </w:tc>
      </w:tr>
    </w:tbl>
    <w:p w14:paraId="43AB3226" w14:textId="77777777" w:rsidR="000808AB" w:rsidRPr="000808AB" w:rsidRDefault="000808AB" w:rsidP="000808AB">
      <w:pPr>
        <w:spacing w:after="0" w:line="240" w:lineRule="auto"/>
        <w:ind w:left="360" w:right="0" w:firstLine="0"/>
        <w:textAlignment w:val="baseline"/>
        <w:rPr>
          <w:rFonts w:ascii="Segoe UI" w:eastAsia="Times New Roman" w:hAnsi="Segoe UI" w:cs="Segoe UI"/>
          <w:sz w:val="18"/>
          <w:szCs w:val="18"/>
        </w:rPr>
      </w:pPr>
      <w:r w:rsidRPr="000808AB">
        <w:rPr>
          <w:rFonts w:eastAsia="Times New Roman"/>
          <w:i/>
          <w:iCs/>
          <w:sz w:val="18"/>
          <w:szCs w:val="18"/>
        </w:rPr>
        <w:t>*Evaluated individually</w:t>
      </w:r>
      <w:r w:rsidRPr="000808AB">
        <w:rPr>
          <w:rFonts w:eastAsia="Times New Roman"/>
          <w:sz w:val="18"/>
          <w:szCs w:val="18"/>
        </w:rPr>
        <w:t> </w:t>
      </w:r>
    </w:p>
    <w:p w14:paraId="19AFBF16" w14:textId="77777777" w:rsidR="000808AB" w:rsidRPr="000808AB" w:rsidRDefault="000808AB" w:rsidP="000808AB">
      <w:pPr>
        <w:spacing w:after="0" w:line="240" w:lineRule="auto"/>
        <w:ind w:left="360" w:right="0" w:firstLine="0"/>
        <w:textAlignment w:val="baseline"/>
        <w:rPr>
          <w:rFonts w:ascii="Segoe UI" w:eastAsia="Times New Roman" w:hAnsi="Segoe UI" w:cs="Segoe UI"/>
          <w:sz w:val="18"/>
          <w:szCs w:val="18"/>
        </w:rPr>
      </w:pPr>
      <w:r w:rsidRPr="000808AB">
        <w:rPr>
          <w:rFonts w:eastAsia="Times New Roman"/>
          <w:i/>
          <w:iCs/>
          <w:sz w:val="18"/>
          <w:szCs w:val="18"/>
        </w:rPr>
        <w:t>**For team project only</w:t>
      </w:r>
      <w:r w:rsidRPr="000808AB">
        <w:rPr>
          <w:rFonts w:eastAsia="Times New Roman"/>
          <w:sz w:val="18"/>
          <w:szCs w:val="18"/>
        </w:rPr>
        <w:t> </w:t>
      </w:r>
    </w:p>
    <w:p w14:paraId="06427C52" w14:textId="77777777" w:rsidR="000808AB" w:rsidRPr="000808AB" w:rsidRDefault="000808AB" w:rsidP="000808AB">
      <w:pPr>
        <w:spacing w:after="0" w:line="240" w:lineRule="auto"/>
        <w:ind w:left="360" w:right="0" w:firstLine="0"/>
        <w:textAlignment w:val="baseline"/>
        <w:rPr>
          <w:rFonts w:ascii="Segoe UI" w:eastAsia="Times New Roman" w:hAnsi="Segoe UI" w:cs="Segoe UI"/>
          <w:sz w:val="18"/>
          <w:szCs w:val="18"/>
        </w:rPr>
      </w:pPr>
      <w:r w:rsidRPr="000808AB">
        <w:rPr>
          <w:rFonts w:eastAsia="Times New Roman"/>
          <w:sz w:val="18"/>
          <w:szCs w:val="18"/>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0"/>
        <w:gridCol w:w="3067"/>
        <w:gridCol w:w="1194"/>
        <w:gridCol w:w="2302"/>
        <w:gridCol w:w="1093"/>
        <w:gridCol w:w="1143"/>
      </w:tblGrid>
      <w:tr w:rsidR="000808AB" w:rsidRPr="000808AB" w14:paraId="79C9A224" w14:textId="77777777" w:rsidTr="000808AB">
        <w:trPr>
          <w:trHeight w:val="675"/>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FA81AA6" w14:textId="77777777" w:rsidR="000808AB" w:rsidRPr="000808AB" w:rsidRDefault="000808AB" w:rsidP="000808AB">
            <w:pPr>
              <w:spacing w:after="0" w:line="240" w:lineRule="auto"/>
              <w:ind w:left="0" w:right="0" w:firstLine="0"/>
              <w:textAlignment w:val="baseline"/>
              <w:rPr>
                <w:rFonts w:ascii="Times New Roman" w:eastAsia="Times New Roman" w:hAnsi="Times New Roman" w:cs="Times New Roman"/>
                <w:szCs w:val="24"/>
              </w:rPr>
            </w:pPr>
            <w:r w:rsidRPr="000808AB">
              <w:rPr>
                <w:rFonts w:eastAsia="Times New Roman"/>
                <w:b/>
                <w:bCs/>
                <w:szCs w:val="24"/>
              </w:rPr>
              <w:t>Supervisor Name</w:t>
            </w:r>
            <w:r w:rsidRPr="000808AB">
              <w:rPr>
                <w:rFonts w:eastAsia="Times New Roman"/>
                <w:szCs w:val="24"/>
              </w:rPr>
              <w:t>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13295F" w14:textId="77777777" w:rsidR="000808AB" w:rsidRPr="000808AB" w:rsidRDefault="000808AB" w:rsidP="000808AB">
            <w:pPr>
              <w:spacing w:after="0" w:line="240" w:lineRule="auto"/>
              <w:ind w:left="0" w:right="0" w:firstLine="0"/>
              <w:textAlignment w:val="baseline"/>
              <w:rPr>
                <w:rFonts w:ascii="Times New Roman" w:eastAsia="Times New Roman" w:hAnsi="Times New Roman" w:cs="Times New Roman"/>
                <w:szCs w:val="24"/>
              </w:rPr>
            </w:pPr>
            <w:r w:rsidRPr="000808AB">
              <w:rPr>
                <w:rFonts w:eastAsia="Times New Roman"/>
                <w:b/>
                <w:bCs/>
                <w:szCs w:val="24"/>
              </w:rPr>
              <w:t> </w:t>
            </w:r>
            <w:r w:rsidRPr="000808AB">
              <w:rPr>
                <w:rFonts w:eastAsia="Times New Roman"/>
                <w:szCs w:val="24"/>
              </w:rPr>
              <w:t> </w:t>
            </w:r>
          </w:p>
          <w:p w14:paraId="0D26FDE7" w14:textId="77777777" w:rsidR="000808AB" w:rsidRPr="000808AB" w:rsidRDefault="000808AB" w:rsidP="000808AB">
            <w:pPr>
              <w:spacing w:after="0" w:line="240" w:lineRule="auto"/>
              <w:ind w:left="0" w:right="0" w:firstLine="0"/>
              <w:textAlignment w:val="baseline"/>
              <w:rPr>
                <w:rFonts w:ascii="Times New Roman" w:eastAsia="Times New Roman" w:hAnsi="Times New Roman" w:cs="Times New Roman"/>
                <w:szCs w:val="24"/>
              </w:rPr>
            </w:pPr>
            <w:r w:rsidRPr="000808AB">
              <w:rPr>
                <w:rFonts w:eastAsia="Times New Roman"/>
                <w:b/>
                <w:bCs/>
                <w:szCs w:val="24"/>
              </w:rPr>
              <w:t> </w:t>
            </w:r>
            <w:r w:rsidRPr="000808AB">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BE738F9" w14:textId="77777777" w:rsidR="000808AB" w:rsidRPr="000808AB" w:rsidRDefault="000808AB" w:rsidP="000808AB">
            <w:pPr>
              <w:spacing w:after="0" w:line="240" w:lineRule="auto"/>
              <w:ind w:left="0" w:right="0" w:firstLine="0"/>
              <w:textAlignment w:val="baseline"/>
              <w:rPr>
                <w:rFonts w:ascii="Times New Roman" w:eastAsia="Times New Roman" w:hAnsi="Times New Roman" w:cs="Times New Roman"/>
                <w:szCs w:val="24"/>
              </w:rPr>
            </w:pPr>
            <w:r w:rsidRPr="000808AB">
              <w:rPr>
                <w:rFonts w:eastAsia="Times New Roman"/>
                <w:b/>
                <w:bCs/>
                <w:szCs w:val="24"/>
              </w:rPr>
              <w:t>Signature</w:t>
            </w:r>
            <w:r w:rsidRPr="000808AB">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8168D2" w14:textId="77777777" w:rsidR="000808AB" w:rsidRPr="000808AB" w:rsidRDefault="000808AB" w:rsidP="000808AB">
            <w:pPr>
              <w:spacing w:after="0" w:line="240" w:lineRule="auto"/>
              <w:ind w:left="0" w:right="0" w:firstLine="0"/>
              <w:textAlignment w:val="baseline"/>
              <w:rPr>
                <w:rFonts w:ascii="Times New Roman" w:eastAsia="Times New Roman" w:hAnsi="Times New Roman" w:cs="Times New Roman"/>
                <w:szCs w:val="24"/>
              </w:rPr>
            </w:pPr>
            <w:r w:rsidRPr="000808AB">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F9F1B40" w14:textId="77777777" w:rsidR="000808AB" w:rsidRPr="000808AB" w:rsidRDefault="000808AB" w:rsidP="000808AB">
            <w:pPr>
              <w:spacing w:after="0" w:line="240" w:lineRule="auto"/>
              <w:ind w:left="0" w:right="0" w:firstLine="0"/>
              <w:textAlignment w:val="baseline"/>
              <w:rPr>
                <w:rFonts w:ascii="Times New Roman" w:eastAsia="Times New Roman" w:hAnsi="Times New Roman" w:cs="Times New Roman"/>
                <w:szCs w:val="24"/>
              </w:rPr>
            </w:pPr>
            <w:r w:rsidRPr="000808AB">
              <w:rPr>
                <w:rFonts w:eastAsia="Times New Roman"/>
                <w:b/>
                <w:bCs/>
                <w:szCs w:val="24"/>
              </w:rPr>
              <w:t>Date  </w:t>
            </w:r>
            <w:r w:rsidRPr="000808AB">
              <w:rPr>
                <w:rFonts w:eastAsia="Times New Roman"/>
                <w:szCs w:val="24"/>
              </w:rPr>
              <w:t> </w:t>
            </w:r>
          </w:p>
        </w:tc>
        <w:tc>
          <w:tcPr>
            <w:tcW w:w="15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E553B8" w14:textId="77777777" w:rsidR="000808AB" w:rsidRPr="000808AB" w:rsidRDefault="000808AB" w:rsidP="000808AB">
            <w:pPr>
              <w:spacing w:after="0" w:line="240" w:lineRule="auto"/>
              <w:ind w:left="0" w:right="0" w:firstLine="0"/>
              <w:textAlignment w:val="baseline"/>
              <w:rPr>
                <w:rFonts w:ascii="Times New Roman" w:eastAsia="Times New Roman" w:hAnsi="Times New Roman" w:cs="Times New Roman"/>
                <w:szCs w:val="24"/>
              </w:rPr>
            </w:pPr>
            <w:r w:rsidRPr="000808AB">
              <w:rPr>
                <w:rFonts w:eastAsia="Times New Roman"/>
                <w:b/>
                <w:bCs/>
                <w:szCs w:val="24"/>
              </w:rPr>
              <w:t> </w:t>
            </w:r>
            <w:r w:rsidRPr="000808AB">
              <w:rPr>
                <w:rFonts w:eastAsia="Times New Roman"/>
                <w:szCs w:val="24"/>
              </w:rPr>
              <w:t> </w:t>
            </w:r>
          </w:p>
        </w:tc>
      </w:tr>
    </w:tbl>
    <w:p w14:paraId="475E3949" w14:textId="77777777" w:rsidR="000808AB" w:rsidRPr="000808AB" w:rsidRDefault="000808AB" w:rsidP="000808AB">
      <w:pPr>
        <w:spacing w:after="0" w:line="240" w:lineRule="auto"/>
        <w:ind w:left="0" w:right="0" w:firstLine="0"/>
        <w:textAlignment w:val="baseline"/>
        <w:rPr>
          <w:rFonts w:ascii="Segoe UI" w:eastAsia="Times New Roman" w:hAnsi="Segoe UI" w:cs="Segoe UI"/>
          <w:sz w:val="18"/>
          <w:szCs w:val="18"/>
        </w:rPr>
      </w:pPr>
      <w:r w:rsidRPr="000808AB">
        <w:rPr>
          <w:rFonts w:eastAsia="Times New Roman"/>
          <w:szCs w:val="24"/>
        </w:rPr>
        <w:t> </w:t>
      </w:r>
    </w:p>
    <w:p w14:paraId="04C88941" w14:textId="77777777" w:rsidR="000808AB" w:rsidRPr="000808AB" w:rsidRDefault="000808AB" w:rsidP="000808AB">
      <w:pPr>
        <w:spacing w:after="0" w:line="240" w:lineRule="auto"/>
        <w:ind w:left="0" w:right="0" w:firstLine="0"/>
        <w:textAlignment w:val="baseline"/>
        <w:rPr>
          <w:rFonts w:ascii="Segoe UI" w:eastAsia="Times New Roman" w:hAnsi="Segoe UI" w:cs="Segoe UI"/>
          <w:sz w:val="18"/>
          <w:szCs w:val="18"/>
        </w:rPr>
      </w:pPr>
      <w:r w:rsidRPr="000808AB">
        <w:rPr>
          <w:rFonts w:eastAsia="Times New Roman"/>
          <w:szCs w:val="24"/>
        </w:rPr>
        <w:t> </w:t>
      </w:r>
    </w:p>
    <w:p w14:paraId="1C462D06" w14:textId="77777777" w:rsidR="000808AB" w:rsidRPr="000808AB" w:rsidRDefault="000808AB" w:rsidP="000808AB">
      <w:pPr>
        <w:spacing w:after="0" w:line="240" w:lineRule="auto"/>
        <w:ind w:left="0" w:right="0" w:firstLine="0"/>
        <w:textAlignment w:val="baseline"/>
        <w:rPr>
          <w:rFonts w:ascii="Segoe UI" w:eastAsia="Times New Roman" w:hAnsi="Segoe UI" w:cs="Segoe UI"/>
          <w:sz w:val="18"/>
          <w:szCs w:val="18"/>
        </w:rPr>
      </w:pPr>
      <w:r w:rsidRPr="000808AB">
        <w:rPr>
          <w:rFonts w:eastAsia="Times New Roman"/>
          <w:szCs w:val="24"/>
        </w:rPr>
        <w:t> </w:t>
      </w:r>
    </w:p>
    <w:p w14:paraId="72C8DF29" w14:textId="4C6B5AC1" w:rsidR="000808AB" w:rsidRDefault="000808AB" w:rsidP="00B01A53">
      <w:pPr>
        <w:spacing w:after="0" w:line="240" w:lineRule="auto"/>
        <w:ind w:left="0" w:right="0" w:firstLine="0"/>
        <w:jc w:val="center"/>
        <w:textAlignment w:val="baseline"/>
        <w:rPr>
          <w:rFonts w:ascii="Segoe UI" w:eastAsia="Times New Roman" w:hAnsi="Segoe UI" w:cs="Segoe UI"/>
          <w:sz w:val="18"/>
          <w:szCs w:val="18"/>
        </w:rPr>
      </w:pPr>
    </w:p>
    <w:p w14:paraId="4D856F1C" w14:textId="77777777" w:rsidR="000808AB" w:rsidRDefault="000808AB">
      <w:pPr>
        <w:spacing w:after="160" w:line="259" w:lineRule="auto"/>
        <w:ind w:left="0" w:right="0" w:firstLine="0"/>
        <w:jc w:val="left"/>
        <w:rPr>
          <w:rFonts w:ascii="Segoe UI" w:eastAsia="Times New Roman" w:hAnsi="Segoe UI" w:cs="Segoe UI"/>
          <w:sz w:val="18"/>
          <w:szCs w:val="18"/>
        </w:rPr>
      </w:pPr>
      <w:r>
        <w:rPr>
          <w:rFonts w:ascii="Segoe UI" w:eastAsia="Times New Roman" w:hAnsi="Segoe UI" w:cs="Segoe UI"/>
          <w:sz w:val="18"/>
          <w:szCs w:val="18"/>
        </w:rPr>
        <w:br w:type="page"/>
      </w:r>
    </w:p>
    <w:p w14:paraId="47498A52" w14:textId="508175AE" w:rsidR="005A4B10" w:rsidRPr="005A4B10" w:rsidRDefault="005A4B10" w:rsidP="005A4B10">
      <w:pPr>
        <w:spacing w:after="0" w:line="240" w:lineRule="auto"/>
        <w:ind w:left="0" w:right="0" w:firstLine="0"/>
        <w:jc w:val="center"/>
        <w:textAlignment w:val="baseline"/>
        <w:rPr>
          <w:rFonts w:ascii="Segoe UI" w:eastAsia="Times New Roman" w:hAnsi="Segoe UI" w:cs="Segoe UI"/>
          <w:sz w:val="18"/>
          <w:szCs w:val="18"/>
        </w:rPr>
      </w:pPr>
      <w:r w:rsidRPr="005A4B10">
        <w:rPr>
          <w:rFonts w:ascii="Segoe UI" w:eastAsia="Times New Roman" w:hAnsi="Segoe UI" w:cs="Segoe UI"/>
          <w:noProof/>
          <w:sz w:val="18"/>
          <w:szCs w:val="18"/>
        </w:rPr>
        <w:lastRenderedPageBreak/>
        <w:drawing>
          <wp:inline distT="0" distB="0" distL="0" distR="0" wp14:anchorId="6066153C" wp14:editId="1C35A180">
            <wp:extent cx="5010150" cy="1371600"/>
            <wp:effectExtent l="0" t="0" r="0" b="0"/>
            <wp:docPr id="1348962462" name="Picture 1348962462" descr="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62462" name="Picture 3" descr="A red white and blue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0150" cy="1371600"/>
                    </a:xfrm>
                    <a:prstGeom prst="rect">
                      <a:avLst/>
                    </a:prstGeom>
                    <a:noFill/>
                    <a:ln>
                      <a:noFill/>
                    </a:ln>
                  </pic:spPr>
                </pic:pic>
              </a:graphicData>
            </a:graphic>
          </wp:inline>
        </w:drawing>
      </w:r>
      <w:r w:rsidRPr="005A4B10">
        <w:rPr>
          <w:rFonts w:eastAsia="Times New Roman"/>
          <w:szCs w:val="24"/>
        </w:rPr>
        <w:t> </w:t>
      </w:r>
    </w:p>
    <w:p w14:paraId="6B4C385D" w14:textId="77777777" w:rsidR="005A4B10" w:rsidRPr="005A4B10" w:rsidRDefault="005A4B10" w:rsidP="005A4B10">
      <w:pPr>
        <w:spacing w:after="0" w:line="240" w:lineRule="auto"/>
        <w:ind w:left="0" w:right="0" w:firstLine="0"/>
        <w:jc w:val="center"/>
        <w:textAlignment w:val="baseline"/>
        <w:rPr>
          <w:rFonts w:ascii="Segoe UI" w:eastAsia="Times New Roman" w:hAnsi="Segoe UI" w:cs="Segoe UI"/>
          <w:b/>
          <w:bCs/>
          <w:color w:val="4F81BD"/>
          <w:sz w:val="18"/>
          <w:szCs w:val="18"/>
        </w:rPr>
      </w:pPr>
      <w:r w:rsidRPr="005A4B10">
        <w:rPr>
          <w:rFonts w:eastAsia="Times New Roman"/>
          <w:b/>
          <w:bCs/>
          <w:i/>
          <w:iCs/>
          <w:color w:val="auto"/>
          <w:sz w:val="36"/>
          <w:szCs w:val="36"/>
        </w:rPr>
        <w:t>Capstone Project (COSC 490)</w:t>
      </w:r>
      <w:r w:rsidRPr="005A4B10">
        <w:rPr>
          <w:rFonts w:eastAsia="Times New Roman"/>
          <w:b/>
          <w:bCs/>
          <w:color w:val="auto"/>
          <w:sz w:val="36"/>
          <w:szCs w:val="36"/>
        </w:rPr>
        <w:t> </w:t>
      </w:r>
    </w:p>
    <w:p w14:paraId="661B3A0C" w14:textId="77777777" w:rsidR="005A4B10" w:rsidRPr="005A4B10" w:rsidRDefault="005A4B10" w:rsidP="005A4B10">
      <w:pPr>
        <w:spacing w:after="0" w:line="240" w:lineRule="auto"/>
        <w:ind w:left="0" w:right="0" w:firstLine="0"/>
        <w:jc w:val="center"/>
        <w:textAlignment w:val="baseline"/>
        <w:rPr>
          <w:rFonts w:ascii="Segoe UI" w:eastAsia="Times New Roman" w:hAnsi="Segoe UI" w:cs="Segoe UI"/>
          <w:b/>
          <w:bCs/>
          <w:color w:val="4F81BD"/>
          <w:sz w:val="18"/>
          <w:szCs w:val="18"/>
        </w:rPr>
      </w:pPr>
      <w:r w:rsidRPr="005A4B10">
        <w:rPr>
          <w:rFonts w:eastAsia="Times New Roman"/>
          <w:b/>
          <w:bCs/>
          <w:i/>
          <w:iCs/>
          <w:color w:val="C00000"/>
          <w:sz w:val="28"/>
          <w:szCs w:val="28"/>
        </w:rPr>
        <w:t>Final Evaluation Form</w:t>
      </w:r>
      <w:r w:rsidRPr="005A4B10">
        <w:rPr>
          <w:rFonts w:eastAsia="Times New Roman"/>
          <w:b/>
          <w:bCs/>
          <w:color w:val="C00000"/>
          <w:sz w:val="28"/>
          <w:szCs w:val="28"/>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6"/>
        <w:gridCol w:w="4004"/>
        <w:gridCol w:w="270"/>
        <w:gridCol w:w="1132"/>
        <w:gridCol w:w="270"/>
        <w:gridCol w:w="180"/>
        <w:gridCol w:w="1124"/>
        <w:gridCol w:w="261"/>
        <w:gridCol w:w="1107"/>
      </w:tblGrid>
      <w:tr w:rsidR="005A4B10" w:rsidRPr="005A4B10" w14:paraId="2CBE4622" w14:textId="77777777" w:rsidTr="005A4B10">
        <w:trPr>
          <w:trHeight w:val="300"/>
        </w:trPr>
        <w:tc>
          <w:tcPr>
            <w:tcW w:w="2670" w:type="dxa"/>
            <w:tcBorders>
              <w:top w:val="single" w:sz="6" w:space="0" w:color="000000"/>
              <w:left w:val="single" w:sz="6" w:space="0" w:color="000000"/>
              <w:bottom w:val="single" w:sz="6" w:space="0" w:color="000000"/>
              <w:right w:val="single" w:sz="6" w:space="0" w:color="000000"/>
            </w:tcBorders>
            <w:shd w:val="clear" w:color="auto" w:fill="DBE5F1"/>
            <w:hideMark/>
          </w:tcPr>
          <w:p w14:paraId="3D8EDEB6" w14:textId="77777777" w:rsidR="005A4B10" w:rsidRPr="005A4B10" w:rsidRDefault="005A4B10" w:rsidP="005A4B10">
            <w:pPr>
              <w:spacing w:after="0" w:line="240" w:lineRule="auto"/>
              <w:ind w:left="105" w:right="0" w:firstLine="0"/>
              <w:jc w:val="left"/>
              <w:textAlignment w:val="baseline"/>
              <w:rPr>
                <w:rFonts w:ascii="Times New Roman" w:eastAsia="Times New Roman" w:hAnsi="Times New Roman" w:cs="Times New Roman"/>
                <w:szCs w:val="24"/>
              </w:rPr>
            </w:pPr>
            <w:r w:rsidRPr="005A4B10">
              <w:rPr>
                <w:rFonts w:eastAsia="Times New Roman"/>
                <w:b/>
                <w:bCs/>
                <w:szCs w:val="24"/>
              </w:rPr>
              <w:t>Name of Student  </w:t>
            </w:r>
            <w:r w:rsidRPr="005A4B10">
              <w:rPr>
                <w:rFonts w:eastAsia="Times New Roman"/>
                <w:szCs w:val="24"/>
              </w:rPr>
              <w:t> </w:t>
            </w:r>
          </w:p>
        </w:tc>
        <w:tc>
          <w:tcPr>
            <w:tcW w:w="42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D02CBBA" w14:textId="77777777" w:rsidR="005A4B10" w:rsidRPr="005A4B10" w:rsidRDefault="005A4B10" w:rsidP="005A4B10">
            <w:pPr>
              <w:spacing w:after="0" w:line="240" w:lineRule="auto"/>
              <w:ind w:left="105" w:right="0" w:firstLine="0"/>
              <w:jc w:val="left"/>
              <w:textAlignment w:val="baseline"/>
              <w:rPr>
                <w:rFonts w:ascii="Times New Roman" w:eastAsia="Times New Roman" w:hAnsi="Times New Roman" w:cs="Times New Roman"/>
                <w:szCs w:val="24"/>
              </w:rPr>
            </w:pPr>
            <w:r w:rsidRPr="005A4B10">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hideMark/>
          </w:tcPr>
          <w:p w14:paraId="5F4E6FB7" w14:textId="77777777" w:rsidR="005A4B10" w:rsidRPr="005A4B10" w:rsidRDefault="005A4B10" w:rsidP="005A4B10">
            <w:pPr>
              <w:spacing w:after="0" w:line="240" w:lineRule="auto"/>
              <w:ind w:left="105" w:right="0" w:firstLine="0"/>
              <w:jc w:val="left"/>
              <w:textAlignment w:val="baseline"/>
              <w:rPr>
                <w:rFonts w:ascii="Times New Roman" w:eastAsia="Times New Roman" w:hAnsi="Times New Roman" w:cs="Times New Roman"/>
                <w:szCs w:val="24"/>
              </w:rPr>
            </w:pPr>
            <w:r w:rsidRPr="005A4B10">
              <w:rPr>
                <w:rFonts w:eastAsia="Times New Roman"/>
                <w:b/>
                <w:bCs/>
                <w:szCs w:val="24"/>
              </w:rPr>
              <w:t>Student ID </w:t>
            </w:r>
            <w:r w:rsidRPr="005A4B10">
              <w:rPr>
                <w:rFonts w:eastAsia="Times New Roman"/>
                <w:szCs w:val="24"/>
              </w:rPr>
              <w:t> </w:t>
            </w:r>
          </w:p>
        </w:tc>
        <w:tc>
          <w:tcPr>
            <w:tcW w:w="450" w:type="dxa"/>
            <w:gridSpan w:val="2"/>
            <w:tcBorders>
              <w:top w:val="single" w:sz="6" w:space="0" w:color="000000"/>
              <w:left w:val="nil"/>
              <w:bottom w:val="single" w:sz="6" w:space="0" w:color="000000"/>
              <w:right w:val="single" w:sz="6" w:space="0" w:color="000000"/>
            </w:tcBorders>
            <w:shd w:val="clear" w:color="auto" w:fill="DBE5F1"/>
            <w:hideMark/>
          </w:tcPr>
          <w:p w14:paraId="5F20B4D1"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szCs w:val="24"/>
              </w:rPr>
              <w:t> </w:t>
            </w:r>
          </w:p>
        </w:tc>
        <w:tc>
          <w:tcPr>
            <w:tcW w:w="240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C5A101"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szCs w:val="24"/>
              </w:rPr>
              <w:t>  </w:t>
            </w:r>
          </w:p>
        </w:tc>
      </w:tr>
      <w:tr w:rsidR="005A4B10" w:rsidRPr="005A4B10" w14:paraId="59DE3AB0" w14:textId="77777777" w:rsidTr="005A4B10">
        <w:trPr>
          <w:trHeight w:val="300"/>
        </w:trPr>
        <w:tc>
          <w:tcPr>
            <w:tcW w:w="2670" w:type="dxa"/>
            <w:tcBorders>
              <w:top w:val="single" w:sz="6" w:space="0" w:color="000000"/>
              <w:left w:val="single" w:sz="6" w:space="0" w:color="000000"/>
              <w:bottom w:val="single" w:sz="6" w:space="0" w:color="000000"/>
              <w:right w:val="single" w:sz="6" w:space="0" w:color="000000"/>
            </w:tcBorders>
            <w:shd w:val="clear" w:color="auto" w:fill="DBE5F1"/>
            <w:hideMark/>
          </w:tcPr>
          <w:p w14:paraId="1A95449F" w14:textId="77777777" w:rsidR="005A4B10" w:rsidRPr="005A4B10" w:rsidRDefault="005A4B10" w:rsidP="005A4B10">
            <w:pPr>
              <w:spacing w:after="0" w:line="240" w:lineRule="auto"/>
              <w:ind w:left="105" w:right="0" w:firstLine="0"/>
              <w:jc w:val="left"/>
              <w:textAlignment w:val="baseline"/>
              <w:rPr>
                <w:rFonts w:ascii="Times New Roman" w:eastAsia="Times New Roman" w:hAnsi="Times New Roman" w:cs="Times New Roman"/>
                <w:szCs w:val="24"/>
              </w:rPr>
            </w:pPr>
            <w:r w:rsidRPr="005A4B10">
              <w:rPr>
                <w:rFonts w:eastAsia="Times New Roman"/>
                <w:b/>
                <w:bCs/>
                <w:szCs w:val="24"/>
              </w:rPr>
              <w:t>College  </w:t>
            </w:r>
            <w:r w:rsidRPr="005A4B10">
              <w:rPr>
                <w:rFonts w:eastAsia="Times New Roman"/>
                <w:szCs w:val="24"/>
              </w:rPr>
              <w:t> </w:t>
            </w:r>
          </w:p>
        </w:tc>
        <w:tc>
          <w:tcPr>
            <w:tcW w:w="42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763910" w14:textId="77777777" w:rsidR="005A4B10" w:rsidRPr="005A4B10" w:rsidRDefault="005A4B10" w:rsidP="005A4B10">
            <w:pPr>
              <w:spacing w:after="0" w:line="240" w:lineRule="auto"/>
              <w:ind w:left="105" w:right="0" w:firstLine="0"/>
              <w:jc w:val="left"/>
              <w:textAlignment w:val="baseline"/>
              <w:rPr>
                <w:rFonts w:ascii="Times New Roman" w:eastAsia="Times New Roman" w:hAnsi="Times New Roman" w:cs="Times New Roman"/>
                <w:szCs w:val="24"/>
              </w:rPr>
            </w:pPr>
            <w:r w:rsidRPr="005A4B10">
              <w:rPr>
                <w:rFonts w:eastAsia="Times New Roman"/>
                <w:b/>
                <w:bCs/>
                <w:szCs w:val="24"/>
              </w:rPr>
              <w:t> </w:t>
            </w:r>
            <w:r w:rsidRPr="005A4B10">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hideMark/>
          </w:tcPr>
          <w:p w14:paraId="31780895" w14:textId="77777777" w:rsidR="005A4B10" w:rsidRPr="005A4B10" w:rsidRDefault="005A4B10" w:rsidP="005A4B10">
            <w:pPr>
              <w:spacing w:after="0" w:line="240" w:lineRule="auto"/>
              <w:ind w:left="105" w:right="0" w:firstLine="0"/>
              <w:jc w:val="left"/>
              <w:textAlignment w:val="baseline"/>
              <w:rPr>
                <w:rFonts w:ascii="Times New Roman" w:eastAsia="Times New Roman" w:hAnsi="Times New Roman" w:cs="Times New Roman"/>
                <w:szCs w:val="24"/>
              </w:rPr>
            </w:pPr>
            <w:r w:rsidRPr="005A4B10">
              <w:rPr>
                <w:rFonts w:eastAsia="Times New Roman"/>
                <w:b/>
                <w:bCs/>
                <w:szCs w:val="24"/>
              </w:rPr>
              <w:t>Program  </w:t>
            </w:r>
            <w:r w:rsidRPr="005A4B10">
              <w:rPr>
                <w:rFonts w:eastAsia="Times New Roman"/>
                <w:szCs w:val="24"/>
              </w:rPr>
              <w:t> </w:t>
            </w:r>
          </w:p>
        </w:tc>
        <w:tc>
          <w:tcPr>
            <w:tcW w:w="450" w:type="dxa"/>
            <w:gridSpan w:val="2"/>
            <w:tcBorders>
              <w:top w:val="single" w:sz="6" w:space="0" w:color="000000"/>
              <w:left w:val="nil"/>
              <w:bottom w:val="single" w:sz="6" w:space="0" w:color="000000"/>
              <w:right w:val="single" w:sz="6" w:space="0" w:color="000000"/>
            </w:tcBorders>
            <w:shd w:val="clear" w:color="auto" w:fill="DBE5F1"/>
            <w:hideMark/>
          </w:tcPr>
          <w:p w14:paraId="64EE1A03"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szCs w:val="24"/>
              </w:rPr>
              <w:t> </w:t>
            </w:r>
          </w:p>
        </w:tc>
        <w:tc>
          <w:tcPr>
            <w:tcW w:w="240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D68D5C9"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szCs w:val="24"/>
              </w:rPr>
              <w:t>  </w:t>
            </w:r>
          </w:p>
        </w:tc>
      </w:tr>
      <w:tr w:rsidR="005A4B10" w:rsidRPr="005A4B10" w14:paraId="07753030" w14:textId="77777777" w:rsidTr="005A4B10">
        <w:trPr>
          <w:trHeight w:val="300"/>
        </w:trPr>
        <w:tc>
          <w:tcPr>
            <w:tcW w:w="2670" w:type="dxa"/>
            <w:tcBorders>
              <w:top w:val="single" w:sz="6" w:space="0" w:color="000000"/>
              <w:left w:val="single" w:sz="6" w:space="0" w:color="000000"/>
              <w:bottom w:val="single" w:sz="6" w:space="0" w:color="000000"/>
              <w:right w:val="single" w:sz="6" w:space="0" w:color="000000"/>
            </w:tcBorders>
            <w:shd w:val="clear" w:color="auto" w:fill="DBE5F1"/>
            <w:hideMark/>
          </w:tcPr>
          <w:p w14:paraId="3D7E5465" w14:textId="77777777" w:rsidR="005A4B10" w:rsidRPr="005A4B10" w:rsidRDefault="005A4B10" w:rsidP="005A4B10">
            <w:pPr>
              <w:spacing w:after="0" w:line="240" w:lineRule="auto"/>
              <w:ind w:left="105" w:right="0" w:firstLine="0"/>
              <w:jc w:val="left"/>
              <w:textAlignment w:val="baseline"/>
              <w:rPr>
                <w:rFonts w:ascii="Times New Roman" w:eastAsia="Times New Roman" w:hAnsi="Times New Roman" w:cs="Times New Roman"/>
                <w:szCs w:val="24"/>
              </w:rPr>
            </w:pPr>
            <w:r w:rsidRPr="005A4B10">
              <w:rPr>
                <w:rFonts w:eastAsia="Times New Roman"/>
                <w:b/>
                <w:bCs/>
                <w:szCs w:val="24"/>
              </w:rPr>
              <w:t>Course Title  </w:t>
            </w:r>
            <w:r w:rsidRPr="005A4B10">
              <w:rPr>
                <w:rFonts w:eastAsia="Times New Roman"/>
                <w:szCs w:val="24"/>
              </w:rPr>
              <w:t> </w:t>
            </w:r>
          </w:p>
        </w:tc>
        <w:tc>
          <w:tcPr>
            <w:tcW w:w="42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787418"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szCs w:val="24"/>
              </w:rPr>
              <w:t> Senior Design Project </w:t>
            </w:r>
          </w:p>
          <w:p w14:paraId="520A888C" w14:textId="77777777" w:rsidR="005A4B10" w:rsidRPr="005A4B10" w:rsidRDefault="005A4B10" w:rsidP="005A4B10">
            <w:pPr>
              <w:spacing w:after="0" w:line="240" w:lineRule="auto"/>
              <w:ind w:left="105" w:right="0" w:firstLine="0"/>
              <w:jc w:val="left"/>
              <w:textAlignment w:val="baseline"/>
              <w:rPr>
                <w:rFonts w:ascii="Times New Roman" w:eastAsia="Times New Roman" w:hAnsi="Times New Roman" w:cs="Times New Roman"/>
                <w:szCs w:val="24"/>
              </w:rPr>
            </w:pPr>
            <w:r w:rsidRPr="005A4B10">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hideMark/>
          </w:tcPr>
          <w:p w14:paraId="792535CD" w14:textId="77777777" w:rsidR="005A4B10" w:rsidRPr="005A4B10" w:rsidRDefault="005A4B10" w:rsidP="005A4B10">
            <w:pPr>
              <w:spacing w:after="0" w:line="240" w:lineRule="auto"/>
              <w:ind w:left="105" w:right="0" w:firstLine="0"/>
              <w:textAlignment w:val="baseline"/>
              <w:rPr>
                <w:rFonts w:ascii="Times New Roman" w:eastAsia="Times New Roman" w:hAnsi="Times New Roman" w:cs="Times New Roman"/>
                <w:szCs w:val="24"/>
              </w:rPr>
            </w:pPr>
            <w:r w:rsidRPr="005A4B10">
              <w:rPr>
                <w:rFonts w:eastAsia="Times New Roman"/>
                <w:b/>
                <w:bCs/>
                <w:szCs w:val="24"/>
              </w:rPr>
              <w:t>Course Code </w:t>
            </w:r>
            <w:r w:rsidRPr="005A4B10">
              <w:rPr>
                <w:rFonts w:eastAsia="Times New Roman"/>
                <w:szCs w:val="24"/>
              </w:rPr>
              <w:t> </w:t>
            </w:r>
          </w:p>
        </w:tc>
        <w:tc>
          <w:tcPr>
            <w:tcW w:w="450" w:type="dxa"/>
            <w:gridSpan w:val="2"/>
            <w:tcBorders>
              <w:top w:val="single" w:sz="6" w:space="0" w:color="000000"/>
              <w:left w:val="nil"/>
              <w:bottom w:val="single" w:sz="6" w:space="0" w:color="000000"/>
              <w:right w:val="single" w:sz="6" w:space="0" w:color="000000"/>
            </w:tcBorders>
            <w:shd w:val="clear" w:color="auto" w:fill="DBE5F1"/>
            <w:hideMark/>
          </w:tcPr>
          <w:p w14:paraId="238DFC99"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szCs w:val="24"/>
              </w:rPr>
              <w:t> </w:t>
            </w:r>
          </w:p>
        </w:tc>
        <w:tc>
          <w:tcPr>
            <w:tcW w:w="240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204EA1"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szCs w:val="24"/>
              </w:rPr>
              <w:t> COSC 490 </w:t>
            </w:r>
          </w:p>
        </w:tc>
      </w:tr>
      <w:tr w:rsidR="005A4B10" w:rsidRPr="005A4B10" w14:paraId="216A1E30" w14:textId="77777777" w:rsidTr="005A4B10">
        <w:trPr>
          <w:trHeight w:val="375"/>
        </w:trPr>
        <w:tc>
          <w:tcPr>
            <w:tcW w:w="2670" w:type="dxa"/>
            <w:vMerge w:val="restart"/>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35C64FAB" w14:textId="77777777" w:rsidR="005A4B10" w:rsidRPr="005A4B10" w:rsidRDefault="005A4B10" w:rsidP="005A4B10">
            <w:pPr>
              <w:spacing w:after="0" w:line="240" w:lineRule="auto"/>
              <w:ind w:left="105" w:right="0" w:firstLine="0"/>
              <w:jc w:val="left"/>
              <w:textAlignment w:val="baseline"/>
              <w:rPr>
                <w:rFonts w:ascii="Times New Roman" w:eastAsia="Times New Roman" w:hAnsi="Times New Roman" w:cs="Times New Roman"/>
                <w:szCs w:val="24"/>
              </w:rPr>
            </w:pPr>
            <w:r w:rsidRPr="005A4B10">
              <w:rPr>
                <w:rFonts w:eastAsia="Times New Roman"/>
                <w:b/>
                <w:bCs/>
                <w:szCs w:val="24"/>
              </w:rPr>
              <w:t>Supervisor Name  </w:t>
            </w:r>
            <w:r w:rsidRPr="005A4B10">
              <w:rPr>
                <w:rFonts w:eastAsia="Times New Roman"/>
                <w:szCs w:val="24"/>
              </w:rPr>
              <w:t> </w:t>
            </w:r>
          </w:p>
        </w:tc>
        <w:tc>
          <w:tcPr>
            <w:tcW w:w="427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3EB2FBC" w14:textId="77777777" w:rsidR="005A4B10" w:rsidRPr="005A4B10" w:rsidRDefault="005A4B10" w:rsidP="005A4B10">
            <w:pPr>
              <w:spacing w:after="0" w:line="240" w:lineRule="auto"/>
              <w:ind w:left="105" w:right="0" w:firstLine="0"/>
              <w:jc w:val="left"/>
              <w:textAlignment w:val="baseline"/>
              <w:rPr>
                <w:rFonts w:ascii="Times New Roman" w:eastAsia="Times New Roman" w:hAnsi="Times New Roman" w:cs="Times New Roman"/>
                <w:szCs w:val="24"/>
              </w:rPr>
            </w:pPr>
            <w:r w:rsidRPr="005A4B10">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vAlign w:val="bottom"/>
            <w:hideMark/>
          </w:tcPr>
          <w:p w14:paraId="40930641" w14:textId="77777777" w:rsidR="005A4B10" w:rsidRPr="005A4B10" w:rsidRDefault="005A4B10" w:rsidP="005A4B10">
            <w:pPr>
              <w:spacing w:after="0" w:line="240" w:lineRule="auto"/>
              <w:ind w:left="105" w:right="0" w:firstLine="0"/>
              <w:textAlignment w:val="baseline"/>
              <w:rPr>
                <w:rFonts w:ascii="Times New Roman" w:eastAsia="Times New Roman" w:hAnsi="Times New Roman" w:cs="Times New Roman"/>
                <w:szCs w:val="24"/>
              </w:rPr>
            </w:pPr>
            <w:r w:rsidRPr="005A4B10">
              <w:rPr>
                <w:rFonts w:eastAsia="Times New Roman"/>
                <w:b/>
                <w:bCs/>
                <w:szCs w:val="24"/>
              </w:rPr>
              <w:t>Academic Year</w:t>
            </w:r>
            <w:r w:rsidRPr="005A4B10">
              <w:rPr>
                <w:rFonts w:eastAsia="Times New Roman"/>
                <w:szCs w:val="24"/>
              </w:rPr>
              <w:t> </w:t>
            </w:r>
          </w:p>
        </w:tc>
        <w:tc>
          <w:tcPr>
            <w:tcW w:w="450" w:type="dxa"/>
            <w:gridSpan w:val="2"/>
            <w:tcBorders>
              <w:top w:val="single" w:sz="6" w:space="0" w:color="000000"/>
              <w:left w:val="nil"/>
              <w:bottom w:val="single" w:sz="6" w:space="0" w:color="000000"/>
              <w:right w:val="single" w:sz="6" w:space="0" w:color="000000"/>
            </w:tcBorders>
            <w:shd w:val="clear" w:color="auto" w:fill="DBE5F1"/>
            <w:vAlign w:val="bottom"/>
            <w:hideMark/>
          </w:tcPr>
          <w:p w14:paraId="6363C5FA"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szCs w:val="24"/>
              </w:rPr>
              <w:t> </w:t>
            </w:r>
          </w:p>
        </w:tc>
        <w:tc>
          <w:tcPr>
            <w:tcW w:w="240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5AEE3E9"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szCs w:val="24"/>
              </w:rPr>
              <w:t>  </w:t>
            </w:r>
          </w:p>
        </w:tc>
      </w:tr>
      <w:tr w:rsidR="005A4B10" w:rsidRPr="005A4B10" w14:paraId="00DABB5F" w14:textId="77777777" w:rsidTr="005A4B10">
        <w:trPr>
          <w:trHeight w:val="476"/>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14E848" w14:textId="77777777" w:rsidR="005A4B10" w:rsidRPr="005A4B10" w:rsidRDefault="005A4B10" w:rsidP="005A4B10">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2011FB" w14:textId="77777777" w:rsidR="005A4B10" w:rsidRPr="005A4B10" w:rsidRDefault="005A4B10" w:rsidP="005A4B10">
            <w:pPr>
              <w:spacing w:after="0" w:line="240" w:lineRule="auto"/>
              <w:ind w:left="0" w:right="0" w:firstLine="0"/>
              <w:jc w:val="left"/>
              <w:rPr>
                <w:rFonts w:ascii="Times New Roman" w:eastAsia="Times New Roman" w:hAnsi="Times New Roman" w:cs="Times New Roman"/>
                <w:szCs w:val="24"/>
              </w:rPr>
            </w:pPr>
          </w:p>
        </w:tc>
        <w:tc>
          <w:tcPr>
            <w:tcW w:w="1425" w:type="dxa"/>
            <w:gridSpan w:val="2"/>
            <w:vMerge w:val="restart"/>
            <w:tcBorders>
              <w:top w:val="single" w:sz="6" w:space="0" w:color="000000"/>
              <w:left w:val="single" w:sz="6" w:space="0" w:color="000000"/>
              <w:bottom w:val="single" w:sz="6" w:space="0" w:color="000000"/>
              <w:right w:val="nil"/>
            </w:tcBorders>
            <w:shd w:val="clear" w:color="auto" w:fill="DBE5F1"/>
            <w:hideMark/>
          </w:tcPr>
          <w:p w14:paraId="495EC5E4"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szCs w:val="24"/>
              </w:rPr>
              <w:t> </w:t>
            </w:r>
          </w:p>
        </w:tc>
        <w:tc>
          <w:tcPr>
            <w:tcW w:w="1605" w:type="dxa"/>
            <w:gridSpan w:val="3"/>
            <w:vMerge w:val="restart"/>
            <w:tcBorders>
              <w:top w:val="single" w:sz="6" w:space="0" w:color="000000"/>
              <w:left w:val="nil"/>
              <w:bottom w:val="single" w:sz="6" w:space="0" w:color="000000"/>
              <w:right w:val="nil"/>
            </w:tcBorders>
            <w:shd w:val="clear" w:color="auto" w:fill="DBE5F1"/>
            <w:vAlign w:val="center"/>
            <w:hideMark/>
          </w:tcPr>
          <w:p w14:paraId="53DA9165" w14:textId="77777777" w:rsidR="005A4B10" w:rsidRPr="005A4B10" w:rsidRDefault="005A4B10" w:rsidP="005A4B10">
            <w:pPr>
              <w:spacing w:after="0" w:line="240" w:lineRule="auto"/>
              <w:ind w:left="105" w:right="0" w:firstLine="0"/>
              <w:jc w:val="center"/>
              <w:textAlignment w:val="baseline"/>
              <w:rPr>
                <w:rFonts w:ascii="Times New Roman" w:eastAsia="Times New Roman" w:hAnsi="Times New Roman" w:cs="Times New Roman"/>
                <w:szCs w:val="24"/>
              </w:rPr>
            </w:pPr>
            <w:r w:rsidRPr="005A4B10">
              <w:rPr>
                <w:rFonts w:eastAsia="Times New Roman"/>
                <w:b/>
                <w:bCs/>
                <w:szCs w:val="24"/>
              </w:rPr>
              <w:t>Semester </w:t>
            </w:r>
            <w:r w:rsidRPr="005A4B10">
              <w:rPr>
                <w:rFonts w:eastAsia="Times New Roman"/>
                <w:szCs w:val="24"/>
              </w:rPr>
              <w:t> </w:t>
            </w:r>
          </w:p>
        </w:tc>
        <w:tc>
          <w:tcPr>
            <w:tcW w:w="1245" w:type="dxa"/>
            <w:gridSpan w:val="2"/>
            <w:vMerge w:val="restart"/>
            <w:tcBorders>
              <w:top w:val="single" w:sz="6" w:space="0" w:color="000000"/>
              <w:left w:val="nil"/>
              <w:bottom w:val="single" w:sz="6" w:space="0" w:color="000000"/>
              <w:right w:val="single" w:sz="6" w:space="0" w:color="000000"/>
            </w:tcBorders>
            <w:shd w:val="clear" w:color="auto" w:fill="DBE5F1"/>
            <w:hideMark/>
          </w:tcPr>
          <w:p w14:paraId="0308BA2B"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szCs w:val="24"/>
              </w:rPr>
              <w:t> </w:t>
            </w:r>
          </w:p>
        </w:tc>
      </w:tr>
      <w:tr w:rsidR="005A4B10" w:rsidRPr="005A4B10" w14:paraId="7ACCFD3F" w14:textId="77777777" w:rsidTr="005A4B10">
        <w:trPr>
          <w:trHeight w:val="476"/>
        </w:trPr>
        <w:tc>
          <w:tcPr>
            <w:tcW w:w="2670" w:type="dxa"/>
            <w:vMerge w:val="restart"/>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252E462" w14:textId="77777777" w:rsidR="005A4B10" w:rsidRPr="005A4B10" w:rsidRDefault="005A4B10" w:rsidP="005A4B10">
            <w:pPr>
              <w:spacing w:after="0" w:line="240" w:lineRule="auto"/>
              <w:ind w:left="105" w:right="0" w:firstLine="0"/>
              <w:jc w:val="left"/>
              <w:textAlignment w:val="baseline"/>
              <w:rPr>
                <w:rFonts w:ascii="Times New Roman" w:eastAsia="Times New Roman" w:hAnsi="Times New Roman" w:cs="Times New Roman"/>
                <w:szCs w:val="24"/>
              </w:rPr>
            </w:pPr>
            <w:r w:rsidRPr="005A4B10">
              <w:rPr>
                <w:rFonts w:eastAsia="Times New Roman"/>
                <w:b/>
                <w:bCs/>
                <w:szCs w:val="24"/>
              </w:rPr>
              <w:t>Project Title  </w:t>
            </w:r>
            <w:r w:rsidRPr="005A4B10">
              <w:rPr>
                <w:rFonts w:eastAsia="Times New Roman"/>
                <w:szCs w:val="24"/>
              </w:rPr>
              <w:t> </w:t>
            </w:r>
          </w:p>
        </w:tc>
        <w:tc>
          <w:tcPr>
            <w:tcW w:w="427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106F45" w14:textId="77777777" w:rsidR="005A4B10" w:rsidRPr="005A4B10" w:rsidRDefault="005A4B10" w:rsidP="005A4B10">
            <w:pPr>
              <w:spacing w:after="0" w:line="240" w:lineRule="auto"/>
              <w:ind w:left="105" w:right="0" w:firstLine="0"/>
              <w:jc w:val="left"/>
              <w:textAlignment w:val="baseline"/>
              <w:rPr>
                <w:rFonts w:ascii="Times New Roman" w:eastAsia="Times New Roman" w:hAnsi="Times New Roman" w:cs="Times New Roman"/>
                <w:szCs w:val="24"/>
              </w:rPr>
            </w:pPr>
            <w:r w:rsidRPr="005A4B10">
              <w:rPr>
                <w:rFonts w:eastAsia="Times New Roman"/>
                <w:szCs w:val="24"/>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E89717A" w14:textId="77777777" w:rsidR="005A4B10" w:rsidRPr="005A4B10" w:rsidRDefault="005A4B10" w:rsidP="005A4B10">
            <w:pPr>
              <w:spacing w:after="0" w:line="240" w:lineRule="auto"/>
              <w:ind w:left="0" w:right="0" w:firstLine="0"/>
              <w:jc w:val="left"/>
              <w:rPr>
                <w:rFonts w:ascii="Times New Roman" w:eastAsia="Times New Roman" w:hAnsi="Times New Roman" w:cs="Times New Roman"/>
                <w:szCs w:val="24"/>
              </w:rPr>
            </w:pPr>
          </w:p>
        </w:tc>
        <w:tc>
          <w:tcPr>
            <w:tcW w:w="0" w:type="auto"/>
            <w:gridSpan w:val="3"/>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D30CC4" w14:textId="77777777" w:rsidR="005A4B10" w:rsidRPr="005A4B10" w:rsidRDefault="005A4B10" w:rsidP="005A4B10">
            <w:pPr>
              <w:spacing w:after="0" w:line="240" w:lineRule="auto"/>
              <w:ind w:left="0" w:right="0" w:firstLine="0"/>
              <w:jc w:val="left"/>
              <w:rPr>
                <w:rFonts w:ascii="Times New Roman" w:eastAsia="Times New Roman" w:hAnsi="Times New Roman" w:cs="Times New Roman"/>
                <w:szCs w:val="24"/>
              </w:rPr>
            </w:pP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09DA4ED" w14:textId="77777777" w:rsidR="005A4B10" w:rsidRPr="005A4B10" w:rsidRDefault="005A4B10" w:rsidP="005A4B10">
            <w:pPr>
              <w:spacing w:after="0" w:line="240" w:lineRule="auto"/>
              <w:ind w:left="0" w:right="0" w:firstLine="0"/>
              <w:jc w:val="left"/>
              <w:rPr>
                <w:rFonts w:ascii="Times New Roman" w:eastAsia="Times New Roman" w:hAnsi="Times New Roman" w:cs="Times New Roman"/>
                <w:szCs w:val="24"/>
              </w:rPr>
            </w:pPr>
          </w:p>
        </w:tc>
      </w:tr>
      <w:tr w:rsidR="005A4B10" w:rsidRPr="005A4B10" w14:paraId="157D16F2" w14:textId="77777777" w:rsidTr="005A4B10">
        <w:trPr>
          <w:trHeight w:val="30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1C6255" w14:textId="77777777" w:rsidR="005A4B10" w:rsidRPr="005A4B10" w:rsidRDefault="005A4B10" w:rsidP="005A4B10">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CF527E0" w14:textId="77777777" w:rsidR="005A4B10" w:rsidRPr="005A4B10" w:rsidRDefault="005A4B10" w:rsidP="005A4B10">
            <w:pPr>
              <w:spacing w:after="0" w:line="240" w:lineRule="auto"/>
              <w:ind w:left="0" w:right="0" w:firstLine="0"/>
              <w:jc w:val="left"/>
              <w:rPr>
                <w:rFonts w:ascii="Times New Roman" w:eastAsia="Times New Roman" w:hAnsi="Times New Roman" w:cs="Times New Roman"/>
                <w:szCs w:val="24"/>
              </w:rPr>
            </w:pPr>
          </w:p>
        </w:tc>
        <w:tc>
          <w:tcPr>
            <w:tcW w:w="270" w:type="dxa"/>
            <w:tcBorders>
              <w:top w:val="single" w:sz="6" w:space="0" w:color="000000"/>
              <w:left w:val="single" w:sz="6" w:space="0" w:color="000000"/>
              <w:bottom w:val="single" w:sz="6" w:space="0" w:color="000000"/>
              <w:right w:val="single" w:sz="6" w:space="0" w:color="000000"/>
            </w:tcBorders>
            <w:shd w:val="clear" w:color="auto" w:fill="auto"/>
            <w:hideMark/>
          </w:tcPr>
          <w:p w14:paraId="7407A3C6" w14:textId="77777777" w:rsidR="005A4B10" w:rsidRPr="005A4B10" w:rsidRDefault="005A4B10" w:rsidP="005A4B10">
            <w:pPr>
              <w:spacing w:after="0" w:line="240" w:lineRule="auto"/>
              <w:ind w:left="105" w:right="0" w:firstLine="0"/>
              <w:jc w:val="left"/>
              <w:textAlignment w:val="baseline"/>
              <w:rPr>
                <w:rFonts w:ascii="Times New Roman" w:eastAsia="Times New Roman" w:hAnsi="Times New Roman" w:cs="Times New Roman"/>
                <w:szCs w:val="24"/>
              </w:rPr>
            </w:pPr>
            <w:r w:rsidRPr="005A4B10">
              <w:rPr>
                <w:rFonts w:eastAsia="Times New Roman"/>
                <w:b/>
                <w:bCs/>
                <w:szCs w:val="24"/>
              </w:rPr>
              <w:t> </w:t>
            </w:r>
            <w:r w:rsidRPr="005A4B10">
              <w:rPr>
                <w:rFonts w:eastAsia="Times New Roman"/>
                <w:szCs w:val="24"/>
              </w:rPr>
              <w:t> </w:t>
            </w:r>
          </w:p>
        </w:tc>
        <w:tc>
          <w:tcPr>
            <w:tcW w:w="1155" w:type="dxa"/>
            <w:tcBorders>
              <w:top w:val="single" w:sz="6" w:space="0" w:color="000000"/>
              <w:left w:val="single" w:sz="6" w:space="0" w:color="000000"/>
              <w:bottom w:val="single" w:sz="6" w:space="0" w:color="000000"/>
              <w:right w:val="single" w:sz="6" w:space="0" w:color="000000"/>
            </w:tcBorders>
            <w:shd w:val="clear" w:color="auto" w:fill="DBE5F1"/>
            <w:hideMark/>
          </w:tcPr>
          <w:p w14:paraId="6422D63E" w14:textId="77777777" w:rsidR="005A4B10" w:rsidRPr="005A4B10" w:rsidRDefault="005A4B10" w:rsidP="005A4B10">
            <w:pPr>
              <w:spacing w:after="0" w:line="240" w:lineRule="auto"/>
              <w:ind w:left="90" w:right="0" w:firstLine="0"/>
              <w:jc w:val="left"/>
              <w:textAlignment w:val="baseline"/>
              <w:rPr>
                <w:rFonts w:ascii="Times New Roman" w:eastAsia="Times New Roman" w:hAnsi="Times New Roman" w:cs="Times New Roman"/>
                <w:szCs w:val="24"/>
              </w:rPr>
            </w:pPr>
            <w:r w:rsidRPr="005A4B10">
              <w:rPr>
                <w:rFonts w:eastAsia="Times New Roman"/>
                <w:b/>
                <w:bCs/>
                <w:szCs w:val="24"/>
              </w:rPr>
              <w:t>First  </w:t>
            </w:r>
            <w:r w:rsidRPr="005A4B10">
              <w:rPr>
                <w:rFonts w:eastAsia="Times New Roman"/>
                <w:szCs w:val="24"/>
              </w:rPr>
              <w:t> </w:t>
            </w:r>
          </w:p>
        </w:tc>
        <w:tc>
          <w:tcPr>
            <w:tcW w:w="270" w:type="dxa"/>
            <w:tcBorders>
              <w:top w:val="single" w:sz="6" w:space="0" w:color="000000"/>
              <w:left w:val="single" w:sz="6" w:space="0" w:color="000000"/>
              <w:bottom w:val="single" w:sz="6" w:space="0" w:color="000000"/>
              <w:right w:val="single" w:sz="6" w:space="0" w:color="000000"/>
            </w:tcBorders>
            <w:shd w:val="clear" w:color="auto" w:fill="auto"/>
            <w:hideMark/>
          </w:tcPr>
          <w:p w14:paraId="2781F758" w14:textId="77777777" w:rsidR="005A4B10" w:rsidRPr="005A4B10" w:rsidRDefault="005A4B10" w:rsidP="005A4B10">
            <w:pPr>
              <w:spacing w:after="0" w:line="240" w:lineRule="auto"/>
              <w:ind w:left="30" w:right="0" w:firstLine="0"/>
              <w:jc w:val="center"/>
              <w:textAlignment w:val="baseline"/>
              <w:rPr>
                <w:rFonts w:ascii="Times New Roman" w:eastAsia="Times New Roman" w:hAnsi="Times New Roman" w:cs="Times New Roman"/>
                <w:szCs w:val="24"/>
              </w:rPr>
            </w:pPr>
            <w:r w:rsidRPr="005A4B10">
              <w:rPr>
                <w:rFonts w:eastAsia="Times New Roman"/>
                <w:b/>
                <w:bCs/>
                <w:szCs w:val="24"/>
              </w:rPr>
              <w:t> </w:t>
            </w:r>
            <w:r w:rsidRPr="005A4B10">
              <w:rPr>
                <w:rFonts w:eastAsia="Times New Roman"/>
                <w:szCs w:val="24"/>
              </w:rPr>
              <w:t> </w:t>
            </w:r>
          </w:p>
        </w:tc>
        <w:tc>
          <w:tcPr>
            <w:tcW w:w="1335" w:type="dxa"/>
            <w:gridSpan w:val="2"/>
            <w:tcBorders>
              <w:top w:val="single" w:sz="6" w:space="0" w:color="000000"/>
              <w:left w:val="single" w:sz="6" w:space="0" w:color="000000"/>
              <w:bottom w:val="single" w:sz="6" w:space="0" w:color="000000"/>
              <w:right w:val="single" w:sz="6" w:space="0" w:color="000000"/>
            </w:tcBorders>
            <w:shd w:val="clear" w:color="auto" w:fill="DBE5F1"/>
            <w:hideMark/>
          </w:tcPr>
          <w:p w14:paraId="3FFAB73F" w14:textId="77777777" w:rsidR="005A4B10" w:rsidRPr="005A4B10" w:rsidRDefault="005A4B10" w:rsidP="005A4B10">
            <w:pPr>
              <w:spacing w:after="0" w:line="240" w:lineRule="auto"/>
              <w:ind w:left="90" w:right="0" w:firstLine="0"/>
              <w:jc w:val="left"/>
              <w:textAlignment w:val="baseline"/>
              <w:rPr>
                <w:rFonts w:ascii="Times New Roman" w:eastAsia="Times New Roman" w:hAnsi="Times New Roman" w:cs="Times New Roman"/>
                <w:szCs w:val="24"/>
              </w:rPr>
            </w:pPr>
            <w:r w:rsidRPr="005A4B10">
              <w:rPr>
                <w:rFonts w:eastAsia="Times New Roman"/>
                <w:b/>
                <w:bCs/>
                <w:szCs w:val="24"/>
              </w:rPr>
              <w:t>Second </w:t>
            </w:r>
            <w:r w:rsidRPr="005A4B10">
              <w:rPr>
                <w:rFonts w:eastAsia="Times New Roman"/>
                <w:szCs w:val="24"/>
              </w:rPr>
              <w:t> </w:t>
            </w:r>
          </w:p>
        </w:tc>
        <w:tc>
          <w:tcPr>
            <w:tcW w:w="270" w:type="dxa"/>
            <w:tcBorders>
              <w:top w:val="single" w:sz="6" w:space="0" w:color="000000"/>
              <w:left w:val="single" w:sz="6" w:space="0" w:color="000000"/>
              <w:bottom w:val="single" w:sz="6" w:space="0" w:color="000000"/>
              <w:right w:val="single" w:sz="6" w:space="0" w:color="000000"/>
            </w:tcBorders>
            <w:shd w:val="clear" w:color="auto" w:fill="auto"/>
            <w:hideMark/>
          </w:tcPr>
          <w:p w14:paraId="1054C248" w14:textId="77777777" w:rsidR="005A4B10" w:rsidRPr="005A4B10" w:rsidRDefault="005A4B10" w:rsidP="005A4B10">
            <w:pPr>
              <w:spacing w:after="0" w:line="240" w:lineRule="auto"/>
              <w:ind w:left="30" w:right="0" w:firstLine="0"/>
              <w:jc w:val="center"/>
              <w:textAlignment w:val="baseline"/>
              <w:rPr>
                <w:rFonts w:ascii="Times New Roman" w:eastAsia="Times New Roman" w:hAnsi="Times New Roman" w:cs="Times New Roman"/>
                <w:szCs w:val="24"/>
              </w:rPr>
            </w:pPr>
            <w:r w:rsidRPr="005A4B10">
              <w:rPr>
                <w:rFonts w:eastAsia="Times New Roman"/>
                <w:b/>
                <w:bCs/>
                <w:szCs w:val="24"/>
              </w:rPr>
              <w:t> </w:t>
            </w:r>
            <w:r w:rsidRPr="005A4B10">
              <w:rPr>
                <w:rFonts w:eastAsia="Times New Roman"/>
                <w:szCs w:val="24"/>
              </w:rPr>
              <w:t> </w:t>
            </w:r>
          </w:p>
        </w:tc>
        <w:tc>
          <w:tcPr>
            <w:tcW w:w="960" w:type="dxa"/>
            <w:tcBorders>
              <w:top w:val="single" w:sz="6" w:space="0" w:color="000000"/>
              <w:left w:val="single" w:sz="6" w:space="0" w:color="000000"/>
              <w:bottom w:val="single" w:sz="6" w:space="0" w:color="000000"/>
              <w:right w:val="single" w:sz="6" w:space="0" w:color="000000"/>
            </w:tcBorders>
            <w:shd w:val="clear" w:color="auto" w:fill="DBE5F1"/>
            <w:hideMark/>
          </w:tcPr>
          <w:p w14:paraId="1EAE0832" w14:textId="77777777" w:rsidR="005A4B10" w:rsidRPr="005A4B10" w:rsidRDefault="005A4B10" w:rsidP="005A4B10">
            <w:pPr>
              <w:spacing w:after="0" w:line="240" w:lineRule="auto"/>
              <w:ind w:left="90" w:right="0" w:firstLine="0"/>
              <w:jc w:val="left"/>
              <w:textAlignment w:val="baseline"/>
              <w:rPr>
                <w:rFonts w:ascii="Times New Roman" w:eastAsia="Times New Roman" w:hAnsi="Times New Roman" w:cs="Times New Roman"/>
                <w:szCs w:val="24"/>
              </w:rPr>
            </w:pPr>
            <w:r w:rsidRPr="005A4B10">
              <w:rPr>
                <w:rFonts w:eastAsia="Times New Roman"/>
                <w:b/>
                <w:bCs/>
                <w:szCs w:val="24"/>
              </w:rPr>
              <w:t>Summer  </w:t>
            </w:r>
            <w:r w:rsidRPr="005A4B10">
              <w:rPr>
                <w:rFonts w:eastAsia="Times New Roman"/>
                <w:szCs w:val="24"/>
              </w:rPr>
              <w:t> </w:t>
            </w:r>
          </w:p>
        </w:tc>
      </w:tr>
    </w:tbl>
    <w:p w14:paraId="7AE5FEE7" w14:textId="77777777" w:rsidR="005A4B10" w:rsidRPr="005A4B10" w:rsidRDefault="005A4B10" w:rsidP="005A4B10">
      <w:pPr>
        <w:spacing w:after="0" w:line="240" w:lineRule="auto"/>
        <w:ind w:left="1215" w:right="0" w:firstLine="0"/>
        <w:jc w:val="left"/>
        <w:textAlignment w:val="baseline"/>
        <w:rPr>
          <w:rFonts w:ascii="Segoe UI" w:eastAsia="Times New Roman" w:hAnsi="Segoe UI" w:cs="Segoe UI"/>
          <w:sz w:val="18"/>
          <w:szCs w:val="18"/>
        </w:rPr>
      </w:pPr>
      <w:r w:rsidRPr="005A4B10">
        <w:rPr>
          <w:rFonts w:eastAsia="Times New Roman"/>
          <w:szCs w:val="24"/>
        </w:rPr>
        <w:t>  </w:t>
      </w:r>
    </w:p>
    <w:tbl>
      <w:tblPr>
        <w:tblW w:w="10897"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05"/>
        <w:gridCol w:w="7792"/>
      </w:tblGrid>
      <w:tr w:rsidR="005A4B10" w:rsidRPr="005A4B10" w14:paraId="78ABD02C" w14:textId="77777777" w:rsidTr="00C876C4">
        <w:trPr>
          <w:trHeight w:val="42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470DE93" w14:textId="77777777" w:rsidR="005A4B10" w:rsidRPr="005A4B10" w:rsidRDefault="005A4B10" w:rsidP="005A4B10">
            <w:pPr>
              <w:spacing w:after="0" w:line="240" w:lineRule="auto"/>
              <w:ind w:left="0" w:right="0" w:firstLine="0"/>
              <w:jc w:val="center"/>
              <w:textAlignment w:val="baseline"/>
              <w:rPr>
                <w:rFonts w:ascii="Times New Roman" w:eastAsia="Times New Roman" w:hAnsi="Times New Roman" w:cs="Times New Roman"/>
                <w:szCs w:val="24"/>
              </w:rPr>
            </w:pPr>
            <w:r w:rsidRPr="005A4B10">
              <w:rPr>
                <w:rFonts w:eastAsia="Times New Roman"/>
                <w:b/>
                <w:bCs/>
                <w:sz w:val="22"/>
              </w:rPr>
              <w:t>Evaluation Result</w:t>
            </w:r>
            <w:r w:rsidRPr="005A4B10">
              <w:rPr>
                <w:rFonts w:eastAsia="Times New Roman"/>
                <w:sz w:val="22"/>
              </w:rPr>
              <w:t> </w:t>
            </w:r>
          </w:p>
        </w:tc>
        <w:tc>
          <w:tcPr>
            <w:tcW w:w="7792"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9179494" w14:textId="77777777" w:rsidR="005A4B10" w:rsidRPr="005A4B10" w:rsidRDefault="005A4B10" w:rsidP="005A4B10">
            <w:pPr>
              <w:spacing w:after="0" w:line="240" w:lineRule="auto"/>
              <w:ind w:left="0" w:right="0" w:firstLine="0"/>
              <w:jc w:val="center"/>
              <w:textAlignment w:val="baseline"/>
              <w:rPr>
                <w:rFonts w:ascii="Times New Roman" w:eastAsia="Times New Roman" w:hAnsi="Times New Roman" w:cs="Times New Roman"/>
                <w:szCs w:val="24"/>
              </w:rPr>
            </w:pPr>
            <w:r w:rsidRPr="005A4B10">
              <w:rPr>
                <w:rFonts w:eastAsia="Times New Roman"/>
                <w:b/>
                <w:bCs/>
                <w:sz w:val="22"/>
              </w:rPr>
              <w:t>Supervisor Mark</w:t>
            </w:r>
            <w:r w:rsidRPr="005A4B10">
              <w:rPr>
                <w:rFonts w:eastAsia="Times New Roman"/>
                <w:sz w:val="22"/>
              </w:rPr>
              <w:t> </w:t>
            </w:r>
          </w:p>
        </w:tc>
      </w:tr>
      <w:tr w:rsidR="005A4B10" w:rsidRPr="005A4B10" w14:paraId="468C49F1" w14:textId="77777777" w:rsidTr="00C876C4">
        <w:trPr>
          <w:trHeight w:val="42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25E2317"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b/>
                <w:bCs/>
                <w:sz w:val="22"/>
              </w:rPr>
              <w:t>Proposal (15%) </w:t>
            </w:r>
            <w:r w:rsidRPr="005A4B10">
              <w:rPr>
                <w:rFonts w:eastAsia="Times New Roman"/>
                <w:sz w:val="22"/>
              </w:rPr>
              <w:t> </w:t>
            </w:r>
          </w:p>
        </w:tc>
        <w:tc>
          <w:tcPr>
            <w:tcW w:w="77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7513FB"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szCs w:val="24"/>
              </w:rPr>
              <w:t>  </w:t>
            </w:r>
          </w:p>
        </w:tc>
      </w:tr>
      <w:tr w:rsidR="005A4B10" w:rsidRPr="005A4B10" w14:paraId="336DCB61" w14:textId="77777777" w:rsidTr="00C876C4">
        <w:trPr>
          <w:trHeight w:val="42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EFD8084"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b/>
                <w:bCs/>
                <w:sz w:val="22"/>
              </w:rPr>
              <w:t>Progress Evaluation (40%)</w:t>
            </w:r>
            <w:r w:rsidRPr="005A4B10">
              <w:rPr>
                <w:rFonts w:eastAsia="Times New Roman"/>
                <w:sz w:val="22"/>
              </w:rPr>
              <w:t> </w:t>
            </w:r>
          </w:p>
        </w:tc>
        <w:tc>
          <w:tcPr>
            <w:tcW w:w="77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E37F2E3" w14:textId="77777777" w:rsidR="005A4B10" w:rsidRPr="005A4B10" w:rsidRDefault="005A4B10" w:rsidP="005A4B10">
            <w:pPr>
              <w:spacing w:after="0" w:line="240" w:lineRule="auto"/>
              <w:ind w:left="0" w:right="0" w:firstLine="0"/>
              <w:jc w:val="center"/>
              <w:textAlignment w:val="baseline"/>
              <w:rPr>
                <w:rFonts w:ascii="Times New Roman" w:eastAsia="Times New Roman" w:hAnsi="Times New Roman" w:cs="Times New Roman"/>
                <w:szCs w:val="24"/>
              </w:rPr>
            </w:pPr>
            <w:r w:rsidRPr="005A4B10">
              <w:rPr>
                <w:rFonts w:eastAsia="Times New Roman"/>
                <w:b/>
                <w:bCs/>
                <w:sz w:val="18"/>
                <w:szCs w:val="18"/>
              </w:rPr>
              <w:t>(PR1 + PR2 + PR3 + PR4) / 4</w:t>
            </w:r>
            <w:r w:rsidRPr="005A4B10">
              <w:rPr>
                <w:rFonts w:eastAsia="Times New Roman"/>
                <w:sz w:val="18"/>
                <w:szCs w:val="18"/>
              </w:rPr>
              <w:t> </w:t>
            </w:r>
          </w:p>
        </w:tc>
      </w:tr>
      <w:tr w:rsidR="005A4B10" w:rsidRPr="005A4B10" w14:paraId="6351ED6F" w14:textId="77777777" w:rsidTr="00C876C4">
        <w:trPr>
          <w:trHeight w:val="42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62004B5"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b/>
                <w:bCs/>
                <w:sz w:val="22"/>
              </w:rPr>
              <w:t>Final Evaluation – Report (25%)</w:t>
            </w:r>
            <w:r w:rsidRPr="005A4B10">
              <w:rPr>
                <w:rFonts w:eastAsia="Times New Roman"/>
                <w:sz w:val="22"/>
              </w:rPr>
              <w:t> </w:t>
            </w:r>
          </w:p>
        </w:tc>
        <w:tc>
          <w:tcPr>
            <w:tcW w:w="77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615DA2"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szCs w:val="24"/>
              </w:rPr>
              <w:t> </w:t>
            </w:r>
          </w:p>
        </w:tc>
      </w:tr>
      <w:tr w:rsidR="005A4B10" w:rsidRPr="005A4B10" w14:paraId="5323BE32" w14:textId="77777777" w:rsidTr="00C876C4">
        <w:trPr>
          <w:trHeight w:val="42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90EB681"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b/>
                <w:bCs/>
                <w:sz w:val="22"/>
              </w:rPr>
              <w:t>Final Evaluation – Oral Presentation (20%)</w:t>
            </w:r>
            <w:r w:rsidRPr="005A4B10">
              <w:rPr>
                <w:rFonts w:eastAsia="Times New Roman"/>
                <w:sz w:val="22"/>
              </w:rPr>
              <w:t> </w:t>
            </w:r>
          </w:p>
        </w:tc>
        <w:tc>
          <w:tcPr>
            <w:tcW w:w="77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7C6462"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szCs w:val="24"/>
              </w:rPr>
              <w:t> </w:t>
            </w:r>
          </w:p>
        </w:tc>
      </w:tr>
      <w:tr w:rsidR="005A4B10" w:rsidRPr="005A4B10" w14:paraId="2155BE15" w14:textId="77777777" w:rsidTr="00C876C4">
        <w:trPr>
          <w:trHeight w:val="42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D445FA7"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b/>
                <w:bCs/>
                <w:sz w:val="22"/>
              </w:rPr>
              <w:t>Total Mark: </w:t>
            </w:r>
            <w:r w:rsidRPr="005A4B10">
              <w:rPr>
                <w:rFonts w:eastAsia="Times New Roman"/>
                <w:sz w:val="22"/>
              </w:rPr>
              <w:t> </w:t>
            </w:r>
          </w:p>
          <w:p w14:paraId="63165B30"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szCs w:val="24"/>
              </w:rPr>
              <w:t> </w:t>
            </w:r>
          </w:p>
        </w:tc>
        <w:tc>
          <w:tcPr>
            <w:tcW w:w="7792"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BB53240"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szCs w:val="24"/>
              </w:rPr>
              <w:t>  </w:t>
            </w:r>
          </w:p>
        </w:tc>
      </w:tr>
      <w:tr w:rsidR="005A4B10" w:rsidRPr="005A4B10" w14:paraId="26BB5DAD" w14:textId="77777777" w:rsidTr="00C876C4">
        <w:trPr>
          <w:trHeight w:val="42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169F6C7"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b/>
                <w:bCs/>
                <w:sz w:val="22"/>
              </w:rPr>
              <w:t>Final Grade Awarded  </w:t>
            </w:r>
            <w:r w:rsidRPr="005A4B10">
              <w:rPr>
                <w:rFonts w:eastAsia="Times New Roman"/>
                <w:sz w:val="22"/>
              </w:rPr>
              <w:t> </w:t>
            </w:r>
          </w:p>
        </w:tc>
        <w:tc>
          <w:tcPr>
            <w:tcW w:w="77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92D379E"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szCs w:val="24"/>
              </w:rPr>
              <w:t>  </w:t>
            </w:r>
          </w:p>
        </w:tc>
      </w:tr>
    </w:tbl>
    <w:p w14:paraId="7D056EF1" w14:textId="77777777" w:rsidR="005A4B10" w:rsidRPr="005A4B10" w:rsidRDefault="005A4B10" w:rsidP="005A4B10">
      <w:pPr>
        <w:spacing w:after="0" w:line="240" w:lineRule="auto"/>
        <w:ind w:left="1215" w:right="0" w:firstLine="0"/>
        <w:jc w:val="left"/>
        <w:textAlignment w:val="baseline"/>
        <w:rPr>
          <w:rFonts w:ascii="Segoe UI" w:eastAsia="Times New Roman" w:hAnsi="Segoe UI" w:cs="Segoe UI"/>
          <w:sz w:val="18"/>
          <w:szCs w:val="18"/>
        </w:rPr>
      </w:pPr>
      <w:r w:rsidRPr="005A4B10">
        <w:rPr>
          <w:rFonts w:eastAsia="Times New Roman"/>
          <w:szCs w:val="24"/>
        </w:rPr>
        <w:t>  </w:t>
      </w:r>
    </w:p>
    <w:p w14:paraId="547DFD20" w14:textId="77777777" w:rsidR="005A4B10" w:rsidRPr="005A4B10" w:rsidRDefault="005A4B10" w:rsidP="005A4B10">
      <w:pPr>
        <w:spacing w:after="0" w:line="240" w:lineRule="auto"/>
        <w:ind w:left="1215" w:right="0" w:firstLine="0"/>
        <w:jc w:val="left"/>
        <w:textAlignment w:val="baseline"/>
        <w:rPr>
          <w:rFonts w:ascii="Segoe UI" w:eastAsia="Times New Roman" w:hAnsi="Segoe UI" w:cs="Segoe UI"/>
          <w:sz w:val="18"/>
          <w:szCs w:val="18"/>
        </w:rPr>
      </w:pPr>
      <w:r w:rsidRPr="005A4B10">
        <w:rPr>
          <w:rFonts w:eastAsia="Times New Roman"/>
          <w:szCs w:val="24"/>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48"/>
        <w:gridCol w:w="1477"/>
        <w:gridCol w:w="1237"/>
        <w:gridCol w:w="2906"/>
        <w:gridCol w:w="874"/>
        <w:gridCol w:w="1362"/>
      </w:tblGrid>
      <w:tr w:rsidR="005A4B10" w:rsidRPr="005A4B10" w14:paraId="61B6236A" w14:textId="77777777" w:rsidTr="005A4B10">
        <w:trPr>
          <w:trHeight w:val="405"/>
        </w:trPr>
        <w:tc>
          <w:tcPr>
            <w:tcW w:w="3120" w:type="dxa"/>
            <w:tcBorders>
              <w:top w:val="single" w:sz="6" w:space="0" w:color="000000"/>
              <w:left w:val="single" w:sz="6" w:space="0" w:color="000000"/>
              <w:bottom w:val="single" w:sz="6" w:space="0" w:color="000000"/>
              <w:right w:val="single" w:sz="6" w:space="0" w:color="000000"/>
            </w:tcBorders>
            <w:shd w:val="clear" w:color="auto" w:fill="DBE5F1"/>
            <w:hideMark/>
          </w:tcPr>
          <w:p w14:paraId="00648BEC"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b/>
                <w:bCs/>
                <w:sz w:val="22"/>
              </w:rPr>
              <w:t>Supervisor   </w:t>
            </w:r>
            <w:r w:rsidRPr="005A4B10">
              <w:rPr>
                <w:rFonts w:eastAsia="Times New Roman"/>
                <w:sz w:val="22"/>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2C58814D"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b/>
                <w:bCs/>
                <w:sz w:val="22"/>
              </w:rPr>
              <w:t> </w:t>
            </w:r>
            <w:r w:rsidRPr="005A4B10">
              <w:rPr>
                <w:rFonts w:eastAsia="Times New Roman"/>
                <w:sz w:val="22"/>
              </w:rPr>
              <w:t> </w:t>
            </w:r>
          </w:p>
        </w:tc>
        <w:tc>
          <w:tcPr>
            <w:tcW w:w="1245" w:type="dxa"/>
            <w:tcBorders>
              <w:top w:val="single" w:sz="6" w:space="0" w:color="000000"/>
              <w:left w:val="single" w:sz="6" w:space="0" w:color="000000"/>
              <w:bottom w:val="single" w:sz="6" w:space="0" w:color="000000"/>
              <w:right w:val="single" w:sz="6" w:space="0" w:color="000000"/>
            </w:tcBorders>
            <w:shd w:val="clear" w:color="auto" w:fill="DBE5F1"/>
            <w:hideMark/>
          </w:tcPr>
          <w:p w14:paraId="5A653306"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b/>
                <w:bCs/>
                <w:sz w:val="22"/>
              </w:rPr>
              <w:t>Signature  </w:t>
            </w:r>
            <w:r w:rsidRPr="005A4B10">
              <w:rPr>
                <w:rFonts w:eastAsia="Times New Roman"/>
                <w:sz w:val="22"/>
              </w:rPr>
              <w:t> </w:t>
            </w:r>
          </w:p>
        </w:tc>
        <w:tc>
          <w:tcPr>
            <w:tcW w:w="3015" w:type="dxa"/>
            <w:tcBorders>
              <w:top w:val="single" w:sz="6" w:space="0" w:color="000000"/>
              <w:left w:val="single" w:sz="6" w:space="0" w:color="000000"/>
              <w:bottom w:val="single" w:sz="6" w:space="0" w:color="000000"/>
              <w:right w:val="single" w:sz="6" w:space="0" w:color="000000"/>
            </w:tcBorders>
            <w:shd w:val="clear" w:color="auto" w:fill="auto"/>
            <w:hideMark/>
          </w:tcPr>
          <w:p w14:paraId="7763636A"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b/>
                <w:bCs/>
                <w:sz w:val="22"/>
              </w:rPr>
              <w:t> </w:t>
            </w:r>
            <w:r w:rsidRPr="005A4B10">
              <w:rPr>
                <w:rFonts w:eastAsia="Times New Roman"/>
                <w:sz w:val="22"/>
              </w:rPr>
              <w:t> </w:t>
            </w:r>
          </w:p>
        </w:tc>
        <w:tc>
          <w:tcPr>
            <w:tcW w:w="885" w:type="dxa"/>
            <w:tcBorders>
              <w:top w:val="single" w:sz="6" w:space="0" w:color="000000"/>
              <w:left w:val="single" w:sz="6" w:space="0" w:color="000000"/>
              <w:bottom w:val="single" w:sz="6" w:space="0" w:color="000000"/>
              <w:right w:val="single" w:sz="6" w:space="0" w:color="000000"/>
            </w:tcBorders>
            <w:shd w:val="clear" w:color="auto" w:fill="DBE5F1"/>
            <w:hideMark/>
          </w:tcPr>
          <w:p w14:paraId="3AE9CB79"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b/>
                <w:bCs/>
                <w:sz w:val="22"/>
              </w:rPr>
              <w:t>Date  </w:t>
            </w:r>
            <w:r w:rsidRPr="005A4B10">
              <w:rPr>
                <w:rFonts w:eastAsia="Times New Roman"/>
                <w:sz w:val="22"/>
              </w:rPr>
              <w:t> </w:t>
            </w:r>
          </w:p>
        </w:tc>
        <w:tc>
          <w:tcPr>
            <w:tcW w:w="1410" w:type="dxa"/>
            <w:tcBorders>
              <w:top w:val="single" w:sz="6" w:space="0" w:color="000000"/>
              <w:left w:val="single" w:sz="6" w:space="0" w:color="000000"/>
              <w:bottom w:val="single" w:sz="6" w:space="0" w:color="000000"/>
              <w:right w:val="single" w:sz="6" w:space="0" w:color="000000"/>
            </w:tcBorders>
            <w:shd w:val="clear" w:color="auto" w:fill="auto"/>
            <w:hideMark/>
          </w:tcPr>
          <w:p w14:paraId="362FC570"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b/>
                <w:bCs/>
                <w:sz w:val="22"/>
              </w:rPr>
              <w:t> </w:t>
            </w:r>
            <w:r w:rsidRPr="005A4B10">
              <w:rPr>
                <w:rFonts w:eastAsia="Times New Roman"/>
                <w:sz w:val="22"/>
              </w:rPr>
              <w:t> </w:t>
            </w:r>
          </w:p>
        </w:tc>
      </w:tr>
      <w:tr w:rsidR="005A4B10" w:rsidRPr="005A4B10" w14:paraId="701EE465" w14:textId="77777777" w:rsidTr="005A4B10">
        <w:trPr>
          <w:trHeight w:val="405"/>
        </w:trPr>
        <w:tc>
          <w:tcPr>
            <w:tcW w:w="3120" w:type="dxa"/>
            <w:tcBorders>
              <w:top w:val="single" w:sz="6" w:space="0" w:color="000000"/>
              <w:left w:val="single" w:sz="6" w:space="0" w:color="000000"/>
              <w:bottom w:val="single" w:sz="6" w:space="0" w:color="000000"/>
              <w:right w:val="single" w:sz="6" w:space="0" w:color="000000"/>
            </w:tcBorders>
            <w:shd w:val="clear" w:color="auto" w:fill="DBE5F1"/>
            <w:hideMark/>
          </w:tcPr>
          <w:p w14:paraId="23798F86"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b/>
                <w:bCs/>
                <w:sz w:val="22"/>
              </w:rPr>
              <w:t>Name of Program Lead   </w:t>
            </w:r>
            <w:r w:rsidRPr="005A4B10">
              <w:rPr>
                <w:rFonts w:eastAsia="Times New Roman"/>
                <w:sz w:val="22"/>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0983BE62"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b/>
                <w:bCs/>
                <w:sz w:val="22"/>
              </w:rPr>
              <w:t> </w:t>
            </w:r>
            <w:r w:rsidRPr="005A4B10">
              <w:rPr>
                <w:rFonts w:eastAsia="Times New Roman"/>
                <w:sz w:val="22"/>
              </w:rPr>
              <w:t> </w:t>
            </w:r>
          </w:p>
        </w:tc>
        <w:tc>
          <w:tcPr>
            <w:tcW w:w="1245" w:type="dxa"/>
            <w:tcBorders>
              <w:top w:val="single" w:sz="6" w:space="0" w:color="000000"/>
              <w:left w:val="single" w:sz="6" w:space="0" w:color="000000"/>
              <w:bottom w:val="single" w:sz="6" w:space="0" w:color="000000"/>
              <w:right w:val="single" w:sz="6" w:space="0" w:color="000000"/>
            </w:tcBorders>
            <w:shd w:val="clear" w:color="auto" w:fill="DBE5F1"/>
            <w:hideMark/>
          </w:tcPr>
          <w:p w14:paraId="1E2B59A5"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b/>
                <w:bCs/>
                <w:sz w:val="22"/>
              </w:rPr>
              <w:t>Signature  </w:t>
            </w:r>
            <w:r w:rsidRPr="005A4B10">
              <w:rPr>
                <w:rFonts w:eastAsia="Times New Roman"/>
                <w:sz w:val="22"/>
              </w:rPr>
              <w:t> </w:t>
            </w:r>
          </w:p>
        </w:tc>
        <w:tc>
          <w:tcPr>
            <w:tcW w:w="3015" w:type="dxa"/>
            <w:tcBorders>
              <w:top w:val="single" w:sz="6" w:space="0" w:color="000000"/>
              <w:left w:val="single" w:sz="6" w:space="0" w:color="000000"/>
              <w:bottom w:val="single" w:sz="6" w:space="0" w:color="000000"/>
              <w:right w:val="single" w:sz="6" w:space="0" w:color="000000"/>
            </w:tcBorders>
            <w:shd w:val="clear" w:color="auto" w:fill="auto"/>
            <w:hideMark/>
          </w:tcPr>
          <w:p w14:paraId="001AD095"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b/>
                <w:bCs/>
                <w:sz w:val="22"/>
              </w:rPr>
              <w:t> </w:t>
            </w:r>
            <w:r w:rsidRPr="005A4B10">
              <w:rPr>
                <w:rFonts w:eastAsia="Times New Roman"/>
                <w:sz w:val="22"/>
              </w:rPr>
              <w:t> </w:t>
            </w:r>
          </w:p>
        </w:tc>
        <w:tc>
          <w:tcPr>
            <w:tcW w:w="885" w:type="dxa"/>
            <w:tcBorders>
              <w:top w:val="single" w:sz="6" w:space="0" w:color="000000"/>
              <w:left w:val="single" w:sz="6" w:space="0" w:color="000000"/>
              <w:bottom w:val="single" w:sz="6" w:space="0" w:color="000000"/>
              <w:right w:val="single" w:sz="6" w:space="0" w:color="000000"/>
            </w:tcBorders>
            <w:shd w:val="clear" w:color="auto" w:fill="DBE5F1"/>
            <w:hideMark/>
          </w:tcPr>
          <w:p w14:paraId="1FC09C1A"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b/>
                <w:bCs/>
                <w:sz w:val="22"/>
              </w:rPr>
              <w:t>Date  </w:t>
            </w:r>
            <w:r w:rsidRPr="005A4B10">
              <w:rPr>
                <w:rFonts w:eastAsia="Times New Roman"/>
                <w:sz w:val="22"/>
              </w:rPr>
              <w:t> </w:t>
            </w:r>
          </w:p>
        </w:tc>
        <w:tc>
          <w:tcPr>
            <w:tcW w:w="1410" w:type="dxa"/>
            <w:tcBorders>
              <w:top w:val="single" w:sz="6" w:space="0" w:color="000000"/>
              <w:left w:val="single" w:sz="6" w:space="0" w:color="000000"/>
              <w:bottom w:val="single" w:sz="6" w:space="0" w:color="000000"/>
              <w:right w:val="single" w:sz="6" w:space="0" w:color="000000"/>
            </w:tcBorders>
            <w:shd w:val="clear" w:color="auto" w:fill="auto"/>
            <w:hideMark/>
          </w:tcPr>
          <w:p w14:paraId="3B315F39" w14:textId="77777777" w:rsidR="005A4B10" w:rsidRPr="005A4B10" w:rsidRDefault="005A4B10" w:rsidP="005A4B10">
            <w:pPr>
              <w:spacing w:after="0" w:line="240" w:lineRule="auto"/>
              <w:ind w:left="0" w:right="0" w:firstLine="0"/>
              <w:jc w:val="left"/>
              <w:textAlignment w:val="baseline"/>
              <w:rPr>
                <w:rFonts w:ascii="Times New Roman" w:eastAsia="Times New Roman" w:hAnsi="Times New Roman" w:cs="Times New Roman"/>
                <w:szCs w:val="24"/>
              </w:rPr>
            </w:pPr>
            <w:r w:rsidRPr="005A4B10">
              <w:rPr>
                <w:rFonts w:eastAsia="Times New Roman"/>
                <w:b/>
                <w:bCs/>
                <w:sz w:val="22"/>
              </w:rPr>
              <w:t> </w:t>
            </w:r>
            <w:r w:rsidRPr="005A4B10">
              <w:rPr>
                <w:rFonts w:eastAsia="Times New Roman"/>
                <w:sz w:val="22"/>
              </w:rPr>
              <w:t> </w:t>
            </w:r>
          </w:p>
        </w:tc>
      </w:tr>
    </w:tbl>
    <w:p w14:paraId="6C2CFCF6" w14:textId="77777777" w:rsidR="005A4B10" w:rsidRPr="005A4B10" w:rsidRDefault="005A4B10" w:rsidP="005A4B10">
      <w:pPr>
        <w:spacing w:after="0" w:line="240" w:lineRule="auto"/>
        <w:ind w:left="240" w:right="0" w:firstLine="0"/>
        <w:jc w:val="center"/>
        <w:textAlignment w:val="baseline"/>
        <w:rPr>
          <w:rFonts w:ascii="Segoe UI" w:eastAsia="Times New Roman" w:hAnsi="Segoe UI" w:cs="Segoe UI"/>
          <w:sz w:val="18"/>
          <w:szCs w:val="18"/>
        </w:rPr>
      </w:pPr>
      <w:r w:rsidRPr="005A4B10">
        <w:rPr>
          <w:rFonts w:eastAsia="Times New Roman"/>
          <w:sz w:val="36"/>
          <w:szCs w:val="36"/>
        </w:rPr>
        <w:t> </w:t>
      </w:r>
    </w:p>
    <w:p w14:paraId="14F15664" w14:textId="77777777" w:rsidR="005A4B10" w:rsidRPr="005A4B10" w:rsidRDefault="005A4B10" w:rsidP="005A4B10">
      <w:pPr>
        <w:spacing w:after="0" w:line="240" w:lineRule="auto"/>
        <w:ind w:left="0" w:right="0" w:firstLine="0"/>
        <w:textAlignment w:val="baseline"/>
        <w:rPr>
          <w:rFonts w:ascii="Segoe UI" w:eastAsia="Times New Roman" w:hAnsi="Segoe UI" w:cs="Segoe UI"/>
          <w:sz w:val="18"/>
          <w:szCs w:val="18"/>
        </w:rPr>
      </w:pPr>
      <w:r w:rsidRPr="005A4B10">
        <w:rPr>
          <w:rFonts w:eastAsia="Times New Roman"/>
          <w:szCs w:val="24"/>
        </w:rPr>
        <w:t> </w:t>
      </w:r>
    </w:p>
    <w:p w14:paraId="43EBE98B" w14:textId="686E3B70" w:rsidR="000808AB" w:rsidRDefault="000808AB" w:rsidP="00B01A53">
      <w:pPr>
        <w:spacing w:after="0" w:line="240" w:lineRule="auto"/>
        <w:ind w:left="0" w:right="0" w:firstLine="0"/>
        <w:jc w:val="center"/>
        <w:textAlignment w:val="baseline"/>
        <w:rPr>
          <w:rFonts w:ascii="Segoe UI" w:eastAsia="Times New Roman" w:hAnsi="Segoe UI" w:cs="Segoe UI"/>
          <w:sz w:val="18"/>
          <w:szCs w:val="18"/>
        </w:rPr>
      </w:pPr>
    </w:p>
    <w:p w14:paraId="018A52D0" w14:textId="0AFB46DB" w:rsidR="00A857BF" w:rsidRPr="00A857BF" w:rsidRDefault="000808AB" w:rsidP="00A857BF">
      <w:pPr>
        <w:pStyle w:val="paragraph"/>
        <w:spacing w:before="0" w:beforeAutospacing="0" w:after="0" w:afterAutospacing="0"/>
        <w:jc w:val="center"/>
        <w:textAlignment w:val="baseline"/>
        <w:rPr>
          <w:rFonts w:ascii="Segoe UI" w:hAnsi="Segoe UI" w:cs="Segoe UI"/>
          <w:color w:val="000000"/>
          <w:sz w:val="18"/>
          <w:szCs w:val="18"/>
        </w:rPr>
      </w:pPr>
      <w:r>
        <w:rPr>
          <w:rFonts w:ascii="Segoe UI" w:hAnsi="Segoe UI" w:cs="Segoe UI"/>
          <w:sz w:val="18"/>
          <w:szCs w:val="18"/>
        </w:rPr>
        <w:br w:type="page"/>
      </w:r>
      <w:r w:rsidR="00DF1165" w:rsidRPr="00DF1165">
        <w:rPr>
          <w:rFonts w:ascii="Segoe UI" w:hAnsi="Segoe UI" w:cs="Segoe UI"/>
          <w:noProof/>
          <w:color w:val="000000"/>
          <w:sz w:val="18"/>
          <w:szCs w:val="18"/>
        </w:rPr>
        <w:lastRenderedPageBreak/>
        <w:drawing>
          <wp:inline distT="0" distB="0" distL="0" distR="0" wp14:anchorId="138F750E" wp14:editId="568016E6">
            <wp:extent cx="5013325" cy="1371600"/>
            <wp:effectExtent l="0" t="0" r="0" b="0"/>
            <wp:docPr id="908054018" name="Picture 908054018" descr="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54018" name="Picture 5" descr="A red white and blue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325" cy="1371600"/>
                    </a:xfrm>
                    <a:prstGeom prst="rect">
                      <a:avLst/>
                    </a:prstGeom>
                    <a:noFill/>
                    <a:ln>
                      <a:noFill/>
                    </a:ln>
                  </pic:spPr>
                </pic:pic>
              </a:graphicData>
            </a:graphic>
          </wp:inline>
        </w:drawing>
      </w:r>
      <w:r w:rsidR="00A857BF" w:rsidRPr="00A857BF">
        <w:rPr>
          <w:rFonts w:ascii="Calibri" w:hAnsi="Calibri" w:cs="Calibri"/>
          <w:color w:val="000000"/>
        </w:rPr>
        <w:t> </w:t>
      </w:r>
    </w:p>
    <w:p w14:paraId="329795EF" w14:textId="77777777" w:rsidR="00A857BF" w:rsidRPr="00A857BF" w:rsidRDefault="00A857BF" w:rsidP="00A857BF">
      <w:pPr>
        <w:spacing w:after="0" w:line="240" w:lineRule="auto"/>
        <w:ind w:left="0" w:right="0" w:firstLine="0"/>
        <w:jc w:val="center"/>
        <w:textAlignment w:val="baseline"/>
        <w:rPr>
          <w:rFonts w:ascii="Segoe UI" w:eastAsia="Times New Roman" w:hAnsi="Segoe UI" w:cs="Segoe UI"/>
          <w:b/>
          <w:bCs/>
          <w:color w:val="4F81BD"/>
          <w:sz w:val="18"/>
          <w:szCs w:val="18"/>
        </w:rPr>
      </w:pPr>
      <w:r w:rsidRPr="00A857BF">
        <w:rPr>
          <w:rFonts w:eastAsia="Times New Roman"/>
          <w:b/>
          <w:bCs/>
          <w:i/>
          <w:iCs/>
          <w:color w:val="auto"/>
          <w:sz w:val="36"/>
          <w:szCs w:val="36"/>
        </w:rPr>
        <w:t>Capstone Project (COSC 490)</w:t>
      </w:r>
      <w:r w:rsidRPr="00A857BF">
        <w:rPr>
          <w:rFonts w:eastAsia="Times New Roman"/>
          <w:b/>
          <w:bCs/>
          <w:color w:val="auto"/>
          <w:sz w:val="36"/>
          <w:szCs w:val="36"/>
        </w:rPr>
        <w:t> </w:t>
      </w:r>
    </w:p>
    <w:p w14:paraId="7C5FB748" w14:textId="77777777" w:rsidR="00A857BF" w:rsidRPr="00A857BF" w:rsidRDefault="00A857BF" w:rsidP="00A857BF">
      <w:pPr>
        <w:spacing w:after="0" w:line="240" w:lineRule="auto"/>
        <w:ind w:left="0" w:right="0" w:firstLine="0"/>
        <w:jc w:val="center"/>
        <w:textAlignment w:val="baseline"/>
        <w:rPr>
          <w:rFonts w:ascii="Segoe UI" w:eastAsia="Times New Roman" w:hAnsi="Segoe UI" w:cs="Segoe UI"/>
          <w:b/>
          <w:bCs/>
          <w:color w:val="4F81BD"/>
          <w:sz w:val="18"/>
          <w:szCs w:val="18"/>
        </w:rPr>
      </w:pPr>
      <w:r w:rsidRPr="00A857BF">
        <w:rPr>
          <w:rFonts w:eastAsia="Times New Roman"/>
          <w:b/>
          <w:bCs/>
          <w:i/>
          <w:iCs/>
          <w:color w:val="C00000"/>
          <w:sz w:val="28"/>
          <w:szCs w:val="28"/>
        </w:rPr>
        <w:t>Progress Evaluation Rubric</w:t>
      </w:r>
      <w:r w:rsidRPr="00A857BF">
        <w:rPr>
          <w:rFonts w:eastAsia="Times New Roman"/>
          <w:b/>
          <w:bCs/>
          <w:color w:val="C00000"/>
          <w:sz w:val="28"/>
          <w:szCs w:val="28"/>
        </w:rPr>
        <w:t> </w:t>
      </w:r>
    </w:p>
    <w:p w14:paraId="7F07391B" w14:textId="77777777" w:rsidR="00A857BF" w:rsidRPr="00A857BF" w:rsidRDefault="00A857BF" w:rsidP="00A857BF">
      <w:pPr>
        <w:spacing w:after="0" w:line="240" w:lineRule="auto"/>
        <w:ind w:left="0" w:right="0" w:firstLine="0"/>
        <w:textAlignment w:val="baseline"/>
        <w:rPr>
          <w:rFonts w:ascii="Segoe UI" w:eastAsia="Times New Roman" w:hAnsi="Segoe UI" w:cs="Segoe UI"/>
          <w:sz w:val="18"/>
          <w:szCs w:val="18"/>
        </w:rPr>
      </w:pPr>
      <w:r w:rsidRPr="00A857BF">
        <w:rPr>
          <w:rFonts w:eastAsia="Times New Roman"/>
          <w:b/>
          <w:bCs/>
          <w:szCs w:val="24"/>
        </w:rPr>
        <w:t>Progress Evaluation No:</w:t>
      </w:r>
      <w:r w:rsidRPr="00A857BF">
        <w:rPr>
          <w:rFonts w:eastAsia="Times New Roman"/>
          <w:szCs w:val="24"/>
        </w:rPr>
        <w:t xml:space="preserve"> ¨1, ¨2, ¨3, ¨4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8"/>
        <w:gridCol w:w="2765"/>
        <w:gridCol w:w="1493"/>
        <w:gridCol w:w="612"/>
        <w:gridCol w:w="798"/>
        <w:gridCol w:w="612"/>
        <w:gridCol w:w="886"/>
        <w:gridCol w:w="612"/>
        <w:gridCol w:w="963"/>
      </w:tblGrid>
      <w:tr w:rsidR="00A857BF" w:rsidRPr="00A857BF" w14:paraId="17DBBBDD" w14:textId="77777777" w:rsidTr="00A857BF">
        <w:trPr>
          <w:trHeight w:val="58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326B146" w14:textId="77777777" w:rsidR="00A857BF" w:rsidRPr="00A857BF" w:rsidRDefault="00A857BF" w:rsidP="00A857BF">
            <w:pPr>
              <w:spacing w:after="0" w:line="240" w:lineRule="auto"/>
              <w:ind w:left="105" w:right="0" w:firstLine="0"/>
              <w:jc w:val="left"/>
              <w:textAlignment w:val="baseline"/>
              <w:rPr>
                <w:rFonts w:ascii="Times New Roman" w:eastAsia="Times New Roman" w:hAnsi="Times New Roman" w:cs="Times New Roman"/>
                <w:szCs w:val="24"/>
              </w:rPr>
            </w:pPr>
            <w:r w:rsidRPr="00A857BF">
              <w:rPr>
                <w:rFonts w:eastAsia="Times New Roman"/>
                <w:b/>
                <w:bCs/>
                <w:szCs w:val="24"/>
              </w:rPr>
              <w:t>Name of Student  </w:t>
            </w:r>
            <w:r w:rsidRPr="00A857BF">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E6BBD00" w14:textId="77777777" w:rsidR="00A857BF" w:rsidRPr="00A857BF" w:rsidRDefault="00A857BF" w:rsidP="00A857BF">
            <w:pPr>
              <w:spacing w:after="0" w:line="240" w:lineRule="auto"/>
              <w:ind w:left="105" w:right="0" w:firstLine="0"/>
              <w:jc w:val="left"/>
              <w:textAlignment w:val="baseline"/>
              <w:rPr>
                <w:rFonts w:ascii="Times New Roman" w:eastAsia="Times New Roman" w:hAnsi="Times New Roman" w:cs="Times New Roman"/>
                <w:szCs w:val="24"/>
              </w:rPr>
            </w:pPr>
            <w:r w:rsidRPr="00A857BF">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63E520F" w14:textId="77777777" w:rsidR="00A857BF" w:rsidRPr="00A857BF" w:rsidRDefault="00A857BF" w:rsidP="00A857BF">
            <w:pPr>
              <w:spacing w:after="0" w:line="240" w:lineRule="auto"/>
              <w:ind w:left="105" w:right="0" w:firstLine="0"/>
              <w:jc w:val="left"/>
              <w:textAlignment w:val="baseline"/>
              <w:rPr>
                <w:rFonts w:ascii="Times New Roman" w:eastAsia="Times New Roman" w:hAnsi="Times New Roman" w:cs="Times New Roman"/>
                <w:szCs w:val="24"/>
              </w:rPr>
            </w:pPr>
            <w:r w:rsidRPr="00A857BF">
              <w:rPr>
                <w:rFonts w:eastAsia="Times New Roman"/>
                <w:b/>
                <w:bCs/>
                <w:szCs w:val="24"/>
              </w:rPr>
              <w:t>Student ID </w:t>
            </w:r>
            <w:r w:rsidRPr="00A857BF">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2FDEF7F8" w14:textId="77777777" w:rsidR="00A857BF" w:rsidRPr="00A857BF" w:rsidRDefault="00A857BF" w:rsidP="00A857BF">
            <w:pPr>
              <w:spacing w:after="0" w:line="240" w:lineRule="auto"/>
              <w:ind w:left="0" w:right="0" w:firstLine="0"/>
              <w:jc w:val="left"/>
              <w:textAlignment w:val="baseline"/>
              <w:rPr>
                <w:rFonts w:ascii="Times New Roman" w:eastAsia="Times New Roman" w:hAnsi="Times New Roman" w:cs="Times New Roman"/>
                <w:szCs w:val="24"/>
              </w:rPr>
            </w:pPr>
            <w:r w:rsidRPr="00A857BF">
              <w:rPr>
                <w:rFonts w:eastAsia="Times New Roman"/>
                <w:szCs w:val="24"/>
              </w:rPr>
              <w:t>  </w:t>
            </w:r>
          </w:p>
        </w:tc>
      </w:tr>
      <w:tr w:rsidR="00A857BF" w:rsidRPr="00A857BF" w14:paraId="3114851B" w14:textId="77777777" w:rsidTr="00A857BF">
        <w:trPr>
          <w:trHeight w:val="6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3C2CDCC" w14:textId="77777777" w:rsidR="00A857BF" w:rsidRPr="00A857BF" w:rsidRDefault="00A857BF" w:rsidP="00A857BF">
            <w:pPr>
              <w:spacing w:after="0" w:line="240" w:lineRule="auto"/>
              <w:ind w:left="105" w:right="0" w:firstLine="0"/>
              <w:jc w:val="left"/>
              <w:textAlignment w:val="baseline"/>
              <w:rPr>
                <w:rFonts w:ascii="Times New Roman" w:eastAsia="Times New Roman" w:hAnsi="Times New Roman" w:cs="Times New Roman"/>
                <w:szCs w:val="24"/>
              </w:rPr>
            </w:pPr>
            <w:r w:rsidRPr="00A857BF">
              <w:rPr>
                <w:rFonts w:eastAsia="Times New Roman"/>
                <w:b/>
                <w:bCs/>
                <w:szCs w:val="24"/>
              </w:rPr>
              <w:t>College  </w:t>
            </w:r>
            <w:r w:rsidRPr="00A857BF">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35DF402" w14:textId="77777777" w:rsidR="00A857BF" w:rsidRPr="00A857BF" w:rsidRDefault="00A857BF" w:rsidP="00A857BF">
            <w:pPr>
              <w:spacing w:after="0" w:line="240" w:lineRule="auto"/>
              <w:ind w:left="105" w:right="0" w:firstLine="0"/>
              <w:jc w:val="left"/>
              <w:textAlignment w:val="baseline"/>
              <w:rPr>
                <w:rFonts w:ascii="Times New Roman" w:eastAsia="Times New Roman" w:hAnsi="Times New Roman" w:cs="Times New Roman"/>
                <w:szCs w:val="24"/>
              </w:rPr>
            </w:pPr>
            <w:r w:rsidRPr="00A857BF">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666D5F5" w14:textId="77777777" w:rsidR="00A857BF" w:rsidRPr="00A857BF" w:rsidRDefault="00A857BF" w:rsidP="00A857BF">
            <w:pPr>
              <w:spacing w:after="0" w:line="240" w:lineRule="auto"/>
              <w:ind w:left="105" w:right="0" w:firstLine="0"/>
              <w:jc w:val="left"/>
              <w:textAlignment w:val="baseline"/>
              <w:rPr>
                <w:rFonts w:ascii="Times New Roman" w:eastAsia="Times New Roman" w:hAnsi="Times New Roman" w:cs="Times New Roman"/>
                <w:szCs w:val="24"/>
              </w:rPr>
            </w:pPr>
            <w:r w:rsidRPr="00A857BF">
              <w:rPr>
                <w:rFonts w:eastAsia="Times New Roman"/>
                <w:b/>
                <w:bCs/>
                <w:szCs w:val="24"/>
              </w:rPr>
              <w:t>Program  </w:t>
            </w:r>
            <w:r w:rsidRPr="00A857BF">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322ADAB1" w14:textId="77777777" w:rsidR="00A857BF" w:rsidRPr="00A857BF" w:rsidRDefault="00A857BF" w:rsidP="00A857BF">
            <w:pPr>
              <w:spacing w:after="0" w:line="240" w:lineRule="auto"/>
              <w:ind w:left="0" w:right="0" w:firstLine="0"/>
              <w:jc w:val="left"/>
              <w:textAlignment w:val="baseline"/>
              <w:rPr>
                <w:rFonts w:ascii="Times New Roman" w:eastAsia="Times New Roman" w:hAnsi="Times New Roman" w:cs="Times New Roman"/>
                <w:szCs w:val="24"/>
              </w:rPr>
            </w:pPr>
            <w:r w:rsidRPr="00A857BF">
              <w:rPr>
                <w:rFonts w:eastAsia="Times New Roman"/>
                <w:szCs w:val="24"/>
              </w:rPr>
              <w:t>  </w:t>
            </w:r>
          </w:p>
        </w:tc>
      </w:tr>
      <w:tr w:rsidR="00A857BF" w:rsidRPr="00A857BF" w14:paraId="19F6A081" w14:textId="77777777" w:rsidTr="00A857BF">
        <w:trPr>
          <w:trHeight w:val="55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B431740" w14:textId="77777777" w:rsidR="00A857BF" w:rsidRPr="00A857BF" w:rsidRDefault="00A857BF" w:rsidP="00A857BF">
            <w:pPr>
              <w:spacing w:after="0" w:line="240" w:lineRule="auto"/>
              <w:ind w:left="105" w:right="0" w:firstLine="0"/>
              <w:jc w:val="left"/>
              <w:textAlignment w:val="baseline"/>
              <w:rPr>
                <w:rFonts w:ascii="Times New Roman" w:eastAsia="Times New Roman" w:hAnsi="Times New Roman" w:cs="Times New Roman"/>
                <w:szCs w:val="24"/>
              </w:rPr>
            </w:pPr>
            <w:r w:rsidRPr="00A857BF">
              <w:rPr>
                <w:rFonts w:eastAsia="Times New Roman"/>
                <w:b/>
                <w:bCs/>
                <w:szCs w:val="24"/>
              </w:rPr>
              <w:t>Course Title  </w:t>
            </w:r>
            <w:r w:rsidRPr="00A857BF">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DFE62A" w14:textId="77777777" w:rsidR="00A857BF" w:rsidRPr="00A857BF" w:rsidRDefault="00A857BF" w:rsidP="00A857BF">
            <w:pPr>
              <w:spacing w:after="0" w:line="240" w:lineRule="auto"/>
              <w:ind w:left="105" w:right="0" w:firstLine="0"/>
              <w:jc w:val="left"/>
              <w:textAlignment w:val="baseline"/>
              <w:rPr>
                <w:rFonts w:ascii="Times New Roman" w:eastAsia="Times New Roman" w:hAnsi="Times New Roman" w:cs="Times New Roman"/>
                <w:szCs w:val="24"/>
              </w:rPr>
            </w:pPr>
            <w:r w:rsidRPr="00A857BF">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38DB319" w14:textId="77777777" w:rsidR="00A857BF" w:rsidRPr="00A857BF" w:rsidRDefault="00A857BF" w:rsidP="00A857BF">
            <w:pPr>
              <w:spacing w:after="0" w:line="240" w:lineRule="auto"/>
              <w:ind w:left="105" w:right="0" w:firstLine="0"/>
              <w:jc w:val="left"/>
              <w:textAlignment w:val="baseline"/>
              <w:rPr>
                <w:rFonts w:ascii="Times New Roman" w:eastAsia="Times New Roman" w:hAnsi="Times New Roman" w:cs="Times New Roman"/>
                <w:szCs w:val="24"/>
              </w:rPr>
            </w:pPr>
            <w:r w:rsidRPr="00A857BF">
              <w:rPr>
                <w:rFonts w:eastAsia="Times New Roman"/>
                <w:b/>
                <w:bCs/>
                <w:szCs w:val="24"/>
              </w:rPr>
              <w:t>Course Code </w:t>
            </w:r>
            <w:r w:rsidRPr="00A857BF">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2E1C97C1" w14:textId="77777777" w:rsidR="00A857BF" w:rsidRPr="00A857BF" w:rsidRDefault="00A857BF" w:rsidP="00A857BF">
            <w:pPr>
              <w:spacing w:after="0" w:line="240" w:lineRule="auto"/>
              <w:ind w:left="0" w:right="0" w:firstLine="0"/>
              <w:jc w:val="left"/>
              <w:textAlignment w:val="baseline"/>
              <w:rPr>
                <w:rFonts w:ascii="Times New Roman" w:eastAsia="Times New Roman" w:hAnsi="Times New Roman" w:cs="Times New Roman"/>
                <w:szCs w:val="24"/>
              </w:rPr>
            </w:pPr>
            <w:r w:rsidRPr="00A857BF">
              <w:rPr>
                <w:rFonts w:eastAsia="Times New Roman"/>
                <w:szCs w:val="24"/>
              </w:rPr>
              <w:t>  </w:t>
            </w:r>
          </w:p>
        </w:tc>
      </w:tr>
      <w:tr w:rsidR="00A857BF" w:rsidRPr="00A857BF" w14:paraId="2C549575" w14:textId="77777777" w:rsidTr="00A857BF">
        <w:trPr>
          <w:trHeight w:val="100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5784317" w14:textId="77777777" w:rsidR="00A857BF" w:rsidRPr="00A857BF" w:rsidRDefault="00A857BF" w:rsidP="00A857BF">
            <w:pPr>
              <w:spacing w:after="0" w:line="240" w:lineRule="auto"/>
              <w:ind w:left="105" w:right="0" w:firstLine="0"/>
              <w:jc w:val="left"/>
              <w:textAlignment w:val="baseline"/>
              <w:rPr>
                <w:rFonts w:ascii="Times New Roman" w:eastAsia="Times New Roman" w:hAnsi="Times New Roman" w:cs="Times New Roman"/>
                <w:szCs w:val="24"/>
              </w:rPr>
            </w:pPr>
            <w:r w:rsidRPr="00A857BF">
              <w:rPr>
                <w:rFonts w:eastAsia="Times New Roman"/>
                <w:b/>
                <w:bCs/>
                <w:szCs w:val="24"/>
              </w:rPr>
              <w:t>Project/ Project Title</w:t>
            </w:r>
            <w:r w:rsidRPr="00A857BF">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B2951C" w14:textId="77777777" w:rsidR="00A857BF" w:rsidRPr="00A857BF" w:rsidRDefault="00A857BF" w:rsidP="00A857BF">
            <w:pPr>
              <w:spacing w:after="0" w:line="240" w:lineRule="auto"/>
              <w:ind w:left="105" w:right="0" w:firstLine="0"/>
              <w:jc w:val="left"/>
              <w:textAlignment w:val="baseline"/>
              <w:rPr>
                <w:rFonts w:ascii="Times New Roman" w:eastAsia="Times New Roman" w:hAnsi="Times New Roman" w:cs="Times New Roman"/>
                <w:szCs w:val="24"/>
              </w:rPr>
            </w:pPr>
            <w:r w:rsidRPr="00A857BF">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B0F1F27" w14:textId="77777777" w:rsidR="00A857BF" w:rsidRPr="00A857BF" w:rsidRDefault="00A857BF" w:rsidP="00A857BF">
            <w:pPr>
              <w:spacing w:after="0" w:line="240" w:lineRule="auto"/>
              <w:ind w:left="105" w:right="0" w:firstLine="0"/>
              <w:jc w:val="left"/>
              <w:textAlignment w:val="baseline"/>
              <w:rPr>
                <w:rFonts w:ascii="Times New Roman" w:eastAsia="Times New Roman" w:hAnsi="Times New Roman" w:cs="Times New Roman"/>
                <w:szCs w:val="24"/>
              </w:rPr>
            </w:pPr>
            <w:r w:rsidRPr="00A857BF">
              <w:rPr>
                <w:rFonts w:eastAsia="Times New Roman"/>
                <w:b/>
                <w:bCs/>
                <w:szCs w:val="24"/>
              </w:rPr>
              <w:t>Academic Year</w:t>
            </w:r>
            <w:r w:rsidRPr="00A857BF">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5E2AD5AF" w14:textId="77777777" w:rsidR="00A857BF" w:rsidRPr="00A857BF" w:rsidRDefault="00A857BF" w:rsidP="00A857BF">
            <w:pPr>
              <w:spacing w:after="0" w:line="240" w:lineRule="auto"/>
              <w:ind w:left="0" w:right="0" w:firstLine="0"/>
              <w:jc w:val="left"/>
              <w:textAlignment w:val="baseline"/>
              <w:rPr>
                <w:rFonts w:ascii="Times New Roman" w:eastAsia="Times New Roman" w:hAnsi="Times New Roman" w:cs="Times New Roman"/>
                <w:szCs w:val="24"/>
              </w:rPr>
            </w:pPr>
            <w:r w:rsidRPr="00A857BF">
              <w:rPr>
                <w:rFonts w:eastAsia="Times New Roman"/>
                <w:szCs w:val="24"/>
              </w:rPr>
              <w:t> </w:t>
            </w:r>
          </w:p>
        </w:tc>
      </w:tr>
      <w:tr w:rsidR="00A857BF" w:rsidRPr="00A857BF" w14:paraId="222BFC06" w14:textId="77777777" w:rsidTr="00A857BF">
        <w:trPr>
          <w:trHeight w:val="3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3F67F26" w14:textId="77777777" w:rsidR="00A857BF" w:rsidRPr="00A857BF" w:rsidRDefault="00A857BF" w:rsidP="00A857BF">
            <w:pPr>
              <w:spacing w:after="0" w:line="240" w:lineRule="auto"/>
              <w:ind w:left="105" w:right="0" w:firstLine="0"/>
              <w:jc w:val="left"/>
              <w:textAlignment w:val="baseline"/>
              <w:rPr>
                <w:rFonts w:ascii="Times New Roman" w:eastAsia="Times New Roman" w:hAnsi="Times New Roman" w:cs="Times New Roman"/>
                <w:szCs w:val="24"/>
              </w:rPr>
            </w:pPr>
            <w:r w:rsidRPr="00A857BF">
              <w:rPr>
                <w:rFonts w:eastAsia="Times New Roman"/>
                <w:b/>
                <w:bCs/>
                <w:szCs w:val="24"/>
              </w:rPr>
              <w:t>Supervisor Name    </w:t>
            </w:r>
            <w:r w:rsidRPr="00A857BF">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789FE2" w14:textId="77777777" w:rsidR="00A857BF" w:rsidRPr="00A857BF" w:rsidRDefault="00A857BF" w:rsidP="00A857BF">
            <w:pPr>
              <w:spacing w:after="0" w:line="240" w:lineRule="auto"/>
              <w:ind w:left="105" w:right="0" w:firstLine="0"/>
              <w:jc w:val="left"/>
              <w:textAlignment w:val="baseline"/>
              <w:rPr>
                <w:rFonts w:ascii="Times New Roman" w:eastAsia="Times New Roman" w:hAnsi="Times New Roman" w:cs="Times New Roman"/>
                <w:szCs w:val="24"/>
              </w:rPr>
            </w:pPr>
            <w:r w:rsidRPr="00A857BF">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89A7B17" w14:textId="77777777" w:rsidR="00A857BF" w:rsidRPr="00A857BF" w:rsidRDefault="00A857BF" w:rsidP="00A857BF">
            <w:pPr>
              <w:spacing w:after="0" w:line="240" w:lineRule="auto"/>
              <w:ind w:left="105" w:right="0" w:firstLine="0"/>
              <w:jc w:val="left"/>
              <w:textAlignment w:val="baseline"/>
              <w:rPr>
                <w:rFonts w:ascii="Times New Roman" w:eastAsia="Times New Roman" w:hAnsi="Times New Roman" w:cs="Times New Roman"/>
                <w:szCs w:val="24"/>
              </w:rPr>
            </w:pPr>
            <w:r w:rsidRPr="00A857BF">
              <w:rPr>
                <w:rFonts w:eastAsia="Times New Roman"/>
                <w:b/>
                <w:bCs/>
                <w:szCs w:val="24"/>
              </w:rPr>
              <w:t>Semester</w:t>
            </w:r>
            <w:r w:rsidRPr="00A857BF">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697100F6" w14:textId="77777777" w:rsidR="00A857BF" w:rsidRPr="00A857BF" w:rsidRDefault="00A857BF" w:rsidP="00A857BF">
            <w:pPr>
              <w:spacing w:after="0" w:line="240" w:lineRule="auto"/>
              <w:ind w:left="0" w:right="0" w:firstLine="0"/>
              <w:textAlignment w:val="baseline"/>
              <w:rPr>
                <w:rFonts w:ascii="Times New Roman" w:eastAsia="Times New Roman" w:hAnsi="Times New Roman" w:cs="Times New Roman"/>
                <w:szCs w:val="24"/>
              </w:rPr>
            </w:pPr>
            <w:r w:rsidRPr="00A857BF">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hideMark/>
          </w:tcPr>
          <w:p w14:paraId="2F3ED4E1" w14:textId="77777777" w:rsidR="00A857BF" w:rsidRPr="00A857BF" w:rsidRDefault="00A857BF" w:rsidP="00A857BF">
            <w:pPr>
              <w:spacing w:after="0" w:line="240" w:lineRule="auto"/>
              <w:ind w:left="0" w:right="0" w:firstLine="0"/>
              <w:textAlignment w:val="baseline"/>
              <w:rPr>
                <w:rFonts w:ascii="Times New Roman" w:eastAsia="Times New Roman" w:hAnsi="Times New Roman" w:cs="Times New Roman"/>
                <w:szCs w:val="24"/>
              </w:rPr>
            </w:pPr>
            <w:r w:rsidRPr="00A857BF">
              <w:rPr>
                <w:rFonts w:eastAsia="Times New Roman"/>
                <w:b/>
                <w:bCs/>
                <w:szCs w:val="24"/>
              </w:rPr>
              <w:t>First </w:t>
            </w:r>
            <w:r w:rsidRPr="00A857BF">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18798AB7" w14:textId="77777777" w:rsidR="00A857BF" w:rsidRPr="00A857BF" w:rsidRDefault="00A857BF" w:rsidP="00A857BF">
            <w:pPr>
              <w:spacing w:after="0" w:line="240" w:lineRule="auto"/>
              <w:ind w:left="0" w:right="0" w:firstLine="0"/>
              <w:textAlignment w:val="baseline"/>
              <w:rPr>
                <w:rFonts w:ascii="Times New Roman" w:eastAsia="Times New Roman" w:hAnsi="Times New Roman" w:cs="Times New Roman"/>
                <w:szCs w:val="24"/>
              </w:rPr>
            </w:pPr>
            <w:r w:rsidRPr="00A857BF">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hideMark/>
          </w:tcPr>
          <w:p w14:paraId="09CB5331" w14:textId="77777777" w:rsidR="00A857BF" w:rsidRPr="00A857BF" w:rsidRDefault="00A857BF" w:rsidP="00A857BF">
            <w:pPr>
              <w:spacing w:after="0" w:line="240" w:lineRule="auto"/>
              <w:ind w:left="0" w:right="0" w:firstLine="0"/>
              <w:textAlignment w:val="baseline"/>
              <w:rPr>
                <w:rFonts w:ascii="Times New Roman" w:eastAsia="Times New Roman" w:hAnsi="Times New Roman" w:cs="Times New Roman"/>
                <w:szCs w:val="24"/>
              </w:rPr>
            </w:pPr>
            <w:r w:rsidRPr="00A857BF">
              <w:rPr>
                <w:rFonts w:eastAsia="Times New Roman"/>
                <w:b/>
                <w:bCs/>
                <w:szCs w:val="24"/>
              </w:rPr>
              <w:t>Second</w:t>
            </w:r>
            <w:r w:rsidRPr="00A857BF">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584347EE" w14:textId="77777777" w:rsidR="00A857BF" w:rsidRPr="00A857BF" w:rsidRDefault="00A857BF" w:rsidP="00A857BF">
            <w:pPr>
              <w:spacing w:after="0" w:line="240" w:lineRule="auto"/>
              <w:ind w:left="0" w:right="0" w:firstLine="0"/>
              <w:textAlignment w:val="baseline"/>
              <w:rPr>
                <w:rFonts w:ascii="Times New Roman" w:eastAsia="Times New Roman" w:hAnsi="Times New Roman" w:cs="Times New Roman"/>
                <w:szCs w:val="24"/>
              </w:rPr>
            </w:pPr>
            <w:r w:rsidRPr="00A857BF">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hideMark/>
          </w:tcPr>
          <w:p w14:paraId="282B5A17" w14:textId="77777777" w:rsidR="00A857BF" w:rsidRPr="00A857BF" w:rsidRDefault="00A857BF" w:rsidP="00A857BF">
            <w:pPr>
              <w:spacing w:after="0" w:line="240" w:lineRule="auto"/>
              <w:ind w:left="0" w:right="0" w:firstLine="0"/>
              <w:textAlignment w:val="baseline"/>
              <w:rPr>
                <w:rFonts w:ascii="Times New Roman" w:eastAsia="Times New Roman" w:hAnsi="Times New Roman" w:cs="Times New Roman"/>
                <w:szCs w:val="24"/>
              </w:rPr>
            </w:pPr>
            <w:r w:rsidRPr="00A857BF">
              <w:rPr>
                <w:rFonts w:eastAsia="Times New Roman"/>
                <w:b/>
                <w:bCs/>
                <w:szCs w:val="24"/>
              </w:rPr>
              <w:t>Summer </w:t>
            </w:r>
            <w:r w:rsidRPr="00A857BF">
              <w:rPr>
                <w:rFonts w:eastAsia="Times New Roman"/>
                <w:szCs w:val="24"/>
              </w:rPr>
              <w:t> </w:t>
            </w:r>
          </w:p>
        </w:tc>
      </w:tr>
    </w:tbl>
    <w:p w14:paraId="0C703997" w14:textId="77777777" w:rsidR="00A857BF" w:rsidRPr="00A857BF" w:rsidRDefault="00A857BF" w:rsidP="00A857BF">
      <w:pPr>
        <w:spacing w:after="0" w:line="240" w:lineRule="auto"/>
        <w:ind w:left="0" w:right="0" w:firstLine="0"/>
        <w:textAlignment w:val="baseline"/>
        <w:rPr>
          <w:rFonts w:ascii="Segoe UI" w:eastAsia="Times New Roman" w:hAnsi="Segoe UI" w:cs="Segoe UI"/>
          <w:sz w:val="18"/>
          <w:szCs w:val="18"/>
        </w:rPr>
      </w:pPr>
      <w:r w:rsidRPr="00A857BF">
        <w:rPr>
          <w:rFonts w:eastAsia="Times New Roman"/>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7"/>
        <w:gridCol w:w="4301"/>
        <w:gridCol w:w="816"/>
        <w:gridCol w:w="3970"/>
      </w:tblGrid>
      <w:tr w:rsidR="00A857BF" w:rsidRPr="00A857BF" w14:paraId="3747B6A6" w14:textId="77777777" w:rsidTr="00A857BF">
        <w:trPr>
          <w:trHeight w:val="45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85E0D4D"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b/>
                <w:bCs/>
                <w:szCs w:val="24"/>
              </w:rPr>
              <w:t>Criteria</w:t>
            </w:r>
            <w:r w:rsidRPr="00A857BF">
              <w:rPr>
                <w:rFonts w:eastAsia="Times New Roman"/>
                <w:szCs w:val="24"/>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B312CB2"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b/>
                <w:bCs/>
                <w:szCs w:val="24"/>
              </w:rPr>
              <w:t>Description</w:t>
            </w:r>
            <w:r w:rsidRPr="00A857BF">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88C8DD2"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b/>
                <w:bCs/>
                <w:szCs w:val="24"/>
              </w:rPr>
              <w:t>Mark</w:t>
            </w:r>
            <w:r w:rsidRPr="00A857BF">
              <w:rPr>
                <w:rFonts w:eastAsia="Times New Roman"/>
                <w:szCs w:val="24"/>
              </w:rPr>
              <w:t> </w:t>
            </w:r>
          </w:p>
        </w:tc>
        <w:tc>
          <w:tcPr>
            <w:tcW w:w="594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3296D03"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b/>
                <w:bCs/>
                <w:szCs w:val="24"/>
              </w:rPr>
              <w:t>Feedback</w:t>
            </w:r>
            <w:r w:rsidRPr="00A857BF">
              <w:rPr>
                <w:rFonts w:eastAsia="Times New Roman"/>
                <w:szCs w:val="24"/>
              </w:rPr>
              <w:t> </w:t>
            </w:r>
          </w:p>
        </w:tc>
      </w:tr>
      <w:tr w:rsidR="00A857BF" w:rsidRPr="00A857BF" w14:paraId="1106C4AD" w14:textId="77777777" w:rsidTr="00A857BF">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36DEBD"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t>Knowledge, Skills, and Research Base </w:t>
            </w:r>
          </w:p>
          <w:p w14:paraId="350BC9BC"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t>PI 1.1, 1.2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2046F94E" w14:textId="77777777" w:rsidR="00A857BF" w:rsidRPr="00A857BF" w:rsidRDefault="00A857BF" w:rsidP="00FD4F05">
            <w:pPr>
              <w:numPr>
                <w:ilvl w:val="0"/>
                <w:numId w:val="183"/>
              </w:numPr>
              <w:spacing w:after="0" w:line="240" w:lineRule="auto"/>
              <w:ind w:right="0" w:firstLine="0"/>
              <w:jc w:val="left"/>
              <w:textAlignment w:val="baseline"/>
              <w:rPr>
                <w:rFonts w:eastAsia="Times New Roman"/>
                <w:color w:val="auto"/>
                <w:sz w:val="22"/>
              </w:rPr>
            </w:pPr>
            <w:r w:rsidRPr="00A857BF">
              <w:rPr>
                <w:rFonts w:eastAsia="Times New Roman"/>
                <w:color w:val="auto"/>
                <w:sz w:val="22"/>
              </w:rPr>
              <w:t>Student(s) embark on inquiry and so determine a need for knowledge / understanding. </w:t>
            </w:r>
          </w:p>
          <w:p w14:paraId="5DD6EE2A" w14:textId="77777777" w:rsidR="00A857BF" w:rsidRPr="00A857BF" w:rsidRDefault="00A857BF" w:rsidP="00FD4F05">
            <w:pPr>
              <w:numPr>
                <w:ilvl w:val="0"/>
                <w:numId w:val="184"/>
              </w:numPr>
              <w:spacing w:after="0" w:line="240" w:lineRule="auto"/>
              <w:ind w:left="1080" w:right="0" w:firstLine="0"/>
              <w:jc w:val="left"/>
              <w:textAlignment w:val="baseline"/>
              <w:rPr>
                <w:rFonts w:eastAsia="Times New Roman"/>
                <w:color w:val="auto"/>
                <w:sz w:val="22"/>
              </w:rPr>
            </w:pPr>
            <w:r w:rsidRPr="00A857BF">
              <w:rPr>
                <w:rFonts w:eastAsia="Times New Roman"/>
                <w:color w:val="auto"/>
                <w:sz w:val="22"/>
              </w:rPr>
              <w:t xml:space="preserve">Inquiry may range from closed (supervisor specified) to open (student specified) in terms </w:t>
            </w:r>
            <w:proofErr w:type="gramStart"/>
            <w:r w:rsidRPr="00A857BF">
              <w:rPr>
                <w:rFonts w:eastAsia="Times New Roman"/>
                <w:color w:val="auto"/>
                <w:sz w:val="22"/>
              </w:rPr>
              <w:t>of:</w:t>
            </w:r>
            <w:proofErr w:type="gramEnd"/>
            <w:r w:rsidRPr="00A857BF">
              <w:rPr>
                <w:rFonts w:eastAsia="Times New Roman"/>
                <w:color w:val="auto"/>
                <w:sz w:val="22"/>
              </w:rPr>
              <w:t xml:space="preserve">  </w:t>
            </w:r>
            <w:proofErr w:type="spellStart"/>
            <w:r w:rsidRPr="00A857BF">
              <w:rPr>
                <w:rFonts w:eastAsia="Times New Roman"/>
                <w:color w:val="auto"/>
                <w:sz w:val="22"/>
              </w:rPr>
              <w:t>i</w:t>
            </w:r>
            <w:proofErr w:type="spellEnd"/>
            <w:r w:rsidRPr="00A857BF">
              <w:rPr>
                <w:rFonts w:eastAsia="Times New Roman"/>
                <w:color w:val="auto"/>
                <w:sz w:val="22"/>
              </w:rPr>
              <w:t>) research question; ii) method, algorithm or hardware equipment; iii) interpreting result, evaluating hardware equipment or proposing future inquiry. </w:t>
            </w:r>
          </w:p>
          <w:p w14:paraId="197BB061" w14:textId="77777777" w:rsidR="00A857BF" w:rsidRPr="00A857BF" w:rsidRDefault="00A857BF" w:rsidP="00A857BF">
            <w:pPr>
              <w:spacing w:after="0" w:line="240" w:lineRule="auto"/>
              <w:ind w:left="720" w:right="0" w:firstLine="0"/>
              <w:jc w:val="left"/>
              <w:textAlignment w:val="baseline"/>
              <w:rPr>
                <w:rFonts w:ascii="Times New Roman" w:eastAsia="Times New Roman" w:hAnsi="Times New Roman" w:cs="Times New Roman"/>
                <w:color w:val="auto"/>
                <w:szCs w:val="24"/>
              </w:rPr>
            </w:pPr>
            <w:r w:rsidRPr="00A857BF">
              <w:rPr>
                <w:rFonts w:eastAsia="Times New Roman"/>
                <w:color w:val="auto"/>
                <w:sz w:val="22"/>
              </w:rPr>
              <w: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2A3B07"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t>  / 10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4274174" w14:textId="77777777" w:rsidR="00A857BF" w:rsidRPr="00A857BF" w:rsidRDefault="00A857BF" w:rsidP="00A857BF">
            <w:pPr>
              <w:spacing w:after="0" w:line="240" w:lineRule="auto"/>
              <w:ind w:left="0" w:right="0" w:firstLine="0"/>
              <w:jc w:val="left"/>
              <w:textAlignment w:val="baseline"/>
              <w:rPr>
                <w:rFonts w:ascii="Times New Roman" w:eastAsia="Times New Roman" w:hAnsi="Times New Roman" w:cs="Times New Roman"/>
                <w:szCs w:val="24"/>
              </w:rPr>
            </w:pPr>
            <w:r w:rsidRPr="00A857BF">
              <w:rPr>
                <w:rFonts w:eastAsia="Times New Roman"/>
                <w:szCs w:val="24"/>
              </w:rPr>
              <w:t> </w:t>
            </w:r>
          </w:p>
        </w:tc>
      </w:tr>
      <w:tr w:rsidR="00A857BF" w:rsidRPr="00A857BF" w14:paraId="5939BEE6" w14:textId="77777777" w:rsidTr="00A857BF">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B3E9E7"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t>Methodology  </w:t>
            </w:r>
          </w:p>
          <w:p w14:paraId="50212094"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t>PI 3.1, 7.2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21EBA98E" w14:textId="77777777" w:rsidR="00A857BF" w:rsidRPr="00A857BF" w:rsidRDefault="00A857BF" w:rsidP="00FD4F05">
            <w:pPr>
              <w:numPr>
                <w:ilvl w:val="0"/>
                <w:numId w:val="185"/>
              </w:numPr>
              <w:spacing w:after="0" w:line="240" w:lineRule="auto"/>
              <w:ind w:right="0" w:firstLine="0"/>
              <w:jc w:val="left"/>
              <w:textAlignment w:val="baseline"/>
              <w:rPr>
                <w:rFonts w:eastAsia="Times New Roman"/>
                <w:color w:val="auto"/>
                <w:sz w:val="22"/>
              </w:rPr>
            </w:pPr>
            <w:r w:rsidRPr="00A857BF">
              <w:rPr>
                <w:rFonts w:eastAsia="Times New Roman"/>
                <w:color w:val="auto"/>
                <w:sz w:val="22"/>
              </w:rPr>
              <w:t>Student(s) find/generate needed information / data / ideas/ reports using appropriate approach / method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D4739E"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t>  / 10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6455BB" w14:textId="77777777" w:rsidR="00A857BF" w:rsidRPr="00A857BF" w:rsidRDefault="00A857BF" w:rsidP="00A857BF">
            <w:pPr>
              <w:spacing w:after="0" w:line="240" w:lineRule="auto"/>
              <w:ind w:left="0" w:right="0" w:firstLine="0"/>
              <w:jc w:val="left"/>
              <w:textAlignment w:val="baseline"/>
              <w:rPr>
                <w:rFonts w:ascii="Times New Roman" w:eastAsia="Times New Roman" w:hAnsi="Times New Roman" w:cs="Times New Roman"/>
                <w:szCs w:val="24"/>
              </w:rPr>
            </w:pPr>
            <w:r w:rsidRPr="00A857BF">
              <w:rPr>
                <w:rFonts w:eastAsia="Times New Roman"/>
                <w:szCs w:val="24"/>
              </w:rPr>
              <w:t> </w:t>
            </w:r>
          </w:p>
        </w:tc>
      </w:tr>
      <w:tr w:rsidR="00A857BF" w:rsidRPr="00A857BF" w14:paraId="2735619D" w14:textId="77777777" w:rsidTr="00A857BF">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75D60D6"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t>Evaluation </w:t>
            </w:r>
          </w:p>
          <w:p w14:paraId="7458BF11"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t>PI 1.2, 2.2, 3.4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0BA6DA67" w14:textId="77777777" w:rsidR="00A857BF" w:rsidRPr="00A857BF" w:rsidRDefault="00A857BF" w:rsidP="00FD4F05">
            <w:pPr>
              <w:numPr>
                <w:ilvl w:val="0"/>
                <w:numId w:val="186"/>
              </w:numPr>
              <w:spacing w:after="0" w:line="240" w:lineRule="auto"/>
              <w:ind w:right="0" w:firstLine="0"/>
              <w:jc w:val="left"/>
              <w:textAlignment w:val="baseline"/>
              <w:rPr>
                <w:rFonts w:eastAsia="Times New Roman"/>
                <w:color w:val="auto"/>
                <w:sz w:val="22"/>
              </w:rPr>
            </w:pPr>
            <w:r w:rsidRPr="00A857BF">
              <w:rPr>
                <w:rFonts w:eastAsia="Times New Roman"/>
                <w:color w:val="auto"/>
                <w:sz w:val="22"/>
              </w:rPr>
              <w:t>Student(s) critically evaluate information / data / ideas, their approach, and results, and react appropriately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155233"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t>  / 20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FF2B86" w14:textId="77777777" w:rsidR="00A857BF" w:rsidRPr="00A857BF" w:rsidRDefault="00A857BF" w:rsidP="00A857BF">
            <w:pPr>
              <w:spacing w:after="0" w:line="240" w:lineRule="auto"/>
              <w:ind w:left="0" w:right="0" w:firstLine="0"/>
              <w:jc w:val="left"/>
              <w:textAlignment w:val="baseline"/>
              <w:rPr>
                <w:rFonts w:ascii="Times New Roman" w:eastAsia="Times New Roman" w:hAnsi="Times New Roman" w:cs="Times New Roman"/>
                <w:szCs w:val="24"/>
              </w:rPr>
            </w:pPr>
            <w:r w:rsidRPr="00A857BF">
              <w:rPr>
                <w:rFonts w:eastAsia="Times New Roman"/>
                <w:szCs w:val="24"/>
              </w:rPr>
              <w:t> </w:t>
            </w:r>
          </w:p>
        </w:tc>
      </w:tr>
      <w:tr w:rsidR="00A857BF" w:rsidRPr="00A857BF" w14:paraId="47A30FB9" w14:textId="77777777" w:rsidTr="00A857BF">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5EE84C6"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t>Objectives of the Project </w:t>
            </w:r>
          </w:p>
          <w:p w14:paraId="6A68775E"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lastRenderedPageBreak/>
              <w:t>PI 2.1, 5.1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44B85060" w14:textId="77777777" w:rsidR="00A857BF" w:rsidRPr="00A857BF" w:rsidRDefault="00A857BF" w:rsidP="00FD4F05">
            <w:pPr>
              <w:numPr>
                <w:ilvl w:val="0"/>
                <w:numId w:val="187"/>
              </w:numPr>
              <w:spacing w:after="0" w:line="240" w:lineRule="auto"/>
              <w:ind w:right="0" w:firstLine="0"/>
              <w:jc w:val="left"/>
              <w:textAlignment w:val="baseline"/>
              <w:rPr>
                <w:rFonts w:eastAsia="Times New Roman"/>
                <w:color w:val="auto"/>
                <w:sz w:val="22"/>
              </w:rPr>
            </w:pPr>
            <w:r w:rsidRPr="00A857BF">
              <w:rPr>
                <w:rFonts w:eastAsia="Times New Roman"/>
                <w:color w:val="auto"/>
                <w:sz w:val="22"/>
              </w:rPr>
              <w:lastRenderedPageBreak/>
              <w:t xml:space="preserve">Student(s) perform necessary processes to meet stated project </w:t>
            </w:r>
            <w:r w:rsidRPr="00A857BF">
              <w:rPr>
                <w:rFonts w:eastAsia="Times New Roman"/>
                <w:color w:val="auto"/>
                <w:sz w:val="22"/>
              </w:rPr>
              <w:lastRenderedPageBreak/>
              <w:t>objectives following research ethics and social responsibility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F05D0C"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lastRenderedPageBreak/>
              <w:t>  / 20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2E7DF6" w14:textId="77777777" w:rsidR="00A857BF" w:rsidRPr="00A857BF" w:rsidRDefault="00A857BF" w:rsidP="00A857BF">
            <w:pPr>
              <w:spacing w:after="0" w:line="240" w:lineRule="auto"/>
              <w:ind w:left="0" w:right="0" w:firstLine="0"/>
              <w:jc w:val="left"/>
              <w:textAlignment w:val="baseline"/>
              <w:rPr>
                <w:rFonts w:ascii="Times New Roman" w:eastAsia="Times New Roman" w:hAnsi="Times New Roman" w:cs="Times New Roman"/>
                <w:szCs w:val="24"/>
              </w:rPr>
            </w:pPr>
            <w:r w:rsidRPr="00A857BF">
              <w:rPr>
                <w:rFonts w:eastAsia="Times New Roman"/>
                <w:szCs w:val="24"/>
              </w:rPr>
              <w:t> </w:t>
            </w:r>
          </w:p>
        </w:tc>
      </w:tr>
      <w:tr w:rsidR="00A857BF" w:rsidRPr="00A857BF" w14:paraId="4C66423C" w14:textId="77777777" w:rsidTr="00A857BF">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9EFF60"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t>Teamwork </w:t>
            </w:r>
          </w:p>
          <w:p w14:paraId="4FB7F78A"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t>PI 6.1, 6.2, 6.3 </w:t>
            </w:r>
          </w:p>
          <w:p w14:paraId="5FA05806"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b/>
                <w:bCs/>
                <w:i/>
                <w:iCs/>
                <w:sz w:val="18"/>
                <w:szCs w:val="18"/>
              </w:rPr>
              <w:t>**If applicable</w:t>
            </w:r>
            <w:r w:rsidRPr="00A857BF">
              <w:rPr>
                <w:rFonts w:eastAsia="Times New Roman"/>
                <w:sz w:val="18"/>
                <w:szCs w:val="18"/>
              </w:rPr>
              <w:t> </w:t>
            </w:r>
          </w:p>
          <w:p w14:paraId="255DD7CA"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b/>
                <w:bCs/>
                <w:i/>
                <w:iCs/>
                <w:sz w:val="18"/>
                <w:szCs w:val="18"/>
              </w:rPr>
              <w:t> (Team project)</w:t>
            </w:r>
            <w:r w:rsidRPr="00A857BF">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1C2C32A8" w14:textId="77777777" w:rsidR="00A857BF" w:rsidRPr="00A857BF" w:rsidRDefault="00A857BF" w:rsidP="00FD4F05">
            <w:pPr>
              <w:numPr>
                <w:ilvl w:val="0"/>
                <w:numId w:val="188"/>
              </w:numPr>
              <w:spacing w:after="0" w:line="240" w:lineRule="auto"/>
              <w:ind w:right="0" w:firstLine="0"/>
              <w:jc w:val="left"/>
              <w:textAlignment w:val="baseline"/>
              <w:rPr>
                <w:rFonts w:eastAsia="Times New Roman"/>
                <w:color w:val="auto"/>
                <w:sz w:val="22"/>
              </w:rPr>
            </w:pPr>
            <w:r w:rsidRPr="00A857BF">
              <w:rPr>
                <w:rFonts w:eastAsia="Times New Roman"/>
                <w:color w:val="auto"/>
                <w:sz w:val="22"/>
              </w:rPr>
              <w:t>Student(s) organize themselves effectively and adequately manage human input to project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6A01B70"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t>  / 10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4991AC" w14:textId="77777777" w:rsidR="00A857BF" w:rsidRPr="00A857BF" w:rsidRDefault="00A857BF" w:rsidP="00A857BF">
            <w:pPr>
              <w:spacing w:after="0" w:line="240" w:lineRule="auto"/>
              <w:ind w:left="0" w:right="0" w:firstLine="0"/>
              <w:jc w:val="left"/>
              <w:textAlignment w:val="baseline"/>
              <w:rPr>
                <w:rFonts w:ascii="Times New Roman" w:eastAsia="Times New Roman" w:hAnsi="Times New Roman" w:cs="Times New Roman"/>
                <w:szCs w:val="24"/>
              </w:rPr>
            </w:pPr>
            <w:r w:rsidRPr="00A857BF">
              <w:rPr>
                <w:rFonts w:eastAsia="Times New Roman"/>
                <w:szCs w:val="24"/>
              </w:rPr>
              <w:t> </w:t>
            </w:r>
          </w:p>
        </w:tc>
      </w:tr>
      <w:tr w:rsidR="00A857BF" w:rsidRPr="00A857BF" w14:paraId="7F25D0C3" w14:textId="77777777" w:rsidTr="00A857BF">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A07CDF8"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t>Communication PI 4.1, 4.2, 4.3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68755239" w14:textId="77777777" w:rsidR="00A857BF" w:rsidRPr="00A857BF" w:rsidRDefault="00A857BF" w:rsidP="00FD4F05">
            <w:pPr>
              <w:numPr>
                <w:ilvl w:val="0"/>
                <w:numId w:val="189"/>
              </w:numPr>
              <w:spacing w:after="0" w:line="240" w:lineRule="auto"/>
              <w:ind w:right="0" w:firstLine="0"/>
              <w:jc w:val="left"/>
              <w:textAlignment w:val="baseline"/>
              <w:rPr>
                <w:rFonts w:eastAsia="Times New Roman"/>
                <w:color w:val="auto"/>
                <w:sz w:val="22"/>
              </w:rPr>
            </w:pPr>
            <w:r w:rsidRPr="00A857BF">
              <w:rPr>
                <w:rFonts w:eastAsia="Times New Roman"/>
                <w:color w:val="auto"/>
                <w:sz w:val="22"/>
              </w:rPr>
              <w:t>Students communicate project objectives, achievements, and the process.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E03835"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t>  / 10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FD951D8" w14:textId="77777777" w:rsidR="00A857BF" w:rsidRPr="00A857BF" w:rsidRDefault="00A857BF" w:rsidP="00A857BF">
            <w:pPr>
              <w:spacing w:after="0" w:line="240" w:lineRule="auto"/>
              <w:ind w:left="0" w:right="0" w:firstLine="0"/>
              <w:jc w:val="left"/>
              <w:textAlignment w:val="baseline"/>
              <w:rPr>
                <w:rFonts w:ascii="Times New Roman" w:eastAsia="Times New Roman" w:hAnsi="Times New Roman" w:cs="Times New Roman"/>
                <w:szCs w:val="24"/>
              </w:rPr>
            </w:pPr>
            <w:r w:rsidRPr="00A857BF">
              <w:rPr>
                <w:rFonts w:eastAsia="Times New Roman"/>
                <w:szCs w:val="24"/>
              </w:rPr>
              <w:t> </w:t>
            </w:r>
          </w:p>
        </w:tc>
      </w:tr>
      <w:tr w:rsidR="00A857BF" w:rsidRPr="00A857BF" w14:paraId="2CE5D0D3" w14:textId="77777777" w:rsidTr="00A857BF">
        <w:trPr>
          <w:trHeight w:val="42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8C6CE6F"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t>Total </w:t>
            </w:r>
          </w:p>
          <w:p w14:paraId="2DEA736F"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b/>
                <w:bCs/>
                <w:i/>
                <w:iCs/>
                <w:sz w:val="18"/>
                <w:szCs w:val="18"/>
              </w:rPr>
              <w:t>Individual Project</w:t>
            </w:r>
            <w:r w:rsidRPr="00A857BF">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65B2D83" w14:textId="77777777" w:rsidR="00A857BF" w:rsidRPr="00A857BF" w:rsidRDefault="00A857BF" w:rsidP="00A857BF">
            <w:pPr>
              <w:spacing w:after="0" w:line="240" w:lineRule="auto"/>
              <w:ind w:left="0" w:right="0" w:firstLine="0"/>
              <w:jc w:val="right"/>
              <w:textAlignment w:val="baseline"/>
              <w:rPr>
                <w:rFonts w:ascii="Times New Roman" w:eastAsia="Times New Roman" w:hAnsi="Times New Roman" w:cs="Times New Roman"/>
                <w:szCs w:val="24"/>
              </w:rPr>
            </w:pPr>
            <w:r w:rsidRPr="00A857BF">
              <w:rPr>
                <w:rFonts w:eastAsia="Times New Roman"/>
                <w:szCs w:val="24"/>
              </w:rPr>
              <w:t>Total (out of 70)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2EDB94E"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t>   / 70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EAC073" w14:textId="77777777" w:rsidR="00A857BF" w:rsidRPr="00A857BF" w:rsidRDefault="00A857BF" w:rsidP="00A857BF">
            <w:pPr>
              <w:spacing w:after="0" w:line="240" w:lineRule="auto"/>
              <w:ind w:left="0" w:right="0" w:firstLine="0"/>
              <w:jc w:val="left"/>
              <w:textAlignment w:val="baseline"/>
              <w:rPr>
                <w:rFonts w:ascii="Times New Roman" w:eastAsia="Times New Roman" w:hAnsi="Times New Roman" w:cs="Times New Roman"/>
                <w:szCs w:val="24"/>
              </w:rPr>
            </w:pPr>
            <w:r w:rsidRPr="00A857BF">
              <w:rPr>
                <w:rFonts w:eastAsia="Times New Roman"/>
                <w:szCs w:val="24"/>
              </w:rPr>
              <w:t> </w:t>
            </w:r>
          </w:p>
        </w:tc>
      </w:tr>
      <w:tr w:rsidR="00A857BF" w:rsidRPr="00A857BF" w14:paraId="69BE1ABC" w14:textId="77777777" w:rsidTr="00A857BF">
        <w:trPr>
          <w:trHeight w:val="39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788E85A"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t>Total </w:t>
            </w:r>
          </w:p>
          <w:p w14:paraId="2A4672ED"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b/>
                <w:bCs/>
                <w:i/>
                <w:iCs/>
                <w:sz w:val="18"/>
                <w:szCs w:val="18"/>
              </w:rPr>
              <w:t>Team project</w:t>
            </w:r>
            <w:r w:rsidRPr="00A857BF">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BB3CAB5" w14:textId="77777777" w:rsidR="00A857BF" w:rsidRPr="00A857BF" w:rsidRDefault="00A857BF" w:rsidP="00A857BF">
            <w:pPr>
              <w:spacing w:after="0" w:line="240" w:lineRule="auto"/>
              <w:ind w:left="0" w:right="0" w:firstLine="0"/>
              <w:jc w:val="right"/>
              <w:textAlignment w:val="baseline"/>
              <w:rPr>
                <w:rFonts w:ascii="Times New Roman" w:eastAsia="Times New Roman" w:hAnsi="Times New Roman" w:cs="Times New Roman"/>
                <w:szCs w:val="24"/>
              </w:rPr>
            </w:pPr>
            <w:r w:rsidRPr="00A857BF">
              <w:rPr>
                <w:rFonts w:eastAsia="Times New Roman"/>
                <w:szCs w:val="24"/>
              </w:rPr>
              <w:t>Total (out of 80)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B746F12"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t>   / 80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D60657" w14:textId="77777777" w:rsidR="00A857BF" w:rsidRPr="00A857BF" w:rsidRDefault="00A857BF" w:rsidP="00A857BF">
            <w:pPr>
              <w:spacing w:after="0" w:line="240" w:lineRule="auto"/>
              <w:ind w:left="0" w:right="0" w:firstLine="0"/>
              <w:jc w:val="left"/>
              <w:textAlignment w:val="baseline"/>
              <w:rPr>
                <w:rFonts w:ascii="Times New Roman" w:eastAsia="Times New Roman" w:hAnsi="Times New Roman" w:cs="Times New Roman"/>
                <w:szCs w:val="24"/>
              </w:rPr>
            </w:pPr>
            <w:r w:rsidRPr="00A857BF">
              <w:rPr>
                <w:rFonts w:eastAsia="Times New Roman"/>
                <w:szCs w:val="24"/>
              </w:rPr>
              <w:t> </w:t>
            </w:r>
          </w:p>
        </w:tc>
      </w:tr>
      <w:tr w:rsidR="00A857BF" w:rsidRPr="00A857BF" w14:paraId="3CC71350" w14:textId="77777777" w:rsidTr="00A857BF">
        <w:trPr>
          <w:trHeight w:val="435"/>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148420"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szCs w:val="24"/>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71D93B2" w14:textId="77777777" w:rsidR="00A857BF" w:rsidRPr="00A857BF" w:rsidRDefault="00A857BF" w:rsidP="00A857BF">
            <w:pPr>
              <w:spacing w:after="0" w:line="240" w:lineRule="auto"/>
              <w:ind w:left="0" w:right="0" w:firstLine="0"/>
              <w:jc w:val="right"/>
              <w:textAlignment w:val="baseline"/>
              <w:rPr>
                <w:rFonts w:ascii="Times New Roman" w:eastAsia="Times New Roman" w:hAnsi="Times New Roman" w:cs="Times New Roman"/>
                <w:szCs w:val="24"/>
              </w:rPr>
            </w:pPr>
            <w:r w:rsidRPr="00A857BF">
              <w:rPr>
                <w:rFonts w:eastAsia="Times New Roman"/>
                <w:b/>
                <w:bCs/>
                <w:szCs w:val="24"/>
              </w:rPr>
              <w:t>Final Grade (out of 40)</w:t>
            </w:r>
            <w:r w:rsidRPr="00A857BF">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4B7E5DD" w14:textId="77777777" w:rsidR="00A857BF" w:rsidRPr="00A857BF" w:rsidRDefault="00A857BF" w:rsidP="00A857BF">
            <w:pPr>
              <w:spacing w:after="0" w:line="240" w:lineRule="auto"/>
              <w:ind w:left="0" w:right="0" w:firstLine="0"/>
              <w:jc w:val="center"/>
              <w:textAlignment w:val="baseline"/>
              <w:rPr>
                <w:rFonts w:ascii="Times New Roman" w:eastAsia="Times New Roman" w:hAnsi="Times New Roman" w:cs="Times New Roman"/>
                <w:szCs w:val="24"/>
              </w:rPr>
            </w:pPr>
            <w:r w:rsidRPr="00A857BF">
              <w:rPr>
                <w:rFonts w:eastAsia="Times New Roman"/>
                <w:b/>
                <w:bCs/>
                <w:szCs w:val="24"/>
              </w:rPr>
              <w:t>   / 40</w:t>
            </w:r>
            <w:r w:rsidRPr="00A857BF">
              <w:rPr>
                <w:rFonts w:eastAsia="Times New Roman"/>
                <w:szCs w:val="24"/>
              </w:rPr>
              <w:t>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FA0CBA" w14:textId="77777777" w:rsidR="00A857BF" w:rsidRPr="00A857BF" w:rsidRDefault="00A857BF" w:rsidP="00A857BF">
            <w:pPr>
              <w:spacing w:after="0" w:line="240" w:lineRule="auto"/>
              <w:ind w:left="0" w:right="0" w:firstLine="0"/>
              <w:jc w:val="left"/>
              <w:textAlignment w:val="baseline"/>
              <w:rPr>
                <w:rFonts w:ascii="Times New Roman" w:eastAsia="Times New Roman" w:hAnsi="Times New Roman" w:cs="Times New Roman"/>
                <w:szCs w:val="24"/>
              </w:rPr>
            </w:pPr>
            <w:r w:rsidRPr="00A857BF">
              <w:rPr>
                <w:rFonts w:eastAsia="Times New Roman"/>
                <w:szCs w:val="24"/>
              </w:rPr>
              <w:t> </w:t>
            </w:r>
          </w:p>
        </w:tc>
      </w:tr>
    </w:tbl>
    <w:p w14:paraId="3C3CB270" w14:textId="77777777" w:rsidR="00A857BF" w:rsidRPr="00A857BF" w:rsidRDefault="00A857BF" w:rsidP="00A857BF">
      <w:pPr>
        <w:spacing w:after="0" w:line="240" w:lineRule="auto"/>
        <w:ind w:left="360" w:right="0" w:firstLine="0"/>
        <w:textAlignment w:val="baseline"/>
        <w:rPr>
          <w:rFonts w:ascii="Segoe UI" w:eastAsia="Times New Roman" w:hAnsi="Segoe UI" w:cs="Segoe UI"/>
          <w:sz w:val="18"/>
          <w:szCs w:val="18"/>
        </w:rPr>
      </w:pPr>
      <w:r w:rsidRPr="00A857BF">
        <w:rPr>
          <w:rFonts w:eastAsia="Times New Roman"/>
          <w:i/>
          <w:iCs/>
          <w:sz w:val="18"/>
          <w:szCs w:val="18"/>
        </w:rPr>
        <w:t>*Note that all criteria except teamwork and communication should be evaluated for individual student.</w:t>
      </w:r>
      <w:r w:rsidRPr="00A857BF">
        <w:rPr>
          <w:rFonts w:eastAsia="Times New Roman"/>
          <w:sz w:val="18"/>
          <w:szCs w:val="18"/>
        </w:rPr>
        <w:t> </w:t>
      </w:r>
    </w:p>
    <w:p w14:paraId="7F964C60" w14:textId="77777777" w:rsidR="00A857BF" w:rsidRPr="00A857BF" w:rsidRDefault="00A857BF" w:rsidP="00A857BF">
      <w:pPr>
        <w:spacing w:after="0" w:line="240" w:lineRule="auto"/>
        <w:ind w:left="360" w:right="0" w:firstLine="0"/>
        <w:textAlignment w:val="baseline"/>
        <w:rPr>
          <w:rFonts w:ascii="Segoe UI" w:eastAsia="Times New Roman" w:hAnsi="Segoe UI" w:cs="Segoe UI"/>
          <w:sz w:val="18"/>
          <w:szCs w:val="18"/>
        </w:rPr>
      </w:pPr>
      <w:r w:rsidRPr="00A857BF">
        <w:rPr>
          <w:rFonts w:eastAsia="Times New Roman"/>
          <w:i/>
          <w:iCs/>
          <w:sz w:val="18"/>
          <w:szCs w:val="18"/>
        </w:rPr>
        <w:t>**For team project only</w:t>
      </w:r>
      <w:r w:rsidRPr="00A857BF">
        <w:rPr>
          <w:rFonts w:eastAsia="Times New Roman"/>
          <w:sz w:val="18"/>
          <w:szCs w:val="18"/>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41"/>
        <w:gridCol w:w="2927"/>
        <w:gridCol w:w="1186"/>
        <w:gridCol w:w="2196"/>
        <w:gridCol w:w="1072"/>
        <w:gridCol w:w="1467"/>
      </w:tblGrid>
      <w:tr w:rsidR="00A857BF" w:rsidRPr="00A857BF" w14:paraId="3F5801BB" w14:textId="77777777" w:rsidTr="00A857BF">
        <w:trPr>
          <w:trHeight w:val="675"/>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3FCE8F9" w14:textId="77777777" w:rsidR="00A857BF" w:rsidRPr="00A857BF" w:rsidRDefault="00A857BF" w:rsidP="00A857BF">
            <w:pPr>
              <w:spacing w:after="0" w:line="240" w:lineRule="auto"/>
              <w:ind w:left="0" w:right="0" w:firstLine="0"/>
              <w:textAlignment w:val="baseline"/>
              <w:rPr>
                <w:rFonts w:ascii="Times New Roman" w:eastAsia="Times New Roman" w:hAnsi="Times New Roman" w:cs="Times New Roman"/>
                <w:szCs w:val="24"/>
              </w:rPr>
            </w:pPr>
            <w:r w:rsidRPr="00A857BF">
              <w:rPr>
                <w:rFonts w:eastAsia="Times New Roman"/>
                <w:b/>
                <w:bCs/>
                <w:szCs w:val="24"/>
              </w:rPr>
              <w:t>Student Name</w:t>
            </w:r>
            <w:r w:rsidRPr="00A857BF">
              <w:rPr>
                <w:rFonts w:eastAsia="Times New Roman"/>
                <w:szCs w:val="24"/>
              </w:rPr>
              <w:t>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8827A16" w14:textId="77777777" w:rsidR="00A857BF" w:rsidRPr="00A857BF" w:rsidRDefault="00A857BF" w:rsidP="00A857BF">
            <w:pPr>
              <w:spacing w:after="0" w:line="240" w:lineRule="auto"/>
              <w:ind w:left="0" w:right="0" w:firstLine="0"/>
              <w:jc w:val="left"/>
              <w:textAlignment w:val="baseline"/>
              <w:rPr>
                <w:rFonts w:ascii="Times New Roman" w:eastAsia="Times New Roman" w:hAnsi="Times New Roman" w:cs="Times New Roman"/>
                <w:szCs w:val="24"/>
              </w:rPr>
            </w:pPr>
            <w:r w:rsidRPr="00A857BF">
              <w:rPr>
                <w:rFonts w:eastAsia="Times New Roman"/>
                <w:b/>
                <w:bCs/>
                <w:szCs w:val="24"/>
              </w:rPr>
              <w:t> </w:t>
            </w:r>
            <w:r w:rsidRPr="00A857BF">
              <w:rPr>
                <w:rFonts w:eastAsia="Times New Roman"/>
                <w:szCs w:val="24"/>
              </w:rPr>
              <w:t> </w:t>
            </w:r>
          </w:p>
          <w:p w14:paraId="209291D5" w14:textId="77777777" w:rsidR="00A857BF" w:rsidRPr="00A857BF" w:rsidRDefault="00A857BF" w:rsidP="00A857BF">
            <w:pPr>
              <w:spacing w:after="0" w:line="240" w:lineRule="auto"/>
              <w:ind w:left="0" w:right="0" w:firstLine="0"/>
              <w:jc w:val="left"/>
              <w:textAlignment w:val="baseline"/>
              <w:rPr>
                <w:rFonts w:ascii="Times New Roman" w:eastAsia="Times New Roman" w:hAnsi="Times New Roman" w:cs="Times New Roman"/>
                <w:szCs w:val="24"/>
              </w:rPr>
            </w:pPr>
            <w:r w:rsidRPr="00A857BF">
              <w:rPr>
                <w:rFonts w:eastAsia="Times New Roman"/>
                <w:b/>
                <w:bCs/>
                <w:szCs w:val="24"/>
              </w:rPr>
              <w:t> </w:t>
            </w:r>
            <w:r w:rsidRPr="00A857BF">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1F16B2D" w14:textId="77777777" w:rsidR="00A857BF" w:rsidRPr="00A857BF" w:rsidRDefault="00A857BF" w:rsidP="00A857BF">
            <w:pPr>
              <w:spacing w:after="0" w:line="240" w:lineRule="auto"/>
              <w:ind w:left="0" w:right="0" w:firstLine="0"/>
              <w:textAlignment w:val="baseline"/>
              <w:rPr>
                <w:rFonts w:ascii="Times New Roman" w:eastAsia="Times New Roman" w:hAnsi="Times New Roman" w:cs="Times New Roman"/>
                <w:szCs w:val="24"/>
              </w:rPr>
            </w:pPr>
            <w:r w:rsidRPr="00A857BF">
              <w:rPr>
                <w:rFonts w:eastAsia="Times New Roman"/>
                <w:b/>
                <w:bCs/>
                <w:szCs w:val="24"/>
              </w:rPr>
              <w:t>Signature</w:t>
            </w:r>
            <w:r w:rsidRPr="00A857BF">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A96C2D" w14:textId="77777777" w:rsidR="00A857BF" w:rsidRPr="00A857BF" w:rsidRDefault="00A857BF" w:rsidP="00A857BF">
            <w:pPr>
              <w:spacing w:after="0" w:line="240" w:lineRule="auto"/>
              <w:ind w:left="0" w:right="0" w:firstLine="0"/>
              <w:jc w:val="left"/>
              <w:textAlignment w:val="baseline"/>
              <w:rPr>
                <w:rFonts w:ascii="Times New Roman" w:eastAsia="Times New Roman" w:hAnsi="Times New Roman" w:cs="Times New Roman"/>
                <w:szCs w:val="24"/>
              </w:rPr>
            </w:pPr>
            <w:r w:rsidRPr="00A857BF">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FA7B11F" w14:textId="77777777" w:rsidR="00A857BF" w:rsidRPr="00A857BF" w:rsidRDefault="00A857BF" w:rsidP="00A857BF">
            <w:pPr>
              <w:spacing w:after="0" w:line="240" w:lineRule="auto"/>
              <w:ind w:left="0" w:right="0" w:firstLine="0"/>
              <w:textAlignment w:val="baseline"/>
              <w:rPr>
                <w:rFonts w:ascii="Times New Roman" w:eastAsia="Times New Roman" w:hAnsi="Times New Roman" w:cs="Times New Roman"/>
                <w:szCs w:val="24"/>
              </w:rPr>
            </w:pPr>
            <w:r w:rsidRPr="00A857BF">
              <w:rPr>
                <w:rFonts w:eastAsia="Times New Roman"/>
                <w:b/>
                <w:bCs/>
                <w:szCs w:val="24"/>
              </w:rPr>
              <w:t>Date  </w:t>
            </w:r>
            <w:r w:rsidRPr="00A857BF">
              <w:rPr>
                <w:rFonts w:eastAsia="Times New Roman"/>
                <w:szCs w:val="24"/>
              </w:rPr>
              <w:t> </w:t>
            </w:r>
          </w:p>
        </w:tc>
        <w:tc>
          <w:tcPr>
            <w:tcW w:w="2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F42C3A1" w14:textId="77777777" w:rsidR="00A857BF" w:rsidRPr="00A857BF" w:rsidRDefault="00A857BF" w:rsidP="00A857BF">
            <w:pPr>
              <w:spacing w:after="0" w:line="240" w:lineRule="auto"/>
              <w:ind w:left="0" w:right="0" w:firstLine="0"/>
              <w:jc w:val="left"/>
              <w:textAlignment w:val="baseline"/>
              <w:rPr>
                <w:rFonts w:ascii="Times New Roman" w:eastAsia="Times New Roman" w:hAnsi="Times New Roman" w:cs="Times New Roman"/>
                <w:szCs w:val="24"/>
              </w:rPr>
            </w:pPr>
            <w:r w:rsidRPr="00A857BF">
              <w:rPr>
                <w:rFonts w:eastAsia="Times New Roman"/>
                <w:b/>
                <w:bCs/>
                <w:szCs w:val="24"/>
              </w:rPr>
              <w:t> </w:t>
            </w:r>
            <w:r w:rsidRPr="00A857BF">
              <w:rPr>
                <w:rFonts w:eastAsia="Times New Roman"/>
                <w:szCs w:val="24"/>
              </w:rPr>
              <w:t> </w:t>
            </w:r>
          </w:p>
        </w:tc>
      </w:tr>
      <w:tr w:rsidR="00A857BF" w:rsidRPr="00A857BF" w14:paraId="1B34AFF2" w14:textId="77777777" w:rsidTr="00A857BF">
        <w:trPr>
          <w:trHeight w:val="675"/>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E4741B8" w14:textId="77777777" w:rsidR="00A857BF" w:rsidRPr="00A857BF" w:rsidRDefault="00A857BF" w:rsidP="00A857BF">
            <w:pPr>
              <w:spacing w:after="0" w:line="240" w:lineRule="auto"/>
              <w:ind w:left="0" w:right="0" w:firstLine="0"/>
              <w:textAlignment w:val="baseline"/>
              <w:rPr>
                <w:rFonts w:ascii="Times New Roman" w:eastAsia="Times New Roman" w:hAnsi="Times New Roman" w:cs="Times New Roman"/>
                <w:szCs w:val="24"/>
              </w:rPr>
            </w:pPr>
            <w:r w:rsidRPr="00A857BF">
              <w:rPr>
                <w:rFonts w:eastAsia="Times New Roman"/>
                <w:b/>
                <w:bCs/>
                <w:szCs w:val="24"/>
              </w:rPr>
              <w:t>Supervisor Name</w:t>
            </w:r>
            <w:r w:rsidRPr="00A857BF">
              <w:rPr>
                <w:rFonts w:eastAsia="Times New Roman"/>
                <w:szCs w:val="24"/>
              </w:rPr>
              <w:t>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B10110" w14:textId="77777777" w:rsidR="00A857BF" w:rsidRPr="00A857BF" w:rsidRDefault="00A857BF" w:rsidP="00A857BF">
            <w:pPr>
              <w:spacing w:after="0" w:line="240" w:lineRule="auto"/>
              <w:ind w:left="0" w:right="0" w:firstLine="0"/>
              <w:jc w:val="left"/>
              <w:textAlignment w:val="baseline"/>
              <w:rPr>
                <w:rFonts w:ascii="Times New Roman" w:eastAsia="Times New Roman" w:hAnsi="Times New Roman" w:cs="Times New Roman"/>
                <w:szCs w:val="24"/>
              </w:rPr>
            </w:pPr>
            <w:r w:rsidRPr="00A857BF">
              <w:rPr>
                <w:rFonts w:eastAsia="Times New Roman"/>
                <w:b/>
                <w:bCs/>
                <w:szCs w:val="24"/>
              </w:rPr>
              <w:t> </w:t>
            </w:r>
            <w:r w:rsidRPr="00A857BF">
              <w:rPr>
                <w:rFonts w:eastAsia="Times New Roman"/>
                <w:szCs w:val="24"/>
              </w:rPr>
              <w:t> </w:t>
            </w:r>
          </w:p>
          <w:p w14:paraId="6782BF1E" w14:textId="77777777" w:rsidR="00A857BF" w:rsidRPr="00A857BF" w:rsidRDefault="00A857BF" w:rsidP="00A857BF">
            <w:pPr>
              <w:spacing w:after="0" w:line="240" w:lineRule="auto"/>
              <w:ind w:left="0" w:right="0" w:firstLine="0"/>
              <w:jc w:val="left"/>
              <w:textAlignment w:val="baseline"/>
              <w:rPr>
                <w:rFonts w:ascii="Times New Roman" w:eastAsia="Times New Roman" w:hAnsi="Times New Roman" w:cs="Times New Roman"/>
                <w:szCs w:val="24"/>
              </w:rPr>
            </w:pPr>
            <w:r w:rsidRPr="00A857BF">
              <w:rPr>
                <w:rFonts w:eastAsia="Times New Roman"/>
                <w:b/>
                <w:bCs/>
                <w:szCs w:val="24"/>
              </w:rPr>
              <w:t> </w:t>
            </w:r>
            <w:r w:rsidRPr="00A857BF">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DEAC8ED" w14:textId="77777777" w:rsidR="00A857BF" w:rsidRPr="00A857BF" w:rsidRDefault="00A857BF" w:rsidP="00A857BF">
            <w:pPr>
              <w:spacing w:after="0" w:line="240" w:lineRule="auto"/>
              <w:ind w:left="0" w:right="0" w:firstLine="0"/>
              <w:textAlignment w:val="baseline"/>
              <w:rPr>
                <w:rFonts w:ascii="Times New Roman" w:eastAsia="Times New Roman" w:hAnsi="Times New Roman" w:cs="Times New Roman"/>
                <w:szCs w:val="24"/>
              </w:rPr>
            </w:pPr>
            <w:r w:rsidRPr="00A857BF">
              <w:rPr>
                <w:rFonts w:eastAsia="Times New Roman"/>
                <w:b/>
                <w:bCs/>
                <w:szCs w:val="24"/>
              </w:rPr>
              <w:t>Signature</w:t>
            </w:r>
            <w:r w:rsidRPr="00A857BF">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32AFC92" w14:textId="77777777" w:rsidR="00A857BF" w:rsidRPr="00A857BF" w:rsidRDefault="00A857BF" w:rsidP="00A857BF">
            <w:pPr>
              <w:spacing w:after="0" w:line="240" w:lineRule="auto"/>
              <w:ind w:left="0" w:right="0" w:firstLine="0"/>
              <w:jc w:val="left"/>
              <w:textAlignment w:val="baseline"/>
              <w:rPr>
                <w:rFonts w:ascii="Times New Roman" w:eastAsia="Times New Roman" w:hAnsi="Times New Roman" w:cs="Times New Roman"/>
                <w:szCs w:val="24"/>
              </w:rPr>
            </w:pPr>
            <w:r w:rsidRPr="00A857BF">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3284A07" w14:textId="77777777" w:rsidR="00A857BF" w:rsidRPr="00A857BF" w:rsidRDefault="00A857BF" w:rsidP="00A857BF">
            <w:pPr>
              <w:spacing w:after="0" w:line="240" w:lineRule="auto"/>
              <w:ind w:left="0" w:right="0" w:firstLine="0"/>
              <w:textAlignment w:val="baseline"/>
              <w:rPr>
                <w:rFonts w:ascii="Times New Roman" w:eastAsia="Times New Roman" w:hAnsi="Times New Roman" w:cs="Times New Roman"/>
                <w:szCs w:val="24"/>
              </w:rPr>
            </w:pPr>
            <w:r w:rsidRPr="00A857BF">
              <w:rPr>
                <w:rFonts w:eastAsia="Times New Roman"/>
                <w:b/>
                <w:bCs/>
                <w:szCs w:val="24"/>
              </w:rPr>
              <w:t>Date  </w:t>
            </w:r>
            <w:r w:rsidRPr="00A857BF">
              <w:rPr>
                <w:rFonts w:eastAsia="Times New Roman"/>
                <w:szCs w:val="24"/>
              </w:rPr>
              <w:t> </w:t>
            </w:r>
          </w:p>
        </w:tc>
        <w:tc>
          <w:tcPr>
            <w:tcW w:w="2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ACB1FB" w14:textId="77777777" w:rsidR="00A857BF" w:rsidRPr="00A857BF" w:rsidRDefault="00A857BF" w:rsidP="00A857BF">
            <w:pPr>
              <w:spacing w:after="0" w:line="240" w:lineRule="auto"/>
              <w:ind w:left="0" w:right="0" w:firstLine="0"/>
              <w:jc w:val="left"/>
              <w:textAlignment w:val="baseline"/>
              <w:rPr>
                <w:rFonts w:ascii="Times New Roman" w:eastAsia="Times New Roman" w:hAnsi="Times New Roman" w:cs="Times New Roman"/>
                <w:szCs w:val="24"/>
              </w:rPr>
            </w:pPr>
            <w:r w:rsidRPr="00A857BF">
              <w:rPr>
                <w:rFonts w:eastAsia="Times New Roman"/>
                <w:b/>
                <w:bCs/>
                <w:szCs w:val="24"/>
              </w:rPr>
              <w:t> </w:t>
            </w:r>
            <w:r w:rsidRPr="00A857BF">
              <w:rPr>
                <w:rFonts w:eastAsia="Times New Roman"/>
                <w:szCs w:val="24"/>
              </w:rPr>
              <w:t> </w:t>
            </w:r>
          </w:p>
        </w:tc>
      </w:tr>
    </w:tbl>
    <w:p w14:paraId="4F4E8E83" w14:textId="77777777" w:rsidR="00A857BF" w:rsidRPr="00A857BF" w:rsidRDefault="00A857BF" w:rsidP="00A857BF">
      <w:pPr>
        <w:spacing w:after="0" w:line="240" w:lineRule="auto"/>
        <w:ind w:left="0" w:right="0" w:firstLine="0"/>
        <w:textAlignment w:val="baseline"/>
        <w:rPr>
          <w:rFonts w:ascii="Segoe UI" w:eastAsia="Times New Roman" w:hAnsi="Segoe UI" w:cs="Segoe UI"/>
          <w:sz w:val="18"/>
          <w:szCs w:val="18"/>
        </w:rPr>
      </w:pPr>
      <w:r w:rsidRPr="00A857BF">
        <w:rPr>
          <w:rFonts w:eastAsia="Times New Roman"/>
          <w:szCs w:val="24"/>
        </w:rPr>
        <w:t> </w:t>
      </w:r>
    </w:p>
    <w:p w14:paraId="13BE08E4" w14:textId="77777777" w:rsidR="00A857BF" w:rsidRPr="00A857BF" w:rsidRDefault="00A857BF" w:rsidP="00A857BF">
      <w:pPr>
        <w:spacing w:after="0" w:line="240" w:lineRule="auto"/>
        <w:ind w:left="0" w:right="0" w:firstLine="0"/>
        <w:textAlignment w:val="baseline"/>
        <w:rPr>
          <w:rFonts w:ascii="Segoe UI" w:eastAsia="Times New Roman" w:hAnsi="Segoe UI" w:cs="Segoe UI"/>
          <w:sz w:val="18"/>
          <w:szCs w:val="18"/>
        </w:rPr>
      </w:pPr>
      <w:r w:rsidRPr="00A857BF">
        <w:rPr>
          <w:rFonts w:eastAsia="Times New Roman"/>
          <w:szCs w:val="24"/>
        </w:rPr>
        <w:t> </w:t>
      </w:r>
    </w:p>
    <w:p w14:paraId="73CC4A7C" w14:textId="77777777" w:rsidR="00604F60" w:rsidRDefault="00604F60" w:rsidP="00DF1165">
      <w:pPr>
        <w:spacing w:after="160" w:line="259" w:lineRule="auto"/>
        <w:ind w:left="0" w:right="0" w:firstLine="0"/>
        <w:jc w:val="left"/>
      </w:pPr>
    </w:p>
    <w:p w14:paraId="18347554" w14:textId="77777777" w:rsidR="00604F60" w:rsidRDefault="00604F60">
      <w:pPr>
        <w:spacing w:after="160" w:line="259" w:lineRule="auto"/>
        <w:ind w:left="0" w:right="0" w:firstLine="0"/>
        <w:jc w:val="left"/>
      </w:pPr>
      <w:r>
        <w:br w:type="page"/>
      </w:r>
    </w:p>
    <w:p w14:paraId="4405C376" w14:textId="2E3E88E6" w:rsidR="00081D02" w:rsidRPr="00081D02" w:rsidRDefault="00081D02" w:rsidP="00081D02">
      <w:pPr>
        <w:bidi/>
        <w:spacing w:after="0" w:line="240" w:lineRule="auto"/>
        <w:ind w:left="0" w:right="0" w:firstLine="0"/>
        <w:jc w:val="center"/>
        <w:textAlignment w:val="baseline"/>
        <w:rPr>
          <w:rFonts w:ascii="Segoe UI" w:eastAsia="Times New Roman" w:hAnsi="Segoe UI" w:cs="Segoe UI"/>
          <w:sz w:val="18"/>
          <w:szCs w:val="18"/>
        </w:rPr>
      </w:pPr>
      <w:r w:rsidRPr="00081D02">
        <w:rPr>
          <w:noProof/>
        </w:rPr>
        <w:lastRenderedPageBreak/>
        <w:drawing>
          <wp:inline distT="0" distB="0" distL="0" distR="0" wp14:anchorId="27BE2107" wp14:editId="6B3A14D8">
            <wp:extent cx="5013325" cy="1371600"/>
            <wp:effectExtent l="0" t="0" r="0" b="0"/>
            <wp:docPr id="1776697079" name="Picture 1776697079" descr="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97079" name="Picture 6" descr="A red white and blue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325" cy="1371600"/>
                    </a:xfrm>
                    <a:prstGeom prst="rect">
                      <a:avLst/>
                    </a:prstGeom>
                    <a:noFill/>
                    <a:ln>
                      <a:noFill/>
                    </a:ln>
                  </pic:spPr>
                </pic:pic>
              </a:graphicData>
            </a:graphic>
          </wp:inline>
        </w:drawing>
      </w:r>
      <w:r w:rsidRPr="00081D02">
        <w:rPr>
          <w:rFonts w:eastAsia="Times New Roman"/>
          <w:rtl/>
        </w:rPr>
        <w:t> </w:t>
      </w:r>
    </w:p>
    <w:p w14:paraId="2C286F5E" w14:textId="77777777" w:rsidR="00081D02" w:rsidRPr="00081D02" w:rsidRDefault="00081D02" w:rsidP="00081D02">
      <w:pPr>
        <w:spacing w:after="0" w:line="240" w:lineRule="auto"/>
        <w:ind w:left="0" w:right="0" w:firstLine="0"/>
        <w:jc w:val="center"/>
        <w:textAlignment w:val="baseline"/>
        <w:rPr>
          <w:rFonts w:ascii="Segoe UI" w:eastAsia="Times New Roman" w:hAnsi="Segoe UI" w:cs="Segoe UI"/>
          <w:b/>
          <w:bCs/>
          <w:color w:val="4F81BD"/>
          <w:sz w:val="18"/>
          <w:szCs w:val="18"/>
          <w:rtl/>
        </w:rPr>
      </w:pPr>
      <w:r w:rsidRPr="00081D02">
        <w:rPr>
          <w:rFonts w:eastAsia="Times New Roman"/>
          <w:b/>
          <w:bCs/>
          <w:i/>
          <w:iCs/>
          <w:color w:val="auto"/>
          <w:sz w:val="36"/>
          <w:szCs w:val="36"/>
        </w:rPr>
        <w:t>Capstone Project (COSC 490)</w:t>
      </w:r>
      <w:r w:rsidRPr="00081D02">
        <w:rPr>
          <w:rFonts w:eastAsia="Times New Roman"/>
          <w:b/>
          <w:bCs/>
          <w:color w:val="auto"/>
          <w:sz w:val="36"/>
          <w:szCs w:val="36"/>
        </w:rPr>
        <w:t> </w:t>
      </w:r>
    </w:p>
    <w:p w14:paraId="26453966" w14:textId="77777777" w:rsidR="00081D02" w:rsidRPr="00081D02" w:rsidRDefault="00081D02" w:rsidP="00081D02">
      <w:pPr>
        <w:spacing w:after="0" w:line="240" w:lineRule="auto"/>
        <w:ind w:left="0" w:right="0" w:firstLine="0"/>
        <w:jc w:val="center"/>
        <w:textAlignment w:val="baseline"/>
        <w:rPr>
          <w:rFonts w:ascii="Segoe UI" w:eastAsia="Times New Roman" w:hAnsi="Segoe UI" w:cs="Segoe UI"/>
          <w:b/>
          <w:bCs/>
          <w:color w:val="4F81BD"/>
          <w:sz w:val="18"/>
          <w:szCs w:val="18"/>
        </w:rPr>
      </w:pPr>
      <w:r w:rsidRPr="00081D02">
        <w:rPr>
          <w:rFonts w:eastAsia="Times New Roman"/>
          <w:b/>
          <w:bCs/>
          <w:i/>
          <w:iCs/>
          <w:color w:val="C00000"/>
          <w:sz w:val="28"/>
          <w:szCs w:val="28"/>
        </w:rPr>
        <w:t>Proposal Form</w:t>
      </w:r>
      <w:r w:rsidRPr="00081D02">
        <w:rPr>
          <w:rFonts w:eastAsia="Times New Roman"/>
          <w:b/>
          <w:bCs/>
          <w:color w:val="C00000"/>
          <w:sz w:val="28"/>
          <w:szCs w:val="28"/>
        </w:rPr>
        <w:t> </w:t>
      </w:r>
    </w:p>
    <w:p w14:paraId="48B7C623" w14:textId="77777777" w:rsidR="00081D02" w:rsidRPr="00081D02" w:rsidRDefault="00081D02" w:rsidP="00081D02">
      <w:pPr>
        <w:spacing w:after="0" w:line="240" w:lineRule="auto"/>
        <w:ind w:left="-15" w:right="0" w:firstLine="0"/>
        <w:jc w:val="left"/>
        <w:textAlignment w:val="baseline"/>
        <w:rPr>
          <w:rFonts w:ascii="Segoe UI" w:eastAsia="Times New Roman" w:hAnsi="Segoe UI" w:cs="Segoe UI"/>
          <w:sz w:val="18"/>
          <w:szCs w:val="18"/>
        </w:rPr>
      </w:pPr>
      <w:r w:rsidRPr="00081D02">
        <w:rPr>
          <w:rFonts w:eastAsia="Times New Roman"/>
          <w:sz w:val="18"/>
          <w:szCs w:val="18"/>
        </w:rPr>
        <w:t>To be completed by student(s)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3915"/>
        <w:gridCol w:w="255"/>
        <w:gridCol w:w="1110"/>
        <w:gridCol w:w="255"/>
        <w:gridCol w:w="195"/>
        <w:gridCol w:w="1095"/>
        <w:gridCol w:w="255"/>
        <w:gridCol w:w="1110"/>
      </w:tblGrid>
      <w:tr w:rsidR="00081D02" w:rsidRPr="00081D02" w14:paraId="0E150F30" w14:textId="77777777" w:rsidTr="00081D02">
        <w:trPr>
          <w:trHeight w:val="300"/>
        </w:trPr>
        <w:tc>
          <w:tcPr>
            <w:tcW w:w="252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4D38FC83"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Name of Student  </w:t>
            </w:r>
            <w:r w:rsidRPr="00081D02">
              <w:rPr>
                <w:rFonts w:eastAsia="Times New Roman"/>
                <w:szCs w:val="24"/>
              </w:rPr>
              <w:t> </w:t>
            </w:r>
          </w:p>
        </w:tc>
        <w:tc>
          <w:tcPr>
            <w:tcW w:w="39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3C1897"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Cs w:val="24"/>
              </w:rPr>
              <w:t>  </w:t>
            </w:r>
          </w:p>
        </w:tc>
        <w:tc>
          <w:tcPr>
            <w:tcW w:w="1815" w:type="dxa"/>
            <w:gridSpan w:val="4"/>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2881B05"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Student ID </w:t>
            </w:r>
            <w:r w:rsidRPr="00081D02">
              <w:rPr>
                <w:rFonts w:eastAsia="Times New Roman"/>
                <w:szCs w:val="24"/>
              </w:rPr>
              <w:t> </w:t>
            </w:r>
          </w:p>
        </w:tc>
        <w:tc>
          <w:tcPr>
            <w:tcW w:w="243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815134"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Cs w:val="24"/>
              </w:rPr>
              <w:t>  </w:t>
            </w:r>
          </w:p>
        </w:tc>
      </w:tr>
      <w:tr w:rsidR="00081D02" w:rsidRPr="00081D02" w14:paraId="3D4A1697" w14:textId="77777777" w:rsidTr="00081D02">
        <w:trPr>
          <w:trHeight w:val="300"/>
        </w:trPr>
        <w:tc>
          <w:tcPr>
            <w:tcW w:w="252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8F46001"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College  </w:t>
            </w:r>
            <w:r w:rsidRPr="00081D02">
              <w:rPr>
                <w:rFonts w:eastAsia="Times New Roman"/>
                <w:szCs w:val="24"/>
              </w:rPr>
              <w:t> </w:t>
            </w:r>
          </w:p>
        </w:tc>
        <w:tc>
          <w:tcPr>
            <w:tcW w:w="39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13EFB7"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Cs w:val="24"/>
              </w:rPr>
              <w:t>  </w:t>
            </w:r>
          </w:p>
        </w:tc>
        <w:tc>
          <w:tcPr>
            <w:tcW w:w="1815" w:type="dxa"/>
            <w:gridSpan w:val="4"/>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41E001CB"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Program </w:t>
            </w:r>
            <w:r w:rsidRPr="00081D02">
              <w:rPr>
                <w:rFonts w:eastAsia="Times New Roman"/>
                <w:szCs w:val="24"/>
              </w:rPr>
              <w:t> </w:t>
            </w:r>
          </w:p>
        </w:tc>
        <w:tc>
          <w:tcPr>
            <w:tcW w:w="243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B19912"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Cs w:val="24"/>
              </w:rPr>
              <w:t>  </w:t>
            </w:r>
          </w:p>
        </w:tc>
      </w:tr>
      <w:tr w:rsidR="00081D02" w:rsidRPr="00081D02" w14:paraId="4AE8047A" w14:textId="77777777" w:rsidTr="00081D02">
        <w:trPr>
          <w:trHeight w:val="300"/>
        </w:trPr>
        <w:tc>
          <w:tcPr>
            <w:tcW w:w="2520" w:type="dxa"/>
            <w:tcBorders>
              <w:top w:val="single" w:sz="6" w:space="0" w:color="000000"/>
              <w:left w:val="single" w:sz="6" w:space="0" w:color="000000"/>
              <w:bottom w:val="single" w:sz="6" w:space="0" w:color="auto"/>
              <w:right w:val="single" w:sz="6" w:space="0" w:color="000000"/>
            </w:tcBorders>
            <w:shd w:val="clear" w:color="auto" w:fill="DBE5F1"/>
            <w:vAlign w:val="center"/>
            <w:hideMark/>
          </w:tcPr>
          <w:p w14:paraId="5E516A88"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Course Title  </w:t>
            </w:r>
            <w:r w:rsidRPr="00081D02">
              <w:rPr>
                <w:rFonts w:eastAsia="Times New Roman"/>
                <w:szCs w:val="24"/>
              </w:rPr>
              <w:t> </w:t>
            </w:r>
          </w:p>
        </w:tc>
        <w:tc>
          <w:tcPr>
            <w:tcW w:w="3915" w:type="dxa"/>
            <w:tcBorders>
              <w:top w:val="single" w:sz="6" w:space="0" w:color="000000"/>
              <w:left w:val="single" w:sz="6" w:space="0" w:color="000000"/>
              <w:bottom w:val="single" w:sz="6" w:space="0" w:color="auto"/>
              <w:right w:val="single" w:sz="6" w:space="0" w:color="000000"/>
            </w:tcBorders>
            <w:shd w:val="clear" w:color="auto" w:fill="auto"/>
            <w:vAlign w:val="center"/>
            <w:hideMark/>
          </w:tcPr>
          <w:p w14:paraId="7470CEC7"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Cs w:val="24"/>
              </w:rPr>
              <w:t>Senior Design Project </w:t>
            </w:r>
          </w:p>
          <w:p w14:paraId="26B98D4C"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Cs w:val="24"/>
              </w:rPr>
              <w:t>  </w:t>
            </w:r>
          </w:p>
        </w:tc>
        <w:tc>
          <w:tcPr>
            <w:tcW w:w="1815" w:type="dxa"/>
            <w:gridSpan w:val="4"/>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376E70C1"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Course Code  </w:t>
            </w:r>
            <w:r w:rsidRPr="00081D02">
              <w:rPr>
                <w:rFonts w:eastAsia="Times New Roman"/>
                <w:szCs w:val="24"/>
              </w:rPr>
              <w:t> </w:t>
            </w:r>
          </w:p>
        </w:tc>
        <w:tc>
          <w:tcPr>
            <w:tcW w:w="243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2E87548"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Cs w:val="24"/>
              </w:rPr>
              <w:t>COSC 490 </w:t>
            </w:r>
          </w:p>
        </w:tc>
      </w:tr>
      <w:tr w:rsidR="00081D02" w:rsidRPr="00081D02" w14:paraId="58660BAF" w14:textId="77777777" w:rsidTr="00081D02">
        <w:trPr>
          <w:trHeight w:val="375"/>
        </w:trPr>
        <w:tc>
          <w:tcPr>
            <w:tcW w:w="2520" w:type="dxa"/>
            <w:vMerge w:val="restart"/>
            <w:tcBorders>
              <w:top w:val="single" w:sz="6" w:space="0" w:color="auto"/>
              <w:left w:val="single" w:sz="6" w:space="0" w:color="auto"/>
              <w:bottom w:val="single" w:sz="6" w:space="0" w:color="auto"/>
              <w:right w:val="single" w:sz="6" w:space="0" w:color="auto"/>
            </w:tcBorders>
            <w:shd w:val="clear" w:color="auto" w:fill="DBE5F1"/>
            <w:vAlign w:val="center"/>
            <w:hideMark/>
          </w:tcPr>
          <w:p w14:paraId="42009470"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Proposed Project Title  </w:t>
            </w:r>
            <w:r w:rsidRPr="00081D02">
              <w:rPr>
                <w:rFonts w:eastAsia="Times New Roman"/>
                <w:szCs w:val="24"/>
              </w:rPr>
              <w:t> </w:t>
            </w:r>
          </w:p>
        </w:tc>
        <w:tc>
          <w:tcPr>
            <w:tcW w:w="391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2B4B578B"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Cs w:val="24"/>
              </w:rPr>
              <w:t>  </w:t>
            </w:r>
          </w:p>
        </w:tc>
        <w:tc>
          <w:tcPr>
            <w:tcW w:w="1815" w:type="dxa"/>
            <w:gridSpan w:val="4"/>
            <w:tcBorders>
              <w:top w:val="single" w:sz="6" w:space="0" w:color="000000"/>
              <w:left w:val="single" w:sz="6" w:space="0" w:color="auto"/>
              <w:bottom w:val="single" w:sz="6" w:space="0" w:color="000000"/>
              <w:right w:val="single" w:sz="6" w:space="0" w:color="000000"/>
            </w:tcBorders>
            <w:shd w:val="clear" w:color="auto" w:fill="DBE5F1"/>
            <w:vAlign w:val="center"/>
            <w:hideMark/>
          </w:tcPr>
          <w:p w14:paraId="046A3495"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Academic Year  </w:t>
            </w:r>
            <w:r w:rsidRPr="00081D02">
              <w:rPr>
                <w:rFonts w:eastAsia="Times New Roman"/>
                <w:szCs w:val="24"/>
              </w:rPr>
              <w:t> </w:t>
            </w:r>
          </w:p>
        </w:tc>
        <w:tc>
          <w:tcPr>
            <w:tcW w:w="243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6FFDBC"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Cs w:val="24"/>
              </w:rPr>
              <w:t>  </w:t>
            </w:r>
          </w:p>
        </w:tc>
      </w:tr>
      <w:tr w:rsidR="00081D02" w:rsidRPr="00081D02" w14:paraId="6A0426DB" w14:textId="77777777" w:rsidTr="00081D02">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DDB121D" w14:textId="77777777" w:rsidR="00081D02" w:rsidRPr="00081D02" w:rsidRDefault="00081D02" w:rsidP="00081D02">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852BEB3" w14:textId="77777777" w:rsidR="00081D02" w:rsidRPr="00081D02" w:rsidRDefault="00081D02" w:rsidP="00081D02">
            <w:pPr>
              <w:spacing w:after="0" w:line="240" w:lineRule="auto"/>
              <w:ind w:left="0" w:right="0" w:firstLine="0"/>
              <w:jc w:val="left"/>
              <w:rPr>
                <w:rFonts w:ascii="Times New Roman" w:eastAsia="Times New Roman" w:hAnsi="Times New Roman" w:cs="Times New Roman"/>
                <w:szCs w:val="24"/>
              </w:rPr>
            </w:pPr>
          </w:p>
        </w:tc>
        <w:tc>
          <w:tcPr>
            <w:tcW w:w="4260" w:type="dxa"/>
            <w:gridSpan w:val="7"/>
            <w:tcBorders>
              <w:top w:val="single" w:sz="6" w:space="0" w:color="000000"/>
              <w:left w:val="single" w:sz="6" w:space="0" w:color="auto"/>
              <w:bottom w:val="single" w:sz="6" w:space="0" w:color="000000"/>
              <w:right w:val="single" w:sz="6" w:space="0" w:color="000000"/>
            </w:tcBorders>
            <w:shd w:val="clear" w:color="auto" w:fill="DBE5F1"/>
            <w:vAlign w:val="center"/>
            <w:hideMark/>
          </w:tcPr>
          <w:p w14:paraId="596A9C89" w14:textId="77777777" w:rsidR="00081D02" w:rsidRPr="00081D02" w:rsidRDefault="00081D02" w:rsidP="00081D02">
            <w:pPr>
              <w:spacing w:after="0" w:line="240" w:lineRule="auto"/>
              <w:ind w:left="0" w:right="0" w:firstLine="0"/>
              <w:jc w:val="center"/>
              <w:textAlignment w:val="baseline"/>
              <w:rPr>
                <w:rFonts w:ascii="Times New Roman" w:eastAsia="Times New Roman" w:hAnsi="Times New Roman" w:cs="Times New Roman"/>
                <w:szCs w:val="24"/>
              </w:rPr>
            </w:pPr>
            <w:r w:rsidRPr="00081D02">
              <w:rPr>
                <w:rFonts w:eastAsia="Times New Roman"/>
                <w:b/>
                <w:bCs/>
                <w:szCs w:val="24"/>
              </w:rPr>
              <w:t>Semester</w:t>
            </w:r>
            <w:r w:rsidRPr="00081D02">
              <w:rPr>
                <w:rFonts w:eastAsia="Times New Roman"/>
                <w:szCs w:val="24"/>
              </w:rPr>
              <w:t> </w:t>
            </w:r>
          </w:p>
        </w:tc>
      </w:tr>
      <w:tr w:rsidR="00081D02" w:rsidRPr="00081D02" w14:paraId="6440E056" w14:textId="77777777" w:rsidTr="00081D02">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C539FC3" w14:textId="77777777" w:rsidR="00081D02" w:rsidRPr="00081D02" w:rsidRDefault="00081D02" w:rsidP="00081D02">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F24CD82" w14:textId="77777777" w:rsidR="00081D02" w:rsidRPr="00081D02" w:rsidRDefault="00081D02" w:rsidP="00081D02">
            <w:pPr>
              <w:spacing w:after="0" w:line="240" w:lineRule="auto"/>
              <w:ind w:left="0" w:right="0" w:firstLine="0"/>
              <w:jc w:val="left"/>
              <w:rPr>
                <w:rFonts w:ascii="Times New Roman" w:eastAsia="Times New Roman" w:hAnsi="Times New Roman" w:cs="Times New Roman"/>
                <w:szCs w:val="24"/>
              </w:rPr>
            </w:pPr>
          </w:p>
        </w:tc>
        <w:tc>
          <w:tcPr>
            <w:tcW w:w="255" w:type="dxa"/>
            <w:tcBorders>
              <w:top w:val="single" w:sz="6" w:space="0" w:color="000000"/>
              <w:left w:val="single" w:sz="6" w:space="0" w:color="auto"/>
              <w:bottom w:val="single" w:sz="6" w:space="0" w:color="000000"/>
              <w:right w:val="single" w:sz="6" w:space="0" w:color="000000"/>
            </w:tcBorders>
            <w:shd w:val="clear" w:color="auto" w:fill="auto"/>
            <w:vAlign w:val="center"/>
            <w:hideMark/>
          </w:tcPr>
          <w:p w14:paraId="71ECF3FA" w14:textId="77777777" w:rsidR="00081D02" w:rsidRPr="00081D02" w:rsidRDefault="00081D02" w:rsidP="00081D02">
            <w:pPr>
              <w:spacing w:after="0" w:line="240" w:lineRule="auto"/>
              <w:ind w:left="0" w:right="0" w:firstLine="0"/>
              <w:jc w:val="center"/>
              <w:textAlignment w:val="baseline"/>
              <w:rPr>
                <w:rFonts w:ascii="Times New Roman" w:eastAsia="Times New Roman" w:hAnsi="Times New Roman" w:cs="Times New Roman"/>
                <w:szCs w:val="24"/>
              </w:rPr>
            </w:pPr>
            <w:r w:rsidRPr="00081D02">
              <w:rPr>
                <w:rFonts w:eastAsia="Times New Roman"/>
                <w:szCs w:val="24"/>
              </w:rPr>
              <w:t> </w:t>
            </w:r>
          </w:p>
        </w:tc>
        <w:tc>
          <w:tcPr>
            <w:tcW w:w="111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A58B27C" w14:textId="77777777" w:rsidR="00081D02" w:rsidRPr="00081D02" w:rsidRDefault="00081D02" w:rsidP="00081D02">
            <w:pPr>
              <w:spacing w:after="0" w:line="240" w:lineRule="auto"/>
              <w:ind w:left="0" w:right="0" w:firstLine="0"/>
              <w:jc w:val="center"/>
              <w:textAlignment w:val="baseline"/>
              <w:rPr>
                <w:rFonts w:ascii="Times New Roman" w:eastAsia="Times New Roman" w:hAnsi="Times New Roman" w:cs="Times New Roman"/>
                <w:szCs w:val="24"/>
              </w:rPr>
            </w:pPr>
            <w:r w:rsidRPr="00081D02">
              <w:rPr>
                <w:rFonts w:eastAsia="Times New Roman"/>
                <w:b/>
                <w:bCs/>
                <w:szCs w:val="24"/>
              </w:rPr>
              <w:t>First</w:t>
            </w:r>
            <w:r w:rsidRPr="00081D02">
              <w:rPr>
                <w:rFonts w:eastAsia="Times New Roman"/>
                <w:szCs w:val="24"/>
              </w:rPr>
              <w:t> </w:t>
            </w:r>
          </w:p>
        </w:tc>
        <w:tc>
          <w:tcPr>
            <w:tcW w:w="2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C411D8" w14:textId="77777777" w:rsidR="00081D02" w:rsidRPr="00081D02" w:rsidRDefault="00081D02" w:rsidP="00081D02">
            <w:pPr>
              <w:spacing w:after="0" w:line="240" w:lineRule="auto"/>
              <w:ind w:left="0" w:right="0" w:firstLine="0"/>
              <w:jc w:val="center"/>
              <w:textAlignment w:val="baseline"/>
              <w:rPr>
                <w:rFonts w:ascii="Times New Roman" w:eastAsia="Times New Roman" w:hAnsi="Times New Roman" w:cs="Times New Roman"/>
                <w:szCs w:val="24"/>
              </w:rPr>
            </w:pPr>
            <w:r w:rsidRPr="00081D02">
              <w:rPr>
                <w:rFonts w:eastAsia="Times New Roman"/>
                <w:szCs w:val="24"/>
              </w:rPr>
              <w:t> </w:t>
            </w:r>
          </w:p>
        </w:tc>
        <w:tc>
          <w:tcPr>
            <w:tcW w:w="1290"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7ED5A4C" w14:textId="77777777" w:rsidR="00081D02" w:rsidRPr="00081D02" w:rsidRDefault="00081D02" w:rsidP="00081D02">
            <w:pPr>
              <w:spacing w:after="0" w:line="240" w:lineRule="auto"/>
              <w:ind w:left="0" w:right="0" w:firstLine="0"/>
              <w:jc w:val="center"/>
              <w:textAlignment w:val="baseline"/>
              <w:rPr>
                <w:rFonts w:ascii="Times New Roman" w:eastAsia="Times New Roman" w:hAnsi="Times New Roman" w:cs="Times New Roman"/>
                <w:szCs w:val="24"/>
              </w:rPr>
            </w:pPr>
            <w:r w:rsidRPr="00081D02">
              <w:rPr>
                <w:rFonts w:eastAsia="Times New Roman"/>
                <w:b/>
                <w:bCs/>
                <w:szCs w:val="24"/>
              </w:rPr>
              <w:t>Second</w:t>
            </w:r>
            <w:r w:rsidRPr="00081D02">
              <w:rPr>
                <w:rFonts w:eastAsia="Times New Roman"/>
                <w:szCs w:val="24"/>
              </w:rPr>
              <w:t> </w:t>
            </w:r>
          </w:p>
        </w:tc>
        <w:tc>
          <w:tcPr>
            <w:tcW w:w="2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ADCC61" w14:textId="77777777" w:rsidR="00081D02" w:rsidRPr="00081D02" w:rsidRDefault="00081D02" w:rsidP="00081D02">
            <w:pPr>
              <w:spacing w:after="0" w:line="240" w:lineRule="auto"/>
              <w:ind w:left="0" w:right="0" w:firstLine="0"/>
              <w:jc w:val="center"/>
              <w:textAlignment w:val="baseline"/>
              <w:rPr>
                <w:rFonts w:ascii="Times New Roman" w:eastAsia="Times New Roman" w:hAnsi="Times New Roman" w:cs="Times New Roman"/>
                <w:szCs w:val="24"/>
              </w:rPr>
            </w:pPr>
            <w:r w:rsidRPr="00081D02">
              <w:rPr>
                <w:rFonts w:eastAsia="Times New Roman"/>
                <w:szCs w:val="24"/>
              </w:rPr>
              <w:t> </w:t>
            </w:r>
          </w:p>
        </w:tc>
        <w:tc>
          <w:tcPr>
            <w:tcW w:w="105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41869CF9" w14:textId="77777777" w:rsidR="00081D02" w:rsidRPr="00081D02" w:rsidRDefault="00081D02" w:rsidP="00081D02">
            <w:pPr>
              <w:spacing w:after="0" w:line="240" w:lineRule="auto"/>
              <w:ind w:left="0" w:right="0" w:firstLine="0"/>
              <w:jc w:val="center"/>
              <w:textAlignment w:val="baseline"/>
              <w:rPr>
                <w:rFonts w:ascii="Times New Roman" w:eastAsia="Times New Roman" w:hAnsi="Times New Roman" w:cs="Times New Roman"/>
                <w:szCs w:val="24"/>
              </w:rPr>
            </w:pPr>
            <w:r w:rsidRPr="00081D02">
              <w:rPr>
                <w:rFonts w:eastAsia="Times New Roman"/>
                <w:b/>
                <w:bCs/>
                <w:szCs w:val="24"/>
              </w:rPr>
              <w:t>Summer</w:t>
            </w:r>
            <w:r w:rsidRPr="00081D02">
              <w:rPr>
                <w:rFonts w:eastAsia="Times New Roman"/>
                <w:szCs w:val="24"/>
              </w:rPr>
              <w:t> </w:t>
            </w:r>
          </w:p>
        </w:tc>
      </w:tr>
      <w:tr w:rsidR="00081D02" w:rsidRPr="00081D02" w14:paraId="5D72C641" w14:textId="77777777" w:rsidTr="00081D02">
        <w:trPr>
          <w:trHeight w:val="510"/>
        </w:trPr>
        <w:tc>
          <w:tcPr>
            <w:tcW w:w="252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7EB21F4"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Proposed Supervisor  </w:t>
            </w:r>
            <w:r w:rsidRPr="00081D02">
              <w:rPr>
                <w:rFonts w:eastAsia="Times New Roman"/>
                <w:szCs w:val="24"/>
              </w:rPr>
              <w:t> </w:t>
            </w:r>
          </w:p>
        </w:tc>
        <w:tc>
          <w:tcPr>
            <w:tcW w:w="8190" w:type="dxa"/>
            <w:gridSpan w:val="8"/>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28257E6"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Cs w:val="24"/>
              </w:rPr>
              <w:t> </w:t>
            </w:r>
            <w:r w:rsidRPr="00081D02">
              <w:rPr>
                <w:rFonts w:eastAsia="Times New Roman"/>
                <w:sz w:val="18"/>
                <w:szCs w:val="18"/>
              </w:rPr>
              <w:t>If unsure, please enter ‘not applicable’  </w:t>
            </w:r>
          </w:p>
        </w:tc>
      </w:tr>
      <w:tr w:rsidR="00081D02" w:rsidRPr="00081D02" w14:paraId="54FD2304" w14:textId="77777777" w:rsidTr="00081D02">
        <w:trPr>
          <w:trHeight w:val="3525"/>
        </w:trPr>
        <w:tc>
          <w:tcPr>
            <w:tcW w:w="252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72C9232"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Proposal of the Project </w:t>
            </w:r>
            <w:r w:rsidRPr="00081D02">
              <w:rPr>
                <w:rFonts w:eastAsia="Times New Roman"/>
                <w:szCs w:val="24"/>
              </w:rPr>
              <w:t> </w:t>
            </w:r>
          </w:p>
        </w:tc>
        <w:tc>
          <w:tcPr>
            <w:tcW w:w="8190" w:type="dxa"/>
            <w:gridSpan w:val="8"/>
            <w:tcBorders>
              <w:top w:val="single" w:sz="6" w:space="0" w:color="000000"/>
              <w:left w:val="single" w:sz="6" w:space="0" w:color="000000"/>
              <w:bottom w:val="single" w:sz="6" w:space="0" w:color="000000"/>
              <w:right w:val="single" w:sz="6" w:space="0" w:color="000000"/>
            </w:tcBorders>
            <w:shd w:val="clear" w:color="auto" w:fill="auto"/>
            <w:hideMark/>
          </w:tcPr>
          <w:p w14:paraId="23F145D5"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Cs w:val="24"/>
              </w:rPr>
              <w:t>  </w:t>
            </w:r>
          </w:p>
          <w:p w14:paraId="7A10C2A9"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 w:val="18"/>
                <w:szCs w:val="18"/>
              </w:rPr>
              <w:t>This section will cover the following main points:  </w:t>
            </w:r>
          </w:p>
          <w:p w14:paraId="7008B5C4"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 w:val="18"/>
                <w:szCs w:val="18"/>
              </w:rPr>
              <w:t>Background: </w:t>
            </w:r>
          </w:p>
          <w:p w14:paraId="19322175"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 w:val="18"/>
                <w:szCs w:val="18"/>
              </w:rPr>
              <w:t>Motivation: </w:t>
            </w:r>
          </w:p>
          <w:p w14:paraId="333A45B8"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 w:val="18"/>
                <w:szCs w:val="18"/>
              </w:rPr>
              <w:t>Problem: </w:t>
            </w:r>
          </w:p>
          <w:p w14:paraId="5D9170DE"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 w:val="18"/>
                <w:szCs w:val="18"/>
              </w:rPr>
              <w:t>Objectives: </w:t>
            </w:r>
          </w:p>
          <w:p w14:paraId="2FA3EA5D"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 w:val="18"/>
                <w:szCs w:val="18"/>
              </w:rPr>
              <w:t>Methodology: </w:t>
            </w:r>
          </w:p>
          <w:p w14:paraId="3E62B2F9"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 w:val="18"/>
                <w:szCs w:val="18"/>
              </w:rPr>
              <w:t>Related Work/Projects: </w:t>
            </w:r>
          </w:p>
          <w:p w14:paraId="6B78D558"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 w:val="18"/>
                <w:szCs w:val="18"/>
              </w:rPr>
              <w:t>Expected Outcomes: </w:t>
            </w:r>
          </w:p>
          <w:p w14:paraId="159D7779"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 w:val="18"/>
                <w:szCs w:val="18"/>
              </w:rPr>
              <w:t>Key references (5 to 7): [IEEE Format] </w:t>
            </w:r>
          </w:p>
        </w:tc>
      </w:tr>
      <w:tr w:rsidR="00081D02" w:rsidRPr="00081D02" w14:paraId="61388090" w14:textId="77777777" w:rsidTr="00081D02">
        <w:trPr>
          <w:trHeight w:val="300"/>
        </w:trPr>
        <w:tc>
          <w:tcPr>
            <w:tcW w:w="2520" w:type="dxa"/>
            <w:tcBorders>
              <w:top w:val="single" w:sz="6" w:space="0" w:color="000000"/>
              <w:left w:val="single" w:sz="6" w:space="0" w:color="000000"/>
              <w:bottom w:val="single" w:sz="6" w:space="0" w:color="000000"/>
              <w:right w:val="single" w:sz="6" w:space="0" w:color="000000"/>
            </w:tcBorders>
            <w:shd w:val="clear" w:color="auto" w:fill="DBE5F1"/>
            <w:hideMark/>
          </w:tcPr>
          <w:p w14:paraId="0E3523ED"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Signature of Student  </w:t>
            </w:r>
            <w:r w:rsidRPr="00081D02">
              <w:rPr>
                <w:rFonts w:eastAsia="Times New Roman"/>
                <w:szCs w:val="24"/>
              </w:rPr>
              <w:t> </w:t>
            </w:r>
          </w:p>
        </w:tc>
        <w:tc>
          <w:tcPr>
            <w:tcW w:w="39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AFFBEA"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Cs w:val="24"/>
              </w:rPr>
              <w:t>  </w:t>
            </w:r>
          </w:p>
        </w:tc>
        <w:tc>
          <w:tcPr>
            <w:tcW w:w="1815" w:type="dxa"/>
            <w:gridSpan w:val="4"/>
            <w:tcBorders>
              <w:top w:val="single" w:sz="6" w:space="0" w:color="000000"/>
              <w:left w:val="single" w:sz="6" w:space="0" w:color="000000"/>
              <w:bottom w:val="single" w:sz="6" w:space="0" w:color="000000"/>
              <w:right w:val="single" w:sz="6" w:space="0" w:color="000000"/>
            </w:tcBorders>
            <w:shd w:val="clear" w:color="auto" w:fill="DBE5F1"/>
            <w:hideMark/>
          </w:tcPr>
          <w:p w14:paraId="255FF80E"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Date  </w:t>
            </w:r>
            <w:r w:rsidRPr="00081D02">
              <w:rPr>
                <w:rFonts w:eastAsia="Times New Roman"/>
                <w:szCs w:val="24"/>
              </w:rPr>
              <w:t> </w:t>
            </w:r>
          </w:p>
        </w:tc>
        <w:tc>
          <w:tcPr>
            <w:tcW w:w="243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BC05D4"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szCs w:val="24"/>
              </w:rPr>
              <w:t>  </w:t>
            </w:r>
          </w:p>
        </w:tc>
      </w:tr>
    </w:tbl>
    <w:p w14:paraId="4FA8F98A" w14:textId="77777777" w:rsidR="00081D02" w:rsidRPr="00081D02" w:rsidRDefault="00081D02" w:rsidP="00081D02">
      <w:pPr>
        <w:spacing w:after="0" w:line="240" w:lineRule="auto"/>
        <w:ind w:left="1215" w:right="0" w:firstLine="0"/>
        <w:jc w:val="left"/>
        <w:textAlignment w:val="baseline"/>
        <w:rPr>
          <w:rFonts w:ascii="Segoe UI" w:eastAsia="Times New Roman" w:hAnsi="Segoe UI" w:cs="Segoe UI"/>
          <w:sz w:val="18"/>
          <w:szCs w:val="18"/>
        </w:rPr>
      </w:pPr>
      <w:r w:rsidRPr="00081D02">
        <w:rPr>
          <w:rFonts w:eastAsia="Times New Roman"/>
          <w:szCs w:val="24"/>
        </w:rPr>
        <w:t>  </w:t>
      </w:r>
    </w:p>
    <w:p w14:paraId="207A0C2F" w14:textId="77777777" w:rsidR="00081D02" w:rsidRPr="00081D02" w:rsidRDefault="00081D02" w:rsidP="00081D02">
      <w:pPr>
        <w:spacing w:after="0" w:line="240" w:lineRule="auto"/>
        <w:ind w:left="-15" w:right="0" w:firstLine="0"/>
        <w:jc w:val="left"/>
        <w:textAlignment w:val="baseline"/>
        <w:rPr>
          <w:rFonts w:ascii="Segoe UI" w:eastAsia="Times New Roman" w:hAnsi="Segoe UI" w:cs="Segoe UI"/>
          <w:sz w:val="18"/>
          <w:szCs w:val="18"/>
        </w:rPr>
      </w:pPr>
      <w:r w:rsidRPr="00081D02">
        <w:rPr>
          <w:rFonts w:eastAsia="Times New Roman"/>
          <w:sz w:val="18"/>
          <w:szCs w:val="18"/>
        </w:rPr>
        <w:t>To be completed by chair of CPC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5"/>
        <w:gridCol w:w="1530"/>
        <w:gridCol w:w="1530"/>
        <w:gridCol w:w="4950"/>
      </w:tblGrid>
      <w:tr w:rsidR="00081D02" w:rsidRPr="00081D02" w14:paraId="1769F168" w14:textId="77777777" w:rsidTr="00081D02">
        <w:trPr>
          <w:trHeight w:val="300"/>
        </w:trPr>
        <w:tc>
          <w:tcPr>
            <w:tcW w:w="2685" w:type="dxa"/>
            <w:tcBorders>
              <w:top w:val="single" w:sz="6" w:space="0" w:color="000000"/>
              <w:left w:val="single" w:sz="6" w:space="0" w:color="000000"/>
              <w:bottom w:val="single" w:sz="6" w:space="0" w:color="000000"/>
              <w:right w:val="single" w:sz="6" w:space="0" w:color="000000"/>
            </w:tcBorders>
            <w:shd w:val="clear" w:color="auto" w:fill="DBE5F1"/>
            <w:hideMark/>
          </w:tcPr>
          <w:p w14:paraId="053233E1"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 </w:t>
            </w:r>
            <w:r w:rsidRPr="00081D02">
              <w:rPr>
                <w:rFonts w:eastAsia="Times New Roman"/>
                <w:szCs w:val="24"/>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DBE5F1"/>
            <w:hideMark/>
          </w:tcPr>
          <w:p w14:paraId="71FCF92E"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Approved  </w:t>
            </w:r>
            <w:r w:rsidRPr="00081D02">
              <w:rPr>
                <w:rFonts w:eastAsia="Times New Roman"/>
                <w:szCs w:val="24"/>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DBE5F1"/>
            <w:hideMark/>
          </w:tcPr>
          <w:p w14:paraId="10F04DA1"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Rejected  </w:t>
            </w:r>
            <w:r w:rsidRPr="00081D02">
              <w:rPr>
                <w:rFonts w:eastAsia="Times New Roman"/>
                <w:szCs w:val="24"/>
              </w:rPr>
              <w:t> </w:t>
            </w:r>
          </w:p>
        </w:tc>
        <w:tc>
          <w:tcPr>
            <w:tcW w:w="4950" w:type="dxa"/>
            <w:tcBorders>
              <w:top w:val="single" w:sz="6" w:space="0" w:color="000000"/>
              <w:left w:val="single" w:sz="6" w:space="0" w:color="000000"/>
              <w:bottom w:val="single" w:sz="6" w:space="0" w:color="000000"/>
              <w:right w:val="single" w:sz="6" w:space="0" w:color="000000"/>
            </w:tcBorders>
            <w:shd w:val="clear" w:color="auto" w:fill="DBE5F1"/>
            <w:hideMark/>
          </w:tcPr>
          <w:p w14:paraId="6DDECCF6"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Remarks  </w:t>
            </w:r>
            <w:r w:rsidRPr="00081D02">
              <w:rPr>
                <w:rFonts w:eastAsia="Times New Roman"/>
                <w:szCs w:val="24"/>
              </w:rPr>
              <w:t> </w:t>
            </w:r>
          </w:p>
        </w:tc>
      </w:tr>
      <w:tr w:rsidR="00081D02" w:rsidRPr="00081D02" w14:paraId="4AB26B1B" w14:textId="77777777" w:rsidTr="00081D02">
        <w:trPr>
          <w:trHeight w:val="585"/>
        </w:trPr>
        <w:tc>
          <w:tcPr>
            <w:tcW w:w="268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65ED5F5"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Proposed Project Title  </w:t>
            </w:r>
            <w:r w:rsidRPr="00081D02">
              <w:rPr>
                <w:rFonts w:eastAsia="Times New Roman"/>
                <w:szCs w:val="24"/>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F42F42B"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 </w:t>
            </w:r>
            <w:r w:rsidRPr="00081D02">
              <w:rPr>
                <w:rFonts w:eastAsia="Times New Roman"/>
                <w:szCs w:val="24"/>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69DD922"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 </w:t>
            </w:r>
            <w:r w:rsidRPr="00081D02">
              <w:rPr>
                <w:rFonts w:eastAsia="Times New Roman"/>
                <w:szCs w:val="24"/>
              </w:rPr>
              <w:t> </w:t>
            </w:r>
          </w:p>
        </w:tc>
        <w:tc>
          <w:tcPr>
            <w:tcW w:w="49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09FBA14"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 </w:t>
            </w:r>
            <w:r w:rsidRPr="00081D02">
              <w:rPr>
                <w:rFonts w:eastAsia="Times New Roman"/>
                <w:szCs w:val="24"/>
              </w:rPr>
              <w:t> </w:t>
            </w:r>
          </w:p>
        </w:tc>
      </w:tr>
      <w:tr w:rsidR="00081D02" w:rsidRPr="00081D02" w14:paraId="328AF100" w14:textId="77777777" w:rsidTr="00081D02">
        <w:trPr>
          <w:trHeight w:val="585"/>
        </w:trPr>
        <w:tc>
          <w:tcPr>
            <w:tcW w:w="268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39C3BC7B"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Proposal of the Project  </w:t>
            </w:r>
            <w:r w:rsidRPr="00081D02">
              <w:rPr>
                <w:rFonts w:eastAsia="Times New Roman"/>
                <w:szCs w:val="24"/>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229413"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 </w:t>
            </w:r>
            <w:r w:rsidRPr="00081D02">
              <w:rPr>
                <w:rFonts w:eastAsia="Times New Roman"/>
                <w:szCs w:val="24"/>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976B21"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 </w:t>
            </w:r>
            <w:r w:rsidRPr="00081D02">
              <w:rPr>
                <w:rFonts w:eastAsia="Times New Roman"/>
                <w:szCs w:val="24"/>
              </w:rPr>
              <w:t> </w:t>
            </w:r>
          </w:p>
        </w:tc>
        <w:tc>
          <w:tcPr>
            <w:tcW w:w="49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F59CBD"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 </w:t>
            </w:r>
            <w:r w:rsidRPr="00081D02">
              <w:rPr>
                <w:rFonts w:eastAsia="Times New Roman"/>
                <w:szCs w:val="24"/>
              </w:rPr>
              <w:t> </w:t>
            </w:r>
          </w:p>
        </w:tc>
      </w:tr>
      <w:tr w:rsidR="00081D02" w:rsidRPr="00081D02" w14:paraId="4083DA10" w14:textId="77777777" w:rsidTr="00081D02">
        <w:trPr>
          <w:trHeight w:val="585"/>
        </w:trPr>
        <w:tc>
          <w:tcPr>
            <w:tcW w:w="268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74C6DE3"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Proposed Project Supervisor  </w:t>
            </w:r>
            <w:r w:rsidRPr="00081D02">
              <w:rPr>
                <w:rFonts w:eastAsia="Times New Roman"/>
                <w:szCs w:val="24"/>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A204B9E"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 </w:t>
            </w:r>
            <w:r w:rsidRPr="00081D02">
              <w:rPr>
                <w:rFonts w:eastAsia="Times New Roman"/>
                <w:szCs w:val="24"/>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01E867"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 </w:t>
            </w:r>
            <w:r w:rsidRPr="00081D02">
              <w:rPr>
                <w:rFonts w:eastAsia="Times New Roman"/>
                <w:szCs w:val="24"/>
              </w:rPr>
              <w:t> </w:t>
            </w:r>
          </w:p>
        </w:tc>
        <w:tc>
          <w:tcPr>
            <w:tcW w:w="49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3DA8DD"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 </w:t>
            </w:r>
            <w:r w:rsidRPr="00081D02">
              <w:rPr>
                <w:rFonts w:eastAsia="Times New Roman"/>
                <w:szCs w:val="24"/>
              </w:rPr>
              <w:t> </w:t>
            </w:r>
          </w:p>
        </w:tc>
      </w:tr>
    </w:tbl>
    <w:p w14:paraId="1D515EFF" w14:textId="77777777" w:rsidR="00081D02" w:rsidRPr="00081D02" w:rsidRDefault="00081D02" w:rsidP="00081D02">
      <w:pPr>
        <w:spacing w:after="0" w:line="240" w:lineRule="auto"/>
        <w:ind w:left="1215" w:right="0" w:firstLine="0"/>
        <w:jc w:val="left"/>
        <w:textAlignment w:val="baseline"/>
        <w:rPr>
          <w:rFonts w:ascii="Segoe UI" w:eastAsia="Times New Roman" w:hAnsi="Segoe UI" w:cs="Segoe UI"/>
          <w:sz w:val="18"/>
          <w:szCs w:val="18"/>
        </w:rPr>
      </w:pPr>
      <w:r w:rsidRPr="00081D02">
        <w:rPr>
          <w:rFonts w:eastAsia="Times New Roman"/>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05"/>
        <w:gridCol w:w="4050"/>
        <w:gridCol w:w="1350"/>
        <w:gridCol w:w="1620"/>
        <w:gridCol w:w="810"/>
        <w:gridCol w:w="1260"/>
      </w:tblGrid>
      <w:tr w:rsidR="00081D02" w:rsidRPr="00081D02" w14:paraId="1FDBA2CB" w14:textId="77777777" w:rsidTr="00081D02">
        <w:trPr>
          <w:trHeight w:val="585"/>
        </w:trPr>
        <w:tc>
          <w:tcPr>
            <w:tcW w:w="16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5B6258A"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Name of </w:t>
            </w:r>
            <w:r w:rsidRPr="00081D02">
              <w:rPr>
                <w:rFonts w:eastAsia="Times New Roman"/>
                <w:szCs w:val="24"/>
              </w:rPr>
              <w:t> </w:t>
            </w:r>
          </w:p>
          <w:p w14:paraId="47CB1538"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Program Lead </w:t>
            </w:r>
            <w:r w:rsidRPr="00081D02">
              <w:rPr>
                <w:rFonts w:eastAsia="Times New Roman"/>
                <w:szCs w:val="24"/>
              </w:rPr>
              <w:t> </w:t>
            </w:r>
          </w:p>
        </w:tc>
        <w:tc>
          <w:tcPr>
            <w:tcW w:w="40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4F9E95F"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 </w:t>
            </w:r>
            <w:r w:rsidRPr="00081D02">
              <w:rPr>
                <w:rFonts w:eastAsia="Times New Roman"/>
                <w:szCs w:val="24"/>
              </w:rPr>
              <w:t> </w:t>
            </w:r>
          </w:p>
        </w:tc>
        <w:tc>
          <w:tcPr>
            <w:tcW w:w="135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27ACE29"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Signature  </w:t>
            </w:r>
            <w:r w:rsidRPr="00081D02">
              <w:rPr>
                <w:rFonts w:eastAsia="Times New Roman"/>
                <w:szCs w:val="24"/>
              </w:rPr>
              <w:t> </w:t>
            </w:r>
          </w:p>
        </w:tc>
        <w:tc>
          <w:tcPr>
            <w:tcW w:w="16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43BCE9"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 </w:t>
            </w:r>
            <w:r w:rsidRPr="00081D02">
              <w:rPr>
                <w:rFonts w:eastAsia="Times New Roman"/>
                <w:szCs w:val="24"/>
              </w:rPr>
              <w:t> </w:t>
            </w:r>
          </w:p>
        </w:tc>
        <w:tc>
          <w:tcPr>
            <w:tcW w:w="81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DB2EB19"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Date  </w:t>
            </w:r>
            <w:r w:rsidRPr="00081D02">
              <w:rPr>
                <w:rFonts w:eastAsia="Times New Roman"/>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3F1D740" w14:textId="77777777" w:rsidR="00081D02" w:rsidRPr="00081D02" w:rsidRDefault="00081D02" w:rsidP="00081D02">
            <w:pPr>
              <w:spacing w:after="0" w:line="240" w:lineRule="auto"/>
              <w:ind w:left="0" w:right="0" w:firstLine="0"/>
              <w:jc w:val="left"/>
              <w:textAlignment w:val="baseline"/>
              <w:rPr>
                <w:rFonts w:ascii="Times New Roman" w:eastAsia="Times New Roman" w:hAnsi="Times New Roman" w:cs="Times New Roman"/>
                <w:szCs w:val="24"/>
              </w:rPr>
            </w:pPr>
            <w:r w:rsidRPr="00081D02">
              <w:rPr>
                <w:rFonts w:eastAsia="Times New Roman"/>
                <w:b/>
                <w:bCs/>
                <w:szCs w:val="24"/>
              </w:rPr>
              <w:t> </w:t>
            </w:r>
            <w:r w:rsidRPr="00081D02">
              <w:rPr>
                <w:rFonts w:eastAsia="Times New Roman"/>
                <w:szCs w:val="24"/>
              </w:rPr>
              <w:t> </w:t>
            </w:r>
          </w:p>
        </w:tc>
      </w:tr>
    </w:tbl>
    <w:p w14:paraId="480118FE" w14:textId="77777777" w:rsidR="00081D02" w:rsidRPr="00081D02" w:rsidRDefault="00081D02" w:rsidP="00081D02">
      <w:pPr>
        <w:spacing w:after="0" w:line="240" w:lineRule="auto"/>
        <w:ind w:left="0" w:right="0" w:firstLine="0"/>
        <w:textAlignment w:val="baseline"/>
        <w:rPr>
          <w:rFonts w:ascii="Segoe UI" w:eastAsia="Times New Roman" w:hAnsi="Segoe UI" w:cs="Segoe UI"/>
          <w:sz w:val="18"/>
          <w:szCs w:val="18"/>
        </w:rPr>
      </w:pPr>
      <w:r w:rsidRPr="00081D02">
        <w:rPr>
          <w:rFonts w:ascii="Times New Roman" w:eastAsia="Times New Roman" w:hAnsi="Times New Roman" w:cs="Times New Roman"/>
          <w:szCs w:val="24"/>
        </w:rPr>
        <w:t> </w:t>
      </w:r>
    </w:p>
    <w:p w14:paraId="4138F78D" w14:textId="4D87FA58" w:rsidR="00F843F0" w:rsidRPr="00F843F0" w:rsidRDefault="00F843F0" w:rsidP="00F843F0">
      <w:pPr>
        <w:spacing w:after="0" w:line="240" w:lineRule="auto"/>
        <w:ind w:left="0" w:right="0" w:firstLine="0"/>
        <w:jc w:val="center"/>
        <w:textAlignment w:val="baseline"/>
        <w:rPr>
          <w:rFonts w:ascii="Segoe UI" w:eastAsia="Times New Roman" w:hAnsi="Segoe UI" w:cs="Segoe UI"/>
          <w:sz w:val="18"/>
          <w:szCs w:val="18"/>
        </w:rPr>
      </w:pPr>
      <w:r w:rsidRPr="00F843F0">
        <w:rPr>
          <w:noProof/>
        </w:rPr>
        <w:lastRenderedPageBreak/>
        <w:drawing>
          <wp:inline distT="0" distB="0" distL="0" distR="0" wp14:anchorId="7D47A95B" wp14:editId="799468DE">
            <wp:extent cx="5013325" cy="1371600"/>
            <wp:effectExtent l="0" t="0" r="0" b="0"/>
            <wp:docPr id="1828008919" name="Picture 1828008919" descr="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08919" name="Picture 7" descr="A red white and blue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325" cy="1371600"/>
                    </a:xfrm>
                    <a:prstGeom prst="rect">
                      <a:avLst/>
                    </a:prstGeom>
                    <a:noFill/>
                    <a:ln>
                      <a:noFill/>
                    </a:ln>
                  </pic:spPr>
                </pic:pic>
              </a:graphicData>
            </a:graphic>
          </wp:inline>
        </w:drawing>
      </w:r>
      <w:r w:rsidRPr="00F843F0">
        <w:rPr>
          <w:rFonts w:eastAsia="Times New Roman"/>
          <w:szCs w:val="24"/>
        </w:rPr>
        <w:t> </w:t>
      </w:r>
    </w:p>
    <w:p w14:paraId="417DC0DA" w14:textId="77777777" w:rsidR="00F843F0" w:rsidRPr="00F843F0" w:rsidRDefault="00F843F0" w:rsidP="00F843F0">
      <w:pPr>
        <w:spacing w:after="0" w:line="240" w:lineRule="auto"/>
        <w:ind w:left="0" w:right="0" w:firstLine="0"/>
        <w:jc w:val="center"/>
        <w:textAlignment w:val="baseline"/>
        <w:rPr>
          <w:rFonts w:ascii="Segoe UI" w:eastAsia="Times New Roman" w:hAnsi="Segoe UI" w:cs="Segoe UI"/>
          <w:b/>
          <w:bCs/>
          <w:color w:val="4F81BD"/>
          <w:sz w:val="18"/>
          <w:szCs w:val="18"/>
        </w:rPr>
      </w:pPr>
      <w:r w:rsidRPr="00F843F0">
        <w:rPr>
          <w:rFonts w:eastAsia="Times New Roman"/>
          <w:b/>
          <w:bCs/>
          <w:i/>
          <w:iCs/>
          <w:color w:val="auto"/>
          <w:sz w:val="36"/>
          <w:szCs w:val="36"/>
        </w:rPr>
        <w:t>Capstone Project (COSC 490)</w:t>
      </w:r>
      <w:r w:rsidRPr="00F843F0">
        <w:rPr>
          <w:rFonts w:eastAsia="Times New Roman"/>
          <w:b/>
          <w:bCs/>
          <w:color w:val="auto"/>
          <w:sz w:val="36"/>
          <w:szCs w:val="36"/>
        </w:rPr>
        <w:t> </w:t>
      </w:r>
    </w:p>
    <w:p w14:paraId="105C42DD" w14:textId="77777777" w:rsidR="00F843F0" w:rsidRPr="00F843F0" w:rsidRDefault="00F843F0" w:rsidP="00F843F0">
      <w:pPr>
        <w:spacing w:after="0" w:line="240" w:lineRule="auto"/>
        <w:ind w:left="0" w:right="0" w:firstLine="0"/>
        <w:jc w:val="center"/>
        <w:textAlignment w:val="baseline"/>
        <w:rPr>
          <w:rFonts w:ascii="Segoe UI" w:eastAsia="Times New Roman" w:hAnsi="Segoe UI" w:cs="Segoe UI"/>
          <w:b/>
          <w:bCs/>
          <w:color w:val="4F81BD"/>
          <w:sz w:val="18"/>
          <w:szCs w:val="18"/>
        </w:rPr>
      </w:pPr>
      <w:r w:rsidRPr="00F843F0">
        <w:rPr>
          <w:rFonts w:eastAsia="Times New Roman"/>
          <w:b/>
          <w:bCs/>
          <w:i/>
          <w:iCs/>
          <w:color w:val="C00000"/>
          <w:sz w:val="28"/>
          <w:szCs w:val="28"/>
        </w:rPr>
        <w:t>Proposal Rubric</w:t>
      </w:r>
      <w:r w:rsidRPr="00F843F0">
        <w:rPr>
          <w:rFonts w:eastAsia="Times New Roman"/>
          <w:b/>
          <w:bCs/>
          <w:color w:val="C00000"/>
          <w:sz w:val="28"/>
          <w:szCs w:val="28"/>
        </w:rPr>
        <w:t> </w:t>
      </w:r>
    </w:p>
    <w:p w14:paraId="3E7DDFB1" w14:textId="77777777" w:rsidR="00F843F0" w:rsidRPr="00F843F0" w:rsidRDefault="00F843F0" w:rsidP="00F843F0">
      <w:pPr>
        <w:spacing w:after="0" w:line="240" w:lineRule="auto"/>
        <w:ind w:left="0" w:right="0" w:firstLine="0"/>
        <w:textAlignment w:val="baseline"/>
        <w:rPr>
          <w:rFonts w:ascii="Segoe UI" w:eastAsia="Times New Roman" w:hAnsi="Segoe UI" w:cs="Segoe UI"/>
          <w:sz w:val="18"/>
          <w:szCs w:val="18"/>
        </w:rPr>
      </w:pPr>
      <w:r w:rsidRPr="00F843F0">
        <w:rPr>
          <w:rFonts w:eastAsia="Times New Roman"/>
          <w:szCs w:val="24"/>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6"/>
        <w:gridCol w:w="2788"/>
        <w:gridCol w:w="1496"/>
        <w:gridCol w:w="617"/>
        <w:gridCol w:w="779"/>
        <w:gridCol w:w="617"/>
        <w:gridCol w:w="887"/>
        <w:gridCol w:w="617"/>
        <w:gridCol w:w="932"/>
      </w:tblGrid>
      <w:tr w:rsidR="00F843F0" w:rsidRPr="00F843F0" w14:paraId="4386BB89" w14:textId="77777777" w:rsidTr="00F843F0">
        <w:trPr>
          <w:trHeight w:val="58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DFB671C" w14:textId="77777777" w:rsidR="00F843F0" w:rsidRPr="00F843F0" w:rsidRDefault="00F843F0" w:rsidP="00F843F0">
            <w:pPr>
              <w:spacing w:after="0" w:line="240" w:lineRule="auto"/>
              <w:ind w:left="105" w:right="0" w:firstLine="0"/>
              <w:jc w:val="left"/>
              <w:textAlignment w:val="baseline"/>
              <w:rPr>
                <w:rFonts w:ascii="Times New Roman" w:eastAsia="Times New Roman" w:hAnsi="Times New Roman" w:cs="Times New Roman"/>
                <w:szCs w:val="24"/>
              </w:rPr>
            </w:pPr>
            <w:r w:rsidRPr="00F843F0">
              <w:rPr>
                <w:rFonts w:eastAsia="Times New Roman"/>
                <w:b/>
                <w:bCs/>
                <w:szCs w:val="24"/>
              </w:rPr>
              <w:t>Name of Student  </w:t>
            </w:r>
            <w:r w:rsidRPr="00F843F0">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0AF86E6" w14:textId="77777777" w:rsidR="00F843F0" w:rsidRPr="00F843F0" w:rsidRDefault="00F843F0" w:rsidP="00F843F0">
            <w:pPr>
              <w:spacing w:after="0" w:line="240" w:lineRule="auto"/>
              <w:ind w:left="105" w:right="0" w:firstLine="0"/>
              <w:jc w:val="left"/>
              <w:textAlignment w:val="baseline"/>
              <w:rPr>
                <w:rFonts w:ascii="Times New Roman" w:eastAsia="Times New Roman" w:hAnsi="Times New Roman" w:cs="Times New Roman"/>
                <w:szCs w:val="24"/>
              </w:rPr>
            </w:pPr>
            <w:r w:rsidRPr="00F843F0">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8D6E46B" w14:textId="77777777" w:rsidR="00F843F0" w:rsidRPr="00F843F0" w:rsidRDefault="00F843F0" w:rsidP="00F843F0">
            <w:pPr>
              <w:spacing w:after="0" w:line="240" w:lineRule="auto"/>
              <w:ind w:left="105" w:right="0" w:firstLine="0"/>
              <w:jc w:val="left"/>
              <w:textAlignment w:val="baseline"/>
              <w:rPr>
                <w:rFonts w:ascii="Times New Roman" w:eastAsia="Times New Roman" w:hAnsi="Times New Roman" w:cs="Times New Roman"/>
                <w:szCs w:val="24"/>
              </w:rPr>
            </w:pPr>
            <w:r w:rsidRPr="00F843F0">
              <w:rPr>
                <w:rFonts w:eastAsia="Times New Roman"/>
                <w:b/>
                <w:bCs/>
                <w:szCs w:val="24"/>
              </w:rPr>
              <w:t>Student ID </w:t>
            </w:r>
            <w:r w:rsidRPr="00F843F0">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4705C5EC"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szCs w:val="24"/>
              </w:rPr>
              <w:t>  </w:t>
            </w:r>
          </w:p>
        </w:tc>
      </w:tr>
      <w:tr w:rsidR="00F843F0" w:rsidRPr="00F843F0" w14:paraId="4DDDDF31" w14:textId="77777777" w:rsidTr="00F843F0">
        <w:trPr>
          <w:trHeight w:val="6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2D55794" w14:textId="77777777" w:rsidR="00F843F0" w:rsidRPr="00F843F0" w:rsidRDefault="00F843F0" w:rsidP="00F843F0">
            <w:pPr>
              <w:spacing w:after="0" w:line="240" w:lineRule="auto"/>
              <w:ind w:left="105" w:right="0" w:firstLine="0"/>
              <w:jc w:val="left"/>
              <w:textAlignment w:val="baseline"/>
              <w:rPr>
                <w:rFonts w:ascii="Times New Roman" w:eastAsia="Times New Roman" w:hAnsi="Times New Roman" w:cs="Times New Roman"/>
                <w:szCs w:val="24"/>
              </w:rPr>
            </w:pPr>
            <w:r w:rsidRPr="00F843F0">
              <w:rPr>
                <w:rFonts w:eastAsia="Times New Roman"/>
                <w:b/>
                <w:bCs/>
                <w:szCs w:val="24"/>
              </w:rPr>
              <w:t>College  </w:t>
            </w:r>
            <w:r w:rsidRPr="00F843F0">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8D9650" w14:textId="77777777" w:rsidR="00F843F0" w:rsidRPr="00F843F0" w:rsidRDefault="00F843F0" w:rsidP="00F843F0">
            <w:pPr>
              <w:spacing w:after="0" w:line="240" w:lineRule="auto"/>
              <w:ind w:left="105" w:right="0" w:firstLine="0"/>
              <w:jc w:val="left"/>
              <w:textAlignment w:val="baseline"/>
              <w:rPr>
                <w:rFonts w:ascii="Times New Roman" w:eastAsia="Times New Roman" w:hAnsi="Times New Roman" w:cs="Times New Roman"/>
                <w:szCs w:val="24"/>
              </w:rPr>
            </w:pPr>
            <w:r w:rsidRPr="00F843F0">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BCC7B30" w14:textId="77777777" w:rsidR="00F843F0" w:rsidRPr="00F843F0" w:rsidRDefault="00F843F0" w:rsidP="00F843F0">
            <w:pPr>
              <w:spacing w:after="0" w:line="240" w:lineRule="auto"/>
              <w:ind w:left="105" w:right="0" w:firstLine="0"/>
              <w:jc w:val="left"/>
              <w:textAlignment w:val="baseline"/>
              <w:rPr>
                <w:rFonts w:ascii="Times New Roman" w:eastAsia="Times New Roman" w:hAnsi="Times New Roman" w:cs="Times New Roman"/>
                <w:szCs w:val="24"/>
              </w:rPr>
            </w:pPr>
            <w:r w:rsidRPr="00F843F0">
              <w:rPr>
                <w:rFonts w:eastAsia="Times New Roman"/>
                <w:b/>
                <w:bCs/>
                <w:szCs w:val="24"/>
              </w:rPr>
              <w:t>Program  </w:t>
            </w:r>
            <w:r w:rsidRPr="00F843F0">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1E9ED1A8"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szCs w:val="24"/>
              </w:rPr>
              <w:t>  </w:t>
            </w:r>
          </w:p>
        </w:tc>
      </w:tr>
      <w:tr w:rsidR="00F843F0" w:rsidRPr="00F843F0" w14:paraId="45405C47" w14:textId="77777777" w:rsidTr="00F843F0">
        <w:trPr>
          <w:trHeight w:val="55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3C82760" w14:textId="77777777" w:rsidR="00F843F0" w:rsidRPr="00F843F0" w:rsidRDefault="00F843F0" w:rsidP="00F843F0">
            <w:pPr>
              <w:spacing w:after="0" w:line="240" w:lineRule="auto"/>
              <w:ind w:left="105" w:right="0" w:firstLine="0"/>
              <w:jc w:val="left"/>
              <w:textAlignment w:val="baseline"/>
              <w:rPr>
                <w:rFonts w:ascii="Times New Roman" w:eastAsia="Times New Roman" w:hAnsi="Times New Roman" w:cs="Times New Roman"/>
                <w:szCs w:val="24"/>
              </w:rPr>
            </w:pPr>
            <w:r w:rsidRPr="00F843F0">
              <w:rPr>
                <w:rFonts w:eastAsia="Times New Roman"/>
                <w:b/>
                <w:bCs/>
                <w:szCs w:val="24"/>
              </w:rPr>
              <w:t>Course Title  </w:t>
            </w:r>
            <w:r w:rsidRPr="00F843F0">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9B8024" w14:textId="77777777" w:rsidR="00F843F0" w:rsidRPr="00F843F0" w:rsidRDefault="00F843F0" w:rsidP="00F843F0">
            <w:pPr>
              <w:spacing w:after="0" w:line="240" w:lineRule="auto"/>
              <w:ind w:left="105" w:right="0" w:firstLine="0"/>
              <w:jc w:val="left"/>
              <w:textAlignment w:val="baseline"/>
              <w:rPr>
                <w:rFonts w:ascii="Times New Roman" w:eastAsia="Times New Roman" w:hAnsi="Times New Roman" w:cs="Times New Roman"/>
                <w:szCs w:val="24"/>
              </w:rPr>
            </w:pPr>
            <w:r w:rsidRPr="00F843F0">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88FBEFE" w14:textId="77777777" w:rsidR="00F843F0" w:rsidRPr="00F843F0" w:rsidRDefault="00F843F0" w:rsidP="00F843F0">
            <w:pPr>
              <w:spacing w:after="0" w:line="240" w:lineRule="auto"/>
              <w:ind w:left="105" w:right="0" w:firstLine="0"/>
              <w:jc w:val="left"/>
              <w:textAlignment w:val="baseline"/>
              <w:rPr>
                <w:rFonts w:ascii="Times New Roman" w:eastAsia="Times New Roman" w:hAnsi="Times New Roman" w:cs="Times New Roman"/>
                <w:szCs w:val="24"/>
              </w:rPr>
            </w:pPr>
            <w:r w:rsidRPr="00F843F0">
              <w:rPr>
                <w:rFonts w:eastAsia="Times New Roman"/>
                <w:b/>
                <w:bCs/>
                <w:szCs w:val="24"/>
              </w:rPr>
              <w:t>Course Code </w:t>
            </w:r>
            <w:r w:rsidRPr="00F843F0">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2D9EEEEA"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szCs w:val="24"/>
              </w:rPr>
              <w:t>  </w:t>
            </w:r>
          </w:p>
        </w:tc>
      </w:tr>
      <w:tr w:rsidR="00F843F0" w:rsidRPr="00F843F0" w14:paraId="6D37E879" w14:textId="77777777" w:rsidTr="00F843F0">
        <w:trPr>
          <w:trHeight w:val="100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120DE64" w14:textId="77777777" w:rsidR="00F843F0" w:rsidRPr="00F843F0" w:rsidRDefault="00F843F0" w:rsidP="00F843F0">
            <w:pPr>
              <w:spacing w:after="0" w:line="240" w:lineRule="auto"/>
              <w:ind w:left="105" w:right="0" w:firstLine="0"/>
              <w:jc w:val="left"/>
              <w:textAlignment w:val="baseline"/>
              <w:rPr>
                <w:rFonts w:ascii="Times New Roman" w:eastAsia="Times New Roman" w:hAnsi="Times New Roman" w:cs="Times New Roman"/>
                <w:szCs w:val="24"/>
              </w:rPr>
            </w:pPr>
            <w:r w:rsidRPr="00F843F0">
              <w:rPr>
                <w:rFonts w:eastAsia="Times New Roman"/>
                <w:b/>
                <w:bCs/>
                <w:szCs w:val="24"/>
              </w:rPr>
              <w:t>Project/ Project Title</w:t>
            </w:r>
            <w:r w:rsidRPr="00F843F0">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0090EB" w14:textId="77777777" w:rsidR="00F843F0" w:rsidRPr="00F843F0" w:rsidRDefault="00F843F0" w:rsidP="00F843F0">
            <w:pPr>
              <w:spacing w:after="0" w:line="240" w:lineRule="auto"/>
              <w:ind w:left="105" w:right="0" w:firstLine="0"/>
              <w:jc w:val="left"/>
              <w:textAlignment w:val="baseline"/>
              <w:rPr>
                <w:rFonts w:ascii="Times New Roman" w:eastAsia="Times New Roman" w:hAnsi="Times New Roman" w:cs="Times New Roman"/>
                <w:szCs w:val="24"/>
              </w:rPr>
            </w:pPr>
            <w:r w:rsidRPr="00F843F0">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1C48B79" w14:textId="77777777" w:rsidR="00F843F0" w:rsidRPr="00F843F0" w:rsidRDefault="00F843F0" w:rsidP="00F843F0">
            <w:pPr>
              <w:spacing w:after="0" w:line="240" w:lineRule="auto"/>
              <w:ind w:left="105" w:right="0" w:firstLine="0"/>
              <w:jc w:val="left"/>
              <w:textAlignment w:val="baseline"/>
              <w:rPr>
                <w:rFonts w:ascii="Times New Roman" w:eastAsia="Times New Roman" w:hAnsi="Times New Roman" w:cs="Times New Roman"/>
                <w:szCs w:val="24"/>
              </w:rPr>
            </w:pPr>
            <w:r w:rsidRPr="00F843F0">
              <w:rPr>
                <w:rFonts w:eastAsia="Times New Roman"/>
                <w:b/>
                <w:bCs/>
                <w:szCs w:val="24"/>
              </w:rPr>
              <w:t>Academic Year</w:t>
            </w:r>
            <w:r w:rsidRPr="00F843F0">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5C275D6C"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szCs w:val="24"/>
              </w:rPr>
              <w:t> </w:t>
            </w:r>
          </w:p>
        </w:tc>
      </w:tr>
      <w:tr w:rsidR="00F843F0" w:rsidRPr="00F843F0" w14:paraId="1059E73F" w14:textId="77777777" w:rsidTr="00F843F0">
        <w:trPr>
          <w:trHeight w:val="3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4DE6DE9" w14:textId="77777777" w:rsidR="00F843F0" w:rsidRPr="00F843F0" w:rsidRDefault="00F843F0" w:rsidP="00F843F0">
            <w:pPr>
              <w:spacing w:after="0" w:line="240" w:lineRule="auto"/>
              <w:ind w:left="105" w:right="0" w:firstLine="0"/>
              <w:jc w:val="left"/>
              <w:textAlignment w:val="baseline"/>
              <w:rPr>
                <w:rFonts w:ascii="Times New Roman" w:eastAsia="Times New Roman" w:hAnsi="Times New Roman" w:cs="Times New Roman"/>
                <w:szCs w:val="24"/>
              </w:rPr>
            </w:pPr>
            <w:r w:rsidRPr="00F843F0">
              <w:rPr>
                <w:rFonts w:eastAsia="Times New Roman"/>
                <w:b/>
                <w:bCs/>
                <w:szCs w:val="24"/>
              </w:rPr>
              <w:t>Supervisor Name    </w:t>
            </w:r>
            <w:r w:rsidRPr="00F843F0">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2B322D" w14:textId="77777777" w:rsidR="00F843F0" w:rsidRPr="00F843F0" w:rsidRDefault="00F843F0" w:rsidP="00F843F0">
            <w:pPr>
              <w:spacing w:after="0" w:line="240" w:lineRule="auto"/>
              <w:ind w:left="105" w:right="0" w:firstLine="0"/>
              <w:jc w:val="left"/>
              <w:textAlignment w:val="baseline"/>
              <w:rPr>
                <w:rFonts w:ascii="Times New Roman" w:eastAsia="Times New Roman" w:hAnsi="Times New Roman" w:cs="Times New Roman"/>
                <w:szCs w:val="24"/>
              </w:rPr>
            </w:pPr>
            <w:r w:rsidRPr="00F843F0">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830BA77" w14:textId="77777777" w:rsidR="00F843F0" w:rsidRPr="00F843F0" w:rsidRDefault="00F843F0" w:rsidP="00F843F0">
            <w:pPr>
              <w:spacing w:after="0" w:line="240" w:lineRule="auto"/>
              <w:ind w:left="105" w:right="0" w:firstLine="0"/>
              <w:jc w:val="left"/>
              <w:textAlignment w:val="baseline"/>
              <w:rPr>
                <w:rFonts w:ascii="Times New Roman" w:eastAsia="Times New Roman" w:hAnsi="Times New Roman" w:cs="Times New Roman"/>
                <w:szCs w:val="24"/>
              </w:rPr>
            </w:pPr>
            <w:r w:rsidRPr="00F843F0">
              <w:rPr>
                <w:rFonts w:eastAsia="Times New Roman"/>
                <w:b/>
                <w:bCs/>
                <w:szCs w:val="24"/>
              </w:rPr>
              <w:t>Semester</w:t>
            </w:r>
            <w:r w:rsidRPr="00F843F0">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6E6A6F"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6F5D9E6"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b/>
                <w:bCs/>
                <w:szCs w:val="24"/>
              </w:rPr>
              <w:t>First</w:t>
            </w:r>
            <w:r w:rsidRPr="00F843F0">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B52186"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FD3F644"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b/>
                <w:bCs/>
                <w:szCs w:val="24"/>
              </w:rPr>
              <w:t>Second</w:t>
            </w:r>
            <w:r w:rsidRPr="00F843F0">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9B9C79"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9CE748B"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b/>
                <w:bCs/>
                <w:szCs w:val="24"/>
              </w:rPr>
              <w:t>Summer</w:t>
            </w:r>
            <w:r w:rsidRPr="00F843F0">
              <w:rPr>
                <w:rFonts w:eastAsia="Times New Roman"/>
                <w:szCs w:val="24"/>
              </w:rPr>
              <w:t> </w:t>
            </w:r>
          </w:p>
        </w:tc>
      </w:tr>
    </w:tbl>
    <w:p w14:paraId="6409064B" w14:textId="77777777" w:rsidR="00F843F0" w:rsidRPr="00F843F0" w:rsidRDefault="00F843F0" w:rsidP="00F843F0">
      <w:pPr>
        <w:spacing w:after="0" w:line="240" w:lineRule="auto"/>
        <w:ind w:left="0" w:right="0" w:firstLine="0"/>
        <w:textAlignment w:val="baseline"/>
        <w:rPr>
          <w:rFonts w:ascii="Segoe UI" w:eastAsia="Times New Roman" w:hAnsi="Segoe UI" w:cs="Segoe UI"/>
          <w:sz w:val="18"/>
          <w:szCs w:val="18"/>
        </w:rPr>
      </w:pPr>
      <w:r w:rsidRPr="00F843F0">
        <w:rPr>
          <w:rFonts w:eastAsia="Times New Roman"/>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93"/>
        <w:gridCol w:w="4422"/>
        <w:gridCol w:w="814"/>
        <w:gridCol w:w="3955"/>
      </w:tblGrid>
      <w:tr w:rsidR="00F843F0" w:rsidRPr="00F843F0" w14:paraId="76E7DA6C" w14:textId="77777777" w:rsidTr="00F843F0">
        <w:trPr>
          <w:trHeight w:val="450"/>
        </w:trPr>
        <w:tc>
          <w:tcPr>
            <w:tcW w:w="17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943641B"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b/>
                <w:bCs/>
                <w:szCs w:val="24"/>
              </w:rPr>
              <w:t>Criteria</w:t>
            </w:r>
            <w:r w:rsidRPr="00F843F0">
              <w:rPr>
                <w:rFonts w:eastAsia="Times New Roman"/>
                <w:szCs w:val="24"/>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9643920"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b/>
                <w:bCs/>
                <w:szCs w:val="24"/>
              </w:rPr>
              <w:t>Description</w:t>
            </w:r>
            <w:r w:rsidRPr="00F843F0">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4F047E1"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b/>
                <w:bCs/>
                <w:szCs w:val="24"/>
              </w:rPr>
              <w:t>Mark</w:t>
            </w:r>
            <w:r w:rsidRPr="00F843F0">
              <w:rPr>
                <w:rFonts w:eastAsia="Times New Roman"/>
                <w:szCs w:val="24"/>
              </w:rPr>
              <w:t> </w:t>
            </w:r>
          </w:p>
        </w:tc>
        <w:tc>
          <w:tcPr>
            <w:tcW w:w="595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10278FA"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b/>
                <w:bCs/>
                <w:szCs w:val="24"/>
              </w:rPr>
              <w:t>Feedback</w:t>
            </w:r>
            <w:r w:rsidRPr="00F843F0">
              <w:rPr>
                <w:rFonts w:eastAsia="Times New Roman"/>
                <w:szCs w:val="24"/>
              </w:rPr>
              <w:t> </w:t>
            </w:r>
          </w:p>
        </w:tc>
      </w:tr>
      <w:tr w:rsidR="00F843F0" w:rsidRPr="00F843F0" w14:paraId="220C826F" w14:textId="77777777" w:rsidTr="00F843F0">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7B345A4"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Identification of Problem in the Domain </w:t>
            </w:r>
          </w:p>
          <w:p w14:paraId="73836756"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PI 1.2, 2.1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13204861" w14:textId="77777777" w:rsidR="00F843F0" w:rsidRPr="00F843F0" w:rsidRDefault="00F843F0" w:rsidP="00F843F0">
            <w:pPr>
              <w:spacing w:after="0" w:line="240" w:lineRule="auto"/>
              <w:ind w:left="0" w:right="0" w:firstLine="0"/>
              <w:textAlignment w:val="baseline"/>
              <w:rPr>
                <w:rFonts w:ascii="Times New Roman" w:eastAsia="Times New Roman" w:hAnsi="Times New Roman" w:cs="Times New Roman"/>
                <w:szCs w:val="24"/>
              </w:rPr>
            </w:pPr>
            <w:r w:rsidRPr="00F843F0">
              <w:rPr>
                <w:rFonts w:eastAsia="Times New Roman"/>
                <w:szCs w:val="24"/>
              </w:rPr>
              <w:t>The discussion of the topic/problem is: </w:t>
            </w:r>
          </w:p>
          <w:p w14:paraId="588567B6" w14:textId="77777777" w:rsidR="00F843F0" w:rsidRPr="00F843F0" w:rsidRDefault="00F843F0" w:rsidP="00F843F0">
            <w:pPr>
              <w:numPr>
                <w:ilvl w:val="0"/>
                <w:numId w:val="190"/>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very clear. (5 points).  </w:t>
            </w:r>
          </w:p>
          <w:p w14:paraId="10E88CFC" w14:textId="77777777" w:rsidR="00F843F0" w:rsidRPr="00F843F0" w:rsidRDefault="00F843F0" w:rsidP="00F843F0">
            <w:pPr>
              <w:numPr>
                <w:ilvl w:val="0"/>
                <w:numId w:val="191"/>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clear (4)  </w:t>
            </w:r>
          </w:p>
          <w:p w14:paraId="4475472F" w14:textId="77777777" w:rsidR="00F843F0" w:rsidRPr="00F843F0" w:rsidRDefault="00F843F0" w:rsidP="00F843F0">
            <w:pPr>
              <w:numPr>
                <w:ilvl w:val="0"/>
                <w:numId w:val="192"/>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somewhat clear (3)  </w:t>
            </w:r>
          </w:p>
          <w:p w14:paraId="6238B349" w14:textId="77777777" w:rsidR="00F843F0" w:rsidRPr="00F843F0" w:rsidRDefault="00F843F0" w:rsidP="00F843F0">
            <w:pPr>
              <w:numPr>
                <w:ilvl w:val="0"/>
                <w:numId w:val="193"/>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confusing (2)  </w:t>
            </w:r>
          </w:p>
          <w:p w14:paraId="3442CFDC" w14:textId="77777777" w:rsidR="00F843F0" w:rsidRPr="00F843F0" w:rsidRDefault="00F843F0" w:rsidP="00F843F0">
            <w:pPr>
              <w:numPr>
                <w:ilvl w:val="0"/>
                <w:numId w:val="194"/>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very confusing (1) </w:t>
            </w:r>
          </w:p>
          <w:p w14:paraId="022D0AAF" w14:textId="77777777" w:rsidR="00F843F0" w:rsidRPr="00F843F0" w:rsidRDefault="00F843F0" w:rsidP="00F843F0">
            <w:pPr>
              <w:spacing w:after="0" w:line="240" w:lineRule="auto"/>
              <w:ind w:left="360" w:right="0" w:firstLine="0"/>
              <w:jc w:val="left"/>
              <w:textAlignment w:val="baseline"/>
              <w:rPr>
                <w:rFonts w:ascii="Times New Roman" w:eastAsia="Times New Roman" w:hAnsi="Times New Roman" w:cs="Times New Roman"/>
                <w:color w:val="auto"/>
                <w:szCs w:val="24"/>
              </w:rPr>
            </w:pPr>
            <w:r w:rsidRPr="00F843F0">
              <w:rPr>
                <w:rFonts w:eastAsia="Times New Roman"/>
                <w:color w:val="auto"/>
                <w:sz w:val="22"/>
              </w:rPr>
              <w: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FF944C"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  / 5 </w:t>
            </w:r>
          </w:p>
        </w:tc>
        <w:tc>
          <w:tcPr>
            <w:tcW w:w="59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E8EE58"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szCs w:val="24"/>
              </w:rPr>
              <w:t> </w:t>
            </w:r>
          </w:p>
        </w:tc>
      </w:tr>
      <w:tr w:rsidR="00F843F0" w:rsidRPr="00F843F0" w14:paraId="114D9964" w14:textId="77777777" w:rsidTr="00F843F0">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F49558"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Uniqueness of the problem </w:t>
            </w:r>
          </w:p>
          <w:p w14:paraId="46123393"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PI 1.2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435169BD" w14:textId="77777777" w:rsidR="00F843F0" w:rsidRPr="00F843F0" w:rsidRDefault="00F843F0" w:rsidP="00F843F0">
            <w:pPr>
              <w:numPr>
                <w:ilvl w:val="0"/>
                <w:numId w:val="195"/>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Problem statement is unique in the domain and has scope for research work and outcome in the field. (3) </w:t>
            </w:r>
          </w:p>
          <w:p w14:paraId="2552619C" w14:textId="77777777" w:rsidR="00F843F0" w:rsidRPr="00F843F0" w:rsidRDefault="00F843F0" w:rsidP="00F843F0">
            <w:pPr>
              <w:numPr>
                <w:ilvl w:val="0"/>
                <w:numId w:val="196"/>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Uniqueness of the problem in the domain is not clearly justified. (2) </w:t>
            </w:r>
          </w:p>
          <w:p w14:paraId="6477715D" w14:textId="77777777" w:rsidR="00F843F0" w:rsidRPr="00F843F0" w:rsidRDefault="00F843F0" w:rsidP="00F843F0">
            <w:pPr>
              <w:numPr>
                <w:ilvl w:val="0"/>
                <w:numId w:val="197"/>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Problem statement is not unique but needs improved solutions. (1) </w:t>
            </w:r>
          </w:p>
          <w:p w14:paraId="5544F8DE" w14:textId="77777777" w:rsidR="00F843F0" w:rsidRPr="00F843F0" w:rsidRDefault="00F843F0" w:rsidP="00F843F0">
            <w:pPr>
              <w:spacing w:after="0" w:line="240" w:lineRule="auto"/>
              <w:ind w:left="360" w:right="0" w:firstLine="0"/>
              <w:jc w:val="left"/>
              <w:textAlignment w:val="baseline"/>
              <w:rPr>
                <w:rFonts w:ascii="Times New Roman" w:eastAsia="Times New Roman" w:hAnsi="Times New Roman" w:cs="Times New Roman"/>
                <w:color w:val="auto"/>
                <w:szCs w:val="24"/>
              </w:rPr>
            </w:pPr>
            <w:r w:rsidRPr="00F843F0">
              <w:rPr>
                <w:rFonts w:eastAsia="Times New Roman"/>
                <w:color w:val="auto"/>
                <w:sz w:val="22"/>
              </w:rPr>
              <w: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0C2EB2"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  / 3 </w:t>
            </w:r>
          </w:p>
        </w:tc>
        <w:tc>
          <w:tcPr>
            <w:tcW w:w="59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683888"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szCs w:val="24"/>
              </w:rPr>
              <w:t> </w:t>
            </w:r>
          </w:p>
        </w:tc>
      </w:tr>
      <w:tr w:rsidR="00F843F0" w:rsidRPr="00F843F0" w14:paraId="1177CE5E" w14:textId="77777777" w:rsidTr="00F843F0">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9025EF4"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Existing Systems and Feasibility of Project Proposal </w:t>
            </w:r>
          </w:p>
          <w:p w14:paraId="1B019760"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PI 1.2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27190476" w14:textId="77777777" w:rsidR="00F843F0" w:rsidRPr="00F843F0" w:rsidRDefault="00F843F0" w:rsidP="00F843F0">
            <w:pPr>
              <w:numPr>
                <w:ilvl w:val="0"/>
                <w:numId w:val="198"/>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Justifies the project topic with a brief survey of the existing systems and their limitations with its business value. (5) </w:t>
            </w:r>
          </w:p>
          <w:p w14:paraId="05CCDA65" w14:textId="77777777" w:rsidR="00F843F0" w:rsidRPr="00F843F0" w:rsidRDefault="00F843F0" w:rsidP="00F843F0">
            <w:pPr>
              <w:numPr>
                <w:ilvl w:val="0"/>
                <w:numId w:val="199"/>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Justifies the project with a brief survey of existing systems without proper justification of their limitations and business value. (4) </w:t>
            </w:r>
          </w:p>
          <w:p w14:paraId="1EE2F8A9" w14:textId="77777777" w:rsidR="00F843F0" w:rsidRPr="00F843F0" w:rsidRDefault="00F843F0" w:rsidP="00F843F0">
            <w:pPr>
              <w:numPr>
                <w:ilvl w:val="0"/>
                <w:numId w:val="200"/>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lastRenderedPageBreak/>
              <w:t>Partial justification to the project topic with improper explanation of existing systems, their limitations and market value. (3) </w:t>
            </w:r>
          </w:p>
          <w:p w14:paraId="046A2611" w14:textId="77777777" w:rsidR="00F843F0" w:rsidRPr="00F843F0" w:rsidRDefault="00F843F0" w:rsidP="00F843F0">
            <w:pPr>
              <w:numPr>
                <w:ilvl w:val="0"/>
                <w:numId w:val="201"/>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Incomplete justification to the project topic with improper explanation of existing systems, their limitations and market value. (2) </w:t>
            </w:r>
          </w:p>
          <w:p w14:paraId="77431644" w14:textId="77777777" w:rsidR="00F843F0" w:rsidRPr="00F843F0" w:rsidRDefault="00F843F0" w:rsidP="00F843F0">
            <w:pPr>
              <w:numPr>
                <w:ilvl w:val="0"/>
                <w:numId w:val="202"/>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Incomplete survey of the existing systems. (1) </w:t>
            </w:r>
          </w:p>
          <w:p w14:paraId="63BA2277" w14:textId="77777777" w:rsidR="00F843F0" w:rsidRPr="00F843F0" w:rsidRDefault="00F843F0" w:rsidP="00F843F0">
            <w:pPr>
              <w:spacing w:after="0" w:line="240" w:lineRule="auto"/>
              <w:ind w:left="360" w:right="0" w:firstLine="0"/>
              <w:jc w:val="left"/>
              <w:textAlignment w:val="baseline"/>
              <w:rPr>
                <w:rFonts w:ascii="Times New Roman" w:eastAsia="Times New Roman" w:hAnsi="Times New Roman" w:cs="Times New Roman"/>
                <w:color w:val="auto"/>
                <w:szCs w:val="24"/>
              </w:rPr>
            </w:pPr>
            <w:r w:rsidRPr="00F843F0">
              <w:rPr>
                <w:rFonts w:eastAsia="Times New Roman"/>
                <w:color w:val="auto"/>
                <w:sz w:val="22"/>
              </w:rPr>
              <w: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C9217E"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lastRenderedPageBreak/>
              <w:t>  / 5 </w:t>
            </w:r>
          </w:p>
        </w:tc>
        <w:tc>
          <w:tcPr>
            <w:tcW w:w="59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16DF0E"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szCs w:val="24"/>
              </w:rPr>
              <w:t> </w:t>
            </w:r>
          </w:p>
        </w:tc>
      </w:tr>
      <w:tr w:rsidR="00F843F0" w:rsidRPr="00F843F0" w14:paraId="7B178CCC" w14:textId="77777777" w:rsidTr="00F843F0">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C349B0E"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Objectives of the Proposed Work </w:t>
            </w:r>
          </w:p>
          <w:p w14:paraId="492D36AF"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PI 2.1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6697C62B" w14:textId="77777777" w:rsidR="00F843F0" w:rsidRPr="00F843F0" w:rsidRDefault="00F843F0" w:rsidP="00F843F0">
            <w:pPr>
              <w:numPr>
                <w:ilvl w:val="0"/>
                <w:numId w:val="203"/>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All objectives of the proposed work are well defined and justified. (5) </w:t>
            </w:r>
          </w:p>
          <w:p w14:paraId="679A3D5B" w14:textId="77777777" w:rsidR="00F843F0" w:rsidRPr="00F843F0" w:rsidRDefault="00F843F0" w:rsidP="00F843F0">
            <w:pPr>
              <w:numPr>
                <w:ilvl w:val="0"/>
                <w:numId w:val="204"/>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Most of the objectives are defined and justified. (4) </w:t>
            </w:r>
          </w:p>
          <w:p w14:paraId="2330AED1" w14:textId="77777777" w:rsidR="00F843F0" w:rsidRPr="00F843F0" w:rsidRDefault="00F843F0" w:rsidP="00F843F0">
            <w:pPr>
              <w:numPr>
                <w:ilvl w:val="0"/>
                <w:numId w:val="205"/>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Most of the objectives are defined but some are not justified. (3) </w:t>
            </w:r>
          </w:p>
          <w:p w14:paraId="1DAF4AD7" w14:textId="77777777" w:rsidR="00F843F0" w:rsidRPr="00F843F0" w:rsidRDefault="00F843F0" w:rsidP="00F843F0">
            <w:pPr>
              <w:numPr>
                <w:ilvl w:val="0"/>
                <w:numId w:val="206"/>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Incomplete justification to the objectives proposed. (2) </w:t>
            </w:r>
          </w:p>
          <w:p w14:paraId="68D6D572" w14:textId="77777777" w:rsidR="00F843F0" w:rsidRPr="00F843F0" w:rsidRDefault="00F843F0" w:rsidP="00F843F0">
            <w:pPr>
              <w:numPr>
                <w:ilvl w:val="0"/>
                <w:numId w:val="207"/>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Only few objectives of the proposed work are defined. (1)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C77139"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  / 5 </w:t>
            </w:r>
          </w:p>
        </w:tc>
        <w:tc>
          <w:tcPr>
            <w:tcW w:w="59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4F6662"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szCs w:val="24"/>
              </w:rPr>
              <w:t> </w:t>
            </w:r>
          </w:p>
        </w:tc>
      </w:tr>
      <w:tr w:rsidR="00F843F0" w:rsidRPr="00F843F0" w14:paraId="703D0F86" w14:textId="77777777" w:rsidTr="00F843F0">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1816E16"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Methodology of the Proposed Work </w:t>
            </w:r>
          </w:p>
          <w:p w14:paraId="6D69251F"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PI 3.1, 7.2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75C1FC03" w14:textId="77777777" w:rsidR="00F843F0" w:rsidRPr="00F843F0" w:rsidRDefault="00F843F0" w:rsidP="00F843F0">
            <w:pPr>
              <w:numPr>
                <w:ilvl w:val="0"/>
                <w:numId w:val="208"/>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Steps to be followed in the form of methodology to solve the defined problem are clearly specified. (5) </w:t>
            </w:r>
          </w:p>
          <w:p w14:paraId="2DEDF2B5" w14:textId="77777777" w:rsidR="00F843F0" w:rsidRPr="00F843F0" w:rsidRDefault="00F843F0" w:rsidP="00F843F0">
            <w:pPr>
              <w:numPr>
                <w:ilvl w:val="0"/>
                <w:numId w:val="209"/>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Methodology to be followed to solve the problem is mostly defined. (4) </w:t>
            </w:r>
          </w:p>
          <w:p w14:paraId="1C84C7B9" w14:textId="77777777" w:rsidR="00F843F0" w:rsidRPr="00F843F0" w:rsidRDefault="00F843F0" w:rsidP="00F843F0">
            <w:pPr>
              <w:numPr>
                <w:ilvl w:val="0"/>
                <w:numId w:val="210"/>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Steps mentioned in methodology are without justification to objectives. (3) </w:t>
            </w:r>
          </w:p>
          <w:p w14:paraId="2CEEC000" w14:textId="77777777" w:rsidR="00F843F0" w:rsidRPr="00F843F0" w:rsidRDefault="00F843F0" w:rsidP="00F843F0">
            <w:pPr>
              <w:numPr>
                <w:ilvl w:val="0"/>
                <w:numId w:val="211"/>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Methodology followed to solve the defined objectives is poorly defined. (2) </w:t>
            </w:r>
          </w:p>
          <w:p w14:paraId="5E4897E4" w14:textId="77777777" w:rsidR="00F843F0" w:rsidRPr="00F843F0" w:rsidRDefault="00F843F0" w:rsidP="00F843F0">
            <w:pPr>
              <w:numPr>
                <w:ilvl w:val="0"/>
                <w:numId w:val="212"/>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Methodology followed to solve the defined objectives is inappropriate. (1)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1F7E224"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  / 5 </w:t>
            </w:r>
          </w:p>
        </w:tc>
        <w:tc>
          <w:tcPr>
            <w:tcW w:w="59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AB5087"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szCs w:val="24"/>
              </w:rPr>
              <w:t> </w:t>
            </w:r>
          </w:p>
        </w:tc>
      </w:tr>
      <w:tr w:rsidR="00F843F0" w:rsidRPr="00F843F0" w14:paraId="12142466" w14:textId="77777777" w:rsidTr="00F843F0">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8988A1"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Knowledge, Skills, and Research Base </w:t>
            </w:r>
          </w:p>
          <w:p w14:paraId="444B798E"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PI 1.1, 1.2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1E831A2C" w14:textId="77777777" w:rsidR="00F843F0" w:rsidRPr="00F843F0" w:rsidRDefault="00F843F0" w:rsidP="00F843F0">
            <w:pPr>
              <w:numPr>
                <w:ilvl w:val="0"/>
                <w:numId w:val="213"/>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Demonstrates deep understanding of the concepts and tools related to the project. (4) </w:t>
            </w:r>
          </w:p>
          <w:p w14:paraId="268FDECE" w14:textId="77777777" w:rsidR="00F843F0" w:rsidRPr="00F843F0" w:rsidRDefault="00F843F0" w:rsidP="00F843F0">
            <w:pPr>
              <w:numPr>
                <w:ilvl w:val="0"/>
                <w:numId w:val="214"/>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Demonstrates strong understanding of the concepts and tools related to the project. (3) </w:t>
            </w:r>
          </w:p>
          <w:p w14:paraId="78634FFC" w14:textId="77777777" w:rsidR="00F843F0" w:rsidRPr="00F843F0" w:rsidRDefault="00F843F0" w:rsidP="00F843F0">
            <w:pPr>
              <w:numPr>
                <w:ilvl w:val="0"/>
                <w:numId w:val="215"/>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Partial understanding of the concepts related to the project and its scope. (2) </w:t>
            </w:r>
          </w:p>
          <w:p w14:paraId="15007DDF" w14:textId="77777777" w:rsidR="00F843F0" w:rsidRPr="00F843F0" w:rsidRDefault="00F843F0" w:rsidP="00F843F0">
            <w:pPr>
              <w:numPr>
                <w:ilvl w:val="0"/>
                <w:numId w:val="216"/>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Minimally understands the concepts related to the project. (1)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E98949"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  / 4 </w:t>
            </w:r>
          </w:p>
        </w:tc>
        <w:tc>
          <w:tcPr>
            <w:tcW w:w="59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04494FA"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szCs w:val="24"/>
              </w:rPr>
              <w:t> </w:t>
            </w:r>
          </w:p>
        </w:tc>
      </w:tr>
      <w:tr w:rsidR="00F843F0" w:rsidRPr="00F843F0" w14:paraId="31B82995" w14:textId="77777777" w:rsidTr="00F843F0">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9C50DFC"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Contribution to society and environment </w:t>
            </w:r>
          </w:p>
          <w:p w14:paraId="07B6477B"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PI 5.1, 5.2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76E0DF5F" w14:textId="77777777" w:rsidR="00F843F0" w:rsidRPr="00F843F0" w:rsidRDefault="00F843F0" w:rsidP="00F843F0">
            <w:pPr>
              <w:numPr>
                <w:ilvl w:val="0"/>
                <w:numId w:val="217"/>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Objective related to environment or society is mentioned in the project objective and is of higher significance. (3) </w:t>
            </w:r>
          </w:p>
          <w:p w14:paraId="2BE6275D" w14:textId="77777777" w:rsidR="00F843F0" w:rsidRPr="00F843F0" w:rsidRDefault="00F843F0" w:rsidP="00F843F0">
            <w:pPr>
              <w:numPr>
                <w:ilvl w:val="0"/>
                <w:numId w:val="218"/>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lastRenderedPageBreak/>
              <w:t>Objective related to environment and society is defined in the objective but is of lesser significance. (2) </w:t>
            </w:r>
          </w:p>
          <w:p w14:paraId="3780EB55" w14:textId="77777777" w:rsidR="00F843F0" w:rsidRPr="00F843F0" w:rsidRDefault="00F843F0" w:rsidP="00F843F0">
            <w:pPr>
              <w:numPr>
                <w:ilvl w:val="0"/>
                <w:numId w:val="219"/>
              </w:numPr>
              <w:spacing w:after="0" w:line="240" w:lineRule="auto"/>
              <w:ind w:right="0" w:firstLine="0"/>
              <w:jc w:val="left"/>
              <w:textAlignment w:val="baseline"/>
              <w:rPr>
                <w:rFonts w:eastAsia="Times New Roman"/>
                <w:color w:val="auto"/>
                <w:sz w:val="22"/>
              </w:rPr>
            </w:pPr>
            <w:r w:rsidRPr="00F843F0">
              <w:rPr>
                <w:rFonts w:eastAsia="Times New Roman"/>
                <w:color w:val="auto"/>
                <w:sz w:val="22"/>
              </w:rPr>
              <w:t>objective related to environment or society in the project is not clearly defined. (1)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D0FFD5"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lastRenderedPageBreak/>
              <w:t>  / 3 </w:t>
            </w:r>
          </w:p>
        </w:tc>
        <w:tc>
          <w:tcPr>
            <w:tcW w:w="59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F3740E"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szCs w:val="24"/>
              </w:rPr>
              <w:t> </w:t>
            </w:r>
          </w:p>
        </w:tc>
      </w:tr>
      <w:tr w:rsidR="00F843F0" w:rsidRPr="00F843F0" w14:paraId="44E41A55" w14:textId="77777777" w:rsidTr="00F843F0">
        <w:trPr>
          <w:trHeight w:val="390"/>
        </w:trPr>
        <w:tc>
          <w:tcPr>
            <w:tcW w:w="17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1201392"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Total (30)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69B84BB" w14:textId="77777777" w:rsidR="00F843F0" w:rsidRPr="00F843F0" w:rsidRDefault="00F843F0" w:rsidP="00F843F0">
            <w:pPr>
              <w:spacing w:after="0" w:line="240" w:lineRule="auto"/>
              <w:ind w:left="0" w:right="0" w:firstLine="0"/>
              <w:jc w:val="right"/>
              <w:textAlignment w:val="baseline"/>
              <w:rPr>
                <w:rFonts w:ascii="Times New Roman" w:eastAsia="Times New Roman" w:hAnsi="Times New Roman" w:cs="Times New Roman"/>
                <w:szCs w:val="24"/>
              </w:rPr>
            </w:pPr>
            <w:r w:rsidRPr="00F843F0">
              <w:rPr>
                <w:rFonts w:eastAsia="Times New Roman"/>
                <w:szCs w:val="24"/>
              </w:rPr>
              <w:t>Total (out of 30)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73FD8B8"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   / 30 </w:t>
            </w:r>
          </w:p>
        </w:tc>
        <w:tc>
          <w:tcPr>
            <w:tcW w:w="59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769E788"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szCs w:val="24"/>
              </w:rPr>
              <w:t> </w:t>
            </w:r>
          </w:p>
        </w:tc>
      </w:tr>
      <w:tr w:rsidR="00F843F0" w:rsidRPr="00F843F0" w14:paraId="1384E6FD" w14:textId="77777777" w:rsidTr="00F843F0">
        <w:trPr>
          <w:trHeight w:val="435"/>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D3051E"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37852BA" w14:textId="77777777" w:rsidR="00F843F0" w:rsidRPr="00F843F0" w:rsidRDefault="00F843F0" w:rsidP="00F843F0">
            <w:pPr>
              <w:spacing w:after="0" w:line="240" w:lineRule="auto"/>
              <w:ind w:left="0" w:right="0" w:firstLine="0"/>
              <w:jc w:val="right"/>
              <w:textAlignment w:val="baseline"/>
              <w:rPr>
                <w:rFonts w:ascii="Times New Roman" w:eastAsia="Times New Roman" w:hAnsi="Times New Roman" w:cs="Times New Roman"/>
                <w:szCs w:val="24"/>
              </w:rPr>
            </w:pPr>
            <w:r w:rsidRPr="00F843F0">
              <w:rPr>
                <w:rFonts w:eastAsia="Times New Roman"/>
                <w:szCs w:val="24"/>
              </w:rPr>
              <w:t>Final Grade (out of 15)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A0A62BD" w14:textId="77777777" w:rsidR="00F843F0" w:rsidRPr="00F843F0" w:rsidRDefault="00F843F0" w:rsidP="00F843F0">
            <w:pPr>
              <w:spacing w:after="0" w:line="240" w:lineRule="auto"/>
              <w:ind w:left="0" w:right="0" w:firstLine="0"/>
              <w:jc w:val="center"/>
              <w:textAlignment w:val="baseline"/>
              <w:rPr>
                <w:rFonts w:ascii="Times New Roman" w:eastAsia="Times New Roman" w:hAnsi="Times New Roman" w:cs="Times New Roman"/>
                <w:szCs w:val="24"/>
              </w:rPr>
            </w:pPr>
            <w:r w:rsidRPr="00F843F0">
              <w:rPr>
                <w:rFonts w:eastAsia="Times New Roman"/>
                <w:szCs w:val="24"/>
              </w:rPr>
              <w:t>   / 15 </w:t>
            </w:r>
          </w:p>
        </w:tc>
        <w:tc>
          <w:tcPr>
            <w:tcW w:w="59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7ADD33"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szCs w:val="24"/>
              </w:rPr>
              <w:t> </w:t>
            </w:r>
          </w:p>
        </w:tc>
      </w:tr>
    </w:tbl>
    <w:p w14:paraId="6C9E3C3E" w14:textId="77777777" w:rsidR="00F843F0" w:rsidRPr="00F843F0" w:rsidRDefault="00F843F0" w:rsidP="00F843F0">
      <w:pPr>
        <w:spacing w:after="0" w:line="240" w:lineRule="auto"/>
        <w:ind w:left="0" w:right="0" w:firstLine="0"/>
        <w:textAlignment w:val="baseline"/>
        <w:rPr>
          <w:rFonts w:ascii="Segoe UI" w:eastAsia="Times New Roman" w:hAnsi="Segoe UI" w:cs="Segoe UI"/>
          <w:sz w:val="18"/>
          <w:szCs w:val="18"/>
        </w:rPr>
      </w:pPr>
      <w:r w:rsidRPr="00F843F0">
        <w:rPr>
          <w:rFonts w:eastAsia="Times New Roman"/>
          <w:szCs w:val="24"/>
        </w:rPr>
        <w:t> </w:t>
      </w:r>
    </w:p>
    <w:p w14:paraId="0D7A098B" w14:textId="77777777" w:rsidR="00F843F0" w:rsidRPr="00F843F0" w:rsidRDefault="00F843F0" w:rsidP="00F843F0">
      <w:pPr>
        <w:spacing w:after="0" w:line="240" w:lineRule="auto"/>
        <w:ind w:left="0" w:right="0" w:firstLine="0"/>
        <w:textAlignment w:val="baseline"/>
        <w:rPr>
          <w:rFonts w:ascii="Segoe UI" w:eastAsia="Times New Roman" w:hAnsi="Segoe UI" w:cs="Segoe UI"/>
          <w:sz w:val="18"/>
          <w:szCs w:val="18"/>
        </w:rPr>
      </w:pPr>
      <w:r w:rsidRPr="00F843F0">
        <w:rPr>
          <w:rFonts w:eastAsia="Times New Roman"/>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34"/>
        <w:gridCol w:w="2909"/>
        <w:gridCol w:w="1185"/>
        <w:gridCol w:w="2182"/>
        <w:gridCol w:w="1069"/>
        <w:gridCol w:w="1510"/>
      </w:tblGrid>
      <w:tr w:rsidR="00F843F0" w:rsidRPr="00F843F0" w14:paraId="62E16FA5" w14:textId="77777777" w:rsidTr="00F843F0">
        <w:trPr>
          <w:trHeight w:val="675"/>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DCCC615"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b/>
                <w:bCs/>
                <w:szCs w:val="24"/>
              </w:rPr>
              <w:t>Student Name</w:t>
            </w:r>
            <w:r w:rsidRPr="00F843F0">
              <w:rPr>
                <w:rFonts w:eastAsia="Times New Roman"/>
                <w:szCs w:val="24"/>
              </w:rPr>
              <w:t>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3D7CA07"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b/>
                <w:bCs/>
                <w:szCs w:val="24"/>
              </w:rPr>
              <w:t> </w:t>
            </w:r>
            <w:r w:rsidRPr="00F843F0">
              <w:rPr>
                <w:rFonts w:eastAsia="Times New Roman"/>
                <w:szCs w:val="24"/>
              </w:rPr>
              <w:t> </w:t>
            </w:r>
          </w:p>
          <w:p w14:paraId="186E4371"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b/>
                <w:bCs/>
                <w:szCs w:val="24"/>
              </w:rPr>
              <w:t> </w:t>
            </w:r>
            <w:r w:rsidRPr="00F843F0">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91DF1CF"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b/>
                <w:bCs/>
                <w:szCs w:val="24"/>
              </w:rPr>
              <w:t>Signature</w:t>
            </w:r>
            <w:r w:rsidRPr="00F843F0">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D26F08"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FFA8821"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b/>
                <w:bCs/>
                <w:szCs w:val="24"/>
              </w:rPr>
              <w:t>Date  </w:t>
            </w:r>
            <w:r w:rsidRPr="00F843F0">
              <w:rPr>
                <w:rFonts w:eastAsia="Times New Roman"/>
                <w:szCs w:val="24"/>
              </w:rPr>
              <w:t> </w:t>
            </w:r>
          </w:p>
        </w:tc>
        <w:tc>
          <w:tcPr>
            <w:tcW w:w="2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9454E81"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b/>
                <w:bCs/>
                <w:szCs w:val="24"/>
              </w:rPr>
              <w:t> </w:t>
            </w:r>
            <w:r w:rsidRPr="00F843F0">
              <w:rPr>
                <w:rFonts w:eastAsia="Times New Roman"/>
                <w:szCs w:val="24"/>
              </w:rPr>
              <w:t> </w:t>
            </w:r>
          </w:p>
        </w:tc>
      </w:tr>
      <w:tr w:rsidR="00F843F0" w:rsidRPr="00F843F0" w14:paraId="1D1693AE" w14:textId="77777777" w:rsidTr="00F843F0">
        <w:trPr>
          <w:trHeight w:val="675"/>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D850366"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b/>
                <w:bCs/>
                <w:szCs w:val="24"/>
              </w:rPr>
              <w:t>Supervisor Name</w:t>
            </w:r>
            <w:r w:rsidRPr="00F843F0">
              <w:rPr>
                <w:rFonts w:eastAsia="Times New Roman"/>
                <w:szCs w:val="24"/>
              </w:rPr>
              <w:t>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E066EC"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b/>
                <w:bCs/>
                <w:szCs w:val="24"/>
              </w:rPr>
              <w:t> </w:t>
            </w:r>
            <w:r w:rsidRPr="00F843F0">
              <w:rPr>
                <w:rFonts w:eastAsia="Times New Roman"/>
                <w:szCs w:val="24"/>
              </w:rPr>
              <w:t> </w:t>
            </w:r>
          </w:p>
          <w:p w14:paraId="25D96A24"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b/>
                <w:bCs/>
                <w:szCs w:val="24"/>
              </w:rPr>
              <w:t> </w:t>
            </w:r>
            <w:r w:rsidRPr="00F843F0">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0C9AB0A"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b/>
                <w:bCs/>
                <w:szCs w:val="24"/>
              </w:rPr>
              <w:t>Signature</w:t>
            </w:r>
            <w:r w:rsidRPr="00F843F0">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B36ECE"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5AEBC50"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b/>
                <w:bCs/>
                <w:szCs w:val="24"/>
              </w:rPr>
              <w:t>Date  </w:t>
            </w:r>
            <w:r w:rsidRPr="00F843F0">
              <w:rPr>
                <w:rFonts w:eastAsia="Times New Roman"/>
                <w:szCs w:val="24"/>
              </w:rPr>
              <w:t> </w:t>
            </w:r>
          </w:p>
        </w:tc>
        <w:tc>
          <w:tcPr>
            <w:tcW w:w="2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7B1D0E" w14:textId="77777777" w:rsidR="00F843F0" w:rsidRPr="00F843F0" w:rsidRDefault="00F843F0" w:rsidP="00F843F0">
            <w:pPr>
              <w:spacing w:after="0" w:line="240" w:lineRule="auto"/>
              <w:ind w:left="0" w:right="0" w:firstLine="0"/>
              <w:jc w:val="left"/>
              <w:textAlignment w:val="baseline"/>
              <w:rPr>
                <w:rFonts w:ascii="Times New Roman" w:eastAsia="Times New Roman" w:hAnsi="Times New Roman" w:cs="Times New Roman"/>
                <w:szCs w:val="24"/>
              </w:rPr>
            </w:pPr>
            <w:r w:rsidRPr="00F843F0">
              <w:rPr>
                <w:rFonts w:eastAsia="Times New Roman"/>
                <w:b/>
                <w:bCs/>
                <w:szCs w:val="24"/>
              </w:rPr>
              <w:t> </w:t>
            </w:r>
            <w:r w:rsidRPr="00F843F0">
              <w:rPr>
                <w:rFonts w:eastAsia="Times New Roman"/>
                <w:szCs w:val="24"/>
              </w:rPr>
              <w:t> </w:t>
            </w:r>
          </w:p>
        </w:tc>
      </w:tr>
    </w:tbl>
    <w:p w14:paraId="062C3BC7" w14:textId="77777777" w:rsidR="00F843F0" w:rsidRPr="00F843F0" w:rsidRDefault="00F843F0" w:rsidP="00F843F0">
      <w:pPr>
        <w:spacing w:after="0" w:line="240" w:lineRule="auto"/>
        <w:ind w:left="0" w:right="0" w:firstLine="0"/>
        <w:textAlignment w:val="baseline"/>
        <w:rPr>
          <w:rFonts w:ascii="Segoe UI" w:eastAsia="Times New Roman" w:hAnsi="Segoe UI" w:cs="Segoe UI"/>
          <w:sz w:val="18"/>
          <w:szCs w:val="18"/>
        </w:rPr>
      </w:pPr>
      <w:r w:rsidRPr="00F843F0">
        <w:rPr>
          <w:rFonts w:eastAsia="Times New Roman"/>
          <w:szCs w:val="24"/>
        </w:rPr>
        <w:t> </w:t>
      </w:r>
    </w:p>
    <w:p w14:paraId="69FDF24B" w14:textId="77777777" w:rsidR="00F843F0" w:rsidRPr="00F843F0" w:rsidRDefault="00F843F0" w:rsidP="00F843F0">
      <w:pPr>
        <w:spacing w:after="0" w:line="240" w:lineRule="auto"/>
        <w:ind w:left="0" w:right="0" w:firstLine="0"/>
        <w:textAlignment w:val="baseline"/>
        <w:rPr>
          <w:rFonts w:ascii="Segoe UI" w:eastAsia="Times New Roman" w:hAnsi="Segoe UI" w:cs="Segoe UI"/>
          <w:sz w:val="18"/>
          <w:szCs w:val="18"/>
        </w:rPr>
      </w:pPr>
      <w:r w:rsidRPr="00F843F0">
        <w:rPr>
          <w:rFonts w:eastAsia="Times New Roman"/>
          <w:szCs w:val="24"/>
        </w:rPr>
        <w:t> </w:t>
      </w:r>
    </w:p>
    <w:p w14:paraId="2502FD97" w14:textId="77777777" w:rsidR="0012338D" w:rsidRDefault="0012338D" w:rsidP="00DF1165">
      <w:pPr>
        <w:spacing w:after="160" w:line="259" w:lineRule="auto"/>
        <w:ind w:left="0" w:right="0" w:firstLine="0"/>
        <w:jc w:val="left"/>
      </w:pPr>
    </w:p>
    <w:p w14:paraId="40A4C838" w14:textId="77777777" w:rsidR="0012338D" w:rsidRDefault="0012338D">
      <w:pPr>
        <w:spacing w:after="160" w:line="259" w:lineRule="auto"/>
        <w:ind w:left="0" w:right="0" w:firstLine="0"/>
        <w:jc w:val="left"/>
      </w:pPr>
      <w:r>
        <w:br w:type="page"/>
      </w:r>
    </w:p>
    <w:p w14:paraId="42739618" w14:textId="562AE2EB" w:rsidR="006A7A8A" w:rsidRPr="006A7A8A" w:rsidRDefault="006A7A8A" w:rsidP="006A7A8A">
      <w:pPr>
        <w:spacing w:after="0" w:line="240" w:lineRule="auto"/>
        <w:ind w:left="0" w:right="0" w:firstLine="0"/>
        <w:jc w:val="center"/>
        <w:textAlignment w:val="baseline"/>
        <w:rPr>
          <w:rFonts w:ascii="Segoe UI" w:eastAsia="Times New Roman" w:hAnsi="Segoe UI" w:cs="Segoe UI"/>
          <w:sz w:val="18"/>
          <w:szCs w:val="18"/>
        </w:rPr>
      </w:pPr>
      <w:r w:rsidRPr="006A7A8A">
        <w:rPr>
          <w:noProof/>
        </w:rPr>
        <w:lastRenderedPageBreak/>
        <w:drawing>
          <wp:inline distT="0" distB="0" distL="0" distR="0" wp14:anchorId="49A10CC4" wp14:editId="618F6BE4">
            <wp:extent cx="5013325" cy="1371600"/>
            <wp:effectExtent l="0" t="0" r="0" b="0"/>
            <wp:docPr id="765191396" name="Picture 765191396" descr="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91396" name="Picture 8" descr="A red white and blue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325" cy="1371600"/>
                    </a:xfrm>
                    <a:prstGeom prst="rect">
                      <a:avLst/>
                    </a:prstGeom>
                    <a:noFill/>
                    <a:ln>
                      <a:noFill/>
                    </a:ln>
                  </pic:spPr>
                </pic:pic>
              </a:graphicData>
            </a:graphic>
          </wp:inline>
        </w:drawing>
      </w:r>
      <w:r w:rsidRPr="006A7A8A">
        <w:rPr>
          <w:rFonts w:eastAsia="Times New Roman"/>
          <w:szCs w:val="24"/>
        </w:rPr>
        <w:t> </w:t>
      </w:r>
    </w:p>
    <w:p w14:paraId="6751EDDC" w14:textId="77777777" w:rsidR="006A7A8A" w:rsidRPr="006A7A8A" w:rsidRDefault="006A7A8A" w:rsidP="006A7A8A">
      <w:pPr>
        <w:spacing w:after="0" w:line="240" w:lineRule="auto"/>
        <w:ind w:left="0" w:right="0" w:firstLine="0"/>
        <w:jc w:val="center"/>
        <w:textAlignment w:val="baseline"/>
        <w:rPr>
          <w:rFonts w:ascii="Segoe UI" w:eastAsia="Times New Roman" w:hAnsi="Segoe UI" w:cs="Segoe UI"/>
          <w:b/>
          <w:bCs/>
          <w:color w:val="4F81BD"/>
          <w:sz w:val="18"/>
          <w:szCs w:val="18"/>
        </w:rPr>
      </w:pPr>
      <w:r w:rsidRPr="006A7A8A">
        <w:rPr>
          <w:rFonts w:eastAsia="Times New Roman"/>
          <w:b/>
          <w:bCs/>
          <w:i/>
          <w:iCs/>
          <w:color w:val="auto"/>
          <w:sz w:val="36"/>
          <w:szCs w:val="36"/>
        </w:rPr>
        <w:t>Capstone Project (COSC 490)</w:t>
      </w:r>
      <w:r w:rsidRPr="006A7A8A">
        <w:rPr>
          <w:rFonts w:eastAsia="Times New Roman"/>
          <w:b/>
          <w:bCs/>
          <w:color w:val="auto"/>
          <w:sz w:val="36"/>
          <w:szCs w:val="36"/>
        </w:rPr>
        <w:t> </w:t>
      </w:r>
    </w:p>
    <w:p w14:paraId="4D1EF447" w14:textId="77777777" w:rsidR="006A7A8A" w:rsidRPr="006A7A8A" w:rsidRDefault="006A7A8A" w:rsidP="006A7A8A">
      <w:pPr>
        <w:spacing w:after="0" w:line="240" w:lineRule="auto"/>
        <w:ind w:left="0" w:right="0" w:firstLine="0"/>
        <w:jc w:val="center"/>
        <w:textAlignment w:val="baseline"/>
        <w:rPr>
          <w:rFonts w:ascii="Segoe UI" w:eastAsia="Times New Roman" w:hAnsi="Segoe UI" w:cs="Segoe UI"/>
          <w:b/>
          <w:bCs/>
          <w:color w:val="4F81BD"/>
          <w:sz w:val="18"/>
          <w:szCs w:val="18"/>
        </w:rPr>
      </w:pPr>
      <w:r w:rsidRPr="006A7A8A">
        <w:rPr>
          <w:rFonts w:eastAsia="Times New Roman"/>
          <w:b/>
          <w:bCs/>
          <w:i/>
          <w:iCs/>
          <w:color w:val="C00000"/>
          <w:sz w:val="28"/>
          <w:szCs w:val="28"/>
        </w:rPr>
        <w:t>Supervision - Summary Report</w:t>
      </w:r>
      <w:r w:rsidRPr="006A7A8A">
        <w:rPr>
          <w:rFonts w:eastAsia="Times New Roman"/>
          <w:b/>
          <w:bCs/>
          <w:color w:val="C00000"/>
          <w:sz w:val="28"/>
          <w:szCs w:val="28"/>
        </w:rPr>
        <w:t> </w:t>
      </w:r>
    </w:p>
    <w:p w14:paraId="378E1C17" w14:textId="77777777" w:rsidR="006A7A8A" w:rsidRPr="006A7A8A" w:rsidRDefault="006A7A8A" w:rsidP="006A7A8A">
      <w:pPr>
        <w:spacing w:after="0" w:line="240" w:lineRule="auto"/>
        <w:ind w:left="0" w:right="0" w:firstLine="0"/>
        <w:textAlignment w:val="baseline"/>
        <w:rPr>
          <w:rFonts w:ascii="Segoe UI" w:eastAsia="Times New Roman" w:hAnsi="Segoe UI" w:cs="Segoe UI"/>
          <w:sz w:val="18"/>
          <w:szCs w:val="18"/>
        </w:rPr>
      </w:pPr>
      <w:r w:rsidRPr="006A7A8A">
        <w:rPr>
          <w:rFonts w:eastAsia="Times New Roman"/>
          <w:szCs w:val="24"/>
        </w:rPr>
        <w:t> </w:t>
      </w:r>
    </w:p>
    <w:p w14:paraId="61D85F17" w14:textId="77777777" w:rsidR="006A7A8A" w:rsidRPr="006A7A8A" w:rsidRDefault="006A7A8A" w:rsidP="006A7A8A">
      <w:pPr>
        <w:spacing w:after="0" w:line="240" w:lineRule="auto"/>
        <w:ind w:left="0" w:right="0" w:firstLine="0"/>
        <w:textAlignment w:val="baseline"/>
        <w:rPr>
          <w:rFonts w:ascii="Segoe UI" w:eastAsia="Times New Roman" w:hAnsi="Segoe UI" w:cs="Segoe UI"/>
          <w:sz w:val="18"/>
          <w:szCs w:val="18"/>
        </w:rPr>
      </w:pPr>
      <w:r w:rsidRPr="006A7A8A">
        <w:rPr>
          <w:rFonts w:eastAsia="Times New Roman"/>
          <w:szCs w:val="24"/>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4"/>
        <w:gridCol w:w="2772"/>
        <w:gridCol w:w="1511"/>
        <w:gridCol w:w="606"/>
        <w:gridCol w:w="779"/>
        <w:gridCol w:w="606"/>
        <w:gridCol w:w="887"/>
        <w:gridCol w:w="606"/>
        <w:gridCol w:w="978"/>
      </w:tblGrid>
      <w:tr w:rsidR="006A7A8A" w:rsidRPr="006A7A8A" w14:paraId="113265A4" w14:textId="77777777" w:rsidTr="006A7A8A">
        <w:trPr>
          <w:trHeight w:val="585"/>
        </w:trPr>
        <w:tc>
          <w:tcPr>
            <w:tcW w:w="258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4C4F329" w14:textId="77777777" w:rsidR="006A7A8A" w:rsidRPr="006A7A8A" w:rsidRDefault="006A7A8A" w:rsidP="006A7A8A">
            <w:pPr>
              <w:spacing w:after="0" w:line="240" w:lineRule="auto"/>
              <w:ind w:left="105" w:right="0" w:firstLine="0"/>
              <w:jc w:val="left"/>
              <w:textAlignment w:val="baseline"/>
              <w:rPr>
                <w:rFonts w:ascii="Times New Roman" w:eastAsia="Times New Roman" w:hAnsi="Times New Roman" w:cs="Times New Roman"/>
                <w:szCs w:val="24"/>
              </w:rPr>
            </w:pPr>
            <w:r w:rsidRPr="006A7A8A">
              <w:rPr>
                <w:rFonts w:eastAsia="Times New Roman"/>
                <w:b/>
                <w:bCs/>
                <w:szCs w:val="24"/>
              </w:rPr>
              <w:t>Supervisor Name</w:t>
            </w:r>
            <w:r w:rsidRPr="006A7A8A">
              <w:rPr>
                <w:rFonts w:eastAsia="Times New Roman"/>
                <w:szCs w:val="24"/>
              </w:rPr>
              <w:t> </w:t>
            </w:r>
          </w:p>
        </w:tc>
        <w:tc>
          <w:tcPr>
            <w:tcW w:w="4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B144C2" w14:textId="77777777" w:rsidR="006A7A8A" w:rsidRPr="006A7A8A" w:rsidRDefault="006A7A8A" w:rsidP="006A7A8A">
            <w:pPr>
              <w:spacing w:after="0" w:line="240" w:lineRule="auto"/>
              <w:ind w:left="105" w:right="0" w:firstLine="0"/>
              <w:jc w:val="left"/>
              <w:textAlignment w:val="baseline"/>
              <w:rPr>
                <w:rFonts w:ascii="Times New Roman" w:eastAsia="Times New Roman" w:hAnsi="Times New Roman" w:cs="Times New Roman"/>
                <w:szCs w:val="24"/>
              </w:rPr>
            </w:pPr>
            <w:r w:rsidRPr="006A7A8A">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5A7B0A6" w14:textId="77777777" w:rsidR="006A7A8A" w:rsidRPr="006A7A8A" w:rsidRDefault="006A7A8A" w:rsidP="006A7A8A">
            <w:pPr>
              <w:spacing w:after="0" w:line="240" w:lineRule="auto"/>
              <w:ind w:left="105" w:right="0" w:firstLine="0"/>
              <w:jc w:val="left"/>
              <w:textAlignment w:val="baseline"/>
              <w:rPr>
                <w:rFonts w:ascii="Times New Roman" w:eastAsia="Times New Roman" w:hAnsi="Times New Roman" w:cs="Times New Roman"/>
                <w:szCs w:val="24"/>
              </w:rPr>
            </w:pPr>
            <w:r w:rsidRPr="006A7A8A">
              <w:rPr>
                <w:rFonts w:eastAsia="Times New Roman"/>
                <w:b/>
                <w:bCs/>
                <w:szCs w:val="24"/>
              </w:rPr>
              <w:t>Supervisor Signature</w:t>
            </w:r>
            <w:r w:rsidRPr="006A7A8A">
              <w:rPr>
                <w:rFonts w:eastAsia="Times New Roman"/>
                <w:szCs w:val="24"/>
              </w:rPr>
              <w:t> </w:t>
            </w:r>
          </w:p>
        </w:tc>
        <w:tc>
          <w:tcPr>
            <w:tcW w:w="570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3D30B8E8"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szCs w:val="24"/>
              </w:rPr>
              <w:t>  </w:t>
            </w:r>
          </w:p>
        </w:tc>
      </w:tr>
      <w:tr w:rsidR="006A7A8A" w:rsidRPr="006A7A8A" w14:paraId="48029449" w14:textId="77777777" w:rsidTr="006A7A8A">
        <w:trPr>
          <w:trHeight w:val="645"/>
        </w:trPr>
        <w:tc>
          <w:tcPr>
            <w:tcW w:w="258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571F162" w14:textId="77777777" w:rsidR="006A7A8A" w:rsidRPr="006A7A8A" w:rsidRDefault="006A7A8A" w:rsidP="006A7A8A">
            <w:pPr>
              <w:spacing w:after="0" w:line="240" w:lineRule="auto"/>
              <w:ind w:left="105" w:right="0" w:firstLine="0"/>
              <w:jc w:val="left"/>
              <w:textAlignment w:val="baseline"/>
              <w:rPr>
                <w:rFonts w:ascii="Times New Roman" w:eastAsia="Times New Roman" w:hAnsi="Times New Roman" w:cs="Times New Roman"/>
                <w:szCs w:val="24"/>
              </w:rPr>
            </w:pPr>
            <w:r w:rsidRPr="006A7A8A">
              <w:rPr>
                <w:rFonts w:eastAsia="Times New Roman"/>
                <w:b/>
                <w:bCs/>
                <w:szCs w:val="24"/>
              </w:rPr>
              <w:t>College  </w:t>
            </w:r>
            <w:r w:rsidRPr="006A7A8A">
              <w:rPr>
                <w:rFonts w:eastAsia="Times New Roman"/>
                <w:szCs w:val="24"/>
              </w:rPr>
              <w:t> </w:t>
            </w:r>
          </w:p>
        </w:tc>
        <w:tc>
          <w:tcPr>
            <w:tcW w:w="4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F462E45" w14:textId="77777777" w:rsidR="006A7A8A" w:rsidRPr="006A7A8A" w:rsidRDefault="006A7A8A" w:rsidP="006A7A8A">
            <w:pPr>
              <w:spacing w:after="0" w:line="240" w:lineRule="auto"/>
              <w:ind w:left="105" w:right="0" w:firstLine="0"/>
              <w:jc w:val="left"/>
              <w:textAlignment w:val="baseline"/>
              <w:rPr>
                <w:rFonts w:ascii="Times New Roman" w:eastAsia="Times New Roman" w:hAnsi="Times New Roman" w:cs="Times New Roman"/>
                <w:szCs w:val="24"/>
              </w:rPr>
            </w:pPr>
            <w:r w:rsidRPr="006A7A8A">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269D59A" w14:textId="77777777" w:rsidR="006A7A8A" w:rsidRPr="006A7A8A" w:rsidRDefault="006A7A8A" w:rsidP="006A7A8A">
            <w:pPr>
              <w:spacing w:after="0" w:line="240" w:lineRule="auto"/>
              <w:ind w:left="105" w:right="0" w:firstLine="0"/>
              <w:jc w:val="left"/>
              <w:textAlignment w:val="baseline"/>
              <w:rPr>
                <w:rFonts w:ascii="Times New Roman" w:eastAsia="Times New Roman" w:hAnsi="Times New Roman" w:cs="Times New Roman"/>
                <w:szCs w:val="24"/>
              </w:rPr>
            </w:pPr>
            <w:r w:rsidRPr="006A7A8A">
              <w:rPr>
                <w:rFonts w:eastAsia="Times New Roman"/>
                <w:b/>
                <w:bCs/>
                <w:szCs w:val="24"/>
              </w:rPr>
              <w:t>Program  </w:t>
            </w:r>
            <w:r w:rsidRPr="006A7A8A">
              <w:rPr>
                <w:rFonts w:eastAsia="Times New Roman"/>
                <w:szCs w:val="24"/>
              </w:rPr>
              <w:t> </w:t>
            </w:r>
          </w:p>
        </w:tc>
        <w:tc>
          <w:tcPr>
            <w:tcW w:w="570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013421D5"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szCs w:val="24"/>
              </w:rPr>
              <w:t>  </w:t>
            </w:r>
          </w:p>
        </w:tc>
      </w:tr>
      <w:tr w:rsidR="006A7A8A" w:rsidRPr="006A7A8A" w14:paraId="64589C39" w14:textId="77777777" w:rsidTr="006A7A8A">
        <w:trPr>
          <w:trHeight w:val="555"/>
        </w:trPr>
        <w:tc>
          <w:tcPr>
            <w:tcW w:w="258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5FF9F4C" w14:textId="77777777" w:rsidR="006A7A8A" w:rsidRPr="006A7A8A" w:rsidRDefault="006A7A8A" w:rsidP="006A7A8A">
            <w:pPr>
              <w:spacing w:after="0" w:line="240" w:lineRule="auto"/>
              <w:ind w:left="105" w:right="0" w:firstLine="0"/>
              <w:jc w:val="left"/>
              <w:textAlignment w:val="baseline"/>
              <w:rPr>
                <w:rFonts w:ascii="Times New Roman" w:eastAsia="Times New Roman" w:hAnsi="Times New Roman" w:cs="Times New Roman"/>
                <w:szCs w:val="24"/>
              </w:rPr>
            </w:pPr>
            <w:r w:rsidRPr="006A7A8A">
              <w:rPr>
                <w:rFonts w:eastAsia="Times New Roman"/>
                <w:b/>
                <w:bCs/>
                <w:szCs w:val="24"/>
              </w:rPr>
              <w:t>Course Title  </w:t>
            </w:r>
            <w:r w:rsidRPr="006A7A8A">
              <w:rPr>
                <w:rFonts w:eastAsia="Times New Roman"/>
                <w:szCs w:val="24"/>
              </w:rPr>
              <w:t> </w:t>
            </w:r>
          </w:p>
        </w:tc>
        <w:tc>
          <w:tcPr>
            <w:tcW w:w="4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8EDF54" w14:textId="77777777" w:rsidR="006A7A8A" w:rsidRPr="006A7A8A" w:rsidRDefault="006A7A8A" w:rsidP="006A7A8A">
            <w:pPr>
              <w:spacing w:after="0" w:line="240" w:lineRule="auto"/>
              <w:ind w:left="105" w:right="0" w:firstLine="0"/>
              <w:jc w:val="left"/>
              <w:textAlignment w:val="baseline"/>
              <w:rPr>
                <w:rFonts w:ascii="Times New Roman" w:eastAsia="Times New Roman" w:hAnsi="Times New Roman" w:cs="Times New Roman"/>
                <w:szCs w:val="24"/>
              </w:rPr>
            </w:pPr>
            <w:r w:rsidRPr="006A7A8A">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61A869D" w14:textId="77777777" w:rsidR="006A7A8A" w:rsidRPr="006A7A8A" w:rsidRDefault="006A7A8A" w:rsidP="006A7A8A">
            <w:pPr>
              <w:spacing w:after="0" w:line="240" w:lineRule="auto"/>
              <w:ind w:left="105" w:right="0" w:firstLine="0"/>
              <w:jc w:val="left"/>
              <w:textAlignment w:val="baseline"/>
              <w:rPr>
                <w:rFonts w:ascii="Times New Roman" w:eastAsia="Times New Roman" w:hAnsi="Times New Roman" w:cs="Times New Roman"/>
                <w:szCs w:val="24"/>
              </w:rPr>
            </w:pPr>
            <w:r w:rsidRPr="006A7A8A">
              <w:rPr>
                <w:rFonts w:eastAsia="Times New Roman"/>
                <w:b/>
                <w:bCs/>
                <w:szCs w:val="24"/>
              </w:rPr>
              <w:t>Course Code </w:t>
            </w:r>
            <w:r w:rsidRPr="006A7A8A">
              <w:rPr>
                <w:rFonts w:eastAsia="Times New Roman"/>
                <w:szCs w:val="24"/>
              </w:rPr>
              <w:t> </w:t>
            </w:r>
          </w:p>
        </w:tc>
        <w:tc>
          <w:tcPr>
            <w:tcW w:w="570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32AAFA7F"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szCs w:val="24"/>
              </w:rPr>
              <w:t>  </w:t>
            </w:r>
          </w:p>
        </w:tc>
      </w:tr>
      <w:tr w:rsidR="006A7A8A" w:rsidRPr="006A7A8A" w14:paraId="46570AF3" w14:textId="77777777" w:rsidTr="006A7A8A">
        <w:trPr>
          <w:trHeight w:val="510"/>
        </w:trPr>
        <w:tc>
          <w:tcPr>
            <w:tcW w:w="258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66E187D" w14:textId="77777777" w:rsidR="006A7A8A" w:rsidRPr="006A7A8A" w:rsidRDefault="006A7A8A" w:rsidP="006A7A8A">
            <w:pPr>
              <w:spacing w:after="0" w:line="240" w:lineRule="auto"/>
              <w:ind w:left="105" w:right="0" w:firstLine="0"/>
              <w:jc w:val="left"/>
              <w:textAlignment w:val="baseline"/>
              <w:rPr>
                <w:rFonts w:ascii="Times New Roman" w:eastAsia="Times New Roman" w:hAnsi="Times New Roman" w:cs="Times New Roman"/>
                <w:szCs w:val="24"/>
              </w:rPr>
            </w:pPr>
            <w:r w:rsidRPr="006A7A8A">
              <w:rPr>
                <w:rFonts w:eastAsia="Times New Roman"/>
                <w:b/>
                <w:bCs/>
                <w:szCs w:val="24"/>
              </w:rPr>
              <w:t>Academic Year</w:t>
            </w:r>
            <w:r w:rsidRPr="006A7A8A">
              <w:rPr>
                <w:rFonts w:eastAsia="Times New Roman"/>
                <w:szCs w:val="24"/>
              </w:rPr>
              <w:t> </w:t>
            </w:r>
          </w:p>
        </w:tc>
        <w:tc>
          <w:tcPr>
            <w:tcW w:w="4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AE4ED3" w14:textId="77777777" w:rsidR="006A7A8A" w:rsidRPr="006A7A8A" w:rsidRDefault="006A7A8A" w:rsidP="006A7A8A">
            <w:pPr>
              <w:spacing w:after="0" w:line="240" w:lineRule="auto"/>
              <w:ind w:left="105" w:right="0" w:firstLine="0"/>
              <w:jc w:val="left"/>
              <w:textAlignment w:val="baseline"/>
              <w:rPr>
                <w:rFonts w:ascii="Times New Roman" w:eastAsia="Times New Roman" w:hAnsi="Times New Roman" w:cs="Times New Roman"/>
                <w:szCs w:val="24"/>
              </w:rPr>
            </w:pPr>
            <w:r w:rsidRPr="006A7A8A">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212BF36" w14:textId="77777777" w:rsidR="006A7A8A" w:rsidRPr="006A7A8A" w:rsidRDefault="006A7A8A" w:rsidP="006A7A8A">
            <w:pPr>
              <w:spacing w:after="0" w:line="240" w:lineRule="auto"/>
              <w:ind w:left="105" w:right="0" w:firstLine="0"/>
              <w:jc w:val="left"/>
              <w:textAlignment w:val="baseline"/>
              <w:rPr>
                <w:rFonts w:ascii="Times New Roman" w:eastAsia="Times New Roman" w:hAnsi="Times New Roman" w:cs="Times New Roman"/>
                <w:szCs w:val="24"/>
              </w:rPr>
            </w:pPr>
            <w:r w:rsidRPr="006A7A8A">
              <w:rPr>
                <w:rFonts w:eastAsia="Times New Roman"/>
                <w:b/>
                <w:bCs/>
                <w:szCs w:val="24"/>
              </w:rPr>
              <w:t>Semester</w:t>
            </w:r>
            <w:r w:rsidRPr="006A7A8A">
              <w:rPr>
                <w:rFonts w:eastAsia="Times New Roman"/>
                <w:szCs w:val="24"/>
              </w:rPr>
              <w:t> </w:t>
            </w:r>
          </w:p>
        </w:tc>
        <w:tc>
          <w:tcPr>
            <w:tcW w:w="9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3E23D3" w14:textId="77777777" w:rsidR="006A7A8A" w:rsidRPr="006A7A8A" w:rsidRDefault="006A7A8A" w:rsidP="006A7A8A">
            <w:pPr>
              <w:spacing w:after="0" w:line="240" w:lineRule="auto"/>
              <w:ind w:left="0" w:right="0" w:firstLine="0"/>
              <w:jc w:val="center"/>
              <w:textAlignment w:val="baseline"/>
              <w:rPr>
                <w:rFonts w:ascii="Times New Roman" w:eastAsia="Times New Roman" w:hAnsi="Times New Roman" w:cs="Times New Roman"/>
                <w:szCs w:val="24"/>
              </w:rPr>
            </w:pPr>
            <w:r w:rsidRPr="006A7A8A">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EF1521D" w14:textId="77777777" w:rsidR="006A7A8A" w:rsidRPr="006A7A8A" w:rsidRDefault="006A7A8A" w:rsidP="006A7A8A">
            <w:pPr>
              <w:spacing w:after="0" w:line="240" w:lineRule="auto"/>
              <w:ind w:left="0" w:right="0" w:firstLine="0"/>
              <w:jc w:val="center"/>
              <w:textAlignment w:val="baseline"/>
              <w:rPr>
                <w:rFonts w:ascii="Times New Roman" w:eastAsia="Times New Roman" w:hAnsi="Times New Roman" w:cs="Times New Roman"/>
                <w:szCs w:val="24"/>
              </w:rPr>
            </w:pPr>
            <w:r w:rsidRPr="006A7A8A">
              <w:rPr>
                <w:rFonts w:eastAsia="Times New Roman"/>
                <w:b/>
                <w:bCs/>
                <w:szCs w:val="24"/>
              </w:rPr>
              <w:t>First</w:t>
            </w:r>
            <w:r w:rsidRPr="006A7A8A">
              <w:rPr>
                <w:rFonts w:eastAsia="Times New Roman"/>
                <w:szCs w:val="24"/>
              </w:rPr>
              <w:t> </w:t>
            </w:r>
          </w:p>
        </w:tc>
        <w:tc>
          <w:tcPr>
            <w:tcW w:w="9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E7CAC5" w14:textId="77777777" w:rsidR="006A7A8A" w:rsidRPr="006A7A8A" w:rsidRDefault="006A7A8A" w:rsidP="006A7A8A">
            <w:pPr>
              <w:spacing w:after="0" w:line="240" w:lineRule="auto"/>
              <w:ind w:left="0" w:right="0" w:firstLine="0"/>
              <w:jc w:val="center"/>
              <w:textAlignment w:val="baseline"/>
              <w:rPr>
                <w:rFonts w:ascii="Times New Roman" w:eastAsia="Times New Roman" w:hAnsi="Times New Roman" w:cs="Times New Roman"/>
                <w:szCs w:val="24"/>
              </w:rPr>
            </w:pPr>
            <w:r w:rsidRPr="006A7A8A">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95AD62A" w14:textId="77777777" w:rsidR="006A7A8A" w:rsidRPr="006A7A8A" w:rsidRDefault="006A7A8A" w:rsidP="006A7A8A">
            <w:pPr>
              <w:spacing w:after="0" w:line="240" w:lineRule="auto"/>
              <w:ind w:left="0" w:right="0" w:firstLine="0"/>
              <w:jc w:val="center"/>
              <w:textAlignment w:val="baseline"/>
              <w:rPr>
                <w:rFonts w:ascii="Times New Roman" w:eastAsia="Times New Roman" w:hAnsi="Times New Roman" w:cs="Times New Roman"/>
                <w:szCs w:val="24"/>
              </w:rPr>
            </w:pPr>
            <w:r w:rsidRPr="006A7A8A">
              <w:rPr>
                <w:rFonts w:eastAsia="Times New Roman"/>
                <w:b/>
                <w:bCs/>
                <w:szCs w:val="24"/>
              </w:rPr>
              <w:t>Second</w:t>
            </w:r>
            <w:r w:rsidRPr="006A7A8A">
              <w:rPr>
                <w:rFonts w:eastAsia="Times New Roman"/>
                <w:szCs w:val="24"/>
              </w:rPr>
              <w:t> </w:t>
            </w:r>
          </w:p>
        </w:tc>
        <w:tc>
          <w:tcPr>
            <w:tcW w:w="9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CD6C0A0" w14:textId="77777777" w:rsidR="006A7A8A" w:rsidRPr="006A7A8A" w:rsidRDefault="006A7A8A" w:rsidP="006A7A8A">
            <w:pPr>
              <w:spacing w:after="0" w:line="240" w:lineRule="auto"/>
              <w:ind w:left="0" w:right="0" w:firstLine="0"/>
              <w:jc w:val="center"/>
              <w:textAlignment w:val="baseline"/>
              <w:rPr>
                <w:rFonts w:ascii="Times New Roman" w:eastAsia="Times New Roman" w:hAnsi="Times New Roman" w:cs="Times New Roman"/>
                <w:szCs w:val="24"/>
              </w:rPr>
            </w:pPr>
            <w:r w:rsidRPr="006A7A8A">
              <w:rPr>
                <w:rFonts w:eastAsia="Times New Roman"/>
                <w:szCs w:val="24"/>
              </w:rPr>
              <w:t> </w:t>
            </w:r>
          </w:p>
        </w:tc>
        <w:tc>
          <w:tcPr>
            <w:tcW w:w="9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5A8C33E" w14:textId="77777777" w:rsidR="006A7A8A" w:rsidRPr="006A7A8A" w:rsidRDefault="006A7A8A" w:rsidP="006A7A8A">
            <w:pPr>
              <w:spacing w:after="0" w:line="240" w:lineRule="auto"/>
              <w:ind w:left="0" w:right="0" w:firstLine="0"/>
              <w:jc w:val="center"/>
              <w:textAlignment w:val="baseline"/>
              <w:rPr>
                <w:rFonts w:ascii="Times New Roman" w:eastAsia="Times New Roman" w:hAnsi="Times New Roman" w:cs="Times New Roman"/>
                <w:szCs w:val="24"/>
              </w:rPr>
            </w:pPr>
            <w:r w:rsidRPr="006A7A8A">
              <w:rPr>
                <w:rFonts w:eastAsia="Times New Roman"/>
                <w:b/>
                <w:bCs/>
                <w:szCs w:val="24"/>
              </w:rPr>
              <w:t>Summer</w:t>
            </w:r>
            <w:r w:rsidRPr="006A7A8A">
              <w:rPr>
                <w:rFonts w:eastAsia="Times New Roman"/>
                <w:szCs w:val="24"/>
              </w:rPr>
              <w:t> </w:t>
            </w:r>
          </w:p>
        </w:tc>
      </w:tr>
    </w:tbl>
    <w:p w14:paraId="144BD58F" w14:textId="77777777" w:rsidR="006A7A8A" w:rsidRPr="006A7A8A" w:rsidRDefault="006A7A8A" w:rsidP="006A7A8A">
      <w:pPr>
        <w:spacing w:after="0" w:line="240" w:lineRule="auto"/>
        <w:ind w:left="0" w:right="1380" w:firstLine="0"/>
        <w:textAlignment w:val="baseline"/>
        <w:rPr>
          <w:rFonts w:ascii="Segoe UI" w:eastAsia="Times New Roman" w:hAnsi="Segoe UI" w:cs="Segoe UI"/>
          <w:sz w:val="18"/>
          <w:szCs w:val="18"/>
        </w:rPr>
      </w:pPr>
      <w:r w:rsidRPr="006A7A8A">
        <w:rPr>
          <w:rFonts w:eastAsia="Times New Roman"/>
          <w:szCs w:val="24"/>
        </w:rPr>
        <w:t> </w:t>
      </w:r>
    </w:p>
    <w:p w14:paraId="3C4C9B27" w14:textId="77777777" w:rsidR="006A7A8A" w:rsidRPr="006A7A8A" w:rsidRDefault="006A7A8A" w:rsidP="006A7A8A">
      <w:pPr>
        <w:spacing w:after="0" w:line="240" w:lineRule="auto"/>
        <w:ind w:left="0" w:right="1380" w:firstLine="0"/>
        <w:textAlignment w:val="baseline"/>
        <w:rPr>
          <w:rFonts w:ascii="Segoe UI" w:eastAsia="Times New Roman" w:hAnsi="Segoe UI" w:cs="Segoe UI"/>
          <w:sz w:val="18"/>
          <w:szCs w:val="18"/>
        </w:rPr>
      </w:pPr>
      <w:r w:rsidRPr="006A7A8A">
        <w:rPr>
          <w:rFonts w:eastAsia="Times New Roman"/>
          <w:szCs w:val="24"/>
        </w:rPr>
        <w:t>*Please ensure that all required documents are placed in the course folder in SharePoint. </w:t>
      </w:r>
    </w:p>
    <w:p w14:paraId="61E8F697" w14:textId="77777777" w:rsidR="006A7A8A" w:rsidRPr="006A7A8A" w:rsidRDefault="006A7A8A" w:rsidP="006A7A8A">
      <w:pPr>
        <w:spacing w:after="0" w:line="240" w:lineRule="auto"/>
        <w:ind w:left="0" w:right="1380" w:firstLine="0"/>
        <w:textAlignment w:val="baseline"/>
        <w:rPr>
          <w:rFonts w:ascii="Segoe UI" w:eastAsia="Times New Roman" w:hAnsi="Segoe UI" w:cs="Segoe UI"/>
          <w:sz w:val="18"/>
          <w:szCs w:val="18"/>
        </w:rPr>
      </w:pPr>
      <w:r w:rsidRPr="006A7A8A">
        <w:rPr>
          <w:rFonts w:eastAsia="Times New Roman"/>
          <w:szCs w:val="24"/>
        </w:rPr>
        <w:t> </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0"/>
        <w:gridCol w:w="607"/>
        <w:gridCol w:w="795"/>
        <w:gridCol w:w="680"/>
        <w:gridCol w:w="695"/>
        <w:gridCol w:w="848"/>
        <w:gridCol w:w="856"/>
        <w:gridCol w:w="599"/>
        <w:gridCol w:w="569"/>
        <w:gridCol w:w="1023"/>
        <w:gridCol w:w="980"/>
        <w:gridCol w:w="885"/>
        <w:gridCol w:w="1031"/>
        <w:gridCol w:w="641"/>
      </w:tblGrid>
      <w:tr w:rsidR="006A7A8A" w:rsidRPr="006A7A8A" w14:paraId="736A5868" w14:textId="77777777" w:rsidTr="006A7A8A">
        <w:trPr>
          <w:trHeight w:val="1275"/>
        </w:trPr>
        <w:tc>
          <w:tcPr>
            <w:tcW w:w="48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4148ED60" w14:textId="77777777" w:rsidR="006A7A8A" w:rsidRPr="006A7A8A" w:rsidRDefault="006A7A8A" w:rsidP="006A7A8A">
            <w:pPr>
              <w:spacing w:after="0" w:line="240" w:lineRule="auto"/>
              <w:ind w:left="0" w:right="105" w:firstLine="0"/>
              <w:jc w:val="center"/>
              <w:textAlignment w:val="baseline"/>
              <w:rPr>
                <w:rFonts w:ascii="Times New Roman" w:eastAsia="Times New Roman" w:hAnsi="Times New Roman" w:cs="Times New Roman"/>
                <w:szCs w:val="24"/>
              </w:rPr>
            </w:pPr>
            <w:r w:rsidRPr="006A7A8A">
              <w:rPr>
                <w:rFonts w:eastAsia="Times New Roman"/>
                <w:szCs w:val="24"/>
              </w:rPr>
              <w:t> </w:t>
            </w:r>
          </w:p>
        </w:tc>
        <w:tc>
          <w:tcPr>
            <w:tcW w:w="138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5C752A5" w14:textId="77777777" w:rsidR="006A7A8A" w:rsidRPr="006A7A8A" w:rsidRDefault="006A7A8A" w:rsidP="006A7A8A">
            <w:pPr>
              <w:spacing w:after="0" w:line="240" w:lineRule="auto"/>
              <w:ind w:left="0" w:right="0" w:firstLine="0"/>
              <w:jc w:val="center"/>
              <w:textAlignment w:val="baseline"/>
              <w:rPr>
                <w:rFonts w:ascii="Times New Roman" w:eastAsia="Times New Roman" w:hAnsi="Times New Roman" w:cs="Times New Roman"/>
                <w:szCs w:val="24"/>
              </w:rPr>
            </w:pPr>
            <w:r w:rsidRPr="006A7A8A">
              <w:rPr>
                <w:rFonts w:eastAsia="Times New Roman"/>
                <w:b/>
                <w:bCs/>
                <w:sz w:val="18"/>
                <w:szCs w:val="18"/>
              </w:rPr>
              <w:t>Project title</w:t>
            </w:r>
            <w:r w:rsidRPr="006A7A8A">
              <w:rPr>
                <w:rFonts w:eastAsia="Times New Roman"/>
                <w:sz w:val="18"/>
                <w:szCs w:val="18"/>
              </w:rPr>
              <w:t> </w:t>
            </w:r>
          </w:p>
        </w:tc>
        <w:tc>
          <w:tcPr>
            <w:tcW w:w="85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ABA4474" w14:textId="77777777" w:rsidR="006A7A8A" w:rsidRPr="006A7A8A" w:rsidRDefault="006A7A8A" w:rsidP="006A7A8A">
            <w:pPr>
              <w:spacing w:after="0" w:line="240" w:lineRule="auto"/>
              <w:ind w:left="0" w:right="0" w:firstLine="0"/>
              <w:jc w:val="center"/>
              <w:textAlignment w:val="baseline"/>
              <w:rPr>
                <w:rFonts w:ascii="Times New Roman" w:eastAsia="Times New Roman" w:hAnsi="Times New Roman" w:cs="Times New Roman"/>
                <w:szCs w:val="24"/>
              </w:rPr>
            </w:pPr>
            <w:r w:rsidRPr="006A7A8A">
              <w:rPr>
                <w:rFonts w:eastAsia="Times New Roman"/>
                <w:b/>
                <w:bCs/>
                <w:sz w:val="18"/>
                <w:szCs w:val="18"/>
              </w:rPr>
              <w:t>Student(s) ID(s)</w:t>
            </w:r>
            <w:r w:rsidRPr="006A7A8A">
              <w:rPr>
                <w:rFonts w:eastAsia="Times New Roman"/>
                <w:sz w:val="18"/>
                <w:szCs w:val="18"/>
              </w:rPr>
              <w:t> </w:t>
            </w:r>
          </w:p>
        </w:tc>
        <w:tc>
          <w:tcPr>
            <w:tcW w:w="81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6E0FF0B" w14:textId="77777777" w:rsidR="006A7A8A" w:rsidRPr="006A7A8A" w:rsidRDefault="006A7A8A" w:rsidP="006A7A8A">
            <w:pPr>
              <w:spacing w:after="0" w:line="240" w:lineRule="auto"/>
              <w:ind w:left="0" w:right="0" w:firstLine="0"/>
              <w:jc w:val="center"/>
              <w:textAlignment w:val="baseline"/>
              <w:rPr>
                <w:rFonts w:ascii="Times New Roman" w:eastAsia="Times New Roman" w:hAnsi="Times New Roman" w:cs="Times New Roman"/>
                <w:szCs w:val="24"/>
              </w:rPr>
            </w:pPr>
            <w:r w:rsidRPr="006A7A8A">
              <w:rPr>
                <w:rFonts w:eastAsia="Times New Roman"/>
                <w:b/>
                <w:bCs/>
                <w:sz w:val="18"/>
                <w:szCs w:val="18"/>
              </w:rPr>
              <w:t>Proposal Form</w:t>
            </w:r>
            <w:r w:rsidRPr="006A7A8A">
              <w:rPr>
                <w:rFonts w:eastAsia="Times New Roman"/>
                <w:sz w:val="18"/>
                <w:szCs w:val="18"/>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0A507DD" w14:textId="77777777" w:rsidR="006A7A8A" w:rsidRPr="006A7A8A" w:rsidRDefault="006A7A8A" w:rsidP="006A7A8A">
            <w:pPr>
              <w:spacing w:after="0" w:line="240" w:lineRule="auto"/>
              <w:ind w:left="0" w:right="0" w:firstLine="0"/>
              <w:jc w:val="center"/>
              <w:textAlignment w:val="baseline"/>
              <w:rPr>
                <w:rFonts w:ascii="Times New Roman" w:eastAsia="Times New Roman" w:hAnsi="Times New Roman" w:cs="Times New Roman"/>
                <w:szCs w:val="24"/>
              </w:rPr>
            </w:pPr>
            <w:r w:rsidRPr="006A7A8A">
              <w:rPr>
                <w:rFonts w:eastAsia="Times New Roman"/>
                <w:b/>
                <w:bCs/>
                <w:sz w:val="18"/>
                <w:szCs w:val="18"/>
              </w:rPr>
              <w:t>Proposal Rubric</w:t>
            </w:r>
            <w:r w:rsidRPr="006A7A8A">
              <w:rPr>
                <w:rFonts w:eastAsia="Times New Roman"/>
                <w:sz w:val="18"/>
                <w:szCs w:val="18"/>
              </w:rPr>
              <w:t> </w:t>
            </w:r>
          </w:p>
        </w:tc>
        <w:tc>
          <w:tcPr>
            <w:tcW w:w="81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62B6BF8" w14:textId="77777777" w:rsidR="006A7A8A" w:rsidRPr="006A7A8A" w:rsidRDefault="006A7A8A" w:rsidP="006A7A8A">
            <w:pPr>
              <w:spacing w:after="0" w:line="240" w:lineRule="auto"/>
              <w:ind w:left="0" w:right="0" w:firstLine="0"/>
              <w:jc w:val="center"/>
              <w:textAlignment w:val="baseline"/>
              <w:rPr>
                <w:rFonts w:ascii="Times New Roman" w:eastAsia="Times New Roman" w:hAnsi="Times New Roman" w:cs="Times New Roman"/>
                <w:szCs w:val="24"/>
              </w:rPr>
            </w:pPr>
            <w:r w:rsidRPr="006A7A8A">
              <w:rPr>
                <w:rFonts w:eastAsia="Times New Roman"/>
                <w:b/>
                <w:bCs/>
                <w:sz w:val="18"/>
                <w:szCs w:val="18"/>
              </w:rPr>
              <w:t>Progress Evaluation</w:t>
            </w:r>
            <w:r w:rsidRPr="006A7A8A">
              <w:rPr>
                <w:rFonts w:eastAsia="Times New Roman"/>
                <w:sz w:val="18"/>
                <w:szCs w:val="18"/>
              </w:rPr>
              <w:t> </w:t>
            </w:r>
          </w:p>
          <w:p w14:paraId="5AD9FC42" w14:textId="77777777" w:rsidR="006A7A8A" w:rsidRPr="006A7A8A" w:rsidRDefault="006A7A8A" w:rsidP="006A7A8A">
            <w:pPr>
              <w:spacing w:after="0" w:line="240" w:lineRule="auto"/>
              <w:ind w:left="0" w:right="0" w:firstLine="0"/>
              <w:jc w:val="center"/>
              <w:textAlignment w:val="baseline"/>
              <w:rPr>
                <w:rFonts w:ascii="Times New Roman" w:eastAsia="Times New Roman" w:hAnsi="Times New Roman" w:cs="Times New Roman"/>
                <w:szCs w:val="24"/>
              </w:rPr>
            </w:pPr>
            <w:r w:rsidRPr="006A7A8A">
              <w:rPr>
                <w:rFonts w:eastAsia="Times New Roman"/>
                <w:b/>
                <w:bCs/>
                <w:sz w:val="18"/>
                <w:szCs w:val="18"/>
              </w:rPr>
              <w:t>Report</w:t>
            </w:r>
            <w:r w:rsidRPr="006A7A8A">
              <w:rPr>
                <w:rFonts w:eastAsia="Times New Roman"/>
                <w:sz w:val="18"/>
                <w:szCs w:val="18"/>
              </w:rPr>
              <w:t> </w:t>
            </w:r>
          </w:p>
          <w:p w14:paraId="77AF5C3F" w14:textId="77777777" w:rsidR="006A7A8A" w:rsidRPr="006A7A8A" w:rsidRDefault="006A7A8A" w:rsidP="006A7A8A">
            <w:pPr>
              <w:spacing w:after="0" w:line="240" w:lineRule="auto"/>
              <w:ind w:left="0" w:right="0" w:firstLine="0"/>
              <w:jc w:val="center"/>
              <w:textAlignment w:val="baseline"/>
              <w:rPr>
                <w:rFonts w:ascii="Times New Roman" w:eastAsia="Times New Roman" w:hAnsi="Times New Roman" w:cs="Times New Roman"/>
                <w:szCs w:val="24"/>
              </w:rPr>
            </w:pPr>
            <w:r w:rsidRPr="006A7A8A">
              <w:rPr>
                <w:rFonts w:eastAsia="Times New Roman"/>
                <w:b/>
                <w:bCs/>
                <w:sz w:val="18"/>
                <w:szCs w:val="18"/>
              </w:rPr>
              <w:t>(4)</w:t>
            </w:r>
            <w:r w:rsidRPr="006A7A8A">
              <w:rPr>
                <w:rFonts w:eastAsia="Times New Roman"/>
                <w:sz w:val="18"/>
                <w:szCs w:val="18"/>
              </w:rPr>
              <w:t> </w:t>
            </w:r>
          </w:p>
        </w:tc>
        <w:tc>
          <w:tcPr>
            <w:tcW w:w="96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D72C8C9" w14:textId="77777777" w:rsidR="006A7A8A" w:rsidRPr="006A7A8A" w:rsidRDefault="006A7A8A" w:rsidP="006A7A8A">
            <w:pPr>
              <w:spacing w:after="0" w:line="240" w:lineRule="auto"/>
              <w:ind w:left="0" w:right="0" w:firstLine="0"/>
              <w:jc w:val="center"/>
              <w:textAlignment w:val="baseline"/>
              <w:rPr>
                <w:rFonts w:ascii="Times New Roman" w:eastAsia="Times New Roman" w:hAnsi="Times New Roman" w:cs="Times New Roman"/>
                <w:szCs w:val="24"/>
              </w:rPr>
            </w:pPr>
            <w:r w:rsidRPr="006A7A8A">
              <w:rPr>
                <w:rFonts w:eastAsia="Times New Roman"/>
                <w:b/>
                <w:bCs/>
                <w:sz w:val="18"/>
                <w:szCs w:val="18"/>
              </w:rPr>
              <w:t>Progress Evaluation</w:t>
            </w:r>
            <w:r w:rsidRPr="006A7A8A">
              <w:rPr>
                <w:rFonts w:eastAsia="Times New Roman"/>
                <w:sz w:val="18"/>
                <w:szCs w:val="18"/>
              </w:rPr>
              <w:t> </w:t>
            </w:r>
          </w:p>
          <w:p w14:paraId="578D9013" w14:textId="77777777" w:rsidR="006A7A8A" w:rsidRPr="006A7A8A" w:rsidRDefault="006A7A8A" w:rsidP="006A7A8A">
            <w:pPr>
              <w:spacing w:after="0" w:line="240" w:lineRule="auto"/>
              <w:ind w:left="0" w:right="0" w:firstLine="0"/>
              <w:jc w:val="center"/>
              <w:textAlignment w:val="baseline"/>
              <w:rPr>
                <w:rFonts w:ascii="Times New Roman" w:eastAsia="Times New Roman" w:hAnsi="Times New Roman" w:cs="Times New Roman"/>
                <w:szCs w:val="24"/>
              </w:rPr>
            </w:pPr>
            <w:r w:rsidRPr="006A7A8A">
              <w:rPr>
                <w:rFonts w:eastAsia="Times New Roman"/>
                <w:b/>
                <w:bCs/>
                <w:sz w:val="18"/>
                <w:szCs w:val="18"/>
              </w:rPr>
              <w:t>Rubric</w:t>
            </w:r>
            <w:r w:rsidRPr="006A7A8A">
              <w:rPr>
                <w:rFonts w:eastAsia="Times New Roman"/>
                <w:sz w:val="18"/>
                <w:szCs w:val="18"/>
              </w:rPr>
              <w:t> </w:t>
            </w:r>
          </w:p>
          <w:p w14:paraId="6CDD068F" w14:textId="77777777" w:rsidR="006A7A8A" w:rsidRPr="006A7A8A" w:rsidRDefault="006A7A8A" w:rsidP="006A7A8A">
            <w:pPr>
              <w:spacing w:after="0" w:line="240" w:lineRule="auto"/>
              <w:ind w:left="0" w:right="0" w:firstLine="0"/>
              <w:jc w:val="center"/>
              <w:textAlignment w:val="baseline"/>
              <w:rPr>
                <w:rFonts w:ascii="Times New Roman" w:eastAsia="Times New Roman" w:hAnsi="Times New Roman" w:cs="Times New Roman"/>
                <w:szCs w:val="24"/>
              </w:rPr>
            </w:pPr>
            <w:r w:rsidRPr="006A7A8A">
              <w:rPr>
                <w:rFonts w:eastAsia="Times New Roman"/>
                <w:b/>
                <w:bCs/>
                <w:sz w:val="18"/>
                <w:szCs w:val="18"/>
              </w:rPr>
              <w:t>(4)</w:t>
            </w:r>
            <w:r w:rsidRPr="006A7A8A">
              <w:rPr>
                <w:rFonts w:eastAsia="Times New Roman"/>
                <w:sz w:val="18"/>
                <w:szCs w:val="18"/>
              </w:rPr>
              <w:t> </w:t>
            </w:r>
          </w:p>
        </w:tc>
        <w:tc>
          <w:tcPr>
            <w:tcW w:w="99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6519E19" w14:textId="77777777" w:rsidR="006A7A8A" w:rsidRPr="006A7A8A" w:rsidRDefault="006A7A8A" w:rsidP="006A7A8A">
            <w:pPr>
              <w:spacing w:after="0" w:line="240" w:lineRule="auto"/>
              <w:ind w:left="0" w:right="0" w:firstLine="0"/>
              <w:jc w:val="center"/>
              <w:textAlignment w:val="baseline"/>
              <w:rPr>
                <w:rFonts w:ascii="Times New Roman" w:eastAsia="Times New Roman" w:hAnsi="Times New Roman" w:cs="Times New Roman"/>
                <w:szCs w:val="24"/>
              </w:rPr>
            </w:pPr>
            <w:r w:rsidRPr="006A7A8A">
              <w:rPr>
                <w:rFonts w:eastAsia="Times New Roman"/>
                <w:b/>
                <w:bCs/>
                <w:sz w:val="18"/>
                <w:szCs w:val="18"/>
              </w:rPr>
              <w:t>Final Report</w:t>
            </w:r>
            <w:r w:rsidRPr="006A7A8A">
              <w:rPr>
                <w:rFonts w:eastAsia="Times New Roman"/>
                <w:sz w:val="18"/>
                <w:szCs w:val="18"/>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342B128E" w14:textId="77777777" w:rsidR="006A7A8A" w:rsidRPr="006A7A8A" w:rsidRDefault="006A7A8A" w:rsidP="006A7A8A">
            <w:pPr>
              <w:spacing w:after="0" w:line="240" w:lineRule="auto"/>
              <w:ind w:left="0" w:right="0" w:firstLine="0"/>
              <w:jc w:val="center"/>
              <w:textAlignment w:val="baseline"/>
              <w:rPr>
                <w:rFonts w:ascii="Times New Roman" w:eastAsia="Times New Roman" w:hAnsi="Times New Roman" w:cs="Times New Roman"/>
                <w:szCs w:val="24"/>
              </w:rPr>
            </w:pPr>
            <w:r w:rsidRPr="006A7A8A">
              <w:rPr>
                <w:rFonts w:eastAsia="Times New Roman"/>
                <w:b/>
                <w:bCs/>
                <w:sz w:val="18"/>
                <w:szCs w:val="18"/>
              </w:rPr>
              <w:t>Final Report Rubric</w:t>
            </w:r>
            <w:r w:rsidRPr="006A7A8A">
              <w:rPr>
                <w:rFonts w:eastAsia="Times New Roman"/>
                <w:sz w:val="18"/>
                <w:szCs w:val="18"/>
              </w:rPr>
              <w:t> </w:t>
            </w:r>
          </w:p>
        </w:tc>
        <w:tc>
          <w:tcPr>
            <w:tcW w:w="109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3739398" w14:textId="77777777" w:rsidR="006A7A8A" w:rsidRPr="006A7A8A" w:rsidRDefault="006A7A8A" w:rsidP="006A7A8A">
            <w:pPr>
              <w:spacing w:after="0" w:line="240" w:lineRule="auto"/>
              <w:ind w:left="0" w:right="0" w:firstLine="0"/>
              <w:jc w:val="center"/>
              <w:textAlignment w:val="baseline"/>
              <w:rPr>
                <w:rFonts w:ascii="Times New Roman" w:eastAsia="Times New Roman" w:hAnsi="Times New Roman" w:cs="Times New Roman"/>
                <w:szCs w:val="24"/>
              </w:rPr>
            </w:pPr>
            <w:r w:rsidRPr="006A7A8A">
              <w:rPr>
                <w:rFonts w:eastAsia="Times New Roman"/>
                <w:b/>
                <w:bCs/>
                <w:sz w:val="18"/>
                <w:szCs w:val="18"/>
              </w:rPr>
              <w:t>Final Presentation</w:t>
            </w:r>
            <w:r w:rsidRPr="006A7A8A">
              <w:rPr>
                <w:rFonts w:eastAsia="Times New Roman"/>
                <w:sz w:val="18"/>
                <w:szCs w:val="18"/>
              </w:rPr>
              <w:t> </w:t>
            </w:r>
          </w:p>
        </w:tc>
        <w:tc>
          <w:tcPr>
            <w:tcW w:w="103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33F22F65" w14:textId="77777777" w:rsidR="006A7A8A" w:rsidRPr="006A7A8A" w:rsidRDefault="006A7A8A" w:rsidP="006A7A8A">
            <w:pPr>
              <w:spacing w:after="0" w:line="240" w:lineRule="auto"/>
              <w:ind w:left="0" w:right="0" w:firstLine="0"/>
              <w:jc w:val="center"/>
              <w:textAlignment w:val="baseline"/>
              <w:rPr>
                <w:rFonts w:ascii="Times New Roman" w:eastAsia="Times New Roman" w:hAnsi="Times New Roman" w:cs="Times New Roman"/>
                <w:szCs w:val="24"/>
              </w:rPr>
            </w:pPr>
            <w:r w:rsidRPr="006A7A8A">
              <w:rPr>
                <w:rFonts w:eastAsia="Times New Roman"/>
                <w:b/>
                <w:bCs/>
                <w:sz w:val="18"/>
                <w:szCs w:val="18"/>
              </w:rPr>
              <w:t>Final Presentation Rubric</w:t>
            </w:r>
            <w:r w:rsidRPr="006A7A8A">
              <w:rPr>
                <w:rFonts w:eastAsia="Times New Roman"/>
                <w:sz w:val="18"/>
                <w:szCs w:val="18"/>
              </w:rPr>
              <w:t> </w:t>
            </w:r>
          </w:p>
        </w:tc>
        <w:tc>
          <w:tcPr>
            <w:tcW w:w="111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D111539" w14:textId="77777777" w:rsidR="006A7A8A" w:rsidRPr="006A7A8A" w:rsidRDefault="006A7A8A" w:rsidP="006A7A8A">
            <w:pPr>
              <w:spacing w:after="0" w:line="240" w:lineRule="auto"/>
              <w:ind w:left="60" w:right="0" w:firstLine="0"/>
              <w:jc w:val="center"/>
              <w:textAlignment w:val="baseline"/>
              <w:rPr>
                <w:rFonts w:ascii="Times New Roman" w:eastAsia="Times New Roman" w:hAnsi="Times New Roman" w:cs="Times New Roman"/>
                <w:szCs w:val="24"/>
              </w:rPr>
            </w:pPr>
            <w:r w:rsidRPr="006A7A8A">
              <w:rPr>
                <w:rFonts w:eastAsia="Times New Roman"/>
                <w:b/>
                <w:bCs/>
                <w:sz w:val="18"/>
                <w:szCs w:val="18"/>
              </w:rPr>
              <w:t>Final Evaluation Form</w:t>
            </w:r>
            <w:r w:rsidRPr="006A7A8A">
              <w:rPr>
                <w:rFonts w:eastAsia="Times New Roman"/>
                <w:sz w:val="18"/>
                <w:szCs w:val="18"/>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43681C40" w14:textId="77777777" w:rsidR="006A7A8A" w:rsidRPr="006A7A8A" w:rsidRDefault="006A7A8A" w:rsidP="006A7A8A">
            <w:pPr>
              <w:spacing w:after="0" w:line="240" w:lineRule="auto"/>
              <w:ind w:left="0" w:right="-75" w:firstLine="0"/>
              <w:jc w:val="center"/>
              <w:textAlignment w:val="baseline"/>
              <w:rPr>
                <w:rFonts w:ascii="Times New Roman" w:eastAsia="Times New Roman" w:hAnsi="Times New Roman" w:cs="Times New Roman"/>
                <w:szCs w:val="24"/>
              </w:rPr>
            </w:pPr>
            <w:r w:rsidRPr="006A7A8A">
              <w:rPr>
                <w:rFonts w:eastAsia="Times New Roman"/>
                <w:b/>
                <w:bCs/>
                <w:sz w:val="18"/>
                <w:szCs w:val="18"/>
              </w:rPr>
              <w:t>Final Presentation</w:t>
            </w:r>
            <w:r w:rsidRPr="006A7A8A">
              <w:rPr>
                <w:rFonts w:eastAsia="Times New Roman"/>
                <w:sz w:val="18"/>
                <w:szCs w:val="18"/>
              </w:rPr>
              <w:t> </w:t>
            </w:r>
          </w:p>
        </w:tc>
        <w:tc>
          <w:tcPr>
            <w:tcW w:w="157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C109680" w14:textId="77777777" w:rsidR="006A7A8A" w:rsidRPr="006A7A8A" w:rsidRDefault="006A7A8A" w:rsidP="006A7A8A">
            <w:pPr>
              <w:spacing w:after="0" w:line="240" w:lineRule="auto"/>
              <w:ind w:left="0" w:right="0" w:firstLine="0"/>
              <w:jc w:val="center"/>
              <w:textAlignment w:val="baseline"/>
              <w:rPr>
                <w:rFonts w:ascii="Times New Roman" w:eastAsia="Times New Roman" w:hAnsi="Times New Roman" w:cs="Times New Roman"/>
                <w:szCs w:val="24"/>
              </w:rPr>
            </w:pPr>
            <w:r w:rsidRPr="006A7A8A">
              <w:rPr>
                <w:rFonts w:eastAsia="Times New Roman"/>
                <w:b/>
                <w:bCs/>
                <w:sz w:val="18"/>
                <w:szCs w:val="18"/>
              </w:rPr>
              <w:t>Final Report</w:t>
            </w:r>
            <w:r w:rsidRPr="006A7A8A">
              <w:rPr>
                <w:rFonts w:eastAsia="Times New Roman"/>
                <w:sz w:val="18"/>
                <w:szCs w:val="18"/>
              </w:rPr>
              <w:t> </w:t>
            </w:r>
          </w:p>
        </w:tc>
      </w:tr>
      <w:tr w:rsidR="006A7A8A" w:rsidRPr="006A7A8A" w14:paraId="3CD4BD36" w14:textId="77777777" w:rsidTr="006A7A8A">
        <w:trPr>
          <w:trHeight w:val="585"/>
        </w:trPr>
        <w:tc>
          <w:tcPr>
            <w:tcW w:w="480" w:type="dxa"/>
            <w:tcBorders>
              <w:top w:val="single" w:sz="6" w:space="0" w:color="000000"/>
              <w:left w:val="single" w:sz="6" w:space="0" w:color="000000"/>
              <w:bottom w:val="single" w:sz="6" w:space="0" w:color="000000"/>
              <w:right w:val="single" w:sz="6" w:space="0" w:color="000000"/>
            </w:tcBorders>
            <w:shd w:val="clear" w:color="auto" w:fill="DBE5F1"/>
            <w:hideMark/>
          </w:tcPr>
          <w:p w14:paraId="51CE788E"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sz w:val="16"/>
                <w:szCs w:val="16"/>
              </w:rPr>
              <w:t xml:space="preserve">1. </w:t>
            </w:r>
            <w:r w:rsidRPr="006A7A8A">
              <w:rPr>
                <w:rFonts w:eastAsia="Times New Roman"/>
                <w:sz w:val="16"/>
                <w:szCs w:val="16"/>
              </w:rPr>
              <w:tab/>
              <w:t>  </w:t>
            </w:r>
          </w:p>
        </w:tc>
        <w:tc>
          <w:tcPr>
            <w:tcW w:w="1380" w:type="dxa"/>
            <w:tcBorders>
              <w:top w:val="single" w:sz="6" w:space="0" w:color="000000"/>
              <w:left w:val="single" w:sz="6" w:space="0" w:color="000000"/>
              <w:bottom w:val="single" w:sz="6" w:space="0" w:color="000000"/>
              <w:right w:val="single" w:sz="6" w:space="0" w:color="000000"/>
            </w:tcBorders>
            <w:shd w:val="clear" w:color="auto" w:fill="auto"/>
            <w:hideMark/>
          </w:tcPr>
          <w:p w14:paraId="78F3B347"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sz w:val="16"/>
                <w:szCs w:val="16"/>
              </w:rPr>
              <w:t> </w:t>
            </w:r>
          </w:p>
        </w:tc>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3831A6E0"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p w14:paraId="63DBB16B"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p w14:paraId="7E325219"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810" w:type="dxa"/>
            <w:tcBorders>
              <w:top w:val="single" w:sz="6" w:space="0" w:color="000000"/>
              <w:left w:val="single" w:sz="6" w:space="0" w:color="000000"/>
              <w:bottom w:val="single" w:sz="6" w:space="0" w:color="000000"/>
              <w:right w:val="single" w:sz="6" w:space="0" w:color="000000"/>
            </w:tcBorders>
            <w:shd w:val="clear" w:color="auto" w:fill="auto"/>
            <w:hideMark/>
          </w:tcPr>
          <w:p w14:paraId="6B848F6D"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auto"/>
            <w:hideMark/>
          </w:tcPr>
          <w:p w14:paraId="577F3CA9"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810" w:type="dxa"/>
            <w:tcBorders>
              <w:top w:val="single" w:sz="6" w:space="0" w:color="000000"/>
              <w:left w:val="single" w:sz="6" w:space="0" w:color="000000"/>
              <w:bottom w:val="single" w:sz="6" w:space="0" w:color="000000"/>
              <w:right w:val="single" w:sz="6" w:space="0" w:color="000000"/>
            </w:tcBorders>
            <w:shd w:val="clear" w:color="auto" w:fill="auto"/>
            <w:hideMark/>
          </w:tcPr>
          <w:p w14:paraId="4747072C"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960" w:type="dxa"/>
            <w:tcBorders>
              <w:top w:val="single" w:sz="6" w:space="0" w:color="000000"/>
              <w:left w:val="single" w:sz="6" w:space="0" w:color="000000"/>
              <w:bottom w:val="single" w:sz="6" w:space="0" w:color="000000"/>
              <w:right w:val="single" w:sz="6" w:space="0" w:color="000000"/>
            </w:tcBorders>
            <w:shd w:val="clear" w:color="auto" w:fill="auto"/>
            <w:hideMark/>
          </w:tcPr>
          <w:p w14:paraId="0AEAEC6B"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hideMark/>
          </w:tcPr>
          <w:p w14:paraId="717C78A5"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auto"/>
            <w:hideMark/>
          </w:tcPr>
          <w:p w14:paraId="4F2D3F7C"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095" w:type="dxa"/>
            <w:tcBorders>
              <w:top w:val="single" w:sz="6" w:space="0" w:color="000000"/>
              <w:left w:val="single" w:sz="6" w:space="0" w:color="000000"/>
              <w:bottom w:val="single" w:sz="6" w:space="0" w:color="000000"/>
              <w:right w:val="single" w:sz="6" w:space="0" w:color="000000"/>
            </w:tcBorders>
            <w:shd w:val="clear" w:color="auto" w:fill="auto"/>
            <w:hideMark/>
          </w:tcPr>
          <w:p w14:paraId="15E96778"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035" w:type="dxa"/>
            <w:tcBorders>
              <w:top w:val="single" w:sz="6" w:space="0" w:color="000000"/>
              <w:left w:val="single" w:sz="6" w:space="0" w:color="000000"/>
              <w:bottom w:val="single" w:sz="6" w:space="0" w:color="000000"/>
              <w:right w:val="single" w:sz="6" w:space="0" w:color="000000"/>
            </w:tcBorders>
            <w:shd w:val="clear" w:color="auto" w:fill="auto"/>
            <w:hideMark/>
          </w:tcPr>
          <w:p w14:paraId="36331DE4"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110" w:type="dxa"/>
            <w:tcBorders>
              <w:top w:val="single" w:sz="6" w:space="0" w:color="000000"/>
              <w:left w:val="single" w:sz="6" w:space="0" w:color="000000"/>
              <w:bottom w:val="single" w:sz="6" w:space="0" w:color="000000"/>
              <w:right w:val="single" w:sz="6" w:space="0" w:color="000000"/>
            </w:tcBorders>
            <w:shd w:val="clear" w:color="auto" w:fill="auto"/>
            <w:hideMark/>
          </w:tcPr>
          <w:p w14:paraId="620E8F9D"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63A8676E"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575" w:type="dxa"/>
            <w:tcBorders>
              <w:top w:val="single" w:sz="6" w:space="0" w:color="000000"/>
              <w:left w:val="single" w:sz="6" w:space="0" w:color="000000"/>
              <w:bottom w:val="single" w:sz="6" w:space="0" w:color="000000"/>
              <w:right w:val="single" w:sz="6" w:space="0" w:color="000000"/>
            </w:tcBorders>
            <w:shd w:val="clear" w:color="auto" w:fill="auto"/>
            <w:hideMark/>
          </w:tcPr>
          <w:p w14:paraId="4E94C84B"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r>
      <w:tr w:rsidR="006A7A8A" w:rsidRPr="006A7A8A" w14:paraId="61ACF12E" w14:textId="77777777" w:rsidTr="006A7A8A">
        <w:trPr>
          <w:trHeight w:val="585"/>
        </w:trPr>
        <w:tc>
          <w:tcPr>
            <w:tcW w:w="480" w:type="dxa"/>
            <w:tcBorders>
              <w:top w:val="single" w:sz="6" w:space="0" w:color="000000"/>
              <w:left w:val="single" w:sz="6" w:space="0" w:color="000000"/>
              <w:bottom w:val="single" w:sz="6" w:space="0" w:color="000000"/>
              <w:right w:val="single" w:sz="6" w:space="0" w:color="000000"/>
            </w:tcBorders>
            <w:shd w:val="clear" w:color="auto" w:fill="DBE5F1"/>
            <w:hideMark/>
          </w:tcPr>
          <w:p w14:paraId="486BA3E6"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sz w:val="16"/>
                <w:szCs w:val="16"/>
              </w:rPr>
              <w:t xml:space="preserve">2. </w:t>
            </w:r>
            <w:r w:rsidRPr="006A7A8A">
              <w:rPr>
                <w:rFonts w:eastAsia="Times New Roman"/>
                <w:sz w:val="16"/>
                <w:szCs w:val="16"/>
              </w:rPr>
              <w:tab/>
              <w:t>  </w:t>
            </w:r>
          </w:p>
        </w:tc>
        <w:tc>
          <w:tcPr>
            <w:tcW w:w="1380" w:type="dxa"/>
            <w:tcBorders>
              <w:top w:val="single" w:sz="6" w:space="0" w:color="000000"/>
              <w:left w:val="single" w:sz="6" w:space="0" w:color="000000"/>
              <w:bottom w:val="single" w:sz="6" w:space="0" w:color="000000"/>
              <w:right w:val="single" w:sz="6" w:space="0" w:color="000000"/>
            </w:tcBorders>
            <w:shd w:val="clear" w:color="auto" w:fill="auto"/>
            <w:hideMark/>
          </w:tcPr>
          <w:p w14:paraId="647B7BE1"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sz w:val="16"/>
                <w:szCs w:val="16"/>
              </w:rPr>
              <w:t> </w:t>
            </w:r>
          </w:p>
        </w:tc>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704C51F5"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p w14:paraId="3AF1216F"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p w14:paraId="4F9C7BDC"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810" w:type="dxa"/>
            <w:tcBorders>
              <w:top w:val="single" w:sz="6" w:space="0" w:color="000000"/>
              <w:left w:val="single" w:sz="6" w:space="0" w:color="000000"/>
              <w:bottom w:val="single" w:sz="6" w:space="0" w:color="000000"/>
              <w:right w:val="single" w:sz="6" w:space="0" w:color="000000"/>
            </w:tcBorders>
            <w:shd w:val="clear" w:color="auto" w:fill="auto"/>
            <w:hideMark/>
          </w:tcPr>
          <w:p w14:paraId="41488D46"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auto"/>
            <w:hideMark/>
          </w:tcPr>
          <w:p w14:paraId="176094EB"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810" w:type="dxa"/>
            <w:tcBorders>
              <w:top w:val="single" w:sz="6" w:space="0" w:color="000000"/>
              <w:left w:val="single" w:sz="6" w:space="0" w:color="000000"/>
              <w:bottom w:val="single" w:sz="6" w:space="0" w:color="000000"/>
              <w:right w:val="single" w:sz="6" w:space="0" w:color="000000"/>
            </w:tcBorders>
            <w:shd w:val="clear" w:color="auto" w:fill="auto"/>
            <w:hideMark/>
          </w:tcPr>
          <w:p w14:paraId="6F3DB0B8"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960" w:type="dxa"/>
            <w:tcBorders>
              <w:top w:val="single" w:sz="6" w:space="0" w:color="000000"/>
              <w:left w:val="single" w:sz="6" w:space="0" w:color="000000"/>
              <w:bottom w:val="single" w:sz="6" w:space="0" w:color="000000"/>
              <w:right w:val="single" w:sz="6" w:space="0" w:color="000000"/>
            </w:tcBorders>
            <w:shd w:val="clear" w:color="auto" w:fill="auto"/>
            <w:hideMark/>
          </w:tcPr>
          <w:p w14:paraId="2CB16946"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hideMark/>
          </w:tcPr>
          <w:p w14:paraId="2D206199"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auto"/>
            <w:hideMark/>
          </w:tcPr>
          <w:p w14:paraId="4E4CE2C7"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095" w:type="dxa"/>
            <w:tcBorders>
              <w:top w:val="single" w:sz="6" w:space="0" w:color="000000"/>
              <w:left w:val="single" w:sz="6" w:space="0" w:color="000000"/>
              <w:bottom w:val="single" w:sz="6" w:space="0" w:color="000000"/>
              <w:right w:val="single" w:sz="6" w:space="0" w:color="000000"/>
            </w:tcBorders>
            <w:shd w:val="clear" w:color="auto" w:fill="auto"/>
            <w:hideMark/>
          </w:tcPr>
          <w:p w14:paraId="76A4CEF8"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035" w:type="dxa"/>
            <w:tcBorders>
              <w:top w:val="single" w:sz="6" w:space="0" w:color="000000"/>
              <w:left w:val="single" w:sz="6" w:space="0" w:color="000000"/>
              <w:bottom w:val="single" w:sz="6" w:space="0" w:color="000000"/>
              <w:right w:val="single" w:sz="6" w:space="0" w:color="000000"/>
            </w:tcBorders>
            <w:shd w:val="clear" w:color="auto" w:fill="auto"/>
            <w:hideMark/>
          </w:tcPr>
          <w:p w14:paraId="2BA508C4"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110" w:type="dxa"/>
            <w:tcBorders>
              <w:top w:val="single" w:sz="6" w:space="0" w:color="000000"/>
              <w:left w:val="single" w:sz="6" w:space="0" w:color="000000"/>
              <w:bottom w:val="single" w:sz="6" w:space="0" w:color="000000"/>
              <w:right w:val="single" w:sz="6" w:space="0" w:color="000000"/>
            </w:tcBorders>
            <w:shd w:val="clear" w:color="auto" w:fill="auto"/>
            <w:hideMark/>
          </w:tcPr>
          <w:p w14:paraId="754E06AA"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4D62A231"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575" w:type="dxa"/>
            <w:tcBorders>
              <w:top w:val="single" w:sz="6" w:space="0" w:color="000000"/>
              <w:left w:val="single" w:sz="6" w:space="0" w:color="000000"/>
              <w:bottom w:val="single" w:sz="6" w:space="0" w:color="000000"/>
              <w:right w:val="single" w:sz="6" w:space="0" w:color="000000"/>
            </w:tcBorders>
            <w:shd w:val="clear" w:color="auto" w:fill="auto"/>
            <w:hideMark/>
          </w:tcPr>
          <w:p w14:paraId="5BF50425"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r>
      <w:tr w:rsidR="006A7A8A" w:rsidRPr="006A7A8A" w14:paraId="31D0CBCE" w14:textId="77777777" w:rsidTr="006A7A8A">
        <w:trPr>
          <w:trHeight w:val="585"/>
        </w:trPr>
        <w:tc>
          <w:tcPr>
            <w:tcW w:w="480" w:type="dxa"/>
            <w:tcBorders>
              <w:top w:val="single" w:sz="6" w:space="0" w:color="000000"/>
              <w:left w:val="single" w:sz="6" w:space="0" w:color="000000"/>
              <w:bottom w:val="single" w:sz="6" w:space="0" w:color="000000"/>
              <w:right w:val="single" w:sz="6" w:space="0" w:color="000000"/>
            </w:tcBorders>
            <w:shd w:val="clear" w:color="auto" w:fill="DBE5F1"/>
            <w:hideMark/>
          </w:tcPr>
          <w:p w14:paraId="42AD6793"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sz w:val="16"/>
                <w:szCs w:val="16"/>
              </w:rPr>
              <w:t xml:space="preserve">3. </w:t>
            </w:r>
            <w:r w:rsidRPr="006A7A8A">
              <w:rPr>
                <w:rFonts w:eastAsia="Times New Roman"/>
                <w:sz w:val="16"/>
                <w:szCs w:val="16"/>
              </w:rPr>
              <w:tab/>
              <w:t>  </w:t>
            </w:r>
          </w:p>
        </w:tc>
        <w:tc>
          <w:tcPr>
            <w:tcW w:w="1380" w:type="dxa"/>
            <w:tcBorders>
              <w:top w:val="single" w:sz="6" w:space="0" w:color="000000"/>
              <w:left w:val="single" w:sz="6" w:space="0" w:color="000000"/>
              <w:bottom w:val="single" w:sz="6" w:space="0" w:color="000000"/>
              <w:right w:val="single" w:sz="6" w:space="0" w:color="000000"/>
            </w:tcBorders>
            <w:shd w:val="clear" w:color="auto" w:fill="auto"/>
            <w:hideMark/>
          </w:tcPr>
          <w:p w14:paraId="116B4188"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sz w:val="16"/>
                <w:szCs w:val="16"/>
              </w:rPr>
              <w:t> </w:t>
            </w:r>
          </w:p>
        </w:tc>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5ABDAAB0"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p w14:paraId="394A0930"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p w14:paraId="684F5BD0"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810" w:type="dxa"/>
            <w:tcBorders>
              <w:top w:val="single" w:sz="6" w:space="0" w:color="000000"/>
              <w:left w:val="single" w:sz="6" w:space="0" w:color="000000"/>
              <w:bottom w:val="single" w:sz="6" w:space="0" w:color="000000"/>
              <w:right w:val="single" w:sz="6" w:space="0" w:color="000000"/>
            </w:tcBorders>
            <w:shd w:val="clear" w:color="auto" w:fill="auto"/>
            <w:hideMark/>
          </w:tcPr>
          <w:p w14:paraId="4782318C"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auto"/>
            <w:hideMark/>
          </w:tcPr>
          <w:p w14:paraId="68B3B2C8"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810" w:type="dxa"/>
            <w:tcBorders>
              <w:top w:val="single" w:sz="6" w:space="0" w:color="000000"/>
              <w:left w:val="single" w:sz="6" w:space="0" w:color="000000"/>
              <w:bottom w:val="single" w:sz="6" w:space="0" w:color="000000"/>
              <w:right w:val="single" w:sz="6" w:space="0" w:color="000000"/>
            </w:tcBorders>
            <w:shd w:val="clear" w:color="auto" w:fill="auto"/>
            <w:hideMark/>
          </w:tcPr>
          <w:p w14:paraId="50DE8436"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960" w:type="dxa"/>
            <w:tcBorders>
              <w:top w:val="single" w:sz="6" w:space="0" w:color="000000"/>
              <w:left w:val="single" w:sz="6" w:space="0" w:color="000000"/>
              <w:bottom w:val="single" w:sz="6" w:space="0" w:color="000000"/>
              <w:right w:val="single" w:sz="6" w:space="0" w:color="000000"/>
            </w:tcBorders>
            <w:shd w:val="clear" w:color="auto" w:fill="auto"/>
            <w:hideMark/>
          </w:tcPr>
          <w:p w14:paraId="0382F87E"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hideMark/>
          </w:tcPr>
          <w:p w14:paraId="5283AA53"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auto"/>
            <w:hideMark/>
          </w:tcPr>
          <w:p w14:paraId="202A26F8"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095" w:type="dxa"/>
            <w:tcBorders>
              <w:top w:val="single" w:sz="6" w:space="0" w:color="000000"/>
              <w:left w:val="single" w:sz="6" w:space="0" w:color="000000"/>
              <w:bottom w:val="single" w:sz="6" w:space="0" w:color="000000"/>
              <w:right w:val="single" w:sz="6" w:space="0" w:color="000000"/>
            </w:tcBorders>
            <w:shd w:val="clear" w:color="auto" w:fill="auto"/>
            <w:hideMark/>
          </w:tcPr>
          <w:p w14:paraId="0C25B264"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035" w:type="dxa"/>
            <w:tcBorders>
              <w:top w:val="single" w:sz="6" w:space="0" w:color="000000"/>
              <w:left w:val="single" w:sz="6" w:space="0" w:color="000000"/>
              <w:bottom w:val="single" w:sz="6" w:space="0" w:color="000000"/>
              <w:right w:val="single" w:sz="6" w:space="0" w:color="000000"/>
            </w:tcBorders>
            <w:shd w:val="clear" w:color="auto" w:fill="auto"/>
            <w:hideMark/>
          </w:tcPr>
          <w:p w14:paraId="1D3965F2"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110" w:type="dxa"/>
            <w:tcBorders>
              <w:top w:val="single" w:sz="6" w:space="0" w:color="000000"/>
              <w:left w:val="single" w:sz="6" w:space="0" w:color="000000"/>
              <w:bottom w:val="single" w:sz="6" w:space="0" w:color="000000"/>
              <w:right w:val="single" w:sz="6" w:space="0" w:color="000000"/>
            </w:tcBorders>
            <w:shd w:val="clear" w:color="auto" w:fill="auto"/>
            <w:hideMark/>
          </w:tcPr>
          <w:p w14:paraId="3E08B08F"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6E6A27E7"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575" w:type="dxa"/>
            <w:tcBorders>
              <w:top w:val="single" w:sz="6" w:space="0" w:color="000000"/>
              <w:left w:val="single" w:sz="6" w:space="0" w:color="000000"/>
              <w:bottom w:val="single" w:sz="6" w:space="0" w:color="000000"/>
              <w:right w:val="single" w:sz="6" w:space="0" w:color="000000"/>
            </w:tcBorders>
            <w:shd w:val="clear" w:color="auto" w:fill="auto"/>
            <w:hideMark/>
          </w:tcPr>
          <w:p w14:paraId="7989AD78"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r>
      <w:tr w:rsidR="006A7A8A" w:rsidRPr="006A7A8A" w14:paraId="032AF1C4" w14:textId="77777777" w:rsidTr="006A7A8A">
        <w:trPr>
          <w:trHeight w:val="585"/>
        </w:trPr>
        <w:tc>
          <w:tcPr>
            <w:tcW w:w="480" w:type="dxa"/>
            <w:tcBorders>
              <w:top w:val="single" w:sz="6" w:space="0" w:color="000000"/>
              <w:left w:val="single" w:sz="6" w:space="0" w:color="000000"/>
              <w:bottom w:val="single" w:sz="6" w:space="0" w:color="000000"/>
              <w:right w:val="single" w:sz="6" w:space="0" w:color="000000"/>
            </w:tcBorders>
            <w:shd w:val="clear" w:color="auto" w:fill="DBE5F1"/>
            <w:hideMark/>
          </w:tcPr>
          <w:p w14:paraId="32277760"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sz w:val="16"/>
                <w:szCs w:val="16"/>
              </w:rPr>
              <w:t xml:space="preserve">4. </w:t>
            </w:r>
            <w:r w:rsidRPr="006A7A8A">
              <w:rPr>
                <w:rFonts w:eastAsia="Times New Roman"/>
                <w:sz w:val="16"/>
                <w:szCs w:val="16"/>
              </w:rPr>
              <w:tab/>
              <w:t>  </w:t>
            </w:r>
          </w:p>
        </w:tc>
        <w:tc>
          <w:tcPr>
            <w:tcW w:w="1380" w:type="dxa"/>
            <w:tcBorders>
              <w:top w:val="single" w:sz="6" w:space="0" w:color="000000"/>
              <w:left w:val="single" w:sz="6" w:space="0" w:color="000000"/>
              <w:bottom w:val="single" w:sz="6" w:space="0" w:color="000000"/>
              <w:right w:val="single" w:sz="6" w:space="0" w:color="000000"/>
            </w:tcBorders>
            <w:shd w:val="clear" w:color="auto" w:fill="auto"/>
            <w:hideMark/>
          </w:tcPr>
          <w:p w14:paraId="2F1B7A0A"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sz w:val="16"/>
                <w:szCs w:val="16"/>
              </w:rPr>
              <w:t> </w:t>
            </w:r>
          </w:p>
        </w:tc>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4C259525"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p w14:paraId="58D7792B"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p w14:paraId="5D504075"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810" w:type="dxa"/>
            <w:tcBorders>
              <w:top w:val="single" w:sz="6" w:space="0" w:color="000000"/>
              <w:left w:val="single" w:sz="6" w:space="0" w:color="000000"/>
              <w:bottom w:val="single" w:sz="6" w:space="0" w:color="000000"/>
              <w:right w:val="single" w:sz="6" w:space="0" w:color="000000"/>
            </w:tcBorders>
            <w:shd w:val="clear" w:color="auto" w:fill="auto"/>
            <w:hideMark/>
          </w:tcPr>
          <w:p w14:paraId="6AC5C089"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auto"/>
            <w:hideMark/>
          </w:tcPr>
          <w:p w14:paraId="3F784786"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810" w:type="dxa"/>
            <w:tcBorders>
              <w:top w:val="single" w:sz="6" w:space="0" w:color="000000"/>
              <w:left w:val="single" w:sz="6" w:space="0" w:color="000000"/>
              <w:bottom w:val="single" w:sz="6" w:space="0" w:color="000000"/>
              <w:right w:val="single" w:sz="6" w:space="0" w:color="000000"/>
            </w:tcBorders>
            <w:shd w:val="clear" w:color="auto" w:fill="auto"/>
            <w:hideMark/>
          </w:tcPr>
          <w:p w14:paraId="045CADFC"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960" w:type="dxa"/>
            <w:tcBorders>
              <w:top w:val="single" w:sz="6" w:space="0" w:color="000000"/>
              <w:left w:val="single" w:sz="6" w:space="0" w:color="000000"/>
              <w:bottom w:val="single" w:sz="6" w:space="0" w:color="000000"/>
              <w:right w:val="single" w:sz="6" w:space="0" w:color="000000"/>
            </w:tcBorders>
            <w:shd w:val="clear" w:color="auto" w:fill="auto"/>
            <w:hideMark/>
          </w:tcPr>
          <w:p w14:paraId="728B48E7"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hideMark/>
          </w:tcPr>
          <w:p w14:paraId="6478B423"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auto"/>
            <w:hideMark/>
          </w:tcPr>
          <w:p w14:paraId="05A3840D"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095" w:type="dxa"/>
            <w:tcBorders>
              <w:top w:val="single" w:sz="6" w:space="0" w:color="000000"/>
              <w:left w:val="single" w:sz="6" w:space="0" w:color="000000"/>
              <w:bottom w:val="single" w:sz="6" w:space="0" w:color="000000"/>
              <w:right w:val="single" w:sz="6" w:space="0" w:color="000000"/>
            </w:tcBorders>
            <w:shd w:val="clear" w:color="auto" w:fill="auto"/>
            <w:hideMark/>
          </w:tcPr>
          <w:p w14:paraId="6D0D9853"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035" w:type="dxa"/>
            <w:tcBorders>
              <w:top w:val="single" w:sz="6" w:space="0" w:color="000000"/>
              <w:left w:val="single" w:sz="6" w:space="0" w:color="000000"/>
              <w:bottom w:val="single" w:sz="6" w:space="0" w:color="000000"/>
              <w:right w:val="single" w:sz="6" w:space="0" w:color="000000"/>
            </w:tcBorders>
            <w:shd w:val="clear" w:color="auto" w:fill="auto"/>
            <w:hideMark/>
          </w:tcPr>
          <w:p w14:paraId="3D998B6F"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110" w:type="dxa"/>
            <w:tcBorders>
              <w:top w:val="single" w:sz="6" w:space="0" w:color="000000"/>
              <w:left w:val="single" w:sz="6" w:space="0" w:color="000000"/>
              <w:bottom w:val="single" w:sz="6" w:space="0" w:color="000000"/>
              <w:right w:val="single" w:sz="6" w:space="0" w:color="000000"/>
            </w:tcBorders>
            <w:shd w:val="clear" w:color="auto" w:fill="auto"/>
            <w:hideMark/>
          </w:tcPr>
          <w:p w14:paraId="4686EEBA"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41812166"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575" w:type="dxa"/>
            <w:tcBorders>
              <w:top w:val="single" w:sz="6" w:space="0" w:color="000000"/>
              <w:left w:val="single" w:sz="6" w:space="0" w:color="000000"/>
              <w:bottom w:val="single" w:sz="6" w:space="0" w:color="000000"/>
              <w:right w:val="single" w:sz="6" w:space="0" w:color="000000"/>
            </w:tcBorders>
            <w:shd w:val="clear" w:color="auto" w:fill="auto"/>
            <w:hideMark/>
          </w:tcPr>
          <w:p w14:paraId="11EB1901"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r>
      <w:tr w:rsidR="006A7A8A" w:rsidRPr="006A7A8A" w14:paraId="24F5A2C3" w14:textId="77777777" w:rsidTr="006A7A8A">
        <w:trPr>
          <w:trHeight w:val="585"/>
        </w:trPr>
        <w:tc>
          <w:tcPr>
            <w:tcW w:w="480" w:type="dxa"/>
            <w:tcBorders>
              <w:top w:val="single" w:sz="6" w:space="0" w:color="000000"/>
              <w:left w:val="single" w:sz="6" w:space="0" w:color="000000"/>
              <w:bottom w:val="single" w:sz="6" w:space="0" w:color="000000"/>
              <w:right w:val="single" w:sz="6" w:space="0" w:color="000000"/>
            </w:tcBorders>
            <w:shd w:val="clear" w:color="auto" w:fill="DBE5F1"/>
            <w:hideMark/>
          </w:tcPr>
          <w:p w14:paraId="21899ABC"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sz w:val="16"/>
                <w:szCs w:val="16"/>
              </w:rPr>
              <w:t xml:space="preserve">5. </w:t>
            </w:r>
            <w:r w:rsidRPr="006A7A8A">
              <w:rPr>
                <w:rFonts w:eastAsia="Times New Roman"/>
                <w:sz w:val="16"/>
                <w:szCs w:val="16"/>
              </w:rPr>
              <w:tab/>
              <w:t>  </w:t>
            </w:r>
          </w:p>
        </w:tc>
        <w:tc>
          <w:tcPr>
            <w:tcW w:w="1380" w:type="dxa"/>
            <w:tcBorders>
              <w:top w:val="single" w:sz="6" w:space="0" w:color="000000"/>
              <w:left w:val="single" w:sz="6" w:space="0" w:color="000000"/>
              <w:bottom w:val="single" w:sz="6" w:space="0" w:color="000000"/>
              <w:right w:val="single" w:sz="6" w:space="0" w:color="000000"/>
            </w:tcBorders>
            <w:shd w:val="clear" w:color="auto" w:fill="auto"/>
            <w:hideMark/>
          </w:tcPr>
          <w:p w14:paraId="3701F06C"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sz w:val="16"/>
                <w:szCs w:val="16"/>
              </w:rPr>
              <w:t> </w:t>
            </w:r>
          </w:p>
        </w:tc>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60712CB5"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p w14:paraId="70CD14E9"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p w14:paraId="06A823D6"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810" w:type="dxa"/>
            <w:tcBorders>
              <w:top w:val="single" w:sz="6" w:space="0" w:color="000000"/>
              <w:left w:val="single" w:sz="6" w:space="0" w:color="000000"/>
              <w:bottom w:val="single" w:sz="6" w:space="0" w:color="000000"/>
              <w:right w:val="single" w:sz="6" w:space="0" w:color="000000"/>
            </w:tcBorders>
            <w:shd w:val="clear" w:color="auto" w:fill="auto"/>
            <w:hideMark/>
          </w:tcPr>
          <w:p w14:paraId="7B737F83"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auto"/>
            <w:hideMark/>
          </w:tcPr>
          <w:p w14:paraId="18EFBC54"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810" w:type="dxa"/>
            <w:tcBorders>
              <w:top w:val="single" w:sz="6" w:space="0" w:color="000000"/>
              <w:left w:val="single" w:sz="6" w:space="0" w:color="000000"/>
              <w:bottom w:val="single" w:sz="6" w:space="0" w:color="000000"/>
              <w:right w:val="single" w:sz="6" w:space="0" w:color="000000"/>
            </w:tcBorders>
            <w:shd w:val="clear" w:color="auto" w:fill="auto"/>
            <w:hideMark/>
          </w:tcPr>
          <w:p w14:paraId="4018A02F"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960" w:type="dxa"/>
            <w:tcBorders>
              <w:top w:val="single" w:sz="6" w:space="0" w:color="000000"/>
              <w:left w:val="single" w:sz="6" w:space="0" w:color="000000"/>
              <w:bottom w:val="single" w:sz="6" w:space="0" w:color="000000"/>
              <w:right w:val="single" w:sz="6" w:space="0" w:color="000000"/>
            </w:tcBorders>
            <w:shd w:val="clear" w:color="auto" w:fill="auto"/>
            <w:hideMark/>
          </w:tcPr>
          <w:p w14:paraId="0BC5F15C"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hideMark/>
          </w:tcPr>
          <w:p w14:paraId="43C9186F"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020" w:type="dxa"/>
            <w:tcBorders>
              <w:top w:val="single" w:sz="6" w:space="0" w:color="000000"/>
              <w:left w:val="single" w:sz="6" w:space="0" w:color="000000"/>
              <w:bottom w:val="single" w:sz="6" w:space="0" w:color="000000"/>
              <w:right w:val="single" w:sz="6" w:space="0" w:color="000000"/>
            </w:tcBorders>
            <w:shd w:val="clear" w:color="auto" w:fill="auto"/>
            <w:hideMark/>
          </w:tcPr>
          <w:p w14:paraId="14BB3524"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095" w:type="dxa"/>
            <w:tcBorders>
              <w:top w:val="single" w:sz="6" w:space="0" w:color="000000"/>
              <w:left w:val="single" w:sz="6" w:space="0" w:color="000000"/>
              <w:bottom w:val="single" w:sz="6" w:space="0" w:color="000000"/>
              <w:right w:val="single" w:sz="6" w:space="0" w:color="000000"/>
            </w:tcBorders>
            <w:shd w:val="clear" w:color="auto" w:fill="auto"/>
            <w:hideMark/>
          </w:tcPr>
          <w:p w14:paraId="6CF25F3F"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035" w:type="dxa"/>
            <w:tcBorders>
              <w:top w:val="single" w:sz="6" w:space="0" w:color="000000"/>
              <w:left w:val="single" w:sz="6" w:space="0" w:color="000000"/>
              <w:bottom w:val="single" w:sz="6" w:space="0" w:color="000000"/>
              <w:right w:val="single" w:sz="6" w:space="0" w:color="000000"/>
            </w:tcBorders>
            <w:shd w:val="clear" w:color="auto" w:fill="auto"/>
            <w:hideMark/>
          </w:tcPr>
          <w:p w14:paraId="293CE46E"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110" w:type="dxa"/>
            <w:tcBorders>
              <w:top w:val="single" w:sz="6" w:space="0" w:color="000000"/>
              <w:left w:val="single" w:sz="6" w:space="0" w:color="000000"/>
              <w:bottom w:val="single" w:sz="6" w:space="0" w:color="000000"/>
              <w:right w:val="single" w:sz="6" w:space="0" w:color="000000"/>
            </w:tcBorders>
            <w:shd w:val="clear" w:color="auto" w:fill="auto"/>
            <w:hideMark/>
          </w:tcPr>
          <w:p w14:paraId="20142335"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3F977A87"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c>
          <w:tcPr>
            <w:tcW w:w="1575" w:type="dxa"/>
            <w:tcBorders>
              <w:top w:val="single" w:sz="6" w:space="0" w:color="000000"/>
              <w:left w:val="single" w:sz="6" w:space="0" w:color="000000"/>
              <w:bottom w:val="single" w:sz="6" w:space="0" w:color="000000"/>
              <w:right w:val="single" w:sz="6" w:space="0" w:color="000000"/>
            </w:tcBorders>
            <w:shd w:val="clear" w:color="auto" w:fill="auto"/>
            <w:hideMark/>
          </w:tcPr>
          <w:p w14:paraId="31445174"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16"/>
                <w:szCs w:val="16"/>
              </w:rPr>
              <w:t> </w:t>
            </w:r>
            <w:r w:rsidRPr="006A7A8A">
              <w:rPr>
                <w:rFonts w:eastAsia="Times New Roman"/>
                <w:sz w:val="16"/>
                <w:szCs w:val="16"/>
              </w:rPr>
              <w:t> </w:t>
            </w:r>
          </w:p>
        </w:tc>
      </w:tr>
    </w:tbl>
    <w:p w14:paraId="7E71E196" w14:textId="77777777" w:rsidR="006A7A8A" w:rsidRPr="006A7A8A" w:rsidRDefault="006A7A8A" w:rsidP="006A7A8A">
      <w:pPr>
        <w:spacing w:after="0" w:line="240" w:lineRule="auto"/>
        <w:ind w:left="0" w:right="1380" w:firstLine="0"/>
        <w:textAlignment w:val="baseline"/>
        <w:rPr>
          <w:rFonts w:ascii="Segoe UI" w:eastAsia="Times New Roman" w:hAnsi="Segoe UI" w:cs="Segoe UI"/>
          <w:sz w:val="18"/>
          <w:szCs w:val="18"/>
        </w:rPr>
      </w:pPr>
      <w:r w:rsidRPr="006A7A8A">
        <w:rPr>
          <w:rFonts w:eastAsia="Times New Roman"/>
          <w:szCs w:val="24"/>
        </w:rPr>
        <w:t> </w:t>
      </w:r>
    </w:p>
    <w:p w14:paraId="71E83405" w14:textId="77777777" w:rsidR="006A7A8A" w:rsidRPr="006A7A8A" w:rsidRDefault="006A7A8A" w:rsidP="006A7A8A">
      <w:pPr>
        <w:spacing w:after="0" w:line="240" w:lineRule="auto"/>
        <w:ind w:left="0" w:right="1380" w:firstLine="0"/>
        <w:textAlignment w:val="baseline"/>
        <w:rPr>
          <w:rFonts w:ascii="Segoe UI" w:eastAsia="Times New Roman" w:hAnsi="Segoe UI" w:cs="Segoe UI"/>
          <w:sz w:val="18"/>
          <w:szCs w:val="18"/>
        </w:rPr>
      </w:pPr>
      <w:r w:rsidRPr="006A7A8A">
        <w:rPr>
          <w:rFonts w:eastAsia="Times New Roman"/>
          <w:szCs w:val="24"/>
        </w:rPr>
        <w:t> </w:t>
      </w:r>
    </w:p>
    <w:p w14:paraId="74209FD2" w14:textId="77777777" w:rsidR="006A7A8A" w:rsidRPr="006A7A8A" w:rsidRDefault="006A7A8A" w:rsidP="006A7A8A">
      <w:pPr>
        <w:spacing w:after="0" w:line="240" w:lineRule="auto"/>
        <w:ind w:left="0" w:right="1380" w:firstLine="0"/>
        <w:textAlignment w:val="baseline"/>
        <w:rPr>
          <w:rFonts w:ascii="Segoe UI" w:eastAsia="Times New Roman" w:hAnsi="Segoe UI" w:cs="Segoe UI"/>
          <w:sz w:val="18"/>
          <w:szCs w:val="18"/>
        </w:rPr>
      </w:pPr>
      <w:r w:rsidRPr="006A7A8A">
        <w:rPr>
          <w:rFonts w:eastAsia="Times New Roman"/>
          <w:szCs w:val="24"/>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57"/>
        <w:gridCol w:w="2935"/>
        <w:gridCol w:w="1067"/>
        <w:gridCol w:w="2299"/>
        <w:gridCol w:w="683"/>
        <w:gridCol w:w="2163"/>
      </w:tblGrid>
      <w:tr w:rsidR="006A7A8A" w:rsidRPr="006A7A8A" w14:paraId="2160FC97" w14:textId="77777777" w:rsidTr="006A7A8A">
        <w:trPr>
          <w:trHeight w:val="510"/>
        </w:trPr>
        <w:tc>
          <w:tcPr>
            <w:tcW w:w="2175" w:type="dxa"/>
            <w:tcBorders>
              <w:top w:val="single" w:sz="6" w:space="0" w:color="000000"/>
              <w:left w:val="single" w:sz="6" w:space="0" w:color="000000"/>
              <w:bottom w:val="single" w:sz="6" w:space="0" w:color="000000"/>
              <w:right w:val="single" w:sz="6" w:space="0" w:color="000000"/>
            </w:tcBorders>
            <w:shd w:val="clear" w:color="auto" w:fill="DBE5F1"/>
            <w:hideMark/>
          </w:tcPr>
          <w:p w14:paraId="22A02CCF"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22"/>
              </w:rPr>
              <w:t>Name of Program Lead   </w:t>
            </w:r>
            <w:r w:rsidRPr="006A7A8A">
              <w:rPr>
                <w:rFonts w:eastAsia="Times New Roman"/>
                <w:sz w:val="22"/>
              </w:rPr>
              <w:t> </w:t>
            </w:r>
          </w:p>
        </w:tc>
        <w:tc>
          <w:tcPr>
            <w:tcW w:w="4170" w:type="dxa"/>
            <w:tcBorders>
              <w:top w:val="single" w:sz="6" w:space="0" w:color="000000"/>
              <w:left w:val="single" w:sz="6" w:space="0" w:color="000000"/>
              <w:bottom w:val="single" w:sz="6" w:space="0" w:color="000000"/>
              <w:right w:val="single" w:sz="6" w:space="0" w:color="000000"/>
            </w:tcBorders>
            <w:shd w:val="clear" w:color="auto" w:fill="auto"/>
            <w:hideMark/>
          </w:tcPr>
          <w:p w14:paraId="75E3BBDD"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22"/>
              </w:rPr>
              <w:t> </w:t>
            </w:r>
            <w:r w:rsidRPr="006A7A8A">
              <w:rPr>
                <w:rFonts w:eastAsia="Times New Roman"/>
                <w:sz w:val="22"/>
              </w:rPr>
              <w:t> </w:t>
            </w:r>
          </w:p>
        </w:tc>
        <w:tc>
          <w:tcPr>
            <w:tcW w:w="1080" w:type="dxa"/>
            <w:tcBorders>
              <w:top w:val="single" w:sz="6" w:space="0" w:color="000000"/>
              <w:left w:val="single" w:sz="6" w:space="0" w:color="000000"/>
              <w:bottom w:val="single" w:sz="6" w:space="0" w:color="000000"/>
              <w:right w:val="single" w:sz="6" w:space="0" w:color="000000"/>
            </w:tcBorders>
            <w:shd w:val="clear" w:color="auto" w:fill="DBE5F1"/>
            <w:hideMark/>
          </w:tcPr>
          <w:p w14:paraId="3CAB161B"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22"/>
              </w:rPr>
              <w:t>Signature  </w:t>
            </w:r>
            <w:r w:rsidRPr="006A7A8A">
              <w:rPr>
                <w:rFonts w:eastAsia="Times New Roman"/>
                <w:sz w:val="22"/>
              </w:rPr>
              <w:t> </w:t>
            </w:r>
          </w:p>
        </w:tc>
        <w:tc>
          <w:tcPr>
            <w:tcW w:w="3255" w:type="dxa"/>
            <w:tcBorders>
              <w:top w:val="single" w:sz="6" w:space="0" w:color="000000"/>
              <w:left w:val="single" w:sz="6" w:space="0" w:color="000000"/>
              <w:bottom w:val="single" w:sz="6" w:space="0" w:color="000000"/>
              <w:right w:val="single" w:sz="6" w:space="0" w:color="000000"/>
            </w:tcBorders>
            <w:shd w:val="clear" w:color="auto" w:fill="auto"/>
            <w:hideMark/>
          </w:tcPr>
          <w:p w14:paraId="0A7BD75D"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22"/>
              </w:rPr>
              <w:t> </w:t>
            </w:r>
            <w:r w:rsidRPr="006A7A8A">
              <w:rPr>
                <w:rFonts w:eastAsia="Times New Roman"/>
                <w:sz w:val="22"/>
              </w:rPr>
              <w:t> </w:t>
            </w:r>
          </w:p>
        </w:tc>
        <w:tc>
          <w:tcPr>
            <w:tcW w:w="720" w:type="dxa"/>
            <w:tcBorders>
              <w:top w:val="single" w:sz="6" w:space="0" w:color="000000"/>
              <w:left w:val="single" w:sz="6" w:space="0" w:color="000000"/>
              <w:bottom w:val="single" w:sz="6" w:space="0" w:color="000000"/>
              <w:right w:val="single" w:sz="6" w:space="0" w:color="000000"/>
            </w:tcBorders>
            <w:shd w:val="clear" w:color="auto" w:fill="DBE5F1"/>
            <w:hideMark/>
          </w:tcPr>
          <w:p w14:paraId="4C01BE30"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22"/>
              </w:rPr>
              <w:t>Date  </w:t>
            </w:r>
            <w:r w:rsidRPr="006A7A8A">
              <w:rPr>
                <w:rFonts w:eastAsia="Times New Roman"/>
                <w:sz w:val="22"/>
              </w:rPr>
              <w:t> </w:t>
            </w:r>
          </w:p>
        </w:tc>
        <w:tc>
          <w:tcPr>
            <w:tcW w:w="3060" w:type="dxa"/>
            <w:tcBorders>
              <w:top w:val="single" w:sz="6" w:space="0" w:color="000000"/>
              <w:left w:val="single" w:sz="6" w:space="0" w:color="000000"/>
              <w:bottom w:val="single" w:sz="6" w:space="0" w:color="000000"/>
              <w:right w:val="single" w:sz="6" w:space="0" w:color="000000"/>
            </w:tcBorders>
            <w:shd w:val="clear" w:color="auto" w:fill="auto"/>
            <w:hideMark/>
          </w:tcPr>
          <w:p w14:paraId="79EA0223" w14:textId="77777777" w:rsidR="006A7A8A" w:rsidRPr="006A7A8A" w:rsidRDefault="006A7A8A" w:rsidP="006A7A8A">
            <w:pPr>
              <w:spacing w:after="0" w:line="240" w:lineRule="auto"/>
              <w:ind w:left="0" w:right="0" w:firstLine="0"/>
              <w:jc w:val="left"/>
              <w:textAlignment w:val="baseline"/>
              <w:rPr>
                <w:rFonts w:ascii="Times New Roman" w:eastAsia="Times New Roman" w:hAnsi="Times New Roman" w:cs="Times New Roman"/>
                <w:szCs w:val="24"/>
              </w:rPr>
            </w:pPr>
            <w:r w:rsidRPr="006A7A8A">
              <w:rPr>
                <w:rFonts w:eastAsia="Times New Roman"/>
                <w:b/>
                <w:bCs/>
                <w:sz w:val="22"/>
              </w:rPr>
              <w:t> </w:t>
            </w:r>
            <w:r w:rsidRPr="006A7A8A">
              <w:rPr>
                <w:rFonts w:eastAsia="Times New Roman"/>
                <w:sz w:val="22"/>
              </w:rPr>
              <w:t> </w:t>
            </w:r>
          </w:p>
        </w:tc>
      </w:tr>
    </w:tbl>
    <w:p w14:paraId="20C6FAB5" w14:textId="77777777" w:rsidR="006A7A8A" w:rsidRPr="006A7A8A" w:rsidRDefault="006A7A8A" w:rsidP="006A7A8A">
      <w:pPr>
        <w:spacing w:after="0" w:line="240" w:lineRule="auto"/>
        <w:ind w:left="0" w:right="0" w:firstLine="0"/>
        <w:jc w:val="center"/>
        <w:textAlignment w:val="baseline"/>
        <w:rPr>
          <w:rFonts w:ascii="Segoe UI" w:eastAsia="Times New Roman" w:hAnsi="Segoe UI" w:cs="Segoe UI"/>
          <w:sz w:val="18"/>
          <w:szCs w:val="18"/>
        </w:rPr>
      </w:pPr>
      <w:r w:rsidRPr="006A7A8A">
        <w:rPr>
          <w:rFonts w:eastAsia="Times New Roman"/>
          <w:szCs w:val="24"/>
        </w:rPr>
        <w:t> </w:t>
      </w:r>
    </w:p>
    <w:p w14:paraId="0C8CC108" w14:textId="77777777" w:rsidR="006A7A8A" w:rsidRPr="006A7A8A" w:rsidRDefault="006A7A8A" w:rsidP="006A7A8A">
      <w:pPr>
        <w:spacing w:after="0" w:line="240" w:lineRule="auto"/>
        <w:ind w:left="0" w:right="0" w:firstLine="0"/>
        <w:textAlignment w:val="baseline"/>
        <w:rPr>
          <w:rFonts w:ascii="Segoe UI" w:eastAsia="Times New Roman" w:hAnsi="Segoe UI" w:cs="Segoe UI"/>
          <w:sz w:val="18"/>
          <w:szCs w:val="18"/>
        </w:rPr>
      </w:pPr>
      <w:r w:rsidRPr="006A7A8A">
        <w:rPr>
          <w:rFonts w:eastAsia="Times New Roman"/>
          <w:szCs w:val="24"/>
        </w:rPr>
        <w:t> </w:t>
      </w:r>
    </w:p>
    <w:p w14:paraId="0C6B6A3B" w14:textId="77777777" w:rsidR="006A7A8A" w:rsidRDefault="006A7A8A" w:rsidP="00DF1165">
      <w:pPr>
        <w:spacing w:after="160" w:line="259" w:lineRule="auto"/>
        <w:ind w:left="0" w:right="0" w:firstLine="0"/>
        <w:jc w:val="left"/>
      </w:pPr>
    </w:p>
    <w:p w14:paraId="77F49FBB" w14:textId="61F895DF" w:rsidR="005F37F8" w:rsidRPr="005F37F8" w:rsidRDefault="006A7A8A" w:rsidP="005F37F8">
      <w:pPr>
        <w:pStyle w:val="paragraph"/>
        <w:spacing w:before="0" w:beforeAutospacing="0" w:after="0" w:afterAutospacing="0"/>
        <w:jc w:val="center"/>
        <w:textAlignment w:val="baseline"/>
        <w:rPr>
          <w:rFonts w:ascii="Segoe UI" w:hAnsi="Segoe UI" w:cs="Segoe UI"/>
          <w:color w:val="000000"/>
          <w:sz w:val="18"/>
          <w:szCs w:val="18"/>
        </w:rPr>
      </w:pPr>
      <w:r>
        <w:br w:type="page"/>
      </w:r>
      <w:r w:rsidR="005F37F8" w:rsidRPr="005F37F8">
        <w:rPr>
          <w:rFonts w:ascii="Calibri" w:eastAsiaTheme="minorHAnsi" w:hAnsi="Calibri" w:cs="Calibri"/>
          <w:noProof/>
          <w:color w:val="000000"/>
          <w:szCs w:val="22"/>
        </w:rPr>
        <w:lastRenderedPageBreak/>
        <w:drawing>
          <wp:inline distT="0" distB="0" distL="0" distR="0" wp14:anchorId="08386E85" wp14:editId="4713E9AE">
            <wp:extent cx="5013325" cy="1371600"/>
            <wp:effectExtent l="0" t="0" r="0" b="0"/>
            <wp:docPr id="741836288" name="Picture 741836288" descr="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36288" name="Picture 9" descr="A red white and blue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325" cy="1371600"/>
                    </a:xfrm>
                    <a:prstGeom prst="rect">
                      <a:avLst/>
                    </a:prstGeom>
                    <a:noFill/>
                    <a:ln>
                      <a:noFill/>
                    </a:ln>
                  </pic:spPr>
                </pic:pic>
              </a:graphicData>
            </a:graphic>
          </wp:inline>
        </w:drawing>
      </w:r>
      <w:r w:rsidR="005F37F8" w:rsidRPr="005F37F8">
        <w:rPr>
          <w:rFonts w:ascii="Calibri" w:hAnsi="Calibri" w:cs="Calibri"/>
          <w:color w:val="000000"/>
        </w:rPr>
        <w:t> </w:t>
      </w:r>
    </w:p>
    <w:p w14:paraId="7EA0CAB5" w14:textId="77777777" w:rsidR="005F37F8" w:rsidRPr="005F37F8" w:rsidRDefault="005F37F8" w:rsidP="005F37F8">
      <w:pPr>
        <w:spacing w:after="0" w:line="240" w:lineRule="auto"/>
        <w:ind w:left="0" w:right="0" w:firstLine="0"/>
        <w:jc w:val="center"/>
        <w:textAlignment w:val="baseline"/>
        <w:rPr>
          <w:rFonts w:ascii="Segoe UI" w:eastAsia="Times New Roman" w:hAnsi="Segoe UI" w:cs="Segoe UI"/>
          <w:b/>
          <w:bCs/>
          <w:color w:val="4F81BD"/>
          <w:sz w:val="18"/>
          <w:szCs w:val="18"/>
        </w:rPr>
      </w:pPr>
      <w:r w:rsidRPr="005F37F8">
        <w:rPr>
          <w:rFonts w:eastAsia="Times New Roman"/>
          <w:b/>
          <w:bCs/>
          <w:i/>
          <w:iCs/>
          <w:color w:val="auto"/>
          <w:sz w:val="36"/>
          <w:szCs w:val="36"/>
        </w:rPr>
        <w:t>Capstone Project (COSC 490)</w:t>
      </w:r>
      <w:r w:rsidRPr="005F37F8">
        <w:rPr>
          <w:rFonts w:eastAsia="Times New Roman"/>
          <w:b/>
          <w:bCs/>
          <w:color w:val="auto"/>
          <w:sz w:val="36"/>
          <w:szCs w:val="36"/>
        </w:rPr>
        <w:t> </w:t>
      </w:r>
    </w:p>
    <w:p w14:paraId="798D72AB" w14:textId="77777777" w:rsidR="005F37F8" w:rsidRPr="005F37F8" w:rsidRDefault="005F37F8" w:rsidP="005F37F8">
      <w:pPr>
        <w:spacing w:after="0" w:line="240" w:lineRule="auto"/>
        <w:ind w:left="0" w:right="3915" w:firstLine="0"/>
        <w:jc w:val="right"/>
        <w:textAlignment w:val="baseline"/>
        <w:rPr>
          <w:rFonts w:ascii="Segoe UI" w:eastAsia="Times New Roman" w:hAnsi="Segoe UI" w:cs="Segoe UI"/>
          <w:b/>
          <w:bCs/>
          <w:color w:val="4F81BD"/>
          <w:sz w:val="18"/>
          <w:szCs w:val="18"/>
        </w:rPr>
      </w:pPr>
      <w:r w:rsidRPr="005F37F8">
        <w:rPr>
          <w:rFonts w:eastAsia="Times New Roman"/>
          <w:b/>
          <w:bCs/>
          <w:i/>
          <w:iCs/>
          <w:color w:val="C00000"/>
          <w:sz w:val="28"/>
          <w:szCs w:val="28"/>
        </w:rPr>
        <w:t>Supervision follow-up Form </w:t>
      </w:r>
      <w:r w:rsidRPr="005F37F8">
        <w:rPr>
          <w:rFonts w:eastAsia="Times New Roman"/>
          <w:b/>
          <w:bCs/>
          <w:color w:val="C00000"/>
          <w:sz w:val="28"/>
          <w:szCs w:val="28"/>
        </w:rPr>
        <w:t> </w:t>
      </w:r>
    </w:p>
    <w:p w14:paraId="42750022" w14:textId="77777777" w:rsidR="005F37F8" w:rsidRPr="005F37F8" w:rsidRDefault="005F37F8" w:rsidP="005F37F8">
      <w:pPr>
        <w:spacing w:after="0" w:line="240" w:lineRule="auto"/>
        <w:ind w:left="195" w:right="0" w:firstLine="0"/>
        <w:jc w:val="center"/>
        <w:textAlignment w:val="baseline"/>
        <w:rPr>
          <w:rFonts w:ascii="Segoe UI" w:eastAsia="Times New Roman" w:hAnsi="Segoe UI" w:cs="Segoe UI"/>
          <w:sz w:val="18"/>
          <w:szCs w:val="18"/>
        </w:rPr>
      </w:pPr>
      <w:r w:rsidRPr="005F37F8">
        <w:rPr>
          <w:rFonts w:eastAsia="Times New Roman"/>
          <w:b/>
          <w:bCs/>
          <w:i/>
          <w:iCs/>
          <w:szCs w:val="24"/>
        </w:rPr>
        <w:t> </w:t>
      </w:r>
      <w:r w:rsidRPr="005F37F8">
        <w:rPr>
          <w:rFonts w:eastAsia="Times New Roman"/>
          <w:szCs w:val="24"/>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0"/>
        <w:gridCol w:w="3900"/>
        <w:gridCol w:w="255"/>
        <w:gridCol w:w="1140"/>
        <w:gridCol w:w="255"/>
        <w:gridCol w:w="165"/>
        <w:gridCol w:w="1125"/>
        <w:gridCol w:w="240"/>
        <w:gridCol w:w="999"/>
      </w:tblGrid>
      <w:tr w:rsidR="005F37F8" w:rsidRPr="005F37F8" w14:paraId="7AFA85F9" w14:textId="77777777" w:rsidTr="005F37F8">
        <w:trPr>
          <w:trHeight w:val="345"/>
        </w:trPr>
        <w:tc>
          <w:tcPr>
            <w:tcW w:w="255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D92F57D" w14:textId="77777777" w:rsidR="005F37F8" w:rsidRPr="005F37F8" w:rsidRDefault="005F37F8" w:rsidP="005F37F8">
            <w:pPr>
              <w:spacing w:after="0" w:line="240" w:lineRule="auto"/>
              <w:ind w:left="105" w:right="0" w:firstLine="0"/>
              <w:jc w:val="left"/>
              <w:textAlignment w:val="baseline"/>
              <w:rPr>
                <w:rFonts w:ascii="Times New Roman" w:eastAsia="Times New Roman" w:hAnsi="Times New Roman" w:cs="Times New Roman"/>
                <w:szCs w:val="24"/>
              </w:rPr>
            </w:pPr>
            <w:r w:rsidRPr="005F37F8">
              <w:rPr>
                <w:rFonts w:eastAsia="Times New Roman"/>
                <w:b/>
                <w:bCs/>
                <w:szCs w:val="24"/>
              </w:rPr>
              <w:t>Name of Student  </w:t>
            </w:r>
            <w:r w:rsidRPr="005F37F8">
              <w:rPr>
                <w:rFonts w:eastAsia="Times New Roman"/>
                <w:szCs w:val="24"/>
              </w:rPr>
              <w:t> </w:t>
            </w:r>
          </w:p>
        </w:tc>
        <w:tc>
          <w:tcPr>
            <w:tcW w:w="3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9E08DC9" w14:textId="77777777" w:rsidR="005F37F8" w:rsidRPr="005F37F8" w:rsidRDefault="005F37F8" w:rsidP="005F37F8">
            <w:pPr>
              <w:spacing w:after="0" w:line="240" w:lineRule="auto"/>
              <w:ind w:left="105" w:right="0" w:firstLine="0"/>
              <w:jc w:val="left"/>
              <w:textAlignment w:val="baseline"/>
              <w:rPr>
                <w:rFonts w:ascii="Times New Roman" w:eastAsia="Times New Roman" w:hAnsi="Times New Roman" w:cs="Times New Roman"/>
                <w:szCs w:val="24"/>
              </w:rPr>
            </w:pPr>
            <w:r w:rsidRPr="005F37F8">
              <w:rPr>
                <w:rFonts w:eastAsia="Times New Roman"/>
                <w:szCs w:val="24"/>
              </w:rPr>
              <w:t>  </w:t>
            </w:r>
          </w:p>
        </w:tc>
        <w:tc>
          <w:tcPr>
            <w:tcW w:w="1395" w:type="dxa"/>
            <w:gridSpan w:val="2"/>
            <w:tcBorders>
              <w:top w:val="single" w:sz="6" w:space="0" w:color="000000"/>
              <w:left w:val="single" w:sz="6" w:space="0" w:color="000000"/>
              <w:bottom w:val="single" w:sz="6" w:space="0" w:color="000000"/>
              <w:right w:val="nil"/>
            </w:tcBorders>
            <w:shd w:val="clear" w:color="auto" w:fill="DBE5F1"/>
            <w:vAlign w:val="center"/>
            <w:hideMark/>
          </w:tcPr>
          <w:p w14:paraId="26AC158A" w14:textId="77777777" w:rsidR="005F37F8" w:rsidRPr="005F37F8" w:rsidRDefault="005F37F8" w:rsidP="005F37F8">
            <w:pPr>
              <w:spacing w:after="0" w:line="240" w:lineRule="auto"/>
              <w:ind w:left="105" w:right="0" w:firstLine="0"/>
              <w:jc w:val="left"/>
              <w:textAlignment w:val="baseline"/>
              <w:rPr>
                <w:rFonts w:ascii="Times New Roman" w:eastAsia="Times New Roman" w:hAnsi="Times New Roman" w:cs="Times New Roman"/>
                <w:szCs w:val="24"/>
              </w:rPr>
            </w:pPr>
            <w:r w:rsidRPr="005F37F8">
              <w:rPr>
                <w:rFonts w:eastAsia="Times New Roman"/>
                <w:b/>
                <w:bCs/>
                <w:szCs w:val="24"/>
              </w:rPr>
              <w:t>Student ID </w:t>
            </w:r>
            <w:r w:rsidRPr="005F37F8">
              <w:rPr>
                <w:rFonts w:eastAsia="Times New Roman"/>
                <w:szCs w:val="24"/>
              </w:rPr>
              <w:t> </w:t>
            </w:r>
          </w:p>
        </w:tc>
        <w:tc>
          <w:tcPr>
            <w:tcW w:w="420" w:type="dxa"/>
            <w:gridSpan w:val="2"/>
            <w:tcBorders>
              <w:top w:val="single" w:sz="6" w:space="0" w:color="000000"/>
              <w:left w:val="nil"/>
              <w:bottom w:val="single" w:sz="6" w:space="0" w:color="000000"/>
              <w:right w:val="single" w:sz="6" w:space="0" w:color="000000"/>
            </w:tcBorders>
            <w:shd w:val="clear" w:color="auto" w:fill="DBE5F1"/>
            <w:vAlign w:val="center"/>
            <w:hideMark/>
          </w:tcPr>
          <w:p w14:paraId="32C3077B"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szCs w:val="24"/>
              </w:rPr>
              <w:t> </w:t>
            </w:r>
          </w:p>
        </w:tc>
        <w:tc>
          <w:tcPr>
            <w:tcW w:w="1125" w:type="dxa"/>
            <w:tcBorders>
              <w:top w:val="single" w:sz="6" w:space="0" w:color="000000"/>
              <w:left w:val="single" w:sz="6" w:space="0" w:color="000000"/>
              <w:bottom w:val="single" w:sz="6" w:space="0" w:color="000000"/>
              <w:right w:val="nil"/>
            </w:tcBorders>
            <w:shd w:val="clear" w:color="auto" w:fill="auto"/>
            <w:vAlign w:val="center"/>
            <w:hideMark/>
          </w:tcPr>
          <w:p w14:paraId="7F02C3EF" w14:textId="77777777" w:rsidR="005F37F8" w:rsidRPr="005F37F8" w:rsidRDefault="005F37F8" w:rsidP="005F37F8">
            <w:pPr>
              <w:spacing w:after="0" w:line="240" w:lineRule="auto"/>
              <w:ind w:left="105" w:right="0" w:firstLine="0"/>
              <w:jc w:val="left"/>
              <w:textAlignment w:val="baseline"/>
              <w:rPr>
                <w:rFonts w:ascii="Times New Roman" w:eastAsia="Times New Roman" w:hAnsi="Times New Roman" w:cs="Times New Roman"/>
                <w:szCs w:val="24"/>
              </w:rPr>
            </w:pPr>
            <w:r w:rsidRPr="005F37F8">
              <w:rPr>
                <w:rFonts w:eastAsia="Times New Roman"/>
                <w:szCs w:val="24"/>
              </w:rPr>
              <w:t>  </w:t>
            </w:r>
          </w:p>
        </w:tc>
        <w:tc>
          <w:tcPr>
            <w:tcW w:w="1215" w:type="dxa"/>
            <w:gridSpan w:val="2"/>
            <w:tcBorders>
              <w:top w:val="single" w:sz="6" w:space="0" w:color="000000"/>
              <w:left w:val="nil"/>
              <w:bottom w:val="single" w:sz="6" w:space="0" w:color="000000"/>
              <w:right w:val="single" w:sz="6" w:space="0" w:color="000000"/>
            </w:tcBorders>
            <w:shd w:val="clear" w:color="auto" w:fill="auto"/>
            <w:vAlign w:val="center"/>
            <w:hideMark/>
          </w:tcPr>
          <w:p w14:paraId="2823A841"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szCs w:val="24"/>
              </w:rPr>
              <w:t> </w:t>
            </w:r>
          </w:p>
        </w:tc>
      </w:tr>
      <w:tr w:rsidR="005F37F8" w:rsidRPr="005F37F8" w14:paraId="7C52A11E" w14:textId="77777777" w:rsidTr="005F37F8">
        <w:trPr>
          <w:trHeight w:val="345"/>
        </w:trPr>
        <w:tc>
          <w:tcPr>
            <w:tcW w:w="255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7F2A2C8" w14:textId="77777777" w:rsidR="005F37F8" w:rsidRPr="005F37F8" w:rsidRDefault="005F37F8" w:rsidP="005F37F8">
            <w:pPr>
              <w:spacing w:after="0" w:line="240" w:lineRule="auto"/>
              <w:ind w:left="105" w:right="0" w:firstLine="0"/>
              <w:jc w:val="left"/>
              <w:textAlignment w:val="baseline"/>
              <w:rPr>
                <w:rFonts w:ascii="Times New Roman" w:eastAsia="Times New Roman" w:hAnsi="Times New Roman" w:cs="Times New Roman"/>
                <w:szCs w:val="24"/>
              </w:rPr>
            </w:pPr>
            <w:r w:rsidRPr="005F37F8">
              <w:rPr>
                <w:rFonts w:eastAsia="Times New Roman"/>
                <w:b/>
                <w:bCs/>
                <w:szCs w:val="24"/>
              </w:rPr>
              <w:t>Supervisor Name  </w:t>
            </w:r>
            <w:r w:rsidRPr="005F37F8">
              <w:rPr>
                <w:rFonts w:eastAsia="Times New Roman"/>
                <w:szCs w:val="24"/>
              </w:rPr>
              <w:t> </w:t>
            </w:r>
          </w:p>
        </w:tc>
        <w:tc>
          <w:tcPr>
            <w:tcW w:w="3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5BC047" w14:textId="77777777" w:rsidR="005F37F8" w:rsidRPr="005F37F8" w:rsidRDefault="005F37F8" w:rsidP="005F37F8">
            <w:pPr>
              <w:spacing w:after="0" w:line="240" w:lineRule="auto"/>
              <w:ind w:left="105" w:right="0" w:firstLine="0"/>
              <w:jc w:val="left"/>
              <w:textAlignment w:val="baseline"/>
              <w:rPr>
                <w:rFonts w:ascii="Times New Roman" w:eastAsia="Times New Roman" w:hAnsi="Times New Roman" w:cs="Times New Roman"/>
                <w:szCs w:val="24"/>
              </w:rPr>
            </w:pPr>
            <w:r w:rsidRPr="005F37F8">
              <w:rPr>
                <w:rFonts w:eastAsia="Times New Roman"/>
                <w:szCs w:val="24"/>
              </w:rPr>
              <w:t>  </w:t>
            </w:r>
          </w:p>
        </w:tc>
        <w:tc>
          <w:tcPr>
            <w:tcW w:w="1395" w:type="dxa"/>
            <w:gridSpan w:val="2"/>
            <w:tcBorders>
              <w:top w:val="single" w:sz="6" w:space="0" w:color="000000"/>
              <w:left w:val="single" w:sz="6" w:space="0" w:color="000000"/>
              <w:bottom w:val="single" w:sz="6" w:space="0" w:color="000000"/>
              <w:right w:val="nil"/>
            </w:tcBorders>
            <w:shd w:val="clear" w:color="auto" w:fill="DBE5F1"/>
            <w:vAlign w:val="center"/>
            <w:hideMark/>
          </w:tcPr>
          <w:p w14:paraId="04EC33BF" w14:textId="77777777" w:rsidR="005F37F8" w:rsidRPr="005F37F8" w:rsidRDefault="005F37F8" w:rsidP="005F37F8">
            <w:pPr>
              <w:spacing w:after="0" w:line="240" w:lineRule="auto"/>
              <w:ind w:left="105" w:right="0" w:firstLine="0"/>
              <w:jc w:val="left"/>
              <w:textAlignment w:val="baseline"/>
              <w:rPr>
                <w:rFonts w:ascii="Times New Roman" w:eastAsia="Times New Roman" w:hAnsi="Times New Roman" w:cs="Times New Roman"/>
                <w:szCs w:val="24"/>
              </w:rPr>
            </w:pPr>
            <w:r w:rsidRPr="005F37F8">
              <w:rPr>
                <w:rFonts w:eastAsia="Times New Roman"/>
                <w:b/>
                <w:bCs/>
                <w:szCs w:val="24"/>
              </w:rPr>
              <w:t>Program  </w:t>
            </w:r>
            <w:r w:rsidRPr="005F37F8">
              <w:rPr>
                <w:rFonts w:eastAsia="Times New Roman"/>
                <w:szCs w:val="24"/>
              </w:rPr>
              <w:t> </w:t>
            </w:r>
          </w:p>
        </w:tc>
        <w:tc>
          <w:tcPr>
            <w:tcW w:w="420" w:type="dxa"/>
            <w:gridSpan w:val="2"/>
            <w:tcBorders>
              <w:top w:val="single" w:sz="6" w:space="0" w:color="000000"/>
              <w:left w:val="nil"/>
              <w:bottom w:val="single" w:sz="6" w:space="0" w:color="000000"/>
              <w:right w:val="single" w:sz="6" w:space="0" w:color="000000"/>
            </w:tcBorders>
            <w:shd w:val="clear" w:color="auto" w:fill="DBE5F1"/>
            <w:vAlign w:val="center"/>
            <w:hideMark/>
          </w:tcPr>
          <w:p w14:paraId="7489D297"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szCs w:val="24"/>
              </w:rPr>
              <w:t> </w:t>
            </w:r>
          </w:p>
        </w:tc>
        <w:tc>
          <w:tcPr>
            <w:tcW w:w="1125" w:type="dxa"/>
            <w:tcBorders>
              <w:top w:val="single" w:sz="6" w:space="0" w:color="000000"/>
              <w:left w:val="single" w:sz="6" w:space="0" w:color="000000"/>
              <w:bottom w:val="single" w:sz="6" w:space="0" w:color="000000"/>
              <w:right w:val="nil"/>
            </w:tcBorders>
            <w:shd w:val="clear" w:color="auto" w:fill="auto"/>
            <w:vAlign w:val="center"/>
            <w:hideMark/>
          </w:tcPr>
          <w:p w14:paraId="6660F180" w14:textId="77777777" w:rsidR="005F37F8" w:rsidRPr="005F37F8" w:rsidRDefault="005F37F8" w:rsidP="005F37F8">
            <w:pPr>
              <w:spacing w:after="0" w:line="240" w:lineRule="auto"/>
              <w:ind w:left="105" w:right="0" w:firstLine="0"/>
              <w:jc w:val="left"/>
              <w:textAlignment w:val="baseline"/>
              <w:rPr>
                <w:rFonts w:ascii="Times New Roman" w:eastAsia="Times New Roman" w:hAnsi="Times New Roman" w:cs="Times New Roman"/>
                <w:szCs w:val="24"/>
              </w:rPr>
            </w:pPr>
            <w:r w:rsidRPr="005F37F8">
              <w:rPr>
                <w:rFonts w:eastAsia="Times New Roman"/>
                <w:szCs w:val="24"/>
              </w:rPr>
              <w:t>  </w:t>
            </w:r>
          </w:p>
        </w:tc>
        <w:tc>
          <w:tcPr>
            <w:tcW w:w="1215" w:type="dxa"/>
            <w:gridSpan w:val="2"/>
            <w:tcBorders>
              <w:top w:val="single" w:sz="6" w:space="0" w:color="000000"/>
              <w:left w:val="nil"/>
              <w:bottom w:val="single" w:sz="6" w:space="0" w:color="000000"/>
              <w:right w:val="single" w:sz="6" w:space="0" w:color="000000"/>
            </w:tcBorders>
            <w:shd w:val="clear" w:color="auto" w:fill="auto"/>
            <w:vAlign w:val="center"/>
            <w:hideMark/>
          </w:tcPr>
          <w:p w14:paraId="301DA513"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szCs w:val="24"/>
              </w:rPr>
              <w:t> </w:t>
            </w:r>
          </w:p>
        </w:tc>
      </w:tr>
      <w:tr w:rsidR="005F37F8" w:rsidRPr="005F37F8" w14:paraId="5F80DC97" w14:textId="77777777" w:rsidTr="005F37F8">
        <w:trPr>
          <w:trHeight w:val="345"/>
        </w:trPr>
        <w:tc>
          <w:tcPr>
            <w:tcW w:w="2550" w:type="dxa"/>
            <w:tcBorders>
              <w:top w:val="single" w:sz="6" w:space="0" w:color="000000"/>
              <w:left w:val="single" w:sz="6" w:space="0" w:color="000000"/>
              <w:bottom w:val="single" w:sz="6" w:space="0" w:color="auto"/>
              <w:right w:val="single" w:sz="6" w:space="0" w:color="000000"/>
            </w:tcBorders>
            <w:shd w:val="clear" w:color="auto" w:fill="DBE5F1"/>
            <w:vAlign w:val="center"/>
            <w:hideMark/>
          </w:tcPr>
          <w:p w14:paraId="08FBE63A" w14:textId="77777777" w:rsidR="005F37F8" w:rsidRPr="005F37F8" w:rsidRDefault="005F37F8" w:rsidP="005F37F8">
            <w:pPr>
              <w:spacing w:after="0" w:line="240" w:lineRule="auto"/>
              <w:ind w:left="105" w:right="0" w:firstLine="0"/>
              <w:jc w:val="left"/>
              <w:textAlignment w:val="baseline"/>
              <w:rPr>
                <w:rFonts w:ascii="Times New Roman" w:eastAsia="Times New Roman" w:hAnsi="Times New Roman" w:cs="Times New Roman"/>
                <w:szCs w:val="24"/>
              </w:rPr>
            </w:pPr>
            <w:r w:rsidRPr="005F37F8">
              <w:rPr>
                <w:rFonts w:eastAsia="Times New Roman"/>
                <w:b/>
                <w:bCs/>
                <w:szCs w:val="24"/>
              </w:rPr>
              <w:t>College  </w:t>
            </w:r>
            <w:r w:rsidRPr="005F37F8">
              <w:rPr>
                <w:rFonts w:eastAsia="Times New Roman"/>
                <w:szCs w:val="24"/>
              </w:rPr>
              <w:t> </w:t>
            </w:r>
          </w:p>
        </w:tc>
        <w:tc>
          <w:tcPr>
            <w:tcW w:w="3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BBE8F5" w14:textId="77777777" w:rsidR="005F37F8" w:rsidRPr="005F37F8" w:rsidRDefault="005F37F8" w:rsidP="005F37F8">
            <w:pPr>
              <w:spacing w:after="0" w:line="240" w:lineRule="auto"/>
              <w:ind w:left="105" w:right="0" w:firstLine="0"/>
              <w:jc w:val="left"/>
              <w:textAlignment w:val="baseline"/>
              <w:rPr>
                <w:rFonts w:ascii="Times New Roman" w:eastAsia="Times New Roman" w:hAnsi="Times New Roman" w:cs="Times New Roman"/>
                <w:szCs w:val="24"/>
              </w:rPr>
            </w:pPr>
            <w:r w:rsidRPr="005F37F8">
              <w:rPr>
                <w:rFonts w:eastAsia="Times New Roman"/>
                <w:szCs w:val="24"/>
              </w:rPr>
              <w:t>  </w:t>
            </w:r>
          </w:p>
        </w:tc>
        <w:tc>
          <w:tcPr>
            <w:tcW w:w="1395" w:type="dxa"/>
            <w:gridSpan w:val="2"/>
            <w:tcBorders>
              <w:top w:val="single" w:sz="6" w:space="0" w:color="000000"/>
              <w:left w:val="single" w:sz="6" w:space="0" w:color="000000"/>
              <w:bottom w:val="single" w:sz="6" w:space="0" w:color="000000"/>
              <w:right w:val="nil"/>
            </w:tcBorders>
            <w:shd w:val="clear" w:color="auto" w:fill="DBE5F1"/>
            <w:vAlign w:val="center"/>
            <w:hideMark/>
          </w:tcPr>
          <w:p w14:paraId="3DE4C716" w14:textId="77777777" w:rsidR="005F37F8" w:rsidRPr="005F37F8" w:rsidRDefault="005F37F8" w:rsidP="005F37F8">
            <w:pPr>
              <w:spacing w:after="0" w:line="240" w:lineRule="auto"/>
              <w:ind w:left="105" w:right="0" w:firstLine="0"/>
              <w:jc w:val="left"/>
              <w:textAlignment w:val="baseline"/>
              <w:rPr>
                <w:rFonts w:ascii="Times New Roman" w:eastAsia="Times New Roman" w:hAnsi="Times New Roman" w:cs="Times New Roman"/>
                <w:szCs w:val="24"/>
              </w:rPr>
            </w:pPr>
            <w:r w:rsidRPr="005F37F8">
              <w:rPr>
                <w:rFonts w:eastAsia="Times New Roman"/>
                <w:b/>
                <w:bCs/>
                <w:szCs w:val="24"/>
              </w:rPr>
              <w:t>Course Code </w:t>
            </w:r>
            <w:r w:rsidRPr="005F37F8">
              <w:rPr>
                <w:rFonts w:eastAsia="Times New Roman"/>
                <w:szCs w:val="24"/>
              </w:rPr>
              <w:t> </w:t>
            </w:r>
          </w:p>
        </w:tc>
        <w:tc>
          <w:tcPr>
            <w:tcW w:w="420" w:type="dxa"/>
            <w:gridSpan w:val="2"/>
            <w:tcBorders>
              <w:top w:val="single" w:sz="6" w:space="0" w:color="000000"/>
              <w:left w:val="nil"/>
              <w:bottom w:val="single" w:sz="6" w:space="0" w:color="000000"/>
              <w:right w:val="single" w:sz="6" w:space="0" w:color="000000"/>
            </w:tcBorders>
            <w:shd w:val="clear" w:color="auto" w:fill="DBE5F1"/>
            <w:vAlign w:val="center"/>
            <w:hideMark/>
          </w:tcPr>
          <w:p w14:paraId="0CB666CB"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szCs w:val="24"/>
              </w:rPr>
              <w:t> </w:t>
            </w:r>
          </w:p>
        </w:tc>
        <w:tc>
          <w:tcPr>
            <w:tcW w:w="1125" w:type="dxa"/>
            <w:tcBorders>
              <w:top w:val="single" w:sz="6" w:space="0" w:color="000000"/>
              <w:left w:val="single" w:sz="6" w:space="0" w:color="000000"/>
              <w:bottom w:val="single" w:sz="6" w:space="0" w:color="000000"/>
              <w:right w:val="nil"/>
            </w:tcBorders>
            <w:shd w:val="clear" w:color="auto" w:fill="auto"/>
            <w:vAlign w:val="center"/>
            <w:hideMark/>
          </w:tcPr>
          <w:p w14:paraId="4C923E61" w14:textId="77777777" w:rsidR="005F37F8" w:rsidRPr="005F37F8" w:rsidRDefault="005F37F8" w:rsidP="005F37F8">
            <w:pPr>
              <w:spacing w:after="0" w:line="240" w:lineRule="auto"/>
              <w:ind w:left="105" w:right="0" w:firstLine="0"/>
              <w:jc w:val="left"/>
              <w:textAlignment w:val="baseline"/>
              <w:rPr>
                <w:rFonts w:ascii="Times New Roman" w:eastAsia="Times New Roman" w:hAnsi="Times New Roman" w:cs="Times New Roman"/>
                <w:szCs w:val="24"/>
              </w:rPr>
            </w:pPr>
            <w:r w:rsidRPr="005F37F8">
              <w:rPr>
                <w:rFonts w:eastAsia="Times New Roman"/>
                <w:szCs w:val="24"/>
              </w:rPr>
              <w:t>  </w:t>
            </w:r>
          </w:p>
        </w:tc>
        <w:tc>
          <w:tcPr>
            <w:tcW w:w="1215" w:type="dxa"/>
            <w:gridSpan w:val="2"/>
            <w:tcBorders>
              <w:top w:val="single" w:sz="6" w:space="0" w:color="000000"/>
              <w:left w:val="nil"/>
              <w:bottom w:val="single" w:sz="6" w:space="0" w:color="000000"/>
              <w:right w:val="single" w:sz="6" w:space="0" w:color="000000"/>
            </w:tcBorders>
            <w:shd w:val="clear" w:color="auto" w:fill="auto"/>
            <w:vAlign w:val="center"/>
            <w:hideMark/>
          </w:tcPr>
          <w:p w14:paraId="216FF7C4"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szCs w:val="24"/>
              </w:rPr>
              <w:t> </w:t>
            </w:r>
          </w:p>
        </w:tc>
      </w:tr>
      <w:tr w:rsidR="005F37F8" w:rsidRPr="005F37F8" w14:paraId="007B3A53" w14:textId="77777777" w:rsidTr="005F37F8">
        <w:trPr>
          <w:trHeight w:val="375"/>
        </w:trPr>
        <w:tc>
          <w:tcPr>
            <w:tcW w:w="2550" w:type="dxa"/>
            <w:vMerge w:val="restart"/>
            <w:tcBorders>
              <w:top w:val="single" w:sz="6" w:space="0" w:color="auto"/>
              <w:left w:val="single" w:sz="6" w:space="0" w:color="auto"/>
              <w:bottom w:val="single" w:sz="6" w:space="0" w:color="auto"/>
              <w:right w:val="single" w:sz="6" w:space="0" w:color="auto"/>
            </w:tcBorders>
            <w:shd w:val="clear" w:color="auto" w:fill="DBE5F1"/>
            <w:vAlign w:val="center"/>
            <w:hideMark/>
          </w:tcPr>
          <w:p w14:paraId="6D9B6425" w14:textId="77777777" w:rsidR="005F37F8" w:rsidRPr="005F37F8" w:rsidRDefault="005F37F8" w:rsidP="005F37F8">
            <w:pPr>
              <w:spacing w:after="0" w:line="240" w:lineRule="auto"/>
              <w:ind w:left="105" w:right="0" w:firstLine="0"/>
              <w:jc w:val="left"/>
              <w:textAlignment w:val="baseline"/>
              <w:rPr>
                <w:rFonts w:ascii="Times New Roman" w:eastAsia="Times New Roman" w:hAnsi="Times New Roman" w:cs="Times New Roman"/>
                <w:szCs w:val="24"/>
              </w:rPr>
            </w:pPr>
            <w:r w:rsidRPr="005F37F8">
              <w:rPr>
                <w:rFonts w:eastAsia="Times New Roman"/>
                <w:b/>
                <w:bCs/>
                <w:szCs w:val="24"/>
              </w:rPr>
              <w:t>Course Title  </w:t>
            </w:r>
            <w:r w:rsidRPr="005F37F8">
              <w:rPr>
                <w:rFonts w:eastAsia="Times New Roman"/>
                <w:szCs w:val="24"/>
              </w:rPr>
              <w:t> </w:t>
            </w:r>
          </w:p>
        </w:tc>
        <w:tc>
          <w:tcPr>
            <w:tcW w:w="3900" w:type="dxa"/>
            <w:vMerge w:val="restart"/>
            <w:tcBorders>
              <w:top w:val="single" w:sz="6" w:space="0" w:color="000000"/>
              <w:left w:val="single" w:sz="6" w:space="0" w:color="auto"/>
              <w:bottom w:val="single" w:sz="6" w:space="0" w:color="000000"/>
              <w:right w:val="single" w:sz="6" w:space="0" w:color="000000"/>
            </w:tcBorders>
            <w:shd w:val="clear" w:color="auto" w:fill="auto"/>
            <w:vAlign w:val="center"/>
            <w:hideMark/>
          </w:tcPr>
          <w:p w14:paraId="7D5DD0BB" w14:textId="77777777" w:rsidR="005F37F8" w:rsidRPr="005F37F8" w:rsidRDefault="005F37F8" w:rsidP="005F37F8">
            <w:pPr>
              <w:spacing w:after="0" w:line="240" w:lineRule="auto"/>
              <w:ind w:left="105" w:right="0" w:firstLine="0"/>
              <w:jc w:val="left"/>
              <w:textAlignment w:val="baseline"/>
              <w:rPr>
                <w:rFonts w:ascii="Times New Roman" w:eastAsia="Times New Roman" w:hAnsi="Times New Roman" w:cs="Times New Roman"/>
                <w:szCs w:val="24"/>
              </w:rPr>
            </w:pPr>
            <w:r w:rsidRPr="005F37F8">
              <w:rPr>
                <w:rFonts w:eastAsia="Times New Roman"/>
                <w:szCs w:val="24"/>
              </w:rPr>
              <w:t>  </w:t>
            </w:r>
          </w:p>
        </w:tc>
        <w:tc>
          <w:tcPr>
            <w:tcW w:w="1395" w:type="dxa"/>
            <w:gridSpan w:val="2"/>
            <w:tcBorders>
              <w:top w:val="single" w:sz="6" w:space="0" w:color="000000"/>
              <w:left w:val="single" w:sz="6" w:space="0" w:color="000000"/>
              <w:bottom w:val="single" w:sz="6" w:space="0" w:color="000000"/>
              <w:right w:val="nil"/>
            </w:tcBorders>
            <w:shd w:val="clear" w:color="auto" w:fill="DBE5F1"/>
            <w:vAlign w:val="center"/>
            <w:hideMark/>
          </w:tcPr>
          <w:p w14:paraId="131D885A" w14:textId="77777777" w:rsidR="005F37F8" w:rsidRPr="005F37F8" w:rsidRDefault="005F37F8" w:rsidP="005F37F8">
            <w:pPr>
              <w:spacing w:after="0" w:line="240" w:lineRule="auto"/>
              <w:ind w:left="105" w:right="0" w:firstLine="0"/>
              <w:jc w:val="left"/>
              <w:textAlignment w:val="baseline"/>
              <w:rPr>
                <w:rFonts w:ascii="Times New Roman" w:eastAsia="Times New Roman" w:hAnsi="Times New Roman" w:cs="Times New Roman"/>
                <w:szCs w:val="24"/>
              </w:rPr>
            </w:pPr>
            <w:r w:rsidRPr="005F37F8">
              <w:rPr>
                <w:rFonts w:eastAsia="Times New Roman"/>
                <w:b/>
                <w:bCs/>
                <w:szCs w:val="24"/>
              </w:rPr>
              <w:t>Academic Year</w:t>
            </w:r>
            <w:r w:rsidRPr="005F37F8">
              <w:rPr>
                <w:rFonts w:eastAsia="Times New Roman"/>
                <w:szCs w:val="24"/>
              </w:rPr>
              <w:t> </w:t>
            </w:r>
          </w:p>
        </w:tc>
        <w:tc>
          <w:tcPr>
            <w:tcW w:w="420" w:type="dxa"/>
            <w:gridSpan w:val="2"/>
            <w:tcBorders>
              <w:top w:val="single" w:sz="6" w:space="0" w:color="000000"/>
              <w:left w:val="nil"/>
              <w:bottom w:val="single" w:sz="6" w:space="0" w:color="auto"/>
              <w:right w:val="single" w:sz="6" w:space="0" w:color="000000"/>
            </w:tcBorders>
            <w:shd w:val="clear" w:color="auto" w:fill="DBE5F1"/>
            <w:vAlign w:val="center"/>
            <w:hideMark/>
          </w:tcPr>
          <w:p w14:paraId="6F04A641"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b/>
                <w:bCs/>
                <w:szCs w:val="24"/>
              </w:rPr>
              <w:t> </w:t>
            </w:r>
            <w:r w:rsidRPr="005F37F8">
              <w:rPr>
                <w:rFonts w:eastAsia="Times New Roman"/>
                <w:szCs w:val="24"/>
              </w:rPr>
              <w:t> </w:t>
            </w:r>
          </w:p>
        </w:tc>
        <w:tc>
          <w:tcPr>
            <w:tcW w:w="1125" w:type="dxa"/>
            <w:tcBorders>
              <w:top w:val="single" w:sz="6" w:space="0" w:color="000000"/>
              <w:left w:val="single" w:sz="6" w:space="0" w:color="000000"/>
              <w:bottom w:val="single" w:sz="6" w:space="0" w:color="auto"/>
              <w:right w:val="nil"/>
            </w:tcBorders>
            <w:shd w:val="clear" w:color="auto" w:fill="auto"/>
            <w:vAlign w:val="center"/>
            <w:hideMark/>
          </w:tcPr>
          <w:p w14:paraId="206B0958" w14:textId="77777777" w:rsidR="005F37F8" w:rsidRPr="005F37F8" w:rsidRDefault="005F37F8" w:rsidP="005F37F8">
            <w:pPr>
              <w:spacing w:after="0" w:line="240" w:lineRule="auto"/>
              <w:ind w:left="105" w:right="0" w:firstLine="0"/>
              <w:jc w:val="left"/>
              <w:textAlignment w:val="baseline"/>
              <w:rPr>
                <w:rFonts w:ascii="Times New Roman" w:eastAsia="Times New Roman" w:hAnsi="Times New Roman" w:cs="Times New Roman"/>
                <w:szCs w:val="24"/>
              </w:rPr>
            </w:pPr>
            <w:r w:rsidRPr="005F37F8">
              <w:rPr>
                <w:rFonts w:eastAsia="Times New Roman"/>
                <w:szCs w:val="24"/>
              </w:rPr>
              <w:t>  </w:t>
            </w:r>
          </w:p>
        </w:tc>
        <w:tc>
          <w:tcPr>
            <w:tcW w:w="1215" w:type="dxa"/>
            <w:gridSpan w:val="2"/>
            <w:tcBorders>
              <w:top w:val="single" w:sz="6" w:space="0" w:color="000000"/>
              <w:left w:val="nil"/>
              <w:bottom w:val="single" w:sz="6" w:space="0" w:color="000000"/>
              <w:right w:val="single" w:sz="6" w:space="0" w:color="000000"/>
            </w:tcBorders>
            <w:shd w:val="clear" w:color="auto" w:fill="auto"/>
            <w:vAlign w:val="center"/>
            <w:hideMark/>
          </w:tcPr>
          <w:p w14:paraId="45524704"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szCs w:val="24"/>
              </w:rPr>
              <w:t> </w:t>
            </w:r>
          </w:p>
        </w:tc>
      </w:tr>
      <w:tr w:rsidR="005F37F8" w:rsidRPr="005F37F8" w14:paraId="344EFC8F" w14:textId="77777777" w:rsidTr="005F37F8">
        <w:trPr>
          <w:trHeight w:val="476"/>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2793BC6" w14:textId="77777777" w:rsidR="005F37F8" w:rsidRPr="005F37F8" w:rsidRDefault="005F37F8" w:rsidP="005F37F8">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auto"/>
              <w:bottom w:val="single" w:sz="6" w:space="0" w:color="000000"/>
              <w:right w:val="single" w:sz="6" w:space="0" w:color="000000"/>
            </w:tcBorders>
            <w:shd w:val="clear" w:color="auto" w:fill="auto"/>
            <w:vAlign w:val="center"/>
            <w:hideMark/>
          </w:tcPr>
          <w:p w14:paraId="4FF6E88E" w14:textId="77777777" w:rsidR="005F37F8" w:rsidRPr="005F37F8" w:rsidRDefault="005F37F8" w:rsidP="005F37F8">
            <w:pPr>
              <w:spacing w:after="0" w:line="240" w:lineRule="auto"/>
              <w:ind w:left="0" w:right="0" w:firstLine="0"/>
              <w:jc w:val="left"/>
              <w:rPr>
                <w:rFonts w:ascii="Times New Roman" w:eastAsia="Times New Roman" w:hAnsi="Times New Roman" w:cs="Times New Roman"/>
                <w:szCs w:val="24"/>
              </w:rPr>
            </w:pPr>
          </w:p>
        </w:tc>
        <w:tc>
          <w:tcPr>
            <w:tcW w:w="4170" w:type="dxa"/>
            <w:gridSpan w:val="7"/>
            <w:vMerge w:val="restart"/>
            <w:tcBorders>
              <w:top w:val="single" w:sz="6" w:space="0" w:color="000000"/>
              <w:left w:val="single" w:sz="6" w:space="0" w:color="000000"/>
              <w:bottom w:val="nil"/>
              <w:right w:val="single" w:sz="6" w:space="0" w:color="auto"/>
            </w:tcBorders>
            <w:shd w:val="clear" w:color="auto" w:fill="DBE5F1"/>
            <w:vAlign w:val="center"/>
            <w:hideMark/>
          </w:tcPr>
          <w:p w14:paraId="4E447BD2" w14:textId="77777777" w:rsidR="005F37F8" w:rsidRPr="005F37F8" w:rsidRDefault="005F37F8" w:rsidP="005F37F8">
            <w:pPr>
              <w:spacing w:after="0" w:line="240" w:lineRule="auto"/>
              <w:ind w:left="0" w:right="0" w:firstLine="0"/>
              <w:jc w:val="center"/>
              <w:textAlignment w:val="baseline"/>
              <w:rPr>
                <w:rFonts w:ascii="Times New Roman" w:eastAsia="Times New Roman" w:hAnsi="Times New Roman" w:cs="Times New Roman"/>
                <w:szCs w:val="24"/>
              </w:rPr>
            </w:pPr>
            <w:r w:rsidRPr="005F37F8">
              <w:rPr>
                <w:rFonts w:eastAsia="Times New Roman"/>
                <w:b/>
                <w:bCs/>
                <w:szCs w:val="24"/>
              </w:rPr>
              <w:t>Semester</w:t>
            </w:r>
            <w:r w:rsidRPr="005F37F8">
              <w:rPr>
                <w:rFonts w:eastAsia="Times New Roman"/>
                <w:szCs w:val="24"/>
              </w:rPr>
              <w:t> </w:t>
            </w:r>
          </w:p>
        </w:tc>
      </w:tr>
      <w:tr w:rsidR="005F37F8" w:rsidRPr="005F37F8" w14:paraId="56953034" w14:textId="77777777" w:rsidTr="005F37F8">
        <w:trPr>
          <w:trHeight w:val="476"/>
        </w:trPr>
        <w:tc>
          <w:tcPr>
            <w:tcW w:w="2550" w:type="dxa"/>
            <w:vMerge w:val="restart"/>
            <w:tcBorders>
              <w:top w:val="single" w:sz="6" w:space="0" w:color="auto"/>
              <w:left w:val="single" w:sz="6" w:space="0" w:color="auto"/>
              <w:bottom w:val="single" w:sz="6" w:space="0" w:color="auto"/>
              <w:right w:val="single" w:sz="6" w:space="0" w:color="auto"/>
            </w:tcBorders>
            <w:shd w:val="clear" w:color="auto" w:fill="DBE5F1"/>
            <w:vAlign w:val="center"/>
            <w:hideMark/>
          </w:tcPr>
          <w:p w14:paraId="553BC88C" w14:textId="77777777" w:rsidR="005F37F8" w:rsidRPr="005F37F8" w:rsidRDefault="005F37F8" w:rsidP="005F37F8">
            <w:pPr>
              <w:spacing w:after="0" w:line="240" w:lineRule="auto"/>
              <w:ind w:left="105" w:right="0" w:firstLine="0"/>
              <w:jc w:val="left"/>
              <w:textAlignment w:val="baseline"/>
              <w:rPr>
                <w:rFonts w:ascii="Times New Roman" w:eastAsia="Times New Roman" w:hAnsi="Times New Roman" w:cs="Times New Roman"/>
                <w:szCs w:val="24"/>
              </w:rPr>
            </w:pPr>
            <w:r w:rsidRPr="005F37F8">
              <w:rPr>
                <w:rFonts w:eastAsia="Times New Roman"/>
                <w:b/>
                <w:bCs/>
                <w:szCs w:val="24"/>
              </w:rPr>
              <w:t>Project/ Project Title  </w:t>
            </w:r>
            <w:r w:rsidRPr="005F37F8">
              <w:rPr>
                <w:rFonts w:eastAsia="Times New Roman"/>
                <w:szCs w:val="24"/>
              </w:rPr>
              <w:t> </w:t>
            </w:r>
          </w:p>
        </w:tc>
        <w:tc>
          <w:tcPr>
            <w:tcW w:w="3900" w:type="dxa"/>
            <w:vMerge w:val="restart"/>
            <w:tcBorders>
              <w:top w:val="single" w:sz="6" w:space="0" w:color="auto"/>
              <w:left w:val="single" w:sz="6" w:space="0" w:color="auto"/>
              <w:bottom w:val="single" w:sz="6" w:space="0" w:color="auto"/>
              <w:right w:val="single" w:sz="6" w:space="0" w:color="000000"/>
            </w:tcBorders>
            <w:shd w:val="clear" w:color="auto" w:fill="auto"/>
            <w:vAlign w:val="center"/>
            <w:hideMark/>
          </w:tcPr>
          <w:p w14:paraId="71899173" w14:textId="77777777" w:rsidR="005F37F8" w:rsidRPr="005F37F8" w:rsidRDefault="005F37F8" w:rsidP="005F37F8">
            <w:pPr>
              <w:spacing w:after="0" w:line="240" w:lineRule="auto"/>
              <w:ind w:left="105" w:right="0" w:firstLine="0"/>
              <w:jc w:val="left"/>
              <w:textAlignment w:val="baseline"/>
              <w:rPr>
                <w:rFonts w:ascii="Times New Roman" w:eastAsia="Times New Roman" w:hAnsi="Times New Roman" w:cs="Times New Roman"/>
                <w:szCs w:val="24"/>
              </w:rPr>
            </w:pPr>
            <w:r w:rsidRPr="005F37F8">
              <w:rPr>
                <w:rFonts w:eastAsia="Times New Roman"/>
                <w:szCs w:val="24"/>
              </w:rPr>
              <w:t>  </w:t>
            </w:r>
          </w:p>
        </w:tc>
        <w:tc>
          <w:tcPr>
            <w:tcW w:w="0" w:type="auto"/>
            <w:gridSpan w:val="7"/>
            <w:vMerge/>
            <w:tcBorders>
              <w:top w:val="single" w:sz="6" w:space="0" w:color="auto"/>
              <w:left w:val="single" w:sz="6" w:space="0" w:color="auto"/>
              <w:bottom w:val="single" w:sz="6" w:space="0" w:color="auto"/>
              <w:right w:val="single" w:sz="6" w:space="0" w:color="000000"/>
            </w:tcBorders>
            <w:shd w:val="clear" w:color="auto" w:fill="auto"/>
            <w:vAlign w:val="center"/>
            <w:hideMark/>
          </w:tcPr>
          <w:p w14:paraId="459DECE0" w14:textId="77777777" w:rsidR="005F37F8" w:rsidRPr="005F37F8" w:rsidRDefault="005F37F8" w:rsidP="005F37F8">
            <w:pPr>
              <w:spacing w:after="0" w:line="240" w:lineRule="auto"/>
              <w:ind w:left="0" w:right="0" w:firstLine="0"/>
              <w:jc w:val="left"/>
              <w:rPr>
                <w:rFonts w:ascii="Times New Roman" w:eastAsia="Times New Roman" w:hAnsi="Times New Roman" w:cs="Times New Roman"/>
                <w:szCs w:val="24"/>
              </w:rPr>
            </w:pPr>
          </w:p>
        </w:tc>
      </w:tr>
      <w:tr w:rsidR="005F37F8" w:rsidRPr="005F37F8" w14:paraId="3180D2F3" w14:textId="77777777" w:rsidTr="005F37F8">
        <w:trPr>
          <w:trHeight w:val="345"/>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4672B22" w14:textId="77777777" w:rsidR="005F37F8" w:rsidRPr="005F37F8" w:rsidRDefault="005F37F8" w:rsidP="005F37F8">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auto"/>
              <w:left w:val="single" w:sz="6" w:space="0" w:color="auto"/>
              <w:bottom w:val="single" w:sz="6" w:space="0" w:color="auto"/>
              <w:right w:val="single" w:sz="6" w:space="0" w:color="000000"/>
            </w:tcBorders>
            <w:shd w:val="clear" w:color="auto" w:fill="auto"/>
            <w:vAlign w:val="center"/>
            <w:hideMark/>
          </w:tcPr>
          <w:p w14:paraId="74EE94EF" w14:textId="77777777" w:rsidR="005F37F8" w:rsidRPr="005F37F8" w:rsidRDefault="005F37F8" w:rsidP="005F37F8">
            <w:pPr>
              <w:spacing w:after="0" w:line="240" w:lineRule="auto"/>
              <w:ind w:left="0" w:right="0" w:firstLine="0"/>
              <w:jc w:val="left"/>
              <w:rPr>
                <w:rFonts w:ascii="Times New Roman" w:eastAsia="Times New Roman" w:hAnsi="Times New Roman" w:cs="Times New Roman"/>
                <w:szCs w:val="24"/>
              </w:rPr>
            </w:pPr>
          </w:p>
        </w:tc>
        <w:tc>
          <w:tcPr>
            <w:tcW w:w="255" w:type="dxa"/>
            <w:tcBorders>
              <w:top w:val="single" w:sz="6" w:space="0" w:color="000000"/>
              <w:left w:val="single" w:sz="6" w:space="0" w:color="auto"/>
              <w:bottom w:val="single" w:sz="6" w:space="0" w:color="000000"/>
              <w:right w:val="single" w:sz="6" w:space="0" w:color="000000"/>
            </w:tcBorders>
            <w:shd w:val="clear" w:color="auto" w:fill="auto"/>
            <w:vAlign w:val="center"/>
            <w:hideMark/>
          </w:tcPr>
          <w:p w14:paraId="7FD49001" w14:textId="77777777" w:rsidR="005F37F8" w:rsidRPr="005F37F8" w:rsidRDefault="005F37F8" w:rsidP="005F37F8">
            <w:pPr>
              <w:spacing w:after="0" w:line="240" w:lineRule="auto"/>
              <w:ind w:left="105" w:right="0" w:firstLine="0"/>
              <w:jc w:val="center"/>
              <w:textAlignment w:val="baseline"/>
              <w:rPr>
                <w:rFonts w:ascii="Times New Roman" w:eastAsia="Times New Roman" w:hAnsi="Times New Roman" w:cs="Times New Roman"/>
                <w:szCs w:val="24"/>
              </w:rPr>
            </w:pPr>
            <w:r w:rsidRPr="005F37F8">
              <w:rPr>
                <w:rFonts w:eastAsia="Times New Roman"/>
                <w:szCs w:val="24"/>
              </w:rPr>
              <w:t> </w:t>
            </w:r>
          </w:p>
        </w:tc>
        <w:tc>
          <w:tcPr>
            <w:tcW w:w="11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8A567E2" w14:textId="77777777" w:rsidR="005F37F8" w:rsidRPr="005F37F8" w:rsidRDefault="005F37F8" w:rsidP="005F37F8">
            <w:pPr>
              <w:spacing w:after="0" w:line="240" w:lineRule="auto"/>
              <w:ind w:left="90" w:right="0" w:firstLine="0"/>
              <w:jc w:val="center"/>
              <w:textAlignment w:val="baseline"/>
              <w:rPr>
                <w:rFonts w:ascii="Times New Roman" w:eastAsia="Times New Roman" w:hAnsi="Times New Roman" w:cs="Times New Roman"/>
                <w:szCs w:val="24"/>
              </w:rPr>
            </w:pPr>
            <w:r w:rsidRPr="005F37F8">
              <w:rPr>
                <w:rFonts w:eastAsia="Times New Roman"/>
                <w:b/>
                <w:bCs/>
                <w:szCs w:val="24"/>
              </w:rPr>
              <w:t>First</w:t>
            </w:r>
            <w:r w:rsidRPr="005F37F8">
              <w:rPr>
                <w:rFonts w:eastAsia="Times New Roman"/>
                <w:szCs w:val="24"/>
              </w:rPr>
              <w:t> </w:t>
            </w:r>
          </w:p>
        </w:tc>
        <w:tc>
          <w:tcPr>
            <w:tcW w:w="255" w:type="dxa"/>
            <w:tcBorders>
              <w:top w:val="single" w:sz="6" w:space="0" w:color="auto"/>
              <w:left w:val="single" w:sz="6" w:space="0" w:color="000000"/>
              <w:bottom w:val="single" w:sz="6" w:space="0" w:color="000000"/>
              <w:right w:val="single" w:sz="6" w:space="0" w:color="000000"/>
            </w:tcBorders>
            <w:shd w:val="clear" w:color="auto" w:fill="auto"/>
            <w:vAlign w:val="center"/>
            <w:hideMark/>
          </w:tcPr>
          <w:p w14:paraId="1C8F03C6" w14:textId="77777777" w:rsidR="005F37F8" w:rsidRPr="005F37F8" w:rsidRDefault="005F37F8" w:rsidP="005F37F8">
            <w:pPr>
              <w:spacing w:after="0" w:line="240" w:lineRule="auto"/>
              <w:ind w:left="30" w:right="0" w:firstLine="0"/>
              <w:jc w:val="center"/>
              <w:textAlignment w:val="baseline"/>
              <w:rPr>
                <w:rFonts w:ascii="Times New Roman" w:eastAsia="Times New Roman" w:hAnsi="Times New Roman" w:cs="Times New Roman"/>
                <w:szCs w:val="24"/>
              </w:rPr>
            </w:pPr>
            <w:r w:rsidRPr="005F37F8">
              <w:rPr>
                <w:rFonts w:eastAsia="Times New Roman"/>
                <w:szCs w:val="24"/>
              </w:rPr>
              <w:t> </w:t>
            </w:r>
          </w:p>
        </w:tc>
        <w:tc>
          <w:tcPr>
            <w:tcW w:w="1290" w:type="dxa"/>
            <w:gridSpan w:val="2"/>
            <w:tcBorders>
              <w:top w:val="single" w:sz="6" w:space="0" w:color="auto"/>
              <w:left w:val="single" w:sz="6" w:space="0" w:color="000000"/>
              <w:bottom w:val="single" w:sz="6" w:space="0" w:color="000000"/>
              <w:right w:val="single" w:sz="6" w:space="0" w:color="000000"/>
            </w:tcBorders>
            <w:shd w:val="clear" w:color="auto" w:fill="DBE5F1"/>
            <w:vAlign w:val="center"/>
            <w:hideMark/>
          </w:tcPr>
          <w:p w14:paraId="35907F06" w14:textId="77777777" w:rsidR="005F37F8" w:rsidRPr="005F37F8" w:rsidRDefault="005F37F8" w:rsidP="005F37F8">
            <w:pPr>
              <w:spacing w:after="0" w:line="240" w:lineRule="auto"/>
              <w:ind w:left="90" w:right="0" w:firstLine="0"/>
              <w:jc w:val="center"/>
              <w:textAlignment w:val="baseline"/>
              <w:rPr>
                <w:rFonts w:ascii="Times New Roman" w:eastAsia="Times New Roman" w:hAnsi="Times New Roman" w:cs="Times New Roman"/>
                <w:szCs w:val="24"/>
              </w:rPr>
            </w:pPr>
            <w:r w:rsidRPr="005F37F8">
              <w:rPr>
                <w:rFonts w:eastAsia="Times New Roman"/>
                <w:b/>
                <w:bCs/>
                <w:szCs w:val="24"/>
              </w:rPr>
              <w:t>Second</w:t>
            </w:r>
            <w:r w:rsidRPr="005F37F8">
              <w:rPr>
                <w:rFonts w:eastAsia="Times New Roman"/>
                <w:szCs w:val="24"/>
              </w:rPr>
              <w:t> </w:t>
            </w:r>
          </w:p>
        </w:tc>
        <w:tc>
          <w:tcPr>
            <w:tcW w:w="24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365D696" w14:textId="77777777" w:rsidR="005F37F8" w:rsidRPr="005F37F8" w:rsidRDefault="005F37F8" w:rsidP="005F37F8">
            <w:pPr>
              <w:spacing w:after="0" w:line="240" w:lineRule="auto"/>
              <w:ind w:left="30" w:right="0" w:firstLine="0"/>
              <w:jc w:val="center"/>
              <w:textAlignment w:val="baseline"/>
              <w:rPr>
                <w:rFonts w:ascii="Times New Roman" w:eastAsia="Times New Roman" w:hAnsi="Times New Roman" w:cs="Times New Roman"/>
                <w:szCs w:val="24"/>
              </w:rPr>
            </w:pPr>
            <w:r w:rsidRPr="005F37F8">
              <w:rPr>
                <w:rFonts w:eastAsia="Times New Roman"/>
                <w:szCs w:val="24"/>
              </w:rPr>
              <w:t> </w:t>
            </w:r>
          </w:p>
        </w:tc>
        <w:tc>
          <w:tcPr>
            <w:tcW w:w="96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4E5DDF4" w14:textId="77777777" w:rsidR="005F37F8" w:rsidRPr="005F37F8" w:rsidRDefault="005F37F8" w:rsidP="005F37F8">
            <w:pPr>
              <w:spacing w:after="0" w:line="240" w:lineRule="auto"/>
              <w:ind w:left="90" w:right="0" w:firstLine="0"/>
              <w:jc w:val="center"/>
              <w:textAlignment w:val="baseline"/>
              <w:rPr>
                <w:rFonts w:ascii="Times New Roman" w:eastAsia="Times New Roman" w:hAnsi="Times New Roman" w:cs="Times New Roman"/>
                <w:szCs w:val="24"/>
              </w:rPr>
            </w:pPr>
            <w:r w:rsidRPr="005F37F8">
              <w:rPr>
                <w:rFonts w:eastAsia="Times New Roman"/>
                <w:b/>
                <w:bCs/>
                <w:szCs w:val="24"/>
              </w:rPr>
              <w:t>Summer</w:t>
            </w:r>
            <w:r w:rsidRPr="005F37F8">
              <w:rPr>
                <w:rFonts w:eastAsia="Times New Roman"/>
                <w:szCs w:val="24"/>
              </w:rPr>
              <w:t> </w:t>
            </w:r>
          </w:p>
        </w:tc>
      </w:tr>
    </w:tbl>
    <w:p w14:paraId="3629911D" w14:textId="77777777" w:rsidR="005F37F8" w:rsidRPr="005F37F8" w:rsidRDefault="005F37F8" w:rsidP="005F37F8">
      <w:pPr>
        <w:spacing w:after="0" w:line="240" w:lineRule="auto"/>
        <w:ind w:left="1215" w:right="0" w:firstLine="0"/>
        <w:jc w:val="left"/>
        <w:textAlignment w:val="baseline"/>
        <w:rPr>
          <w:rFonts w:ascii="Segoe UI" w:eastAsia="Times New Roman" w:hAnsi="Segoe UI" w:cs="Segoe UI"/>
          <w:sz w:val="18"/>
          <w:szCs w:val="18"/>
        </w:rPr>
      </w:pPr>
      <w:r w:rsidRPr="005F37F8">
        <w:rPr>
          <w:rFonts w:eastAsia="Times New Roman"/>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5"/>
        <w:gridCol w:w="7920"/>
      </w:tblGrid>
      <w:tr w:rsidR="005F37F8" w:rsidRPr="005F37F8" w14:paraId="6AAAFA5F" w14:textId="77777777" w:rsidTr="005F37F8">
        <w:trPr>
          <w:trHeight w:val="2010"/>
        </w:trPr>
        <w:tc>
          <w:tcPr>
            <w:tcW w:w="268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3B0E165"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b/>
                <w:bCs/>
                <w:szCs w:val="24"/>
              </w:rPr>
              <w:t>Summary of work  </w:t>
            </w:r>
            <w:r w:rsidRPr="005F37F8">
              <w:rPr>
                <w:rFonts w:eastAsia="Times New Roman"/>
                <w:szCs w:val="24"/>
              </w:rPr>
              <w:t> </w:t>
            </w:r>
          </w:p>
        </w:tc>
        <w:tc>
          <w:tcPr>
            <w:tcW w:w="7920" w:type="dxa"/>
            <w:tcBorders>
              <w:top w:val="single" w:sz="6" w:space="0" w:color="000000"/>
              <w:left w:val="single" w:sz="6" w:space="0" w:color="000000"/>
              <w:bottom w:val="single" w:sz="6" w:space="0" w:color="000000"/>
              <w:right w:val="single" w:sz="6" w:space="0" w:color="000000"/>
            </w:tcBorders>
            <w:shd w:val="clear" w:color="auto" w:fill="auto"/>
            <w:hideMark/>
          </w:tcPr>
          <w:p w14:paraId="63C3D40E"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szCs w:val="24"/>
              </w:rPr>
              <w:t>  </w:t>
            </w:r>
          </w:p>
        </w:tc>
      </w:tr>
      <w:tr w:rsidR="005F37F8" w:rsidRPr="005F37F8" w14:paraId="1E8E1047" w14:textId="77777777" w:rsidTr="005F37F8">
        <w:trPr>
          <w:trHeight w:val="1815"/>
        </w:trPr>
        <w:tc>
          <w:tcPr>
            <w:tcW w:w="268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3C53EDD2"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b/>
                <w:bCs/>
                <w:szCs w:val="24"/>
              </w:rPr>
              <w:t>Work Required by Next </w:t>
            </w:r>
            <w:r w:rsidRPr="005F37F8">
              <w:rPr>
                <w:rFonts w:eastAsia="Times New Roman"/>
                <w:szCs w:val="24"/>
              </w:rPr>
              <w:t> </w:t>
            </w:r>
          </w:p>
          <w:p w14:paraId="7AD76CEC"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b/>
                <w:bCs/>
                <w:szCs w:val="24"/>
              </w:rPr>
              <w:t>Meeting  </w:t>
            </w:r>
            <w:r w:rsidRPr="005F37F8">
              <w:rPr>
                <w:rFonts w:eastAsia="Times New Roman"/>
                <w:szCs w:val="24"/>
              </w:rPr>
              <w:t> </w:t>
            </w:r>
          </w:p>
        </w:tc>
        <w:tc>
          <w:tcPr>
            <w:tcW w:w="7920" w:type="dxa"/>
            <w:tcBorders>
              <w:top w:val="single" w:sz="6" w:space="0" w:color="000000"/>
              <w:left w:val="single" w:sz="6" w:space="0" w:color="000000"/>
              <w:bottom w:val="single" w:sz="6" w:space="0" w:color="000000"/>
              <w:right w:val="single" w:sz="6" w:space="0" w:color="000000"/>
            </w:tcBorders>
            <w:shd w:val="clear" w:color="auto" w:fill="auto"/>
            <w:hideMark/>
          </w:tcPr>
          <w:p w14:paraId="357A9F8F"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szCs w:val="24"/>
              </w:rPr>
              <w:t>  </w:t>
            </w:r>
          </w:p>
          <w:p w14:paraId="3C47F44F"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szCs w:val="24"/>
              </w:rPr>
              <w:t>  </w:t>
            </w:r>
          </w:p>
          <w:p w14:paraId="2F745FDB"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szCs w:val="24"/>
              </w:rPr>
              <w:t>  </w:t>
            </w:r>
          </w:p>
        </w:tc>
      </w:tr>
      <w:tr w:rsidR="005F37F8" w:rsidRPr="005F37F8" w14:paraId="5B6FE214" w14:textId="77777777" w:rsidTr="005F37F8">
        <w:trPr>
          <w:trHeight w:val="645"/>
        </w:trPr>
        <w:tc>
          <w:tcPr>
            <w:tcW w:w="268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4B1344B7"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b/>
                <w:bCs/>
                <w:szCs w:val="24"/>
              </w:rPr>
              <w:t>Date of Next Meeting  </w:t>
            </w:r>
            <w:r w:rsidRPr="005F37F8">
              <w:rPr>
                <w:rFonts w:eastAsia="Times New Roman"/>
                <w:szCs w:val="24"/>
              </w:rPr>
              <w:t> </w:t>
            </w:r>
          </w:p>
        </w:tc>
        <w:tc>
          <w:tcPr>
            <w:tcW w:w="7920" w:type="dxa"/>
            <w:tcBorders>
              <w:top w:val="single" w:sz="6" w:space="0" w:color="000000"/>
              <w:left w:val="single" w:sz="6" w:space="0" w:color="000000"/>
              <w:bottom w:val="single" w:sz="6" w:space="0" w:color="000000"/>
              <w:right w:val="single" w:sz="6" w:space="0" w:color="000000"/>
            </w:tcBorders>
            <w:shd w:val="clear" w:color="auto" w:fill="auto"/>
            <w:hideMark/>
          </w:tcPr>
          <w:p w14:paraId="3D4000EA"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szCs w:val="24"/>
              </w:rPr>
              <w:t>  </w:t>
            </w:r>
          </w:p>
        </w:tc>
      </w:tr>
    </w:tbl>
    <w:p w14:paraId="6E4107A2" w14:textId="77777777" w:rsidR="005F37F8" w:rsidRPr="005F37F8" w:rsidRDefault="005F37F8" w:rsidP="005F37F8">
      <w:pPr>
        <w:spacing w:after="0" w:line="240" w:lineRule="auto"/>
        <w:ind w:left="1215" w:right="0" w:firstLine="0"/>
        <w:jc w:val="left"/>
        <w:textAlignment w:val="baseline"/>
        <w:rPr>
          <w:rFonts w:ascii="Segoe UI" w:eastAsia="Times New Roman" w:hAnsi="Segoe UI" w:cs="Segoe UI"/>
          <w:sz w:val="18"/>
          <w:szCs w:val="18"/>
        </w:rPr>
      </w:pPr>
      <w:r w:rsidRPr="005F37F8">
        <w:rPr>
          <w:rFonts w:eastAsia="Times New Roman"/>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0"/>
        <w:gridCol w:w="3135"/>
        <w:gridCol w:w="1170"/>
        <w:gridCol w:w="2355"/>
        <w:gridCol w:w="960"/>
        <w:gridCol w:w="1065"/>
      </w:tblGrid>
      <w:tr w:rsidR="005F37F8" w:rsidRPr="005F37F8" w14:paraId="6ED36502" w14:textId="77777777" w:rsidTr="005F37F8">
        <w:trPr>
          <w:trHeight w:val="495"/>
        </w:trPr>
        <w:tc>
          <w:tcPr>
            <w:tcW w:w="189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FCEC10B"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b/>
                <w:bCs/>
                <w:szCs w:val="24"/>
              </w:rPr>
              <w:t>Student Name</w:t>
            </w:r>
            <w:r w:rsidRPr="005F37F8">
              <w:rPr>
                <w:rFonts w:eastAsia="Times New Roman"/>
                <w:szCs w:val="24"/>
              </w:rPr>
              <w:t> </w:t>
            </w:r>
          </w:p>
        </w:tc>
        <w:tc>
          <w:tcPr>
            <w:tcW w:w="31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D0B21D"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b/>
                <w:bCs/>
                <w:szCs w:val="24"/>
              </w:rPr>
              <w:t> </w:t>
            </w:r>
            <w:r w:rsidRPr="005F37F8">
              <w:rPr>
                <w:rFonts w:eastAsia="Times New Roman"/>
                <w:szCs w:val="24"/>
              </w:rPr>
              <w:t> </w:t>
            </w:r>
          </w:p>
          <w:p w14:paraId="664DEAAF"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b/>
                <w:bCs/>
                <w:szCs w:val="24"/>
              </w:rPr>
              <w:t> </w:t>
            </w:r>
            <w:r w:rsidRPr="005F37F8">
              <w:rPr>
                <w:rFonts w:eastAsia="Times New Roman"/>
                <w:szCs w:val="24"/>
              </w:rPr>
              <w:t> </w:t>
            </w:r>
          </w:p>
        </w:tc>
        <w:tc>
          <w:tcPr>
            <w:tcW w:w="117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63127D8"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b/>
                <w:bCs/>
                <w:szCs w:val="24"/>
              </w:rPr>
              <w:t>Signature</w:t>
            </w:r>
            <w:r w:rsidRPr="005F37F8">
              <w:rPr>
                <w:rFonts w:eastAsia="Times New Roman"/>
                <w:szCs w:val="24"/>
              </w:rPr>
              <w:t> </w:t>
            </w:r>
          </w:p>
        </w:tc>
        <w:tc>
          <w:tcPr>
            <w:tcW w:w="23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D2755E"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2ED6034"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b/>
                <w:bCs/>
                <w:szCs w:val="24"/>
              </w:rPr>
              <w:t>Date  </w:t>
            </w:r>
            <w:r w:rsidRPr="005F37F8">
              <w:rPr>
                <w:rFonts w:eastAsia="Times New Roman"/>
                <w:szCs w:val="24"/>
              </w:rPr>
              <w:t> </w:t>
            </w:r>
          </w:p>
        </w:tc>
        <w:tc>
          <w:tcPr>
            <w:tcW w:w="10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90888E"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b/>
                <w:bCs/>
                <w:szCs w:val="24"/>
              </w:rPr>
              <w:t> </w:t>
            </w:r>
            <w:r w:rsidRPr="005F37F8">
              <w:rPr>
                <w:rFonts w:eastAsia="Times New Roman"/>
                <w:szCs w:val="24"/>
              </w:rPr>
              <w:t> </w:t>
            </w:r>
          </w:p>
        </w:tc>
      </w:tr>
      <w:tr w:rsidR="005F37F8" w:rsidRPr="005F37F8" w14:paraId="5693C82D" w14:textId="77777777" w:rsidTr="005F37F8">
        <w:trPr>
          <w:trHeight w:val="495"/>
        </w:trPr>
        <w:tc>
          <w:tcPr>
            <w:tcW w:w="189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ED6EB1F"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b/>
                <w:bCs/>
                <w:szCs w:val="24"/>
              </w:rPr>
              <w:t>Supervisor Name</w:t>
            </w:r>
            <w:r w:rsidRPr="005F37F8">
              <w:rPr>
                <w:rFonts w:eastAsia="Times New Roman"/>
                <w:szCs w:val="24"/>
              </w:rPr>
              <w:t> </w:t>
            </w:r>
          </w:p>
        </w:tc>
        <w:tc>
          <w:tcPr>
            <w:tcW w:w="31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06E598"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b/>
                <w:bCs/>
                <w:szCs w:val="24"/>
              </w:rPr>
              <w:t> </w:t>
            </w:r>
            <w:r w:rsidRPr="005F37F8">
              <w:rPr>
                <w:rFonts w:eastAsia="Times New Roman"/>
                <w:szCs w:val="24"/>
              </w:rPr>
              <w:t> </w:t>
            </w:r>
          </w:p>
          <w:p w14:paraId="61A2D02F"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b/>
                <w:bCs/>
                <w:szCs w:val="24"/>
              </w:rPr>
              <w:t> </w:t>
            </w:r>
            <w:r w:rsidRPr="005F37F8">
              <w:rPr>
                <w:rFonts w:eastAsia="Times New Roman"/>
                <w:szCs w:val="24"/>
              </w:rPr>
              <w:t> </w:t>
            </w:r>
          </w:p>
        </w:tc>
        <w:tc>
          <w:tcPr>
            <w:tcW w:w="117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E197E5B"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b/>
                <w:bCs/>
                <w:szCs w:val="24"/>
              </w:rPr>
              <w:t>Signature</w:t>
            </w:r>
            <w:r w:rsidRPr="005F37F8">
              <w:rPr>
                <w:rFonts w:eastAsia="Times New Roman"/>
                <w:szCs w:val="24"/>
              </w:rPr>
              <w:t> </w:t>
            </w:r>
          </w:p>
        </w:tc>
        <w:tc>
          <w:tcPr>
            <w:tcW w:w="23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113662"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66038D2"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b/>
                <w:bCs/>
                <w:szCs w:val="24"/>
              </w:rPr>
              <w:t>Date  </w:t>
            </w:r>
            <w:r w:rsidRPr="005F37F8">
              <w:rPr>
                <w:rFonts w:eastAsia="Times New Roman"/>
                <w:szCs w:val="24"/>
              </w:rPr>
              <w:t> </w:t>
            </w:r>
          </w:p>
        </w:tc>
        <w:tc>
          <w:tcPr>
            <w:tcW w:w="10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70CDCB" w14:textId="77777777" w:rsidR="005F37F8" w:rsidRPr="005F37F8" w:rsidRDefault="005F37F8" w:rsidP="005F37F8">
            <w:pPr>
              <w:spacing w:after="0" w:line="240" w:lineRule="auto"/>
              <w:ind w:left="0" w:right="0" w:firstLine="0"/>
              <w:jc w:val="left"/>
              <w:textAlignment w:val="baseline"/>
              <w:rPr>
                <w:rFonts w:ascii="Times New Roman" w:eastAsia="Times New Roman" w:hAnsi="Times New Roman" w:cs="Times New Roman"/>
                <w:szCs w:val="24"/>
              </w:rPr>
            </w:pPr>
            <w:r w:rsidRPr="005F37F8">
              <w:rPr>
                <w:rFonts w:eastAsia="Times New Roman"/>
                <w:b/>
                <w:bCs/>
                <w:szCs w:val="24"/>
              </w:rPr>
              <w:t> </w:t>
            </w:r>
            <w:r w:rsidRPr="005F37F8">
              <w:rPr>
                <w:rFonts w:eastAsia="Times New Roman"/>
                <w:szCs w:val="24"/>
              </w:rPr>
              <w:t> </w:t>
            </w:r>
          </w:p>
        </w:tc>
      </w:tr>
    </w:tbl>
    <w:p w14:paraId="7E73419B" w14:textId="77777777" w:rsidR="005F37F8" w:rsidRPr="005F37F8" w:rsidRDefault="005F37F8" w:rsidP="005F37F8">
      <w:pPr>
        <w:spacing w:after="0" w:line="240" w:lineRule="auto"/>
        <w:ind w:left="0" w:right="0" w:firstLine="0"/>
        <w:jc w:val="center"/>
        <w:textAlignment w:val="baseline"/>
        <w:rPr>
          <w:rFonts w:ascii="Segoe UI" w:eastAsia="Times New Roman" w:hAnsi="Segoe UI" w:cs="Segoe UI"/>
          <w:sz w:val="18"/>
          <w:szCs w:val="18"/>
        </w:rPr>
      </w:pPr>
      <w:r w:rsidRPr="005F37F8">
        <w:rPr>
          <w:rFonts w:eastAsia="Times New Roman"/>
          <w:szCs w:val="24"/>
        </w:rPr>
        <w:t> </w:t>
      </w:r>
    </w:p>
    <w:p w14:paraId="26A8E0A7" w14:textId="77777777" w:rsidR="005F37F8" w:rsidRPr="005F37F8" w:rsidRDefault="005F37F8" w:rsidP="005F37F8">
      <w:pPr>
        <w:spacing w:after="0" w:line="240" w:lineRule="auto"/>
        <w:ind w:left="0" w:right="0" w:firstLine="0"/>
        <w:textAlignment w:val="baseline"/>
        <w:rPr>
          <w:rFonts w:ascii="Segoe UI" w:eastAsia="Times New Roman" w:hAnsi="Segoe UI" w:cs="Segoe UI"/>
          <w:sz w:val="18"/>
          <w:szCs w:val="18"/>
        </w:rPr>
      </w:pPr>
      <w:r w:rsidRPr="005F37F8">
        <w:rPr>
          <w:rFonts w:ascii="Times New Roman" w:eastAsia="Times New Roman" w:hAnsi="Times New Roman" w:cs="Times New Roman"/>
          <w:szCs w:val="24"/>
        </w:rPr>
        <w:t> </w:t>
      </w:r>
    </w:p>
    <w:p w14:paraId="768CEA80" w14:textId="77777777" w:rsidR="005F37F8" w:rsidRDefault="005F37F8" w:rsidP="009E51E5">
      <w:pPr>
        <w:spacing w:after="160" w:line="259" w:lineRule="auto"/>
        <w:ind w:left="0" w:right="0" w:firstLine="0"/>
        <w:jc w:val="left"/>
      </w:pPr>
    </w:p>
    <w:p w14:paraId="52B3B086" w14:textId="3D48BED9" w:rsidR="001D066C" w:rsidRPr="001D066C" w:rsidRDefault="005F37F8" w:rsidP="001D066C">
      <w:pPr>
        <w:pStyle w:val="paragraph"/>
        <w:spacing w:before="0" w:beforeAutospacing="0" w:after="0" w:afterAutospacing="0"/>
        <w:jc w:val="center"/>
        <w:textAlignment w:val="baseline"/>
        <w:rPr>
          <w:rFonts w:ascii="Segoe UI" w:hAnsi="Segoe UI" w:cs="Segoe UI"/>
          <w:color w:val="000000"/>
          <w:sz w:val="18"/>
          <w:szCs w:val="18"/>
        </w:rPr>
      </w:pPr>
      <w:r>
        <w:br w:type="page"/>
      </w:r>
      <w:r w:rsidR="001D066C" w:rsidRPr="001D066C">
        <w:rPr>
          <w:rFonts w:ascii="Calibri" w:eastAsiaTheme="minorHAnsi" w:hAnsi="Calibri" w:cs="Calibri"/>
          <w:noProof/>
          <w:color w:val="000000"/>
          <w:szCs w:val="22"/>
        </w:rPr>
        <w:lastRenderedPageBreak/>
        <w:drawing>
          <wp:inline distT="0" distB="0" distL="0" distR="0" wp14:anchorId="338D66F6" wp14:editId="55807D03">
            <wp:extent cx="5013325" cy="1371600"/>
            <wp:effectExtent l="0" t="0" r="0" b="0"/>
            <wp:docPr id="2076759445" name="Picture 2076759445" descr="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59445" name="Picture 10" descr="A red white and blue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325" cy="1371600"/>
                    </a:xfrm>
                    <a:prstGeom prst="rect">
                      <a:avLst/>
                    </a:prstGeom>
                    <a:noFill/>
                    <a:ln>
                      <a:noFill/>
                    </a:ln>
                  </pic:spPr>
                </pic:pic>
              </a:graphicData>
            </a:graphic>
          </wp:inline>
        </w:drawing>
      </w:r>
      <w:r w:rsidR="001D066C" w:rsidRPr="001D066C">
        <w:rPr>
          <w:rFonts w:ascii="Calibri" w:hAnsi="Calibri" w:cs="Calibri"/>
          <w:color w:val="000000"/>
        </w:rPr>
        <w:t> </w:t>
      </w:r>
    </w:p>
    <w:p w14:paraId="5287F79E" w14:textId="77777777" w:rsidR="001D066C" w:rsidRPr="001D066C" w:rsidRDefault="001D066C" w:rsidP="001D066C">
      <w:pPr>
        <w:spacing w:after="0" w:line="240" w:lineRule="auto"/>
        <w:ind w:left="0" w:right="0" w:firstLine="0"/>
        <w:jc w:val="center"/>
        <w:textAlignment w:val="baseline"/>
        <w:rPr>
          <w:rFonts w:ascii="Segoe UI" w:eastAsia="Times New Roman" w:hAnsi="Segoe UI" w:cs="Segoe UI"/>
          <w:b/>
          <w:bCs/>
          <w:color w:val="4F81BD"/>
          <w:sz w:val="18"/>
          <w:szCs w:val="18"/>
        </w:rPr>
      </w:pPr>
      <w:r w:rsidRPr="001D066C">
        <w:rPr>
          <w:rFonts w:eastAsia="Times New Roman"/>
          <w:b/>
          <w:bCs/>
          <w:i/>
          <w:iCs/>
          <w:color w:val="auto"/>
          <w:sz w:val="36"/>
          <w:szCs w:val="36"/>
        </w:rPr>
        <w:t>Capstone Project (COSC 490L)</w:t>
      </w:r>
      <w:r w:rsidRPr="001D066C">
        <w:rPr>
          <w:rFonts w:eastAsia="Times New Roman"/>
          <w:b/>
          <w:bCs/>
          <w:color w:val="auto"/>
          <w:sz w:val="36"/>
          <w:szCs w:val="36"/>
        </w:rPr>
        <w:t> </w:t>
      </w:r>
    </w:p>
    <w:p w14:paraId="45335AAA" w14:textId="77777777" w:rsidR="001D066C" w:rsidRPr="001D066C" w:rsidRDefault="001D066C" w:rsidP="001D066C">
      <w:pPr>
        <w:spacing w:after="0" w:line="240" w:lineRule="auto"/>
        <w:ind w:left="0" w:right="0" w:firstLine="0"/>
        <w:jc w:val="center"/>
        <w:textAlignment w:val="baseline"/>
        <w:rPr>
          <w:rFonts w:ascii="Segoe UI" w:eastAsia="Times New Roman" w:hAnsi="Segoe UI" w:cs="Segoe UI"/>
          <w:b/>
          <w:bCs/>
          <w:color w:val="4F81BD"/>
          <w:sz w:val="18"/>
          <w:szCs w:val="18"/>
        </w:rPr>
      </w:pPr>
      <w:r w:rsidRPr="001D066C">
        <w:rPr>
          <w:rFonts w:eastAsia="Times New Roman"/>
          <w:b/>
          <w:bCs/>
          <w:i/>
          <w:iCs/>
          <w:color w:val="C00000"/>
          <w:sz w:val="28"/>
          <w:szCs w:val="28"/>
        </w:rPr>
        <w:t>Final Evaluation – Oral Presentation</w:t>
      </w:r>
      <w:r w:rsidRPr="001D066C">
        <w:rPr>
          <w:rFonts w:eastAsia="Times New Roman"/>
          <w:b/>
          <w:bCs/>
          <w:color w:val="C00000"/>
          <w:sz w:val="28"/>
          <w:szCs w:val="28"/>
        </w:rPr>
        <w:t> </w:t>
      </w:r>
    </w:p>
    <w:p w14:paraId="5E2A05AC" w14:textId="77777777" w:rsidR="001D066C" w:rsidRPr="001D066C" w:rsidRDefault="001D066C" w:rsidP="001D066C">
      <w:pPr>
        <w:spacing w:after="0" w:line="240" w:lineRule="auto"/>
        <w:ind w:left="0" w:right="0" w:firstLine="0"/>
        <w:textAlignment w:val="baseline"/>
        <w:rPr>
          <w:rFonts w:ascii="Segoe UI" w:eastAsia="Times New Roman" w:hAnsi="Segoe UI" w:cs="Segoe UI"/>
          <w:sz w:val="18"/>
          <w:szCs w:val="18"/>
        </w:rPr>
      </w:pPr>
      <w:r w:rsidRPr="001D066C">
        <w:rPr>
          <w:rFonts w:eastAsia="Times New Roman"/>
          <w:szCs w:val="24"/>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08"/>
        <w:gridCol w:w="2999"/>
        <w:gridCol w:w="1473"/>
        <w:gridCol w:w="582"/>
        <w:gridCol w:w="762"/>
        <w:gridCol w:w="582"/>
        <w:gridCol w:w="881"/>
        <w:gridCol w:w="582"/>
        <w:gridCol w:w="930"/>
      </w:tblGrid>
      <w:tr w:rsidR="001D066C" w:rsidRPr="001D066C" w14:paraId="55C3C28E" w14:textId="77777777" w:rsidTr="001D066C">
        <w:trPr>
          <w:trHeight w:val="58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D287021" w14:textId="77777777" w:rsidR="001D066C" w:rsidRPr="001D066C" w:rsidRDefault="001D066C" w:rsidP="001D066C">
            <w:pPr>
              <w:spacing w:after="0" w:line="240" w:lineRule="auto"/>
              <w:ind w:left="105" w:right="0" w:firstLine="0"/>
              <w:jc w:val="left"/>
              <w:textAlignment w:val="baseline"/>
              <w:rPr>
                <w:rFonts w:ascii="Times New Roman" w:eastAsia="Times New Roman" w:hAnsi="Times New Roman" w:cs="Times New Roman"/>
                <w:szCs w:val="24"/>
              </w:rPr>
            </w:pPr>
            <w:r w:rsidRPr="001D066C">
              <w:rPr>
                <w:rFonts w:eastAsia="Times New Roman"/>
                <w:b/>
                <w:bCs/>
                <w:szCs w:val="24"/>
              </w:rPr>
              <w:t>Name of Student  </w:t>
            </w:r>
            <w:r w:rsidRPr="001D066C">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6250E4" w14:textId="77777777" w:rsidR="001D066C" w:rsidRPr="001D066C" w:rsidRDefault="001D066C" w:rsidP="001D066C">
            <w:pPr>
              <w:spacing w:after="0" w:line="240" w:lineRule="auto"/>
              <w:ind w:left="105"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DC62FCA" w14:textId="77777777" w:rsidR="001D066C" w:rsidRPr="001D066C" w:rsidRDefault="001D066C" w:rsidP="001D066C">
            <w:pPr>
              <w:spacing w:after="0" w:line="240" w:lineRule="auto"/>
              <w:ind w:left="105" w:right="0" w:firstLine="0"/>
              <w:jc w:val="left"/>
              <w:textAlignment w:val="baseline"/>
              <w:rPr>
                <w:rFonts w:ascii="Times New Roman" w:eastAsia="Times New Roman" w:hAnsi="Times New Roman" w:cs="Times New Roman"/>
                <w:szCs w:val="24"/>
              </w:rPr>
            </w:pPr>
            <w:r w:rsidRPr="001D066C">
              <w:rPr>
                <w:rFonts w:eastAsia="Times New Roman"/>
                <w:b/>
                <w:bCs/>
                <w:szCs w:val="24"/>
              </w:rPr>
              <w:t>Student ID </w:t>
            </w:r>
            <w:r w:rsidRPr="001D066C">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472446FA"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383B2A99" w14:textId="77777777" w:rsidTr="001D066C">
        <w:trPr>
          <w:trHeight w:val="6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20BA457" w14:textId="77777777" w:rsidR="001D066C" w:rsidRPr="001D066C" w:rsidRDefault="001D066C" w:rsidP="001D066C">
            <w:pPr>
              <w:spacing w:after="0" w:line="240" w:lineRule="auto"/>
              <w:ind w:left="105" w:right="0" w:firstLine="0"/>
              <w:jc w:val="left"/>
              <w:textAlignment w:val="baseline"/>
              <w:rPr>
                <w:rFonts w:ascii="Times New Roman" w:eastAsia="Times New Roman" w:hAnsi="Times New Roman" w:cs="Times New Roman"/>
                <w:szCs w:val="24"/>
              </w:rPr>
            </w:pPr>
            <w:r w:rsidRPr="001D066C">
              <w:rPr>
                <w:rFonts w:eastAsia="Times New Roman"/>
                <w:b/>
                <w:bCs/>
                <w:szCs w:val="24"/>
              </w:rPr>
              <w:t>College  </w:t>
            </w:r>
            <w:r w:rsidRPr="001D066C">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AC86E2" w14:textId="77777777" w:rsidR="001D066C" w:rsidRPr="001D066C" w:rsidRDefault="001D066C" w:rsidP="001D066C">
            <w:pPr>
              <w:spacing w:after="0" w:line="240" w:lineRule="auto"/>
              <w:ind w:left="105"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CBF4772" w14:textId="77777777" w:rsidR="001D066C" w:rsidRPr="001D066C" w:rsidRDefault="001D066C" w:rsidP="001D066C">
            <w:pPr>
              <w:spacing w:after="0" w:line="240" w:lineRule="auto"/>
              <w:ind w:left="105" w:right="0" w:firstLine="0"/>
              <w:jc w:val="left"/>
              <w:textAlignment w:val="baseline"/>
              <w:rPr>
                <w:rFonts w:ascii="Times New Roman" w:eastAsia="Times New Roman" w:hAnsi="Times New Roman" w:cs="Times New Roman"/>
                <w:szCs w:val="24"/>
              </w:rPr>
            </w:pPr>
            <w:r w:rsidRPr="001D066C">
              <w:rPr>
                <w:rFonts w:eastAsia="Times New Roman"/>
                <w:b/>
                <w:bCs/>
                <w:szCs w:val="24"/>
              </w:rPr>
              <w:t>Program  </w:t>
            </w:r>
            <w:r w:rsidRPr="001D066C">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4124B4DC"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62CB4B2A" w14:textId="77777777" w:rsidTr="001D066C">
        <w:trPr>
          <w:trHeight w:val="55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0DDFEC8" w14:textId="77777777" w:rsidR="001D066C" w:rsidRPr="001D066C" w:rsidRDefault="001D066C" w:rsidP="001D066C">
            <w:pPr>
              <w:spacing w:after="0" w:line="240" w:lineRule="auto"/>
              <w:ind w:left="105" w:right="0" w:firstLine="0"/>
              <w:jc w:val="left"/>
              <w:textAlignment w:val="baseline"/>
              <w:rPr>
                <w:rFonts w:ascii="Times New Roman" w:eastAsia="Times New Roman" w:hAnsi="Times New Roman" w:cs="Times New Roman"/>
                <w:szCs w:val="24"/>
              </w:rPr>
            </w:pPr>
            <w:r w:rsidRPr="001D066C">
              <w:rPr>
                <w:rFonts w:eastAsia="Times New Roman"/>
                <w:b/>
                <w:bCs/>
                <w:szCs w:val="24"/>
              </w:rPr>
              <w:t>Course Title  </w:t>
            </w:r>
            <w:r w:rsidRPr="001D066C">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F841845"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Senior Design Project Laboratory </w:t>
            </w:r>
          </w:p>
          <w:p w14:paraId="39A3F232" w14:textId="77777777" w:rsidR="001D066C" w:rsidRPr="001D066C" w:rsidRDefault="001D066C" w:rsidP="001D066C">
            <w:pPr>
              <w:spacing w:after="0" w:line="240" w:lineRule="auto"/>
              <w:ind w:left="105"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18F4DFD" w14:textId="77777777" w:rsidR="001D066C" w:rsidRPr="001D066C" w:rsidRDefault="001D066C" w:rsidP="001D066C">
            <w:pPr>
              <w:spacing w:after="0" w:line="240" w:lineRule="auto"/>
              <w:ind w:left="105" w:right="0" w:firstLine="0"/>
              <w:textAlignment w:val="baseline"/>
              <w:rPr>
                <w:rFonts w:ascii="Times New Roman" w:eastAsia="Times New Roman" w:hAnsi="Times New Roman" w:cs="Times New Roman"/>
                <w:szCs w:val="24"/>
              </w:rPr>
            </w:pPr>
            <w:r w:rsidRPr="001D066C">
              <w:rPr>
                <w:rFonts w:eastAsia="Times New Roman"/>
                <w:b/>
                <w:bCs/>
                <w:szCs w:val="24"/>
              </w:rPr>
              <w:t>Course Code </w:t>
            </w:r>
            <w:r w:rsidRPr="001D066C">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51AFDD58"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COSC 490L </w:t>
            </w:r>
          </w:p>
        </w:tc>
      </w:tr>
      <w:tr w:rsidR="001D066C" w:rsidRPr="001D066C" w14:paraId="235AFA30" w14:textId="77777777" w:rsidTr="001D066C">
        <w:trPr>
          <w:trHeight w:val="100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C0F6E10" w14:textId="77777777" w:rsidR="001D066C" w:rsidRPr="001D066C" w:rsidRDefault="001D066C" w:rsidP="001D066C">
            <w:pPr>
              <w:spacing w:after="0" w:line="240" w:lineRule="auto"/>
              <w:ind w:left="105" w:right="0" w:firstLine="0"/>
              <w:jc w:val="left"/>
              <w:textAlignment w:val="baseline"/>
              <w:rPr>
                <w:rFonts w:ascii="Times New Roman" w:eastAsia="Times New Roman" w:hAnsi="Times New Roman" w:cs="Times New Roman"/>
                <w:szCs w:val="24"/>
              </w:rPr>
            </w:pPr>
            <w:r w:rsidRPr="001D066C">
              <w:rPr>
                <w:rFonts w:eastAsia="Times New Roman"/>
                <w:b/>
                <w:bCs/>
                <w:szCs w:val="24"/>
              </w:rPr>
              <w:t>Project/ Project Title</w:t>
            </w:r>
            <w:r w:rsidRPr="001D066C">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6FE338D" w14:textId="77777777" w:rsidR="001D066C" w:rsidRPr="001D066C" w:rsidRDefault="001D066C" w:rsidP="001D066C">
            <w:pPr>
              <w:spacing w:after="0" w:line="240" w:lineRule="auto"/>
              <w:ind w:left="105"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10C9CF6" w14:textId="77777777" w:rsidR="001D066C" w:rsidRPr="001D066C" w:rsidRDefault="001D066C" w:rsidP="001D066C">
            <w:pPr>
              <w:spacing w:after="0" w:line="240" w:lineRule="auto"/>
              <w:ind w:left="105" w:right="0" w:firstLine="0"/>
              <w:jc w:val="left"/>
              <w:textAlignment w:val="baseline"/>
              <w:rPr>
                <w:rFonts w:ascii="Times New Roman" w:eastAsia="Times New Roman" w:hAnsi="Times New Roman" w:cs="Times New Roman"/>
                <w:szCs w:val="24"/>
              </w:rPr>
            </w:pPr>
            <w:r w:rsidRPr="001D066C">
              <w:rPr>
                <w:rFonts w:eastAsia="Times New Roman"/>
                <w:b/>
                <w:bCs/>
                <w:szCs w:val="24"/>
              </w:rPr>
              <w:t>Academic Year</w:t>
            </w:r>
            <w:r w:rsidRPr="001D066C">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1BEE630F"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49570039" w14:textId="77777777" w:rsidTr="001D066C">
        <w:trPr>
          <w:trHeight w:val="3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43CBEB4" w14:textId="77777777" w:rsidR="001D066C" w:rsidRPr="001D066C" w:rsidRDefault="001D066C" w:rsidP="001D066C">
            <w:pPr>
              <w:spacing w:after="0" w:line="240" w:lineRule="auto"/>
              <w:ind w:left="105" w:right="0" w:firstLine="0"/>
              <w:jc w:val="left"/>
              <w:textAlignment w:val="baseline"/>
              <w:rPr>
                <w:rFonts w:ascii="Times New Roman" w:eastAsia="Times New Roman" w:hAnsi="Times New Roman" w:cs="Times New Roman"/>
                <w:szCs w:val="24"/>
              </w:rPr>
            </w:pPr>
            <w:r w:rsidRPr="001D066C">
              <w:rPr>
                <w:rFonts w:eastAsia="Times New Roman"/>
                <w:b/>
                <w:bCs/>
                <w:szCs w:val="24"/>
              </w:rPr>
              <w:t>Supervisor Name    </w:t>
            </w:r>
            <w:r w:rsidRPr="001D066C">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6CF33B" w14:textId="77777777" w:rsidR="001D066C" w:rsidRPr="001D066C" w:rsidRDefault="001D066C" w:rsidP="001D066C">
            <w:pPr>
              <w:spacing w:after="0" w:line="240" w:lineRule="auto"/>
              <w:ind w:left="105"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3BBF161" w14:textId="77777777" w:rsidR="001D066C" w:rsidRPr="001D066C" w:rsidRDefault="001D066C" w:rsidP="001D066C">
            <w:pPr>
              <w:spacing w:after="0" w:line="240" w:lineRule="auto"/>
              <w:ind w:left="105" w:right="0" w:firstLine="0"/>
              <w:jc w:val="left"/>
              <w:textAlignment w:val="baseline"/>
              <w:rPr>
                <w:rFonts w:ascii="Times New Roman" w:eastAsia="Times New Roman" w:hAnsi="Times New Roman" w:cs="Times New Roman"/>
                <w:szCs w:val="24"/>
              </w:rPr>
            </w:pPr>
            <w:r w:rsidRPr="001D066C">
              <w:rPr>
                <w:rFonts w:eastAsia="Times New Roman"/>
                <w:b/>
                <w:bCs/>
                <w:szCs w:val="24"/>
              </w:rPr>
              <w:t>Semester</w:t>
            </w:r>
            <w:r w:rsidRPr="001D066C">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27F301"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3A21BE5"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b/>
                <w:bCs/>
                <w:szCs w:val="24"/>
              </w:rPr>
              <w:t>First</w:t>
            </w:r>
            <w:r w:rsidRPr="001D066C">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14F250"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7A0C3E6"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b/>
                <w:bCs/>
                <w:szCs w:val="24"/>
              </w:rPr>
              <w:t>Second</w:t>
            </w:r>
            <w:r w:rsidRPr="001D066C">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882A6B"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BD018E0"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b/>
                <w:bCs/>
                <w:szCs w:val="24"/>
              </w:rPr>
              <w:t>Summer</w:t>
            </w:r>
            <w:r w:rsidRPr="001D066C">
              <w:rPr>
                <w:rFonts w:eastAsia="Times New Roman"/>
                <w:szCs w:val="24"/>
              </w:rPr>
              <w:t> </w:t>
            </w:r>
          </w:p>
        </w:tc>
      </w:tr>
    </w:tbl>
    <w:p w14:paraId="29B0630D" w14:textId="77777777" w:rsidR="001D066C" w:rsidRPr="001D066C" w:rsidRDefault="001D066C" w:rsidP="001D066C">
      <w:pPr>
        <w:spacing w:after="0" w:line="240" w:lineRule="auto"/>
        <w:ind w:left="0" w:right="0" w:firstLine="0"/>
        <w:textAlignment w:val="baseline"/>
        <w:rPr>
          <w:rFonts w:ascii="Segoe UI" w:eastAsia="Times New Roman" w:hAnsi="Segoe UI" w:cs="Segoe UI"/>
          <w:sz w:val="18"/>
          <w:szCs w:val="18"/>
        </w:rPr>
      </w:pPr>
      <w:r w:rsidRPr="001D066C">
        <w:rPr>
          <w:rFonts w:eastAsia="Times New Roman"/>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4"/>
        <w:gridCol w:w="4151"/>
        <w:gridCol w:w="722"/>
        <w:gridCol w:w="790"/>
        <w:gridCol w:w="3437"/>
      </w:tblGrid>
      <w:tr w:rsidR="001D066C" w:rsidRPr="001D066C" w14:paraId="306E50EC" w14:textId="77777777" w:rsidTr="001D066C">
        <w:trPr>
          <w:trHeight w:val="450"/>
        </w:trPr>
        <w:tc>
          <w:tcPr>
            <w:tcW w:w="17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ED4A31D"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b/>
                <w:bCs/>
                <w:szCs w:val="24"/>
              </w:rPr>
              <w:t>Criteria</w:t>
            </w:r>
            <w:r w:rsidRPr="001D066C">
              <w:rPr>
                <w:rFonts w:eastAsia="Times New Roman"/>
                <w:szCs w:val="24"/>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E8294FB"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b/>
                <w:bCs/>
                <w:szCs w:val="24"/>
              </w:rPr>
              <w:t>Description</w:t>
            </w:r>
            <w:r w:rsidRPr="001D066C">
              <w:rPr>
                <w:rFonts w:eastAsia="Times New Roman"/>
                <w:szCs w:val="24"/>
              </w:rPr>
              <w:t> </w:t>
            </w:r>
          </w:p>
        </w:tc>
        <w:tc>
          <w:tcPr>
            <w:tcW w:w="9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29A4E5B"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b/>
                <w:bCs/>
                <w:szCs w:val="24"/>
              </w:rPr>
              <w:t>PLOs / KPIs</w:t>
            </w:r>
            <w:r w:rsidRPr="001D066C">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4BCC590"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b/>
                <w:bCs/>
                <w:szCs w:val="24"/>
              </w:rPr>
              <w:t>Mark</w:t>
            </w:r>
            <w:r w:rsidRPr="001D066C">
              <w:rPr>
                <w:rFonts w:eastAsia="Times New Roman"/>
                <w:szCs w:val="24"/>
              </w:rPr>
              <w:t> </w:t>
            </w:r>
          </w:p>
        </w:tc>
        <w:tc>
          <w:tcPr>
            <w:tcW w:w="54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8F3EA40"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b/>
                <w:bCs/>
                <w:szCs w:val="24"/>
              </w:rPr>
              <w:t>Feedback</w:t>
            </w:r>
            <w:r w:rsidRPr="001D066C">
              <w:rPr>
                <w:rFonts w:eastAsia="Times New Roman"/>
                <w:szCs w:val="24"/>
              </w:rPr>
              <w:t> </w:t>
            </w:r>
          </w:p>
        </w:tc>
      </w:tr>
      <w:tr w:rsidR="001D066C" w:rsidRPr="001D066C" w14:paraId="6F17B25B" w14:textId="77777777" w:rsidTr="001D066C">
        <w:trPr>
          <w:trHeight w:val="300"/>
        </w:trPr>
        <w:tc>
          <w:tcPr>
            <w:tcW w:w="177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13234601"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 w:val="22"/>
              </w:rPr>
              <w:t>Content and Organization </w:t>
            </w:r>
          </w:p>
          <w:p w14:paraId="4B4146CA"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 w:val="22"/>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459697" w14:textId="77777777" w:rsidR="001D066C" w:rsidRPr="001D066C" w:rsidRDefault="001D066C" w:rsidP="001D066C">
            <w:pPr>
              <w:numPr>
                <w:ilvl w:val="0"/>
                <w:numId w:val="220"/>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The project title and computational problem to be addressed by the prototype design were clearly explained.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AEE536"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9C37F5"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1BAF10"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25555999" w14:textId="77777777" w:rsidTr="001D066C">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B223A13" w14:textId="77777777" w:rsidR="001D066C" w:rsidRPr="001D066C" w:rsidRDefault="001D066C" w:rsidP="001D066C">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1AF631" w14:textId="77777777" w:rsidR="001D066C" w:rsidRPr="001D066C" w:rsidRDefault="001D066C" w:rsidP="001D066C">
            <w:pPr>
              <w:numPr>
                <w:ilvl w:val="0"/>
                <w:numId w:val="221"/>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A clear outline of the presentation was provided.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63A96B"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672BD5"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0992E6"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18F20CF2" w14:textId="77777777" w:rsidTr="001D066C">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65B0677" w14:textId="77777777" w:rsidR="001D066C" w:rsidRPr="001D066C" w:rsidRDefault="001D066C" w:rsidP="001D066C">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13F2CC" w14:textId="77777777" w:rsidR="001D066C" w:rsidRPr="001D066C" w:rsidRDefault="001D066C" w:rsidP="001D066C">
            <w:pPr>
              <w:numPr>
                <w:ilvl w:val="0"/>
                <w:numId w:val="222"/>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An overview of the design including prototype's architecture, components, and functionalities was provided.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5667B6"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D55E4C"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8F77C2"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17F778F0" w14:textId="77777777" w:rsidTr="001D066C">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8E74D9F" w14:textId="77777777" w:rsidR="001D066C" w:rsidRPr="001D066C" w:rsidRDefault="001D066C" w:rsidP="001D066C">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C999EF4" w14:textId="77777777" w:rsidR="001D066C" w:rsidRPr="001D066C" w:rsidRDefault="001D066C" w:rsidP="001D066C">
            <w:pPr>
              <w:numPr>
                <w:ilvl w:val="0"/>
                <w:numId w:val="223"/>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Evidence of how the proposed design effectively solved the computational problem was clearly presented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7400CF"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94FDCF0"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7DBD7EE"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29F0D7AF" w14:textId="77777777" w:rsidTr="001D066C">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BE760DD" w14:textId="77777777" w:rsidR="001D066C" w:rsidRPr="001D066C" w:rsidRDefault="001D066C" w:rsidP="001D066C">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7BB150" w14:textId="77777777" w:rsidR="001D066C" w:rsidRPr="001D066C" w:rsidRDefault="001D066C" w:rsidP="001D066C">
            <w:pPr>
              <w:numPr>
                <w:ilvl w:val="0"/>
                <w:numId w:val="224"/>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Demonstration of the prototype's key functions and features was provided.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24E184A"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069AA2"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672B31"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7D1579C2" w14:textId="77777777" w:rsidTr="001D066C">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78F292C" w14:textId="77777777" w:rsidR="001D066C" w:rsidRPr="001D066C" w:rsidRDefault="001D066C" w:rsidP="001D066C">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2B333B" w14:textId="77777777" w:rsidR="001D066C" w:rsidRPr="001D066C" w:rsidRDefault="001D066C" w:rsidP="001D066C">
            <w:pPr>
              <w:numPr>
                <w:ilvl w:val="0"/>
                <w:numId w:val="225"/>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Consideration of potential challenges and how they were addressed was elaborated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594BC2"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BC0579"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2AF569"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2CEACA9E" w14:textId="77777777" w:rsidTr="001D066C">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BED05A8" w14:textId="77777777" w:rsidR="001D066C" w:rsidRPr="001D066C" w:rsidRDefault="001D066C" w:rsidP="001D066C">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EFED361" w14:textId="77777777" w:rsidR="001D066C" w:rsidRPr="001D066C" w:rsidRDefault="001D066C" w:rsidP="001D066C">
            <w:pPr>
              <w:numPr>
                <w:ilvl w:val="0"/>
                <w:numId w:val="226"/>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Presentation slides were supported with appropriate content (e.g., pictures, diagrams tables, animations, and video clips).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FFDF71"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32BDC86"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B7DECA"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4F71A5EF" w14:textId="77777777" w:rsidTr="001D066C">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66BE411" w14:textId="77777777" w:rsidR="001D066C" w:rsidRPr="001D066C" w:rsidRDefault="001D066C" w:rsidP="001D066C">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1943C2" w14:textId="77777777" w:rsidR="001D066C" w:rsidRPr="001D066C" w:rsidRDefault="001D066C" w:rsidP="001D066C">
            <w:pPr>
              <w:numPr>
                <w:ilvl w:val="0"/>
                <w:numId w:val="227"/>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Presentation slides were clear, concise and attractive.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8492C50"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A35D3CD"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0B380A"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63811546" w14:textId="77777777" w:rsidTr="001D066C">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5F7948B" w14:textId="77777777" w:rsidR="001D066C" w:rsidRPr="001D066C" w:rsidRDefault="001D066C" w:rsidP="001D066C">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0A86B8" w14:textId="77777777" w:rsidR="001D066C" w:rsidRPr="001D066C" w:rsidRDefault="001D066C" w:rsidP="001D066C">
            <w:pPr>
              <w:numPr>
                <w:ilvl w:val="0"/>
                <w:numId w:val="228"/>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Information was presented in a logical and well-organized manner.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DEFBBD"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6C52A9"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3ABDE6F"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3B13163C" w14:textId="77777777" w:rsidTr="001D066C">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A1A18AC" w14:textId="77777777" w:rsidR="001D066C" w:rsidRPr="001D066C" w:rsidRDefault="001D066C" w:rsidP="001D066C">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3178C5" w14:textId="77777777" w:rsidR="001D066C" w:rsidRPr="001D066C" w:rsidRDefault="001D066C" w:rsidP="001D066C">
            <w:pPr>
              <w:numPr>
                <w:ilvl w:val="0"/>
                <w:numId w:val="229"/>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Presentation contains accurate information with no fact errors.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F2E1D4"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CE47B3"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A17505"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51D8E800" w14:textId="77777777" w:rsidTr="001D066C">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648D855" w14:textId="77777777" w:rsidR="001D066C" w:rsidRPr="001D066C" w:rsidRDefault="001D066C" w:rsidP="001D066C">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A01B3C" w14:textId="77777777" w:rsidR="001D066C" w:rsidRPr="001D066C" w:rsidRDefault="001D066C" w:rsidP="001D066C">
            <w:pPr>
              <w:numPr>
                <w:ilvl w:val="0"/>
                <w:numId w:val="230"/>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Presentation contains citations, references and acknowledged help/support received from others.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4184EC"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4.2 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950715"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3D970F"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79A5EA23" w14:textId="77777777" w:rsidTr="001D066C">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94921C5" w14:textId="77777777" w:rsidR="001D066C" w:rsidRPr="001D066C" w:rsidRDefault="001D066C" w:rsidP="001D066C">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A126E8" w14:textId="77777777" w:rsidR="001D066C" w:rsidRPr="001D066C" w:rsidRDefault="001D066C" w:rsidP="001D066C">
            <w:pPr>
              <w:numPr>
                <w:ilvl w:val="0"/>
                <w:numId w:val="231"/>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Presentation is free of spilling and grammar errors.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5E6FCB"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4.3 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F38C99"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96598DB"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0A5EFB50" w14:textId="77777777" w:rsidTr="001D066C">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D144616" w14:textId="77777777" w:rsidR="001D066C" w:rsidRPr="001D066C" w:rsidRDefault="001D066C" w:rsidP="001D066C">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D1A01F" w14:textId="77777777" w:rsidR="001D066C" w:rsidRPr="001D066C" w:rsidRDefault="001D066C" w:rsidP="001D066C">
            <w:pPr>
              <w:numPr>
                <w:ilvl w:val="0"/>
                <w:numId w:val="232"/>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Work tasks performed, plan or methods used were presented.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F88EEB"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6.3 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38F960D"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7C51E8"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3E00CFEA" w14:textId="77777777" w:rsidTr="001D066C">
        <w:trPr>
          <w:trHeight w:val="300"/>
        </w:trPr>
        <w:tc>
          <w:tcPr>
            <w:tcW w:w="177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78DBF138"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Oral Presentation Skills </w:t>
            </w:r>
          </w:p>
          <w:p w14:paraId="28C1E449"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15F9093" w14:textId="77777777" w:rsidR="001D066C" w:rsidRPr="001D066C" w:rsidRDefault="001D066C" w:rsidP="001D066C">
            <w:pPr>
              <w:numPr>
                <w:ilvl w:val="0"/>
                <w:numId w:val="233"/>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Student maintains good eye contact with the audience and is appropriately animated (e.g., gestures, movement, etc.).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A3A18E4"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4.4 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1D9B339"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BD8E16"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464ADC59" w14:textId="77777777" w:rsidTr="001D066C">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0350977" w14:textId="77777777" w:rsidR="001D066C" w:rsidRPr="001D066C" w:rsidRDefault="001D066C" w:rsidP="001D066C">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DB902AE" w14:textId="77777777" w:rsidR="001D066C" w:rsidRPr="001D066C" w:rsidRDefault="001D066C" w:rsidP="001D066C">
            <w:pPr>
              <w:numPr>
                <w:ilvl w:val="0"/>
                <w:numId w:val="234"/>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Student uses a clear, and audible voice.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DA8AEFE"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4.4 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4E21AF"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6F277D"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603FB275" w14:textId="77777777" w:rsidTr="001D066C">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0F4186D" w14:textId="77777777" w:rsidR="001D066C" w:rsidRPr="001D066C" w:rsidRDefault="001D066C" w:rsidP="001D066C">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F59DC1F" w14:textId="77777777" w:rsidR="001D066C" w:rsidRPr="001D066C" w:rsidRDefault="001D066C" w:rsidP="001D066C">
            <w:pPr>
              <w:numPr>
                <w:ilvl w:val="0"/>
                <w:numId w:val="235"/>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Student used appropriate language and vocabulary for the purpose and for the audience.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5E78E3"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4.4 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507E65"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0DD20A"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48F24DD3" w14:textId="77777777" w:rsidTr="001D066C">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6AE10C4" w14:textId="77777777" w:rsidR="001D066C" w:rsidRPr="001D066C" w:rsidRDefault="001D066C" w:rsidP="001D066C">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C5F602" w14:textId="77777777" w:rsidR="001D066C" w:rsidRPr="001D066C" w:rsidRDefault="001D066C" w:rsidP="001D066C">
            <w:pPr>
              <w:numPr>
                <w:ilvl w:val="0"/>
                <w:numId w:val="236"/>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Student demonstrated professional attitude, appearance and body language.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7B9D84"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4.4 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56B549"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9756D64"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1458A1DE" w14:textId="77777777" w:rsidTr="001D066C">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2A07E37" w14:textId="77777777" w:rsidR="001D066C" w:rsidRPr="001D066C" w:rsidRDefault="001D066C" w:rsidP="001D066C">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16B283" w14:textId="77777777" w:rsidR="001D066C" w:rsidRPr="001D066C" w:rsidRDefault="001D066C" w:rsidP="001D066C">
            <w:pPr>
              <w:numPr>
                <w:ilvl w:val="0"/>
                <w:numId w:val="237"/>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Student answered questions professionally and correctly.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CB1DB6"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4.4 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3FABF4"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B48B80"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6D53A66B" w14:textId="77777777" w:rsidTr="001D066C">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746787F" w14:textId="77777777" w:rsidR="001D066C" w:rsidRPr="001D066C" w:rsidRDefault="001D066C" w:rsidP="001D066C">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89787A" w14:textId="77777777" w:rsidR="001D066C" w:rsidRPr="001D066C" w:rsidRDefault="001D066C" w:rsidP="001D066C">
            <w:pPr>
              <w:numPr>
                <w:ilvl w:val="0"/>
                <w:numId w:val="238"/>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Student responded positively and professionally to criticisms/suggestions/ comments.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DFC015"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4.4 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3D89E5A"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3FA96D"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3056DEDB" w14:textId="77777777" w:rsidTr="001D066C">
        <w:trPr>
          <w:trHeight w:val="66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243F52"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Individual Responsibilities </w:t>
            </w:r>
          </w:p>
          <w:p w14:paraId="329E0EB9"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b/>
                <w:bCs/>
                <w:i/>
                <w:iCs/>
                <w:sz w:val="18"/>
                <w:szCs w:val="18"/>
              </w:rPr>
              <w:t>**If applicable</w:t>
            </w:r>
            <w:r w:rsidRPr="001D066C">
              <w:rPr>
                <w:rFonts w:eastAsia="Times New Roman"/>
                <w:sz w:val="18"/>
                <w:szCs w:val="18"/>
              </w:rPr>
              <w:t> </w:t>
            </w:r>
          </w:p>
          <w:p w14:paraId="74A79231"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b/>
                <w:bCs/>
                <w:i/>
                <w:iCs/>
                <w:sz w:val="18"/>
                <w:szCs w:val="18"/>
              </w:rPr>
              <w:t> (Team project)</w:t>
            </w:r>
            <w:r w:rsidRPr="001D066C">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A04A79" w14:textId="77777777" w:rsidR="001D066C" w:rsidRPr="001D066C" w:rsidRDefault="001D066C" w:rsidP="001D066C">
            <w:pPr>
              <w:numPr>
                <w:ilvl w:val="0"/>
                <w:numId w:val="239"/>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Student participated and functioned effectively in the team.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55FAB8"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6.2 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803ADD"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5EF7D8"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569DF3C3" w14:textId="77777777" w:rsidTr="001D066C">
        <w:trPr>
          <w:trHeight w:val="480"/>
        </w:trPr>
        <w:tc>
          <w:tcPr>
            <w:tcW w:w="177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0FB032AE"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Teamwork </w:t>
            </w:r>
          </w:p>
          <w:p w14:paraId="7594FCBF"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b/>
                <w:bCs/>
                <w:i/>
                <w:iCs/>
                <w:sz w:val="18"/>
                <w:szCs w:val="18"/>
              </w:rPr>
              <w:t>**If applicable </w:t>
            </w:r>
            <w:r w:rsidRPr="001D066C">
              <w:rPr>
                <w:rFonts w:eastAsia="Times New Roman"/>
                <w:sz w:val="18"/>
                <w:szCs w:val="18"/>
              </w:rPr>
              <w:t> </w:t>
            </w:r>
          </w:p>
          <w:p w14:paraId="6FB12CC9"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b/>
                <w:bCs/>
                <w:i/>
                <w:iCs/>
                <w:sz w:val="18"/>
                <w:szCs w:val="18"/>
              </w:rPr>
              <w:t>(Team project)</w:t>
            </w:r>
            <w:r w:rsidRPr="001D066C">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100F88" w14:textId="77777777" w:rsidR="001D066C" w:rsidRPr="001D066C" w:rsidRDefault="001D066C" w:rsidP="001D066C">
            <w:pPr>
              <w:numPr>
                <w:ilvl w:val="0"/>
                <w:numId w:val="240"/>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The team allocated resources and task clearly.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30BFA1"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6.1 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345AA2"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85B5D8"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61DC0587" w14:textId="77777777" w:rsidTr="001D066C">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49D66F2" w14:textId="77777777" w:rsidR="001D066C" w:rsidRPr="001D066C" w:rsidRDefault="001D066C" w:rsidP="001D066C">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58302FE" w14:textId="77777777" w:rsidR="001D066C" w:rsidRPr="001D066C" w:rsidRDefault="001D066C" w:rsidP="001D066C">
            <w:pPr>
              <w:numPr>
                <w:ilvl w:val="0"/>
                <w:numId w:val="241"/>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Transitions and rapport between team members were strong.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16A324"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6.1 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57D5FE4"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5D47011"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66734CA8" w14:textId="77777777" w:rsidTr="001D066C">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0CD0593" w14:textId="77777777" w:rsidR="001D066C" w:rsidRPr="001D066C" w:rsidRDefault="001D066C" w:rsidP="001D066C">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5BCA11" w14:textId="77777777" w:rsidR="001D066C" w:rsidRPr="001D066C" w:rsidRDefault="001D066C" w:rsidP="001D066C">
            <w:pPr>
              <w:numPr>
                <w:ilvl w:val="0"/>
                <w:numId w:val="242"/>
              </w:numPr>
              <w:spacing w:after="0" w:line="240" w:lineRule="auto"/>
              <w:ind w:right="0" w:firstLine="0"/>
              <w:jc w:val="left"/>
              <w:textAlignment w:val="baseline"/>
              <w:rPr>
                <w:rFonts w:eastAsia="Times New Roman"/>
                <w:color w:val="auto"/>
                <w:sz w:val="22"/>
              </w:rPr>
            </w:pPr>
            <w:r w:rsidRPr="001D066C">
              <w:rPr>
                <w:rFonts w:eastAsia="Times New Roman"/>
                <w:color w:val="auto"/>
                <w:sz w:val="22"/>
              </w:rPr>
              <w:t>Team members participated equally and helped each other as needed.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063DD12"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6.1 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24CECA"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1DC74A"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394CF15C" w14:textId="77777777" w:rsidTr="001D066C">
        <w:trPr>
          <w:trHeight w:val="420"/>
        </w:trPr>
        <w:tc>
          <w:tcPr>
            <w:tcW w:w="17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050B3A7"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Total  </w:t>
            </w:r>
          </w:p>
          <w:p w14:paraId="6308F9B6"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b/>
                <w:bCs/>
                <w:i/>
                <w:iCs/>
                <w:sz w:val="18"/>
                <w:szCs w:val="18"/>
              </w:rPr>
              <w:t>Individual Project</w:t>
            </w:r>
            <w:r w:rsidRPr="001D066C">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A60B89F" w14:textId="77777777" w:rsidR="001D066C" w:rsidRPr="001D066C" w:rsidRDefault="001D066C" w:rsidP="001D066C">
            <w:pPr>
              <w:spacing w:after="0" w:line="240" w:lineRule="auto"/>
              <w:ind w:left="0" w:right="0" w:firstLine="0"/>
              <w:jc w:val="right"/>
              <w:textAlignment w:val="baseline"/>
              <w:rPr>
                <w:rFonts w:ascii="Times New Roman" w:eastAsia="Times New Roman" w:hAnsi="Times New Roman" w:cs="Times New Roman"/>
                <w:szCs w:val="24"/>
              </w:rPr>
            </w:pPr>
            <w:r w:rsidRPr="001D066C">
              <w:rPr>
                <w:rFonts w:eastAsia="Times New Roman"/>
                <w:szCs w:val="24"/>
              </w:rPr>
              <w:t>Total (out of 76) </w:t>
            </w:r>
          </w:p>
        </w:tc>
        <w:tc>
          <w:tcPr>
            <w:tcW w:w="9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B978F1F"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05A4632"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76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43ACE7"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1BF46937" w14:textId="77777777" w:rsidTr="001D066C">
        <w:trPr>
          <w:trHeight w:val="390"/>
        </w:trPr>
        <w:tc>
          <w:tcPr>
            <w:tcW w:w="17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7D42F49"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lastRenderedPageBreak/>
              <w:t>Total </w:t>
            </w:r>
          </w:p>
          <w:p w14:paraId="0226EDB2"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b/>
                <w:bCs/>
                <w:i/>
                <w:iCs/>
                <w:sz w:val="18"/>
                <w:szCs w:val="18"/>
              </w:rPr>
              <w:t>Team project</w:t>
            </w:r>
            <w:r w:rsidRPr="001D066C">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A7987E7" w14:textId="77777777" w:rsidR="001D066C" w:rsidRPr="001D066C" w:rsidRDefault="001D066C" w:rsidP="001D066C">
            <w:pPr>
              <w:spacing w:after="0" w:line="240" w:lineRule="auto"/>
              <w:ind w:left="0" w:right="0" w:firstLine="0"/>
              <w:jc w:val="right"/>
              <w:textAlignment w:val="baseline"/>
              <w:rPr>
                <w:rFonts w:ascii="Times New Roman" w:eastAsia="Times New Roman" w:hAnsi="Times New Roman" w:cs="Times New Roman"/>
                <w:szCs w:val="24"/>
              </w:rPr>
            </w:pPr>
            <w:r w:rsidRPr="001D066C">
              <w:rPr>
                <w:rFonts w:eastAsia="Times New Roman"/>
                <w:szCs w:val="24"/>
              </w:rPr>
              <w:t>Total (out of 92) </w:t>
            </w:r>
          </w:p>
        </w:tc>
        <w:tc>
          <w:tcPr>
            <w:tcW w:w="9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35F7247"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FAFD19A"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 92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08E98C"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r w:rsidR="001D066C" w:rsidRPr="001D066C" w14:paraId="21BE38E6" w14:textId="77777777" w:rsidTr="001D066C">
        <w:trPr>
          <w:trHeight w:val="435"/>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A753628"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DAB4178" w14:textId="77777777" w:rsidR="001D066C" w:rsidRPr="001D066C" w:rsidRDefault="001D066C" w:rsidP="001D066C">
            <w:pPr>
              <w:spacing w:after="0" w:line="240" w:lineRule="auto"/>
              <w:ind w:left="0" w:right="0" w:firstLine="0"/>
              <w:jc w:val="right"/>
              <w:textAlignment w:val="baseline"/>
              <w:rPr>
                <w:rFonts w:ascii="Times New Roman" w:eastAsia="Times New Roman" w:hAnsi="Times New Roman" w:cs="Times New Roman"/>
                <w:szCs w:val="24"/>
              </w:rPr>
            </w:pPr>
            <w:r w:rsidRPr="001D066C">
              <w:rPr>
                <w:rFonts w:eastAsia="Times New Roman"/>
                <w:b/>
                <w:bCs/>
                <w:szCs w:val="24"/>
              </w:rPr>
              <w:t>Final Grade (out of 20)</w:t>
            </w:r>
            <w:r w:rsidRPr="001D066C">
              <w:rPr>
                <w:rFonts w:eastAsia="Times New Roman"/>
                <w:szCs w:val="24"/>
              </w:rPr>
              <w:t> </w:t>
            </w:r>
          </w:p>
        </w:tc>
        <w:tc>
          <w:tcPr>
            <w:tcW w:w="9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DFB877D"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58999A7" w14:textId="77777777" w:rsidR="001D066C" w:rsidRPr="001D066C" w:rsidRDefault="001D066C" w:rsidP="001D066C">
            <w:pPr>
              <w:spacing w:after="0" w:line="240" w:lineRule="auto"/>
              <w:ind w:left="0" w:right="0" w:firstLine="0"/>
              <w:jc w:val="center"/>
              <w:textAlignment w:val="baseline"/>
              <w:rPr>
                <w:rFonts w:ascii="Times New Roman" w:eastAsia="Times New Roman" w:hAnsi="Times New Roman" w:cs="Times New Roman"/>
                <w:szCs w:val="24"/>
              </w:rPr>
            </w:pPr>
            <w:r w:rsidRPr="001D066C">
              <w:rPr>
                <w:rFonts w:eastAsia="Times New Roman"/>
                <w:b/>
                <w:bCs/>
                <w:szCs w:val="24"/>
              </w:rPr>
              <w:t>   / 20</w:t>
            </w:r>
            <w:r w:rsidRPr="001D066C">
              <w:rPr>
                <w:rFonts w:eastAsia="Times New Roman"/>
                <w:szCs w:val="24"/>
              </w:rPr>
              <w:t>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AD8944E" w14:textId="77777777" w:rsidR="001D066C" w:rsidRPr="001D066C" w:rsidRDefault="001D066C" w:rsidP="001D066C">
            <w:pPr>
              <w:spacing w:after="0" w:line="240" w:lineRule="auto"/>
              <w:ind w:left="0" w:right="0" w:firstLine="0"/>
              <w:jc w:val="left"/>
              <w:textAlignment w:val="baseline"/>
              <w:rPr>
                <w:rFonts w:ascii="Times New Roman" w:eastAsia="Times New Roman" w:hAnsi="Times New Roman" w:cs="Times New Roman"/>
                <w:szCs w:val="24"/>
              </w:rPr>
            </w:pPr>
            <w:r w:rsidRPr="001D066C">
              <w:rPr>
                <w:rFonts w:eastAsia="Times New Roman"/>
                <w:szCs w:val="24"/>
              </w:rPr>
              <w:t> </w:t>
            </w:r>
          </w:p>
        </w:tc>
      </w:tr>
    </w:tbl>
    <w:p w14:paraId="19998AC0" w14:textId="77777777" w:rsidR="001D066C" w:rsidRPr="001D066C" w:rsidRDefault="001D066C" w:rsidP="001D066C">
      <w:pPr>
        <w:spacing w:after="0" w:line="240" w:lineRule="auto"/>
        <w:ind w:left="360" w:right="0" w:firstLine="0"/>
        <w:textAlignment w:val="baseline"/>
        <w:rPr>
          <w:rFonts w:ascii="Segoe UI" w:eastAsia="Times New Roman" w:hAnsi="Segoe UI" w:cs="Segoe UI"/>
          <w:sz w:val="18"/>
          <w:szCs w:val="18"/>
        </w:rPr>
      </w:pPr>
      <w:r w:rsidRPr="001D066C">
        <w:rPr>
          <w:rFonts w:eastAsia="Times New Roman"/>
          <w:i/>
          <w:iCs/>
          <w:sz w:val="18"/>
          <w:szCs w:val="18"/>
        </w:rPr>
        <w:t>*Evaluated individually</w:t>
      </w:r>
      <w:r w:rsidRPr="001D066C">
        <w:rPr>
          <w:rFonts w:eastAsia="Times New Roman"/>
          <w:sz w:val="18"/>
          <w:szCs w:val="18"/>
        </w:rPr>
        <w:t> </w:t>
      </w:r>
    </w:p>
    <w:p w14:paraId="326CAE42" w14:textId="77777777" w:rsidR="001D066C" w:rsidRPr="001D066C" w:rsidRDefault="001D066C" w:rsidP="001D066C">
      <w:pPr>
        <w:spacing w:after="0" w:line="240" w:lineRule="auto"/>
        <w:ind w:left="360" w:right="0" w:firstLine="0"/>
        <w:textAlignment w:val="baseline"/>
        <w:rPr>
          <w:rFonts w:ascii="Segoe UI" w:eastAsia="Times New Roman" w:hAnsi="Segoe UI" w:cs="Segoe UI"/>
          <w:sz w:val="18"/>
          <w:szCs w:val="18"/>
        </w:rPr>
      </w:pPr>
      <w:r w:rsidRPr="001D066C">
        <w:rPr>
          <w:rFonts w:eastAsia="Times New Roman"/>
          <w:i/>
          <w:iCs/>
          <w:sz w:val="18"/>
          <w:szCs w:val="18"/>
        </w:rPr>
        <w:t>**For team project only</w:t>
      </w:r>
      <w:r w:rsidRPr="001D066C">
        <w:rPr>
          <w:rFonts w:eastAsia="Times New Roman"/>
          <w:sz w:val="18"/>
          <w:szCs w:val="18"/>
        </w:rPr>
        <w:t> </w:t>
      </w:r>
    </w:p>
    <w:p w14:paraId="0E65F0E6" w14:textId="77777777" w:rsidR="001D066C" w:rsidRPr="001D066C" w:rsidRDefault="001D066C" w:rsidP="001D066C">
      <w:pPr>
        <w:spacing w:after="0" w:line="240" w:lineRule="auto"/>
        <w:ind w:left="360" w:right="0" w:firstLine="0"/>
        <w:textAlignment w:val="baseline"/>
        <w:rPr>
          <w:rFonts w:ascii="Segoe UI" w:eastAsia="Times New Roman" w:hAnsi="Segoe UI" w:cs="Segoe UI"/>
          <w:sz w:val="18"/>
          <w:szCs w:val="18"/>
        </w:rPr>
      </w:pPr>
      <w:r w:rsidRPr="001D066C">
        <w:rPr>
          <w:rFonts w:eastAsia="Times New Roman"/>
          <w:sz w:val="18"/>
          <w:szCs w:val="18"/>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34"/>
        <w:gridCol w:w="2909"/>
        <w:gridCol w:w="1185"/>
        <w:gridCol w:w="2182"/>
        <w:gridCol w:w="1069"/>
        <w:gridCol w:w="1510"/>
      </w:tblGrid>
      <w:tr w:rsidR="001D066C" w:rsidRPr="001D066C" w14:paraId="6F2FF690" w14:textId="77777777" w:rsidTr="001D066C">
        <w:trPr>
          <w:trHeight w:val="675"/>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7D74FA3" w14:textId="77777777" w:rsidR="001D066C" w:rsidRPr="001D066C" w:rsidRDefault="001D066C" w:rsidP="001D066C">
            <w:pPr>
              <w:spacing w:after="0" w:line="240" w:lineRule="auto"/>
              <w:ind w:left="0" w:right="0" w:firstLine="0"/>
              <w:textAlignment w:val="baseline"/>
              <w:rPr>
                <w:rFonts w:ascii="Times New Roman" w:eastAsia="Times New Roman" w:hAnsi="Times New Roman" w:cs="Times New Roman"/>
                <w:szCs w:val="24"/>
              </w:rPr>
            </w:pPr>
            <w:r w:rsidRPr="001D066C">
              <w:rPr>
                <w:rFonts w:eastAsia="Times New Roman"/>
                <w:b/>
                <w:bCs/>
                <w:szCs w:val="24"/>
              </w:rPr>
              <w:t>Supervisor Name</w:t>
            </w:r>
            <w:r w:rsidRPr="001D066C">
              <w:rPr>
                <w:rFonts w:eastAsia="Times New Roman"/>
                <w:szCs w:val="24"/>
              </w:rPr>
              <w:t>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17273D" w14:textId="77777777" w:rsidR="001D066C" w:rsidRPr="001D066C" w:rsidRDefault="001D066C" w:rsidP="001D066C">
            <w:pPr>
              <w:spacing w:after="0" w:line="240" w:lineRule="auto"/>
              <w:ind w:left="0" w:right="0" w:firstLine="0"/>
              <w:textAlignment w:val="baseline"/>
              <w:rPr>
                <w:rFonts w:ascii="Times New Roman" w:eastAsia="Times New Roman" w:hAnsi="Times New Roman" w:cs="Times New Roman"/>
                <w:szCs w:val="24"/>
              </w:rPr>
            </w:pPr>
            <w:r w:rsidRPr="001D066C">
              <w:rPr>
                <w:rFonts w:eastAsia="Times New Roman"/>
                <w:b/>
                <w:bCs/>
                <w:szCs w:val="24"/>
              </w:rPr>
              <w:t> </w:t>
            </w:r>
            <w:r w:rsidRPr="001D066C">
              <w:rPr>
                <w:rFonts w:eastAsia="Times New Roman"/>
                <w:szCs w:val="24"/>
              </w:rPr>
              <w:t> </w:t>
            </w:r>
          </w:p>
          <w:p w14:paraId="05490EEE" w14:textId="77777777" w:rsidR="001D066C" w:rsidRPr="001D066C" w:rsidRDefault="001D066C" w:rsidP="001D066C">
            <w:pPr>
              <w:spacing w:after="0" w:line="240" w:lineRule="auto"/>
              <w:ind w:left="0" w:right="0" w:firstLine="0"/>
              <w:textAlignment w:val="baseline"/>
              <w:rPr>
                <w:rFonts w:ascii="Times New Roman" w:eastAsia="Times New Roman" w:hAnsi="Times New Roman" w:cs="Times New Roman"/>
                <w:szCs w:val="24"/>
              </w:rPr>
            </w:pPr>
            <w:r w:rsidRPr="001D066C">
              <w:rPr>
                <w:rFonts w:eastAsia="Times New Roman"/>
                <w:b/>
                <w:bCs/>
                <w:szCs w:val="24"/>
              </w:rPr>
              <w:t> </w:t>
            </w:r>
            <w:r w:rsidRPr="001D066C">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ECE63AD" w14:textId="77777777" w:rsidR="001D066C" w:rsidRPr="001D066C" w:rsidRDefault="001D066C" w:rsidP="001D066C">
            <w:pPr>
              <w:spacing w:after="0" w:line="240" w:lineRule="auto"/>
              <w:ind w:left="0" w:right="0" w:firstLine="0"/>
              <w:textAlignment w:val="baseline"/>
              <w:rPr>
                <w:rFonts w:ascii="Times New Roman" w:eastAsia="Times New Roman" w:hAnsi="Times New Roman" w:cs="Times New Roman"/>
                <w:szCs w:val="24"/>
              </w:rPr>
            </w:pPr>
            <w:r w:rsidRPr="001D066C">
              <w:rPr>
                <w:rFonts w:eastAsia="Times New Roman"/>
                <w:b/>
                <w:bCs/>
                <w:szCs w:val="24"/>
              </w:rPr>
              <w:t>Signature</w:t>
            </w:r>
            <w:r w:rsidRPr="001D066C">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D2CBED" w14:textId="77777777" w:rsidR="001D066C" w:rsidRPr="001D066C" w:rsidRDefault="001D066C" w:rsidP="001D066C">
            <w:pPr>
              <w:spacing w:after="0" w:line="240" w:lineRule="auto"/>
              <w:ind w:left="0" w:right="0" w:firstLine="0"/>
              <w:textAlignment w:val="baseline"/>
              <w:rPr>
                <w:rFonts w:ascii="Times New Roman" w:eastAsia="Times New Roman" w:hAnsi="Times New Roman" w:cs="Times New Roman"/>
                <w:szCs w:val="24"/>
              </w:rPr>
            </w:pPr>
            <w:r w:rsidRPr="001D066C">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7E60209" w14:textId="77777777" w:rsidR="001D066C" w:rsidRPr="001D066C" w:rsidRDefault="001D066C" w:rsidP="001D066C">
            <w:pPr>
              <w:spacing w:after="0" w:line="240" w:lineRule="auto"/>
              <w:ind w:left="0" w:right="0" w:firstLine="0"/>
              <w:textAlignment w:val="baseline"/>
              <w:rPr>
                <w:rFonts w:ascii="Times New Roman" w:eastAsia="Times New Roman" w:hAnsi="Times New Roman" w:cs="Times New Roman"/>
                <w:szCs w:val="24"/>
              </w:rPr>
            </w:pPr>
            <w:r w:rsidRPr="001D066C">
              <w:rPr>
                <w:rFonts w:eastAsia="Times New Roman"/>
                <w:b/>
                <w:bCs/>
                <w:szCs w:val="24"/>
              </w:rPr>
              <w:t>Date  </w:t>
            </w:r>
            <w:r w:rsidRPr="001D066C">
              <w:rPr>
                <w:rFonts w:eastAsia="Times New Roman"/>
                <w:szCs w:val="24"/>
              </w:rPr>
              <w:t> </w:t>
            </w:r>
          </w:p>
        </w:tc>
        <w:tc>
          <w:tcPr>
            <w:tcW w:w="2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E90349" w14:textId="77777777" w:rsidR="001D066C" w:rsidRPr="001D066C" w:rsidRDefault="001D066C" w:rsidP="001D066C">
            <w:pPr>
              <w:spacing w:after="0" w:line="240" w:lineRule="auto"/>
              <w:ind w:left="0" w:right="0" w:firstLine="0"/>
              <w:textAlignment w:val="baseline"/>
              <w:rPr>
                <w:rFonts w:ascii="Times New Roman" w:eastAsia="Times New Roman" w:hAnsi="Times New Roman" w:cs="Times New Roman"/>
                <w:szCs w:val="24"/>
              </w:rPr>
            </w:pPr>
            <w:r w:rsidRPr="001D066C">
              <w:rPr>
                <w:rFonts w:eastAsia="Times New Roman"/>
                <w:b/>
                <w:bCs/>
                <w:szCs w:val="24"/>
              </w:rPr>
              <w:t> </w:t>
            </w:r>
            <w:r w:rsidRPr="001D066C">
              <w:rPr>
                <w:rFonts w:eastAsia="Times New Roman"/>
                <w:szCs w:val="24"/>
              </w:rPr>
              <w:t> </w:t>
            </w:r>
          </w:p>
        </w:tc>
      </w:tr>
    </w:tbl>
    <w:p w14:paraId="1E12D3A6" w14:textId="77777777" w:rsidR="001D066C" w:rsidRPr="001D066C" w:rsidRDefault="001D066C" w:rsidP="001D066C">
      <w:pPr>
        <w:spacing w:after="0" w:line="240" w:lineRule="auto"/>
        <w:ind w:left="0" w:right="0" w:firstLine="0"/>
        <w:textAlignment w:val="baseline"/>
        <w:rPr>
          <w:rFonts w:ascii="Segoe UI" w:eastAsia="Times New Roman" w:hAnsi="Segoe UI" w:cs="Segoe UI"/>
          <w:sz w:val="18"/>
          <w:szCs w:val="18"/>
        </w:rPr>
      </w:pPr>
      <w:r w:rsidRPr="001D066C">
        <w:rPr>
          <w:rFonts w:eastAsia="Times New Roman"/>
          <w:szCs w:val="24"/>
        </w:rPr>
        <w:t> </w:t>
      </w:r>
    </w:p>
    <w:p w14:paraId="3CD69C9B" w14:textId="77777777" w:rsidR="00627DA1" w:rsidRDefault="00627DA1" w:rsidP="005F37F8">
      <w:pPr>
        <w:spacing w:after="160" w:line="259" w:lineRule="auto"/>
        <w:ind w:left="0" w:right="0" w:firstLine="0"/>
        <w:jc w:val="left"/>
      </w:pPr>
    </w:p>
    <w:p w14:paraId="6CFA5627" w14:textId="77777777" w:rsidR="00627DA1" w:rsidRDefault="00627DA1">
      <w:pPr>
        <w:spacing w:after="160" w:line="259" w:lineRule="auto"/>
        <w:ind w:left="0" w:right="0" w:firstLine="0"/>
        <w:jc w:val="left"/>
      </w:pPr>
      <w:r>
        <w:br w:type="page"/>
      </w:r>
    </w:p>
    <w:p w14:paraId="05C8D237" w14:textId="6EB779E2" w:rsidR="003344D5" w:rsidRPr="003344D5" w:rsidRDefault="003344D5" w:rsidP="003344D5">
      <w:pPr>
        <w:spacing w:after="0" w:line="240" w:lineRule="auto"/>
        <w:ind w:left="0" w:right="0" w:firstLine="0"/>
        <w:jc w:val="center"/>
        <w:textAlignment w:val="baseline"/>
        <w:rPr>
          <w:rFonts w:ascii="Segoe UI" w:eastAsia="Times New Roman" w:hAnsi="Segoe UI" w:cs="Segoe UI"/>
          <w:sz w:val="18"/>
          <w:szCs w:val="18"/>
        </w:rPr>
      </w:pPr>
      <w:r w:rsidRPr="003344D5">
        <w:rPr>
          <w:noProof/>
        </w:rPr>
        <w:lastRenderedPageBreak/>
        <w:drawing>
          <wp:inline distT="0" distB="0" distL="0" distR="0" wp14:anchorId="16102E31" wp14:editId="5ED00E0A">
            <wp:extent cx="5013325" cy="1371600"/>
            <wp:effectExtent l="0" t="0" r="0" b="0"/>
            <wp:docPr id="1433543363" name="Picture 1433543363" descr="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43363" name="Picture 11" descr="A red white and blue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325" cy="1371600"/>
                    </a:xfrm>
                    <a:prstGeom prst="rect">
                      <a:avLst/>
                    </a:prstGeom>
                    <a:noFill/>
                    <a:ln>
                      <a:noFill/>
                    </a:ln>
                  </pic:spPr>
                </pic:pic>
              </a:graphicData>
            </a:graphic>
          </wp:inline>
        </w:drawing>
      </w:r>
      <w:r w:rsidRPr="003344D5">
        <w:rPr>
          <w:rFonts w:eastAsia="Times New Roman"/>
          <w:szCs w:val="24"/>
        </w:rPr>
        <w:t> </w:t>
      </w:r>
    </w:p>
    <w:p w14:paraId="0435353E" w14:textId="77777777" w:rsidR="003344D5" w:rsidRPr="003344D5" w:rsidRDefault="003344D5" w:rsidP="003344D5">
      <w:pPr>
        <w:spacing w:after="0" w:line="240" w:lineRule="auto"/>
        <w:ind w:left="0" w:right="0" w:firstLine="0"/>
        <w:jc w:val="center"/>
        <w:textAlignment w:val="baseline"/>
        <w:rPr>
          <w:rFonts w:ascii="Segoe UI" w:eastAsia="Times New Roman" w:hAnsi="Segoe UI" w:cs="Segoe UI"/>
          <w:b/>
          <w:bCs/>
          <w:color w:val="4F81BD"/>
          <w:sz w:val="18"/>
          <w:szCs w:val="18"/>
        </w:rPr>
      </w:pPr>
      <w:r w:rsidRPr="003344D5">
        <w:rPr>
          <w:rFonts w:eastAsia="Times New Roman"/>
          <w:b/>
          <w:bCs/>
          <w:i/>
          <w:iCs/>
          <w:color w:val="auto"/>
          <w:sz w:val="36"/>
          <w:szCs w:val="36"/>
        </w:rPr>
        <w:t>Capstone Project (COSC 490L)</w:t>
      </w:r>
      <w:r w:rsidRPr="003344D5">
        <w:rPr>
          <w:rFonts w:eastAsia="Times New Roman"/>
          <w:b/>
          <w:bCs/>
          <w:color w:val="auto"/>
          <w:sz w:val="36"/>
          <w:szCs w:val="36"/>
        </w:rPr>
        <w:t> </w:t>
      </w:r>
    </w:p>
    <w:p w14:paraId="084833EA" w14:textId="77777777" w:rsidR="003344D5" w:rsidRPr="003344D5" w:rsidRDefault="003344D5" w:rsidP="003344D5">
      <w:pPr>
        <w:spacing w:after="0" w:line="240" w:lineRule="auto"/>
        <w:ind w:left="0" w:right="0" w:firstLine="0"/>
        <w:jc w:val="center"/>
        <w:textAlignment w:val="baseline"/>
        <w:rPr>
          <w:rFonts w:ascii="Segoe UI" w:eastAsia="Times New Roman" w:hAnsi="Segoe UI" w:cs="Segoe UI"/>
          <w:b/>
          <w:bCs/>
          <w:color w:val="4F81BD"/>
          <w:sz w:val="18"/>
          <w:szCs w:val="18"/>
        </w:rPr>
      </w:pPr>
      <w:r w:rsidRPr="003344D5">
        <w:rPr>
          <w:rFonts w:eastAsia="Times New Roman"/>
          <w:b/>
          <w:bCs/>
          <w:i/>
          <w:iCs/>
          <w:color w:val="C00000"/>
          <w:sz w:val="28"/>
          <w:szCs w:val="28"/>
        </w:rPr>
        <w:t>Final Evaluation –Prototype Design</w:t>
      </w:r>
      <w:r w:rsidRPr="003344D5">
        <w:rPr>
          <w:rFonts w:eastAsia="Times New Roman"/>
          <w:b/>
          <w:bCs/>
          <w:color w:val="C00000"/>
          <w:sz w:val="28"/>
          <w:szCs w:val="28"/>
        </w:rPr>
        <w:t> </w:t>
      </w:r>
    </w:p>
    <w:p w14:paraId="54FC47D0" w14:textId="77777777" w:rsidR="003344D5" w:rsidRPr="003344D5" w:rsidRDefault="003344D5" w:rsidP="003344D5">
      <w:pPr>
        <w:spacing w:after="0" w:line="240" w:lineRule="auto"/>
        <w:ind w:left="0" w:right="0" w:firstLine="0"/>
        <w:textAlignment w:val="baseline"/>
        <w:rPr>
          <w:rFonts w:ascii="Segoe UI" w:eastAsia="Times New Roman" w:hAnsi="Segoe UI" w:cs="Segoe UI"/>
          <w:sz w:val="18"/>
          <w:szCs w:val="18"/>
        </w:rPr>
      </w:pPr>
      <w:r w:rsidRPr="003344D5">
        <w:rPr>
          <w:rFonts w:eastAsia="Times New Roman"/>
          <w:szCs w:val="24"/>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08"/>
        <w:gridCol w:w="2999"/>
        <w:gridCol w:w="1473"/>
        <w:gridCol w:w="582"/>
        <w:gridCol w:w="762"/>
        <w:gridCol w:w="582"/>
        <w:gridCol w:w="881"/>
        <w:gridCol w:w="582"/>
        <w:gridCol w:w="930"/>
      </w:tblGrid>
      <w:tr w:rsidR="003344D5" w:rsidRPr="003344D5" w14:paraId="4114F855" w14:textId="77777777" w:rsidTr="003344D5">
        <w:trPr>
          <w:trHeight w:val="58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D5BCC0E" w14:textId="77777777" w:rsidR="003344D5" w:rsidRPr="003344D5" w:rsidRDefault="003344D5" w:rsidP="003344D5">
            <w:pPr>
              <w:spacing w:after="0" w:line="240" w:lineRule="auto"/>
              <w:ind w:left="105" w:right="0" w:firstLine="0"/>
              <w:jc w:val="left"/>
              <w:textAlignment w:val="baseline"/>
              <w:rPr>
                <w:rFonts w:ascii="Times New Roman" w:eastAsia="Times New Roman" w:hAnsi="Times New Roman" w:cs="Times New Roman"/>
                <w:szCs w:val="24"/>
              </w:rPr>
            </w:pPr>
            <w:r w:rsidRPr="003344D5">
              <w:rPr>
                <w:rFonts w:eastAsia="Times New Roman"/>
                <w:b/>
                <w:bCs/>
                <w:szCs w:val="24"/>
              </w:rPr>
              <w:t>Name of Student  </w:t>
            </w:r>
            <w:r w:rsidRPr="003344D5">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B01896" w14:textId="77777777" w:rsidR="003344D5" w:rsidRPr="003344D5" w:rsidRDefault="003344D5" w:rsidP="003344D5">
            <w:pPr>
              <w:spacing w:after="0" w:line="240" w:lineRule="auto"/>
              <w:ind w:left="105"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FAC3B15" w14:textId="77777777" w:rsidR="003344D5" w:rsidRPr="003344D5" w:rsidRDefault="003344D5" w:rsidP="003344D5">
            <w:pPr>
              <w:spacing w:after="0" w:line="240" w:lineRule="auto"/>
              <w:ind w:left="105" w:right="0" w:firstLine="0"/>
              <w:jc w:val="left"/>
              <w:textAlignment w:val="baseline"/>
              <w:rPr>
                <w:rFonts w:ascii="Times New Roman" w:eastAsia="Times New Roman" w:hAnsi="Times New Roman" w:cs="Times New Roman"/>
                <w:szCs w:val="24"/>
              </w:rPr>
            </w:pPr>
            <w:r w:rsidRPr="003344D5">
              <w:rPr>
                <w:rFonts w:eastAsia="Times New Roman"/>
                <w:b/>
                <w:bCs/>
                <w:szCs w:val="24"/>
              </w:rPr>
              <w:t>Student ID </w:t>
            </w:r>
            <w:r w:rsidRPr="003344D5">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0D6399EE" w14:textId="77777777" w:rsidR="003344D5" w:rsidRPr="003344D5" w:rsidRDefault="003344D5" w:rsidP="003344D5">
            <w:pPr>
              <w:spacing w:after="0" w:line="240" w:lineRule="auto"/>
              <w:ind w:left="0"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r>
      <w:tr w:rsidR="003344D5" w:rsidRPr="003344D5" w14:paraId="6C0BEE74" w14:textId="77777777" w:rsidTr="003344D5">
        <w:trPr>
          <w:trHeight w:val="6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C87A98C" w14:textId="77777777" w:rsidR="003344D5" w:rsidRPr="003344D5" w:rsidRDefault="003344D5" w:rsidP="003344D5">
            <w:pPr>
              <w:spacing w:after="0" w:line="240" w:lineRule="auto"/>
              <w:ind w:left="105" w:right="0" w:firstLine="0"/>
              <w:jc w:val="left"/>
              <w:textAlignment w:val="baseline"/>
              <w:rPr>
                <w:rFonts w:ascii="Times New Roman" w:eastAsia="Times New Roman" w:hAnsi="Times New Roman" w:cs="Times New Roman"/>
                <w:szCs w:val="24"/>
              </w:rPr>
            </w:pPr>
            <w:r w:rsidRPr="003344D5">
              <w:rPr>
                <w:rFonts w:eastAsia="Times New Roman"/>
                <w:b/>
                <w:bCs/>
                <w:szCs w:val="24"/>
              </w:rPr>
              <w:t>College  </w:t>
            </w:r>
            <w:r w:rsidRPr="003344D5">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804370" w14:textId="77777777" w:rsidR="003344D5" w:rsidRPr="003344D5" w:rsidRDefault="003344D5" w:rsidP="003344D5">
            <w:pPr>
              <w:spacing w:after="0" w:line="240" w:lineRule="auto"/>
              <w:ind w:left="105"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2A808E3" w14:textId="77777777" w:rsidR="003344D5" w:rsidRPr="003344D5" w:rsidRDefault="003344D5" w:rsidP="003344D5">
            <w:pPr>
              <w:spacing w:after="0" w:line="240" w:lineRule="auto"/>
              <w:ind w:left="105" w:right="0" w:firstLine="0"/>
              <w:jc w:val="left"/>
              <w:textAlignment w:val="baseline"/>
              <w:rPr>
                <w:rFonts w:ascii="Times New Roman" w:eastAsia="Times New Roman" w:hAnsi="Times New Roman" w:cs="Times New Roman"/>
                <w:szCs w:val="24"/>
              </w:rPr>
            </w:pPr>
            <w:r w:rsidRPr="003344D5">
              <w:rPr>
                <w:rFonts w:eastAsia="Times New Roman"/>
                <w:b/>
                <w:bCs/>
                <w:szCs w:val="24"/>
              </w:rPr>
              <w:t>Program  </w:t>
            </w:r>
            <w:r w:rsidRPr="003344D5">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6369C733" w14:textId="77777777" w:rsidR="003344D5" w:rsidRPr="003344D5" w:rsidRDefault="003344D5" w:rsidP="003344D5">
            <w:pPr>
              <w:spacing w:after="0" w:line="240" w:lineRule="auto"/>
              <w:ind w:left="0"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r>
      <w:tr w:rsidR="003344D5" w:rsidRPr="003344D5" w14:paraId="562C7666" w14:textId="77777777" w:rsidTr="003344D5">
        <w:trPr>
          <w:trHeight w:val="55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0C7CCCE" w14:textId="77777777" w:rsidR="003344D5" w:rsidRPr="003344D5" w:rsidRDefault="003344D5" w:rsidP="003344D5">
            <w:pPr>
              <w:spacing w:after="0" w:line="240" w:lineRule="auto"/>
              <w:ind w:left="105" w:right="0" w:firstLine="0"/>
              <w:jc w:val="left"/>
              <w:textAlignment w:val="baseline"/>
              <w:rPr>
                <w:rFonts w:ascii="Times New Roman" w:eastAsia="Times New Roman" w:hAnsi="Times New Roman" w:cs="Times New Roman"/>
                <w:szCs w:val="24"/>
              </w:rPr>
            </w:pPr>
            <w:r w:rsidRPr="003344D5">
              <w:rPr>
                <w:rFonts w:eastAsia="Times New Roman"/>
                <w:b/>
                <w:bCs/>
                <w:szCs w:val="24"/>
              </w:rPr>
              <w:t>Course Title  </w:t>
            </w:r>
            <w:r w:rsidRPr="003344D5">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08CDA2" w14:textId="77777777" w:rsidR="003344D5" w:rsidRPr="003344D5" w:rsidRDefault="003344D5" w:rsidP="003344D5">
            <w:pPr>
              <w:spacing w:after="0" w:line="240" w:lineRule="auto"/>
              <w:ind w:left="0" w:right="0" w:firstLine="0"/>
              <w:jc w:val="left"/>
              <w:textAlignment w:val="baseline"/>
              <w:rPr>
                <w:rFonts w:ascii="Times New Roman" w:eastAsia="Times New Roman" w:hAnsi="Times New Roman" w:cs="Times New Roman"/>
                <w:szCs w:val="24"/>
              </w:rPr>
            </w:pPr>
            <w:r w:rsidRPr="003344D5">
              <w:rPr>
                <w:rFonts w:eastAsia="Times New Roman"/>
                <w:szCs w:val="24"/>
              </w:rPr>
              <w:t>Senior Design Project Laboratory </w:t>
            </w:r>
          </w:p>
          <w:p w14:paraId="68C58EAD" w14:textId="77777777" w:rsidR="003344D5" w:rsidRPr="003344D5" w:rsidRDefault="003344D5" w:rsidP="003344D5">
            <w:pPr>
              <w:spacing w:after="0" w:line="240" w:lineRule="auto"/>
              <w:ind w:left="105"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DFF5FFB" w14:textId="77777777" w:rsidR="003344D5" w:rsidRPr="003344D5" w:rsidRDefault="003344D5" w:rsidP="003344D5">
            <w:pPr>
              <w:spacing w:after="0" w:line="240" w:lineRule="auto"/>
              <w:ind w:left="105" w:right="0" w:firstLine="0"/>
              <w:textAlignment w:val="baseline"/>
              <w:rPr>
                <w:rFonts w:ascii="Times New Roman" w:eastAsia="Times New Roman" w:hAnsi="Times New Roman" w:cs="Times New Roman"/>
                <w:szCs w:val="24"/>
              </w:rPr>
            </w:pPr>
            <w:r w:rsidRPr="003344D5">
              <w:rPr>
                <w:rFonts w:eastAsia="Times New Roman"/>
                <w:b/>
                <w:bCs/>
                <w:szCs w:val="24"/>
              </w:rPr>
              <w:t>Course Code </w:t>
            </w:r>
            <w:r w:rsidRPr="003344D5">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491217EB" w14:textId="77777777" w:rsidR="003344D5" w:rsidRPr="003344D5" w:rsidRDefault="003344D5" w:rsidP="003344D5">
            <w:pPr>
              <w:spacing w:after="0" w:line="240" w:lineRule="auto"/>
              <w:ind w:left="0" w:right="0" w:firstLine="0"/>
              <w:jc w:val="left"/>
              <w:textAlignment w:val="baseline"/>
              <w:rPr>
                <w:rFonts w:ascii="Times New Roman" w:eastAsia="Times New Roman" w:hAnsi="Times New Roman" w:cs="Times New Roman"/>
                <w:szCs w:val="24"/>
              </w:rPr>
            </w:pPr>
            <w:r w:rsidRPr="003344D5">
              <w:rPr>
                <w:rFonts w:eastAsia="Times New Roman"/>
                <w:szCs w:val="24"/>
              </w:rPr>
              <w:t>COSC 490L </w:t>
            </w:r>
          </w:p>
        </w:tc>
      </w:tr>
      <w:tr w:rsidR="003344D5" w:rsidRPr="003344D5" w14:paraId="006DCE93" w14:textId="77777777" w:rsidTr="003344D5">
        <w:trPr>
          <w:trHeight w:val="100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2C713B4" w14:textId="77777777" w:rsidR="003344D5" w:rsidRPr="003344D5" w:rsidRDefault="003344D5" w:rsidP="003344D5">
            <w:pPr>
              <w:spacing w:after="0" w:line="240" w:lineRule="auto"/>
              <w:ind w:left="105" w:right="0" w:firstLine="0"/>
              <w:jc w:val="left"/>
              <w:textAlignment w:val="baseline"/>
              <w:rPr>
                <w:rFonts w:ascii="Times New Roman" w:eastAsia="Times New Roman" w:hAnsi="Times New Roman" w:cs="Times New Roman"/>
                <w:szCs w:val="24"/>
              </w:rPr>
            </w:pPr>
            <w:r w:rsidRPr="003344D5">
              <w:rPr>
                <w:rFonts w:eastAsia="Times New Roman"/>
                <w:b/>
                <w:bCs/>
                <w:szCs w:val="24"/>
              </w:rPr>
              <w:t>Project/ Project Title</w:t>
            </w:r>
            <w:r w:rsidRPr="003344D5">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4BA267" w14:textId="77777777" w:rsidR="003344D5" w:rsidRPr="003344D5" w:rsidRDefault="003344D5" w:rsidP="003344D5">
            <w:pPr>
              <w:spacing w:after="0" w:line="240" w:lineRule="auto"/>
              <w:ind w:left="105"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2A2243C" w14:textId="77777777" w:rsidR="003344D5" w:rsidRPr="003344D5" w:rsidRDefault="003344D5" w:rsidP="003344D5">
            <w:pPr>
              <w:spacing w:after="0" w:line="240" w:lineRule="auto"/>
              <w:ind w:left="105" w:right="0" w:firstLine="0"/>
              <w:jc w:val="left"/>
              <w:textAlignment w:val="baseline"/>
              <w:rPr>
                <w:rFonts w:ascii="Times New Roman" w:eastAsia="Times New Roman" w:hAnsi="Times New Roman" w:cs="Times New Roman"/>
                <w:szCs w:val="24"/>
              </w:rPr>
            </w:pPr>
            <w:r w:rsidRPr="003344D5">
              <w:rPr>
                <w:rFonts w:eastAsia="Times New Roman"/>
                <w:b/>
                <w:bCs/>
                <w:szCs w:val="24"/>
              </w:rPr>
              <w:t>Academic Year</w:t>
            </w:r>
            <w:r w:rsidRPr="003344D5">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1154E1F9" w14:textId="77777777" w:rsidR="003344D5" w:rsidRPr="003344D5" w:rsidRDefault="003344D5" w:rsidP="003344D5">
            <w:pPr>
              <w:spacing w:after="0" w:line="240" w:lineRule="auto"/>
              <w:ind w:left="0"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r>
      <w:tr w:rsidR="003344D5" w:rsidRPr="003344D5" w14:paraId="018F609B" w14:textId="77777777" w:rsidTr="003344D5">
        <w:trPr>
          <w:trHeight w:val="3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F9A8AF6" w14:textId="77777777" w:rsidR="003344D5" w:rsidRPr="003344D5" w:rsidRDefault="003344D5" w:rsidP="003344D5">
            <w:pPr>
              <w:spacing w:after="0" w:line="240" w:lineRule="auto"/>
              <w:ind w:left="105" w:right="0" w:firstLine="0"/>
              <w:jc w:val="left"/>
              <w:textAlignment w:val="baseline"/>
              <w:rPr>
                <w:rFonts w:ascii="Times New Roman" w:eastAsia="Times New Roman" w:hAnsi="Times New Roman" w:cs="Times New Roman"/>
                <w:szCs w:val="24"/>
              </w:rPr>
            </w:pPr>
            <w:r w:rsidRPr="003344D5">
              <w:rPr>
                <w:rFonts w:eastAsia="Times New Roman"/>
                <w:b/>
                <w:bCs/>
                <w:szCs w:val="24"/>
              </w:rPr>
              <w:t>Supervisor Name    </w:t>
            </w:r>
            <w:r w:rsidRPr="003344D5">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D1C3A1" w14:textId="77777777" w:rsidR="003344D5" w:rsidRPr="003344D5" w:rsidRDefault="003344D5" w:rsidP="003344D5">
            <w:pPr>
              <w:spacing w:after="0" w:line="240" w:lineRule="auto"/>
              <w:ind w:left="105"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84AC8AD" w14:textId="77777777" w:rsidR="003344D5" w:rsidRPr="003344D5" w:rsidRDefault="003344D5" w:rsidP="003344D5">
            <w:pPr>
              <w:spacing w:after="0" w:line="240" w:lineRule="auto"/>
              <w:ind w:left="105" w:right="0" w:firstLine="0"/>
              <w:jc w:val="left"/>
              <w:textAlignment w:val="baseline"/>
              <w:rPr>
                <w:rFonts w:ascii="Times New Roman" w:eastAsia="Times New Roman" w:hAnsi="Times New Roman" w:cs="Times New Roman"/>
                <w:szCs w:val="24"/>
              </w:rPr>
            </w:pPr>
            <w:r w:rsidRPr="003344D5">
              <w:rPr>
                <w:rFonts w:eastAsia="Times New Roman"/>
                <w:b/>
                <w:bCs/>
                <w:szCs w:val="24"/>
              </w:rPr>
              <w:t>Semester</w:t>
            </w:r>
            <w:r w:rsidRPr="003344D5">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8015416"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603B585"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b/>
                <w:bCs/>
                <w:szCs w:val="24"/>
              </w:rPr>
              <w:t>First</w:t>
            </w:r>
            <w:r w:rsidRPr="003344D5">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7578DE1"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4EAAD0F"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b/>
                <w:bCs/>
                <w:szCs w:val="24"/>
              </w:rPr>
              <w:t>Second</w:t>
            </w:r>
            <w:r w:rsidRPr="003344D5">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FDD465"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9C9E627"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b/>
                <w:bCs/>
                <w:szCs w:val="24"/>
              </w:rPr>
              <w:t>Summer</w:t>
            </w:r>
            <w:r w:rsidRPr="003344D5">
              <w:rPr>
                <w:rFonts w:eastAsia="Times New Roman"/>
                <w:szCs w:val="24"/>
              </w:rPr>
              <w:t> </w:t>
            </w:r>
          </w:p>
        </w:tc>
      </w:tr>
    </w:tbl>
    <w:p w14:paraId="7479C624" w14:textId="77777777" w:rsidR="003344D5" w:rsidRPr="003344D5" w:rsidRDefault="003344D5" w:rsidP="003344D5">
      <w:pPr>
        <w:spacing w:after="0" w:line="240" w:lineRule="auto"/>
        <w:ind w:left="0" w:right="0" w:firstLine="0"/>
        <w:textAlignment w:val="baseline"/>
        <w:rPr>
          <w:rFonts w:ascii="Segoe UI" w:eastAsia="Times New Roman" w:hAnsi="Segoe UI" w:cs="Segoe UI"/>
          <w:sz w:val="18"/>
          <w:szCs w:val="18"/>
        </w:rPr>
      </w:pPr>
      <w:r w:rsidRPr="003344D5">
        <w:rPr>
          <w:rFonts w:eastAsia="Times New Roman"/>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2"/>
        <w:gridCol w:w="3805"/>
        <w:gridCol w:w="746"/>
        <w:gridCol w:w="811"/>
        <w:gridCol w:w="3710"/>
      </w:tblGrid>
      <w:tr w:rsidR="003344D5" w:rsidRPr="003344D5" w14:paraId="0E21C027" w14:textId="77777777" w:rsidTr="003344D5">
        <w:trPr>
          <w:trHeight w:val="450"/>
        </w:trPr>
        <w:tc>
          <w:tcPr>
            <w:tcW w:w="17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EB336E1"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b/>
                <w:bCs/>
                <w:szCs w:val="24"/>
              </w:rPr>
              <w:t>Criteria</w:t>
            </w:r>
            <w:r w:rsidRPr="003344D5">
              <w:rPr>
                <w:rFonts w:eastAsia="Times New Roman"/>
                <w:szCs w:val="24"/>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C4D5F62"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b/>
                <w:bCs/>
                <w:szCs w:val="24"/>
              </w:rPr>
              <w:t>Description</w:t>
            </w:r>
            <w:r w:rsidRPr="003344D5">
              <w:rPr>
                <w:rFonts w:eastAsia="Times New Roman"/>
                <w:szCs w:val="24"/>
              </w:rPr>
              <w:t> </w:t>
            </w:r>
          </w:p>
        </w:tc>
        <w:tc>
          <w:tcPr>
            <w:tcW w:w="9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F510000"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b/>
                <w:bCs/>
                <w:szCs w:val="24"/>
              </w:rPr>
              <w:t>PLOs / KPIs</w:t>
            </w:r>
            <w:r w:rsidRPr="003344D5">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179F230"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b/>
                <w:bCs/>
                <w:szCs w:val="24"/>
              </w:rPr>
              <w:t>Mark</w:t>
            </w:r>
            <w:r w:rsidRPr="003344D5">
              <w:rPr>
                <w:rFonts w:eastAsia="Times New Roman"/>
                <w:szCs w:val="24"/>
              </w:rPr>
              <w:t> </w:t>
            </w:r>
          </w:p>
        </w:tc>
        <w:tc>
          <w:tcPr>
            <w:tcW w:w="54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E4D14C0"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b/>
                <w:bCs/>
                <w:szCs w:val="24"/>
              </w:rPr>
              <w:t>Feedback</w:t>
            </w:r>
            <w:r w:rsidRPr="003344D5">
              <w:rPr>
                <w:rFonts w:eastAsia="Times New Roman"/>
                <w:szCs w:val="24"/>
              </w:rPr>
              <w:t> </w:t>
            </w:r>
          </w:p>
        </w:tc>
      </w:tr>
      <w:tr w:rsidR="003344D5" w:rsidRPr="003344D5" w14:paraId="45CF011C" w14:textId="77777777" w:rsidTr="003344D5">
        <w:trPr>
          <w:trHeight w:val="300"/>
        </w:trPr>
        <w:tc>
          <w:tcPr>
            <w:tcW w:w="177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3FD546B3"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Usability </w:t>
            </w:r>
          </w:p>
          <w:p w14:paraId="74061325"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 w:val="22"/>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1975A5" w14:textId="77777777" w:rsidR="003344D5" w:rsidRPr="003344D5" w:rsidRDefault="003344D5" w:rsidP="003344D5">
            <w:pPr>
              <w:spacing w:after="0" w:line="240" w:lineRule="auto"/>
              <w:ind w:left="0" w:right="0" w:firstLine="0"/>
              <w:textAlignment w:val="baseline"/>
              <w:rPr>
                <w:rFonts w:ascii="Times New Roman" w:eastAsia="Times New Roman" w:hAnsi="Times New Roman" w:cs="Times New Roman"/>
                <w:szCs w:val="24"/>
              </w:rPr>
            </w:pPr>
            <w:r w:rsidRPr="003344D5">
              <w:rPr>
                <w:rFonts w:eastAsia="Times New Roman"/>
                <w:szCs w:val="24"/>
              </w:rPr>
              <w:t>The user interface uses a simple and natural interaction style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C2F083"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7.1 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91CCED"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6F52FA" w14:textId="77777777" w:rsidR="003344D5" w:rsidRPr="003344D5" w:rsidRDefault="003344D5" w:rsidP="003344D5">
            <w:pPr>
              <w:spacing w:after="0" w:line="240" w:lineRule="auto"/>
              <w:ind w:left="0"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r>
      <w:tr w:rsidR="003344D5" w:rsidRPr="003344D5" w14:paraId="55DF0995" w14:textId="77777777" w:rsidTr="003344D5">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16A632B" w14:textId="77777777" w:rsidR="003344D5" w:rsidRPr="003344D5" w:rsidRDefault="003344D5" w:rsidP="003344D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6B33D9" w14:textId="77777777" w:rsidR="003344D5" w:rsidRPr="003344D5" w:rsidRDefault="003344D5" w:rsidP="003344D5">
            <w:pPr>
              <w:spacing w:after="0" w:line="240" w:lineRule="auto"/>
              <w:ind w:left="0" w:right="0" w:firstLine="0"/>
              <w:textAlignment w:val="baseline"/>
              <w:rPr>
                <w:rFonts w:ascii="Times New Roman" w:eastAsia="Times New Roman" w:hAnsi="Times New Roman" w:cs="Times New Roman"/>
                <w:szCs w:val="24"/>
              </w:rPr>
            </w:pPr>
            <w:r w:rsidRPr="003344D5">
              <w:rPr>
                <w:rFonts w:eastAsia="Times New Roman"/>
                <w:szCs w:val="24"/>
              </w:rPr>
              <w:t>The design implements HCI principles: constraints, consistency, minimize memorization, etc.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B0F3C3"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7.1 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8430D8"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8 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52A05E" w14:textId="77777777" w:rsidR="003344D5" w:rsidRPr="003344D5" w:rsidRDefault="003344D5" w:rsidP="003344D5">
            <w:pPr>
              <w:spacing w:after="0" w:line="240" w:lineRule="auto"/>
              <w:ind w:left="0"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r>
      <w:tr w:rsidR="003344D5" w:rsidRPr="003344D5" w14:paraId="02B52AC9" w14:textId="77777777" w:rsidTr="003344D5">
        <w:trPr>
          <w:trHeight w:val="465"/>
        </w:trPr>
        <w:tc>
          <w:tcPr>
            <w:tcW w:w="177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687F69A3"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Completeness  </w:t>
            </w:r>
          </w:p>
          <w:p w14:paraId="7B0485E7"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91DA23" w14:textId="77777777" w:rsidR="003344D5" w:rsidRPr="003344D5" w:rsidRDefault="003344D5" w:rsidP="003344D5">
            <w:pPr>
              <w:spacing w:after="0" w:line="240" w:lineRule="auto"/>
              <w:ind w:left="0" w:right="0" w:firstLine="0"/>
              <w:textAlignment w:val="baseline"/>
              <w:rPr>
                <w:rFonts w:ascii="Times New Roman" w:eastAsia="Times New Roman" w:hAnsi="Times New Roman" w:cs="Times New Roman"/>
                <w:szCs w:val="24"/>
              </w:rPr>
            </w:pPr>
            <w:r w:rsidRPr="003344D5">
              <w:rPr>
                <w:rFonts w:eastAsia="Times New Roman"/>
                <w:szCs w:val="24"/>
              </w:rPr>
              <w:t>The prototype meets requirements’ specifications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16A6E39"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3.2 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133DC6"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8 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C35B032" w14:textId="77777777" w:rsidR="003344D5" w:rsidRPr="003344D5" w:rsidRDefault="003344D5" w:rsidP="003344D5">
            <w:pPr>
              <w:spacing w:after="0" w:line="240" w:lineRule="auto"/>
              <w:ind w:left="0"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r>
      <w:tr w:rsidR="003344D5" w:rsidRPr="003344D5" w14:paraId="6174525A" w14:textId="77777777" w:rsidTr="003344D5">
        <w:trPr>
          <w:trHeight w:val="435"/>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B371278" w14:textId="77777777" w:rsidR="003344D5" w:rsidRPr="003344D5" w:rsidRDefault="003344D5" w:rsidP="003344D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ACC814E" w14:textId="77777777" w:rsidR="003344D5" w:rsidRPr="003344D5" w:rsidRDefault="003344D5" w:rsidP="003344D5">
            <w:pPr>
              <w:spacing w:after="0" w:line="240" w:lineRule="auto"/>
              <w:ind w:left="0" w:right="0" w:firstLine="0"/>
              <w:textAlignment w:val="baseline"/>
              <w:rPr>
                <w:rFonts w:ascii="Times New Roman" w:eastAsia="Times New Roman" w:hAnsi="Times New Roman" w:cs="Times New Roman"/>
                <w:szCs w:val="24"/>
              </w:rPr>
            </w:pPr>
            <w:r w:rsidRPr="003344D5">
              <w:rPr>
                <w:rFonts w:eastAsia="Times New Roman"/>
                <w:szCs w:val="24"/>
              </w:rPr>
              <w:t>No bugs apparent during demonstration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89538B"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7.2 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56DCE7"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46568DB" w14:textId="77777777" w:rsidR="003344D5" w:rsidRPr="003344D5" w:rsidRDefault="003344D5" w:rsidP="003344D5">
            <w:pPr>
              <w:spacing w:after="0" w:line="240" w:lineRule="auto"/>
              <w:ind w:left="0"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r>
      <w:tr w:rsidR="003344D5" w:rsidRPr="003344D5" w14:paraId="717D72D9" w14:textId="77777777" w:rsidTr="003344D5">
        <w:trPr>
          <w:trHeight w:val="525"/>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6883AC2" w14:textId="77777777" w:rsidR="003344D5" w:rsidRPr="003344D5" w:rsidRDefault="003344D5" w:rsidP="003344D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30C2D" w14:textId="77777777" w:rsidR="003344D5" w:rsidRPr="003344D5" w:rsidRDefault="003344D5" w:rsidP="003344D5">
            <w:pPr>
              <w:spacing w:after="0" w:line="240" w:lineRule="auto"/>
              <w:ind w:left="0" w:right="0" w:firstLine="0"/>
              <w:textAlignment w:val="baseline"/>
              <w:rPr>
                <w:rFonts w:ascii="Times New Roman" w:eastAsia="Times New Roman" w:hAnsi="Times New Roman" w:cs="Times New Roman"/>
                <w:szCs w:val="24"/>
              </w:rPr>
            </w:pPr>
            <w:r w:rsidRPr="003344D5">
              <w:rPr>
                <w:rFonts w:eastAsia="Times New Roman"/>
                <w:szCs w:val="24"/>
              </w:rPr>
              <w:t>All program features appear to be near complete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37032B"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3.2 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818D52"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8 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1750A4" w14:textId="77777777" w:rsidR="003344D5" w:rsidRPr="003344D5" w:rsidRDefault="003344D5" w:rsidP="003344D5">
            <w:pPr>
              <w:spacing w:after="0" w:line="240" w:lineRule="auto"/>
              <w:ind w:left="0"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r>
      <w:tr w:rsidR="003344D5" w:rsidRPr="003344D5" w14:paraId="32D7382C" w14:textId="77777777" w:rsidTr="003344D5">
        <w:trPr>
          <w:trHeight w:val="525"/>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ABF5C6"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Graphical Design  </w:t>
            </w:r>
          </w:p>
          <w:p w14:paraId="0400B262" w14:textId="77777777" w:rsidR="003344D5" w:rsidRPr="003344D5" w:rsidRDefault="003344D5" w:rsidP="003344D5">
            <w:pPr>
              <w:spacing w:after="0" w:line="240" w:lineRule="auto"/>
              <w:ind w:left="0" w:right="0" w:firstLine="0"/>
              <w:textAlignment w:val="baseline"/>
              <w:rPr>
                <w:rFonts w:ascii="Times New Roman" w:eastAsia="Times New Roman" w:hAnsi="Times New Roman" w:cs="Times New Roman"/>
                <w:szCs w:val="24"/>
              </w:rPr>
            </w:pPr>
            <w:r w:rsidRPr="003344D5">
              <w:rPr>
                <w:rFonts w:eastAsia="Times New Roman"/>
                <w:szCs w:val="24"/>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9C7FA0C" w14:textId="77777777" w:rsidR="003344D5" w:rsidRPr="003344D5" w:rsidRDefault="003344D5" w:rsidP="003344D5">
            <w:pPr>
              <w:spacing w:after="0" w:line="240" w:lineRule="auto"/>
              <w:ind w:left="0" w:right="0" w:firstLine="0"/>
              <w:textAlignment w:val="baseline"/>
              <w:rPr>
                <w:rFonts w:ascii="Times New Roman" w:eastAsia="Times New Roman" w:hAnsi="Times New Roman" w:cs="Times New Roman"/>
                <w:szCs w:val="24"/>
              </w:rPr>
            </w:pPr>
            <w:r w:rsidRPr="003344D5">
              <w:rPr>
                <w:rFonts w:eastAsia="Times New Roman"/>
                <w:szCs w:val="24"/>
              </w:rPr>
              <w:t>Prototype is visually appealing and appropriate to target users.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D06AC8"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3.2 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9D855A"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8 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118990" w14:textId="77777777" w:rsidR="003344D5" w:rsidRPr="003344D5" w:rsidRDefault="003344D5" w:rsidP="003344D5">
            <w:pPr>
              <w:spacing w:after="0" w:line="240" w:lineRule="auto"/>
              <w:ind w:left="0"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r>
      <w:tr w:rsidR="003344D5" w:rsidRPr="003344D5" w14:paraId="485E6B4B" w14:textId="77777777" w:rsidTr="003344D5">
        <w:trPr>
          <w:trHeight w:val="660"/>
        </w:trPr>
        <w:tc>
          <w:tcPr>
            <w:tcW w:w="177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0592C82E"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Feedback to Users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16382B" w14:textId="77777777" w:rsidR="003344D5" w:rsidRPr="003344D5" w:rsidRDefault="003344D5" w:rsidP="003344D5">
            <w:pPr>
              <w:spacing w:after="0" w:line="240" w:lineRule="auto"/>
              <w:ind w:left="0" w:right="0" w:firstLine="0"/>
              <w:textAlignment w:val="baseline"/>
              <w:rPr>
                <w:rFonts w:ascii="Times New Roman" w:eastAsia="Times New Roman" w:hAnsi="Times New Roman" w:cs="Times New Roman"/>
                <w:szCs w:val="24"/>
              </w:rPr>
            </w:pPr>
            <w:r w:rsidRPr="003344D5">
              <w:rPr>
                <w:rFonts w:eastAsia="Times New Roman"/>
                <w:szCs w:val="24"/>
              </w:rPr>
              <w:t>Prototype provides clear feedback to user actions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75B0F2"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7.2 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122057"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6F56B7" w14:textId="77777777" w:rsidR="003344D5" w:rsidRPr="003344D5" w:rsidRDefault="003344D5" w:rsidP="003344D5">
            <w:pPr>
              <w:spacing w:after="0" w:line="240" w:lineRule="auto"/>
              <w:ind w:left="0"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r>
      <w:tr w:rsidR="003344D5" w:rsidRPr="003344D5" w14:paraId="0A17E0AB" w14:textId="77777777" w:rsidTr="003344D5">
        <w:trPr>
          <w:trHeight w:val="66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946FAA7" w14:textId="77777777" w:rsidR="003344D5" w:rsidRPr="003344D5" w:rsidRDefault="003344D5" w:rsidP="003344D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0AD3C6" w14:textId="77777777" w:rsidR="003344D5" w:rsidRPr="003344D5" w:rsidRDefault="003344D5" w:rsidP="003344D5">
            <w:pPr>
              <w:spacing w:after="0" w:line="240" w:lineRule="auto"/>
              <w:ind w:left="0" w:right="0" w:firstLine="0"/>
              <w:textAlignment w:val="baseline"/>
              <w:rPr>
                <w:rFonts w:ascii="Times New Roman" w:eastAsia="Times New Roman" w:hAnsi="Times New Roman" w:cs="Times New Roman"/>
                <w:szCs w:val="24"/>
              </w:rPr>
            </w:pPr>
            <w:r w:rsidRPr="003344D5">
              <w:rPr>
                <w:rFonts w:eastAsia="Times New Roman"/>
                <w:szCs w:val="24"/>
              </w:rPr>
              <w:t>Prototype provides clear exit paths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16B3D7B"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7.2 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225665"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259622C" w14:textId="77777777" w:rsidR="003344D5" w:rsidRPr="003344D5" w:rsidRDefault="003344D5" w:rsidP="003344D5">
            <w:pPr>
              <w:spacing w:after="0" w:line="240" w:lineRule="auto"/>
              <w:ind w:left="0"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r>
      <w:tr w:rsidR="003344D5" w:rsidRPr="003344D5" w14:paraId="0BB646E3" w14:textId="77777777" w:rsidTr="003344D5">
        <w:trPr>
          <w:trHeight w:val="66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112B9D1" w14:textId="77777777" w:rsidR="003344D5" w:rsidRPr="003344D5" w:rsidRDefault="003344D5" w:rsidP="003344D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6F5B85" w14:textId="77777777" w:rsidR="003344D5" w:rsidRPr="003344D5" w:rsidRDefault="003344D5" w:rsidP="003344D5">
            <w:pPr>
              <w:spacing w:after="0" w:line="240" w:lineRule="auto"/>
              <w:ind w:left="0" w:right="0" w:firstLine="0"/>
              <w:textAlignment w:val="baseline"/>
              <w:rPr>
                <w:rFonts w:ascii="Times New Roman" w:eastAsia="Times New Roman" w:hAnsi="Times New Roman" w:cs="Times New Roman"/>
                <w:szCs w:val="24"/>
              </w:rPr>
            </w:pPr>
            <w:r w:rsidRPr="003344D5">
              <w:rPr>
                <w:rFonts w:eastAsia="Times New Roman"/>
                <w:szCs w:val="24"/>
              </w:rPr>
              <w:t>Prototype provides meaningful error messages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16D9EE"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7.2 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B3466B"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A1513D" w14:textId="77777777" w:rsidR="003344D5" w:rsidRPr="003344D5" w:rsidRDefault="003344D5" w:rsidP="003344D5">
            <w:pPr>
              <w:spacing w:after="0" w:line="240" w:lineRule="auto"/>
              <w:ind w:left="0"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r>
      <w:tr w:rsidR="003344D5" w:rsidRPr="003344D5" w14:paraId="64CE0113" w14:textId="77777777" w:rsidTr="003344D5">
        <w:trPr>
          <w:trHeight w:val="66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CA2F01"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Technology used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97A3092" w14:textId="77777777" w:rsidR="003344D5" w:rsidRPr="003344D5" w:rsidRDefault="003344D5" w:rsidP="003344D5">
            <w:pPr>
              <w:spacing w:after="0" w:line="240" w:lineRule="auto"/>
              <w:ind w:left="0" w:right="0" w:firstLine="0"/>
              <w:textAlignment w:val="baseline"/>
              <w:rPr>
                <w:rFonts w:ascii="Times New Roman" w:eastAsia="Times New Roman" w:hAnsi="Times New Roman" w:cs="Times New Roman"/>
                <w:szCs w:val="24"/>
              </w:rPr>
            </w:pPr>
            <w:r w:rsidRPr="003344D5">
              <w:rPr>
                <w:rFonts w:eastAsia="Times New Roman"/>
                <w:szCs w:val="24"/>
              </w:rPr>
              <w:t>Appropriate computer-based design tools and technical software were used to create the prototype.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FA650F2"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7.2 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7C09B6"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8 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8D74FF" w14:textId="77777777" w:rsidR="003344D5" w:rsidRPr="003344D5" w:rsidRDefault="003344D5" w:rsidP="003344D5">
            <w:pPr>
              <w:spacing w:after="0" w:line="240" w:lineRule="auto"/>
              <w:ind w:left="0"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r>
      <w:tr w:rsidR="003344D5" w:rsidRPr="003344D5" w14:paraId="640AC02A" w14:textId="77777777" w:rsidTr="003344D5">
        <w:trPr>
          <w:trHeight w:val="300"/>
        </w:trPr>
        <w:tc>
          <w:tcPr>
            <w:tcW w:w="1770"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4E0C16B6"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Teamwork and Communication </w:t>
            </w:r>
          </w:p>
          <w:p w14:paraId="40D011AB"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b/>
                <w:bCs/>
                <w:i/>
                <w:iCs/>
                <w:sz w:val="18"/>
                <w:szCs w:val="18"/>
              </w:rPr>
              <w:t>**If applicable (Team project)</w:t>
            </w:r>
            <w:r w:rsidRPr="003344D5">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auto"/>
            <w:hideMark/>
          </w:tcPr>
          <w:p w14:paraId="0942A6E4" w14:textId="77777777" w:rsidR="003344D5" w:rsidRPr="003344D5" w:rsidRDefault="003344D5" w:rsidP="003344D5">
            <w:pPr>
              <w:spacing w:after="0" w:line="240" w:lineRule="auto"/>
              <w:ind w:left="0" w:right="0" w:firstLine="0"/>
              <w:textAlignment w:val="baseline"/>
              <w:rPr>
                <w:rFonts w:ascii="Times New Roman" w:eastAsia="Times New Roman" w:hAnsi="Times New Roman" w:cs="Times New Roman"/>
                <w:szCs w:val="24"/>
              </w:rPr>
            </w:pPr>
            <w:r w:rsidRPr="003344D5">
              <w:rPr>
                <w:rFonts w:eastAsia="Times New Roman"/>
                <w:szCs w:val="24"/>
              </w:rPr>
              <w:t>High level of mutual respect, and collaboration between team members to communicate and discuss prototype design ideas, objectives, achievements, tasks, and the process. </w:t>
            </w:r>
          </w:p>
        </w:tc>
        <w:tc>
          <w:tcPr>
            <w:tcW w:w="900" w:type="dxa"/>
            <w:tcBorders>
              <w:top w:val="single" w:sz="6" w:space="0" w:color="auto"/>
              <w:left w:val="single" w:sz="6" w:space="0" w:color="auto"/>
              <w:bottom w:val="single" w:sz="6" w:space="0" w:color="auto"/>
              <w:right w:val="single" w:sz="6" w:space="0" w:color="auto"/>
            </w:tcBorders>
            <w:shd w:val="clear" w:color="auto" w:fill="auto"/>
            <w:hideMark/>
          </w:tcPr>
          <w:p w14:paraId="5D091D2B"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6.1 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41B0D822"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hideMark/>
          </w:tcPr>
          <w:p w14:paraId="38605E34" w14:textId="77777777" w:rsidR="003344D5" w:rsidRPr="003344D5" w:rsidRDefault="003344D5" w:rsidP="003344D5">
            <w:pPr>
              <w:spacing w:after="0" w:line="240" w:lineRule="auto"/>
              <w:ind w:left="0"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r>
      <w:tr w:rsidR="003344D5" w:rsidRPr="003344D5" w14:paraId="4251EEBB" w14:textId="77777777" w:rsidTr="003344D5">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B7AEBD8" w14:textId="77777777" w:rsidR="003344D5" w:rsidRPr="003344D5" w:rsidRDefault="003344D5" w:rsidP="003344D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hideMark/>
          </w:tcPr>
          <w:p w14:paraId="05B6761E" w14:textId="77777777" w:rsidR="003344D5" w:rsidRPr="003344D5" w:rsidRDefault="003344D5" w:rsidP="003344D5">
            <w:pPr>
              <w:spacing w:after="0" w:line="240" w:lineRule="auto"/>
              <w:ind w:left="0" w:right="0" w:firstLine="0"/>
              <w:textAlignment w:val="baseline"/>
              <w:rPr>
                <w:rFonts w:ascii="Times New Roman" w:eastAsia="Times New Roman" w:hAnsi="Times New Roman" w:cs="Times New Roman"/>
                <w:szCs w:val="24"/>
              </w:rPr>
            </w:pPr>
            <w:r w:rsidRPr="003344D5">
              <w:rPr>
                <w:rFonts w:eastAsia="Times New Roman"/>
                <w:szCs w:val="24"/>
              </w:rPr>
              <w:t>The team worked well together to achieve objectives, and each member contributed in a valuable way to the prototype design. </w:t>
            </w:r>
          </w:p>
        </w:tc>
        <w:tc>
          <w:tcPr>
            <w:tcW w:w="900" w:type="dxa"/>
            <w:tcBorders>
              <w:top w:val="single" w:sz="6" w:space="0" w:color="auto"/>
              <w:left w:val="single" w:sz="6" w:space="0" w:color="auto"/>
              <w:bottom w:val="single" w:sz="6" w:space="0" w:color="auto"/>
              <w:right w:val="single" w:sz="6" w:space="0" w:color="auto"/>
            </w:tcBorders>
            <w:shd w:val="clear" w:color="auto" w:fill="auto"/>
            <w:hideMark/>
          </w:tcPr>
          <w:p w14:paraId="43DE1CAA"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6.2 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3AFE6F57"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hideMark/>
          </w:tcPr>
          <w:p w14:paraId="4E021E51" w14:textId="77777777" w:rsidR="003344D5" w:rsidRPr="003344D5" w:rsidRDefault="003344D5" w:rsidP="003344D5">
            <w:pPr>
              <w:spacing w:after="0" w:line="240" w:lineRule="auto"/>
              <w:ind w:left="0"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r>
      <w:tr w:rsidR="003344D5" w:rsidRPr="003344D5" w14:paraId="72282737" w14:textId="77777777" w:rsidTr="003344D5">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hideMark/>
          </w:tcPr>
          <w:p w14:paraId="5C404596"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Individual Responsibilities </w:t>
            </w:r>
          </w:p>
          <w:p w14:paraId="28BA7A8A"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b/>
                <w:bCs/>
                <w:i/>
                <w:iCs/>
                <w:sz w:val="18"/>
                <w:szCs w:val="18"/>
              </w:rPr>
              <w:t>**If applicable (Team project)</w:t>
            </w:r>
            <w:r w:rsidRPr="003344D5">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auto"/>
            <w:hideMark/>
          </w:tcPr>
          <w:p w14:paraId="14FBBAF4" w14:textId="77777777" w:rsidR="003344D5" w:rsidRPr="003344D5" w:rsidRDefault="003344D5" w:rsidP="003344D5">
            <w:pPr>
              <w:spacing w:after="0" w:line="240" w:lineRule="auto"/>
              <w:ind w:left="0" w:right="0" w:firstLine="0"/>
              <w:textAlignment w:val="baseline"/>
              <w:rPr>
                <w:rFonts w:ascii="Times New Roman" w:eastAsia="Times New Roman" w:hAnsi="Times New Roman" w:cs="Times New Roman"/>
                <w:szCs w:val="24"/>
              </w:rPr>
            </w:pPr>
            <w:r w:rsidRPr="003344D5">
              <w:rPr>
                <w:rFonts w:eastAsia="Times New Roman"/>
                <w:szCs w:val="24"/>
              </w:rPr>
              <w:t>Student fulfilled individual responsibilities and contributed in a valuable way to the project. * </w:t>
            </w:r>
          </w:p>
        </w:tc>
        <w:tc>
          <w:tcPr>
            <w:tcW w:w="900" w:type="dxa"/>
            <w:tcBorders>
              <w:top w:val="single" w:sz="6" w:space="0" w:color="auto"/>
              <w:left w:val="single" w:sz="6" w:space="0" w:color="auto"/>
              <w:bottom w:val="single" w:sz="6" w:space="0" w:color="auto"/>
              <w:right w:val="single" w:sz="6" w:space="0" w:color="auto"/>
            </w:tcBorders>
            <w:shd w:val="clear" w:color="auto" w:fill="auto"/>
            <w:hideMark/>
          </w:tcPr>
          <w:p w14:paraId="183FECAC"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6.2 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676747A4"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 24 </w:t>
            </w:r>
          </w:p>
        </w:tc>
        <w:tc>
          <w:tcPr>
            <w:tcW w:w="5415" w:type="dxa"/>
            <w:tcBorders>
              <w:top w:val="single" w:sz="6" w:space="0" w:color="auto"/>
              <w:left w:val="single" w:sz="6" w:space="0" w:color="auto"/>
              <w:bottom w:val="single" w:sz="6" w:space="0" w:color="auto"/>
              <w:right w:val="single" w:sz="6" w:space="0" w:color="auto"/>
            </w:tcBorders>
            <w:shd w:val="clear" w:color="auto" w:fill="auto"/>
            <w:hideMark/>
          </w:tcPr>
          <w:p w14:paraId="00345186" w14:textId="77777777" w:rsidR="003344D5" w:rsidRPr="003344D5" w:rsidRDefault="003344D5" w:rsidP="003344D5">
            <w:pPr>
              <w:spacing w:after="0" w:line="240" w:lineRule="auto"/>
              <w:ind w:left="0"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r>
      <w:tr w:rsidR="003344D5" w:rsidRPr="003344D5" w14:paraId="658B0C6E" w14:textId="77777777" w:rsidTr="003344D5">
        <w:trPr>
          <w:trHeight w:val="420"/>
        </w:trPr>
        <w:tc>
          <w:tcPr>
            <w:tcW w:w="1770" w:type="dxa"/>
            <w:tcBorders>
              <w:top w:val="single" w:sz="6" w:space="0" w:color="auto"/>
              <w:left w:val="single" w:sz="6" w:space="0" w:color="auto"/>
              <w:bottom w:val="single" w:sz="6" w:space="0" w:color="auto"/>
              <w:right w:val="single" w:sz="6" w:space="0" w:color="auto"/>
            </w:tcBorders>
            <w:shd w:val="clear" w:color="auto" w:fill="D9D9D9"/>
            <w:hideMark/>
          </w:tcPr>
          <w:p w14:paraId="09756943"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Total  </w:t>
            </w:r>
          </w:p>
          <w:p w14:paraId="7853F000"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b/>
                <w:bCs/>
                <w:i/>
                <w:iCs/>
                <w:sz w:val="18"/>
                <w:szCs w:val="18"/>
              </w:rPr>
              <w:t>Individual Project</w:t>
            </w:r>
            <w:r w:rsidRPr="003344D5">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hideMark/>
          </w:tcPr>
          <w:p w14:paraId="472B26D6" w14:textId="77777777" w:rsidR="003344D5" w:rsidRPr="003344D5" w:rsidRDefault="003344D5" w:rsidP="003344D5">
            <w:pPr>
              <w:spacing w:after="0" w:line="240" w:lineRule="auto"/>
              <w:ind w:left="0" w:right="0" w:firstLine="0"/>
              <w:jc w:val="right"/>
              <w:textAlignment w:val="baseline"/>
              <w:rPr>
                <w:rFonts w:ascii="Times New Roman" w:eastAsia="Times New Roman" w:hAnsi="Times New Roman" w:cs="Times New Roman"/>
                <w:szCs w:val="24"/>
              </w:rPr>
            </w:pPr>
            <w:r w:rsidRPr="003344D5">
              <w:rPr>
                <w:rFonts w:eastAsia="Times New Roman"/>
                <w:szCs w:val="24"/>
              </w:rPr>
              <w:t>Total (out of 60) </w:t>
            </w:r>
          </w:p>
        </w:tc>
        <w:tc>
          <w:tcPr>
            <w:tcW w:w="900" w:type="dxa"/>
            <w:tcBorders>
              <w:top w:val="single" w:sz="6" w:space="0" w:color="auto"/>
              <w:left w:val="single" w:sz="6" w:space="0" w:color="auto"/>
              <w:bottom w:val="single" w:sz="6" w:space="0" w:color="auto"/>
              <w:right w:val="single" w:sz="6" w:space="0" w:color="auto"/>
            </w:tcBorders>
            <w:shd w:val="clear" w:color="auto" w:fill="D9D9D9"/>
            <w:hideMark/>
          </w:tcPr>
          <w:p w14:paraId="5D7DBCE0"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hideMark/>
          </w:tcPr>
          <w:p w14:paraId="3BC3D51C"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   / 60 </w:t>
            </w:r>
          </w:p>
        </w:tc>
        <w:tc>
          <w:tcPr>
            <w:tcW w:w="5415" w:type="dxa"/>
            <w:tcBorders>
              <w:top w:val="single" w:sz="6" w:space="0" w:color="auto"/>
              <w:left w:val="single" w:sz="6" w:space="0" w:color="auto"/>
              <w:bottom w:val="single" w:sz="6" w:space="0" w:color="auto"/>
              <w:right w:val="single" w:sz="6" w:space="0" w:color="auto"/>
            </w:tcBorders>
            <w:shd w:val="clear" w:color="auto" w:fill="auto"/>
            <w:hideMark/>
          </w:tcPr>
          <w:p w14:paraId="62D3770D" w14:textId="77777777" w:rsidR="003344D5" w:rsidRPr="003344D5" w:rsidRDefault="003344D5" w:rsidP="003344D5">
            <w:pPr>
              <w:spacing w:after="0" w:line="240" w:lineRule="auto"/>
              <w:ind w:left="0"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r>
      <w:tr w:rsidR="003344D5" w:rsidRPr="003344D5" w14:paraId="7CA82437" w14:textId="77777777" w:rsidTr="003344D5">
        <w:trPr>
          <w:trHeight w:val="390"/>
        </w:trPr>
        <w:tc>
          <w:tcPr>
            <w:tcW w:w="1770" w:type="dxa"/>
            <w:tcBorders>
              <w:top w:val="single" w:sz="6" w:space="0" w:color="auto"/>
              <w:left w:val="single" w:sz="6" w:space="0" w:color="auto"/>
              <w:bottom w:val="single" w:sz="6" w:space="0" w:color="auto"/>
              <w:right w:val="single" w:sz="6" w:space="0" w:color="auto"/>
            </w:tcBorders>
            <w:shd w:val="clear" w:color="auto" w:fill="D9D9D9"/>
            <w:hideMark/>
          </w:tcPr>
          <w:p w14:paraId="2268C895"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Total </w:t>
            </w:r>
          </w:p>
          <w:p w14:paraId="28E3AFD5"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b/>
                <w:bCs/>
                <w:i/>
                <w:iCs/>
                <w:sz w:val="18"/>
                <w:szCs w:val="18"/>
              </w:rPr>
              <w:t>Team project</w:t>
            </w:r>
            <w:r w:rsidRPr="003344D5">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hideMark/>
          </w:tcPr>
          <w:p w14:paraId="41DD3E98" w14:textId="77777777" w:rsidR="003344D5" w:rsidRPr="003344D5" w:rsidRDefault="003344D5" w:rsidP="003344D5">
            <w:pPr>
              <w:spacing w:after="0" w:line="240" w:lineRule="auto"/>
              <w:ind w:left="0" w:right="0" w:firstLine="0"/>
              <w:jc w:val="right"/>
              <w:textAlignment w:val="baseline"/>
              <w:rPr>
                <w:rFonts w:ascii="Times New Roman" w:eastAsia="Times New Roman" w:hAnsi="Times New Roman" w:cs="Times New Roman"/>
                <w:szCs w:val="24"/>
              </w:rPr>
            </w:pPr>
            <w:r w:rsidRPr="003344D5">
              <w:rPr>
                <w:rFonts w:eastAsia="Times New Roman"/>
                <w:szCs w:val="24"/>
              </w:rPr>
              <w:t>Total (out of 92) </w:t>
            </w:r>
          </w:p>
        </w:tc>
        <w:tc>
          <w:tcPr>
            <w:tcW w:w="900" w:type="dxa"/>
            <w:tcBorders>
              <w:top w:val="single" w:sz="6" w:space="0" w:color="auto"/>
              <w:left w:val="single" w:sz="6" w:space="0" w:color="auto"/>
              <w:bottom w:val="single" w:sz="6" w:space="0" w:color="auto"/>
              <w:right w:val="single" w:sz="6" w:space="0" w:color="auto"/>
            </w:tcBorders>
            <w:shd w:val="clear" w:color="auto" w:fill="D9D9D9"/>
            <w:hideMark/>
          </w:tcPr>
          <w:p w14:paraId="5FB71A3E"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hideMark/>
          </w:tcPr>
          <w:p w14:paraId="0E76B23D"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   / 92 </w:t>
            </w:r>
          </w:p>
        </w:tc>
        <w:tc>
          <w:tcPr>
            <w:tcW w:w="5415" w:type="dxa"/>
            <w:tcBorders>
              <w:top w:val="single" w:sz="6" w:space="0" w:color="auto"/>
              <w:left w:val="single" w:sz="6" w:space="0" w:color="auto"/>
              <w:bottom w:val="single" w:sz="6" w:space="0" w:color="auto"/>
              <w:right w:val="single" w:sz="6" w:space="0" w:color="auto"/>
            </w:tcBorders>
            <w:shd w:val="clear" w:color="auto" w:fill="auto"/>
            <w:hideMark/>
          </w:tcPr>
          <w:p w14:paraId="7AA08F58" w14:textId="77777777" w:rsidR="003344D5" w:rsidRPr="003344D5" w:rsidRDefault="003344D5" w:rsidP="003344D5">
            <w:pPr>
              <w:spacing w:after="0" w:line="240" w:lineRule="auto"/>
              <w:ind w:left="0"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r>
      <w:tr w:rsidR="003344D5" w:rsidRPr="003344D5" w14:paraId="54D7D421" w14:textId="77777777" w:rsidTr="003344D5">
        <w:trPr>
          <w:trHeight w:val="435"/>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825EEB"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98050D5" w14:textId="77777777" w:rsidR="003344D5" w:rsidRPr="003344D5" w:rsidRDefault="003344D5" w:rsidP="003344D5">
            <w:pPr>
              <w:spacing w:after="0" w:line="240" w:lineRule="auto"/>
              <w:ind w:left="0" w:right="0" w:firstLine="0"/>
              <w:jc w:val="right"/>
              <w:textAlignment w:val="baseline"/>
              <w:rPr>
                <w:rFonts w:ascii="Times New Roman" w:eastAsia="Times New Roman" w:hAnsi="Times New Roman" w:cs="Times New Roman"/>
                <w:szCs w:val="24"/>
              </w:rPr>
            </w:pPr>
            <w:r w:rsidRPr="003344D5">
              <w:rPr>
                <w:rFonts w:eastAsia="Times New Roman"/>
                <w:b/>
                <w:bCs/>
                <w:szCs w:val="24"/>
              </w:rPr>
              <w:t>Final Grade (out of 30)</w:t>
            </w:r>
            <w:r w:rsidRPr="003344D5">
              <w:rPr>
                <w:rFonts w:eastAsia="Times New Roman"/>
                <w:szCs w:val="24"/>
              </w:rPr>
              <w:t> </w:t>
            </w:r>
          </w:p>
        </w:tc>
        <w:tc>
          <w:tcPr>
            <w:tcW w:w="9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AA9F80F"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59E3AE0" w14:textId="77777777" w:rsidR="003344D5" w:rsidRPr="003344D5" w:rsidRDefault="003344D5" w:rsidP="003344D5">
            <w:pPr>
              <w:spacing w:after="0" w:line="240" w:lineRule="auto"/>
              <w:ind w:left="0" w:right="0" w:firstLine="0"/>
              <w:jc w:val="center"/>
              <w:textAlignment w:val="baseline"/>
              <w:rPr>
                <w:rFonts w:ascii="Times New Roman" w:eastAsia="Times New Roman" w:hAnsi="Times New Roman" w:cs="Times New Roman"/>
                <w:szCs w:val="24"/>
              </w:rPr>
            </w:pPr>
            <w:r w:rsidRPr="003344D5">
              <w:rPr>
                <w:rFonts w:eastAsia="Times New Roman"/>
                <w:b/>
                <w:bCs/>
                <w:szCs w:val="24"/>
              </w:rPr>
              <w:t>   / 30</w:t>
            </w:r>
            <w:r w:rsidRPr="003344D5">
              <w:rPr>
                <w:rFonts w:eastAsia="Times New Roman"/>
                <w:szCs w:val="24"/>
              </w:rPr>
              <w:t>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45A500" w14:textId="77777777" w:rsidR="003344D5" w:rsidRPr="003344D5" w:rsidRDefault="003344D5" w:rsidP="003344D5">
            <w:pPr>
              <w:spacing w:after="0" w:line="240" w:lineRule="auto"/>
              <w:ind w:left="0" w:right="0" w:firstLine="0"/>
              <w:jc w:val="left"/>
              <w:textAlignment w:val="baseline"/>
              <w:rPr>
                <w:rFonts w:ascii="Times New Roman" w:eastAsia="Times New Roman" w:hAnsi="Times New Roman" w:cs="Times New Roman"/>
                <w:szCs w:val="24"/>
              </w:rPr>
            </w:pPr>
            <w:r w:rsidRPr="003344D5">
              <w:rPr>
                <w:rFonts w:eastAsia="Times New Roman"/>
                <w:szCs w:val="24"/>
              </w:rPr>
              <w:t> </w:t>
            </w:r>
          </w:p>
        </w:tc>
      </w:tr>
    </w:tbl>
    <w:p w14:paraId="76F1DBBD" w14:textId="77777777" w:rsidR="003344D5" w:rsidRPr="003344D5" w:rsidRDefault="003344D5" w:rsidP="003344D5">
      <w:pPr>
        <w:spacing w:after="0" w:line="240" w:lineRule="auto"/>
        <w:ind w:left="360" w:right="0" w:firstLine="0"/>
        <w:textAlignment w:val="baseline"/>
        <w:rPr>
          <w:rFonts w:ascii="Segoe UI" w:eastAsia="Times New Roman" w:hAnsi="Segoe UI" w:cs="Segoe UI"/>
          <w:sz w:val="18"/>
          <w:szCs w:val="18"/>
        </w:rPr>
      </w:pPr>
      <w:r w:rsidRPr="003344D5">
        <w:rPr>
          <w:rFonts w:eastAsia="Times New Roman"/>
          <w:i/>
          <w:iCs/>
          <w:sz w:val="18"/>
          <w:szCs w:val="18"/>
        </w:rPr>
        <w:t>*Evaluated individually</w:t>
      </w:r>
      <w:r w:rsidRPr="003344D5">
        <w:rPr>
          <w:rFonts w:eastAsia="Times New Roman"/>
          <w:sz w:val="18"/>
          <w:szCs w:val="18"/>
        </w:rPr>
        <w:t> </w:t>
      </w:r>
    </w:p>
    <w:p w14:paraId="3787D520" w14:textId="77777777" w:rsidR="003344D5" w:rsidRPr="003344D5" w:rsidRDefault="003344D5" w:rsidP="003344D5">
      <w:pPr>
        <w:spacing w:after="0" w:line="240" w:lineRule="auto"/>
        <w:ind w:left="360" w:right="0" w:firstLine="0"/>
        <w:textAlignment w:val="baseline"/>
        <w:rPr>
          <w:rFonts w:ascii="Segoe UI" w:eastAsia="Times New Roman" w:hAnsi="Segoe UI" w:cs="Segoe UI"/>
          <w:sz w:val="18"/>
          <w:szCs w:val="18"/>
        </w:rPr>
      </w:pPr>
      <w:r w:rsidRPr="003344D5">
        <w:rPr>
          <w:rFonts w:eastAsia="Times New Roman"/>
          <w:i/>
          <w:iCs/>
          <w:sz w:val="18"/>
          <w:szCs w:val="18"/>
        </w:rPr>
        <w:t>**For team project only</w:t>
      </w:r>
      <w:r w:rsidRPr="003344D5">
        <w:rPr>
          <w:rFonts w:eastAsia="Times New Roman"/>
          <w:sz w:val="18"/>
          <w:szCs w:val="18"/>
        </w:rPr>
        <w:t> </w:t>
      </w:r>
    </w:p>
    <w:p w14:paraId="71080304" w14:textId="77777777" w:rsidR="003344D5" w:rsidRPr="003344D5" w:rsidRDefault="003344D5" w:rsidP="003344D5">
      <w:pPr>
        <w:spacing w:after="0" w:line="240" w:lineRule="auto"/>
        <w:ind w:left="360" w:right="0" w:firstLine="0"/>
        <w:textAlignment w:val="baseline"/>
        <w:rPr>
          <w:rFonts w:ascii="Segoe UI" w:eastAsia="Times New Roman" w:hAnsi="Segoe UI" w:cs="Segoe UI"/>
          <w:sz w:val="18"/>
          <w:szCs w:val="18"/>
        </w:rPr>
      </w:pPr>
      <w:r w:rsidRPr="003344D5">
        <w:rPr>
          <w:rFonts w:eastAsia="Times New Roman"/>
          <w:sz w:val="18"/>
          <w:szCs w:val="18"/>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34"/>
        <w:gridCol w:w="2909"/>
        <w:gridCol w:w="1185"/>
        <w:gridCol w:w="2182"/>
        <w:gridCol w:w="1069"/>
        <w:gridCol w:w="1510"/>
      </w:tblGrid>
      <w:tr w:rsidR="003344D5" w:rsidRPr="003344D5" w14:paraId="11390034" w14:textId="77777777" w:rsidTr="003344D5">
        <w:trPr>
          <w:trHeight w:val="675"/>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B689ADA" w14:textId="77777777" w:rsidR="003344D5" w:rsidRPr="003344D5" w:rsidRDefault="003344D5" w:rsidP="003344D5">
            <w:pPr>
              <w:spacing w:after="0" w:line="240" w:lineRule="auto"/>
              <w:ind w:left="0" w:right="0" w:firstLine="0"/>
              <w:textAlignment w:val="baseline"/>
              <w:rPr>
                <w:rFonts w:ascii="Times New Roman" w:eastAsia="Times New Roman" w:hAnsi="Times New Roman" w:cs="Times New Roman"/>
                <w:szCs w:val="24"/>
              </w:rPr>
            </w:pPr>
            <w:r w:rsidRPr="003344D5">
              <w:rPr>
                <w:rFonts w:eastAsia="Times New Roman"/>
                <w:b/>
                <w:bCs/>
                <w:szCs w:val="24"/>
              </w:rPr>
              <w:t>Supervisor Name</w:t>
            </w:r>
            <w:r w:rsidRPr="003344D5">
              <w:rPr>
                <w:rFonts w:eastAsia="Times New Roman"/>
                <w:szCs w:val="24"/>
              </w:rPr>
              <w:t>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097456" w14:textId="77777777" w:rsidR="003344D5" w:rsidRPr="003344D5" w:rsidRDefault="003344D5" w:rsidP="003344D5">
            <w:pPr>
              <w:spacing w:after="0" w:line="240" w:lineRule="auto"/>
              <w:ind w:left="0" w:right="0" w:firstLine="0"/>
              <w:textAlignment w:val="baseline"/>
              <w:rPr>
                <w:rFonts w:ascii="Times New Roman" w:eastAsia="Times New Roman" w:hAnsi="Times New Roman" w:cs="Times New Roman"/>
                <w:szCs w:val="24"/>
              </w:rPr>
            </w:pPr>
            <w:r w:rsidRPr="003344D5">
              <w:rPr>
                <w:rFonts w:eastAsia="Times New Roman"/>
                <w:b/>
                <w:bCs/>
                <w:szCs w:val="24"/>
              </w:rPr>
              <w:t> </w:t>
            </w:r>
            <w:r w:rsidRPr="003344D5">
              <w:rPr>
                <w:rFonts w:eastAsia="Times New Roman"/>
                <w:szCs w:val="24"/>
              </w:rPr>
              <w:t> </w:t>
            </w:r>
          </w:p>
          <w:p w14:paraId="20C0EA99" w14:textId="77777777" w:rsidR="003344D5" w:rsidRPr="003344D5" w:rsidRDefault="003344D5" w:rsidP="003344D5">
            <w:pPr>
              <w:spacing w:after="0" w:line="240" w:lineRule="auto"/>
              <w:ind w:left="0" w:right="0" w:firstLine="0"/>
              <w:textAlignment w:val="baseline"/>
              <w:rPr>
                <w:rFonts w:ascii="Times New Roman" w:eastAsia="Times New Roman" w:hAnsi="Times New Roman" w:cs="Times New Roman"/>
                <w:szCs w:val="24"/>
              </w:rPr>
            </w:pPr>
            <w:r w:rsidRPr="003344D5">
              <w:rPr>
                <w:rFonts w:eastAsia="Times New Roman"/>
                <w:b/>
                <w:bCs/>
                <w:szCs w:val="24"/>
              </w:rPr>
              <w:t> </w:t>
            </w:r>
            <w:r w:rsidRPr="003344D5">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3F4C3E1" w14:textId="77777777" w:rsidR="003344D5" w:rsidRPr="003344D5" w:rsidRDefault="003344D5" w:rsidP="003344D5">
            <w:pPr>
              <w:spacing w:after="0" w:line="240" w:lineRule="auto"/>
              <w:ind w:left="0" w:right="0" w:firstLine="0"/>
              <w:textAlignment w:val="baseline"/>
              <w:rPr>
                <w:rFonts w:ascii="Times New Roman" w:eastAsia="Times New Roman" w:hAnsi="Times New Roman" w:cs="Times New Roman"/>
                <w:szCs w:val="24"/>
              </w:rPr>
            </w:pPr>
            <w:r w:rsidRPr="003344D5">
              <w:rPr>
                <w:rFonts w:eastAsia="Times New Roman"/>
                <w:b/>
                <w:bCs/>
                <w:szCs w:val="24"/>
              </w:rPr>
              <w:t>Signature</w:t>
            </w:r>
            <w:r w:rsidRPr="003344D5">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0B4F7B" w14:textId="77777777" w:rsidR="003344D5" w:rsidRPr="003344D5" w:rsidRDefault="003344D5" w:rsidP="003344D5">
            <w:pPr>
              <w:spacing w:after="0" w:line="240" w:lineRule="auto"/>
              <w:ind w:left="0" w:right="0" w:firstLine="0"/>
              <w:textAlignment w:val="baseline"/>
              <w:rPr>
                <w:rFonts w:ascii="Times New Roman" w:eastAsia="Times New Roman" w:hAnsi="Times New Roman" w:cs="Times New Roman"/>
                <w:szCs w:val="24"/>
              </w:rPr>
            </w:pPr>
            <w:r w:rsidRPr="003344D5">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CF4D2C3" w14:textId="77777777" w:rsidR="003344D5" w:rsidRPr="003344D5" w:rsidRDefault="003344D5" w:rsidP="003344D5">
            <w:pPr>
              <w:spacing w:after="0" w:line="240" w:lineRule="auto"/>
              <w:ind w:left="0" w:right="0" w:firstLine="0"/>
              <w:textAlignment w:val="baseline"/>
              <w:rPr>
                <w:rFonts w:ascii="Times New Roman" w:eastAsia="Times New Roman" w:hAnsi="Times New Roman" w:cs="Times New Roman"/>
                <w:szCs w:val="24"/>
              </w:rPr>
            </w:pPr>
            <w:r w:rsidRPr="003344D5">
              <w:rPr>
                <w:rFonts w:eastAsia="Times New Roman"/>
                <w:b/>
                <w:bCs/>
                <w:szCs w:val="24"/>
              </w:rPr>
              <w:t>Date  </w:t>
            </w:r>
            <w:r w:rsidRPr="003344D5">
              <w:rPr>
                <w:rFonts w:eastAsia="Times New Roman"/>
                <w:szCs w:val="24"/>
              </w:rPr>
              <w:t> </w:t>
            </w:r>
          </w:p>
        </w:tc>
        <w:tc>
          <w:tcPr>
            <w:tcW w:w="2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465BB4" w14:textId="77777777" w:rsidR="003344D5" w:rsidRPr="003344D5" w:rsidRDefault="003344D5" w:rsidP="003344D5">
            <w:pPr>
              <w:spacing w:after="0" w:line="240" w:lineRule="auto"/>
              <w:ind w:left="0" w:right="0" w:firstLine="0"/>
              <w:textAlignment w:val="baseline"/>
              <w:rPr>
                <w:rFonts w:ascii="Times New Roman" w:eastAsia="Times New Roman" w:hAnsi="Times New Roman" w:cs="Times New Roman"/>
                <w:szCs w:val="24"/>
              </w:rPr>
            </w:pPr>
            <w:r w:rsidRPr="003344D5">
              <w:rPr>
                <w:rFonts w:eastAsia="Times New Roman"/>
                <w:b/>
                <w:bCs/>
                <w:szCs w:val="24"/>
              </w:rPr>
              <w:t> </w:t>
            </w:r>
            <w:r w:rsidRPr="003344D5">
              <w:rPr>
                <w:rFonts w:eastAsia="Times New Roman"/>
                <w:szCs w:val="24"/>
              </w:rPr>
              <w:t> </w:t>
            </w:r>
          </w:p>
        </w:tc>
      </w:tr>
    </w:tbl>
    <w:p w14:paraId="52C98F60" w14:textId="77777777" w:rsidR="003344D5" w:rsidRPr="003344D5" w:rsidRDefault="003344D5" w:rsidP="003344D5">
      <w:pPr>
        <w:spacing w:after="0" w:line="240" w:lineRule="auto"/>
        <w:ind w:left="0" w:right="0" w:firstLine="0"/>
        <w:textAlignment w:val="baseline"/>
        <w:rPr>
          <w:rFonts w:ascii="Segoe UI" w:eastAsia="Times New Roman" w:hAnsi="Segoe UI" w:cs="Segoe UI"/>
          <w:sz w:val="18"/>
          <w:szCs w:val="18"/>
        </w:rPr>
      </w:pPr>
      <w:r w:rsidRPr="003344D5">
        <w:rPr>
          <w:rFonts w:eastAsia="Times New Roman"/>
          <w:szCs w:val="24"/>
        </w:rPr>
        <w:t> </w:t>
      </w:r>
    </w:p>
    <w:p w14:paraId="66946B23" w14:textId="77777777" w:rsidR="00114AA9" w:rsidRDefault="00114AA9" w:rsidP="005F37F8">
      <w:pPr>
        <w:spacing w:after="160" w:line="259" w:lineRule="auto"/>
        <w:ind w:left="0" w:right="0" w:firstLine="0"/>
        <w:jc w:val="left"/>
      </w:pPr>
    </w:p>
    <w:p w14:paraId="13D4485D" w14:textId="77777777" w:rsidR="00114AA9" w:rsidRDefault="00114AA9">
      <w:pPr>
        <w:spacing w:after="160" w:line="259" w:lineRule="auto"/>
        <w:ind w:left="0" w:right="0" w:firstLine="0"/>
        <w:jc w:val="left"/>
      </w:pPr>
      <w:r>
        <w:br w:type="page"/>
      </w:r>
    </w:p>
    <w:p w14:paraId="00A42557" w14:textId="5A99CBB1" w:rsidR="00D760F9" w:rsidRPr="00D760F9" w:rsidRDefault="00D760F9" w:rsidP="00D760F9">
      <w:pPr>
        <w:spacing w:after="0" w:line="240" w:lineRule="auto"/>
        <w:ind w:left="0" w:right="0" w:firstLine="0"/>
        <w:jc w:val="center"/>
        <w:textAlignment w:val="baseline"/>
        <w:rPr>
          <w:rFonts w:ascii="Segoe UI" w:eastAsia="Times New Roman" w:hAnsi="Segoe UI" w:cs="Segoe UI"/>
          <w:sz w:val="18"/>
          <w:szCs w:val="18"/>
        </w:rPr>
      </w:pPr>
      <w:r w:rsidRPr="00D760F9">
        <w:rPr>
          <w:noProof/>
        </w:rPr>
        <w:lastRenderedPageBreak/>
        <w:drawing>
          <wp:inline distT="0" distB="0" distL="0" distR="0" wp14:anchorId="4B25B52C" wp14:editId="1185F1CC">
            <wp:extent cx="5013325" cy="1371600"/>
            <wp:effectExtent l="0" t="0" r="0" b="0"/>
            <wp:docPr id="2018816311" name="Picture 2018816311" descr="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16311" name="Picture 12" descr="A red white and blue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325" cy="1371600"/>
                    </a:xfrm>
                    <a:prstGeom prst="rect">
                      <a:avLst/>
                    </a:prstGeom>
                    <a:noFill/>
                    <a:ln>
                      <a:noFill/>
                    </a:ln>
                  </pic:spPr>
                </pic:pic>
              </a:graphicData>
            </a:graphic>
          </wp:inline>
        </w:drawing>
      </w:r>
      <w:r w:rsidRPr="00D760F9">
        <w:rPr>
          <w:rFonts w:eastAsia="Times New Roman"/>
          <w:szCs w:val="24"/>
        </w:rPr>
        <w:t> </w:t>
      </w:r>
    </w:p>
    <w:p w14:paraId="3439319B" w14:textId="77777777" w:rsidR="00D760F9" w:rsidRPr="00D760F9" w:rsidRDefault="00D760F9" w:rsidP="00D760F9">
      <w:pPr>
        <w:spacing w:after="0" w:line="240" w:lineRule="auto"/>
        <w:ind w:left="0" w:right="0" w:firstLine="0"/>
        <w:jc w:val="center"/>
        <w:textAlignment w:val="baseline"/>
        <w:rPr>
          <w:rFonts w:ascii="Segoe UI" w:eastAsia="Times New Roman" w:hAnsi="Segoe UI" w:cs="Segoe UI"/>
          <w:b/>
          <w:bCs/>
          <w:color w:val="4F81BD"/>
          <w:sz w:val="18"/>
          <w:szCs w:val="18"/>
        </w:rPr>
      </w:pPr>
      <w:r w:rsidRPr="00D760F9">
        <w:rPr>
          <w:rFonts w:eastAsia="Times New Roman"/>
          <w:b/>
          <w:bCs/>
          <w:i/>
          <w:iCs/>
          <w:color w:val="auto"/>
          <w:sz w:val="36"/>
          <w:szCs w:val="36"/>
        </w:rPr>
        <w:t>Capstone Project (COSC 490L)</w:t>
      </w:r>
      <w:r w:rsidRPr="00D760F9">
        <w:rPr>
          <w:rFonts w:eastAsia="Times New Roman"/>
          <w:b/>
          <w:bCs/>
          <w:color w:val="auto"/>
          <w:sz w:val="36"/>
          <w:szCs w:val="36"/>
        </w:rPr>
        <w:t> </w:t>
      </w:r>
    </w:p>
    <w:p w14:paraId="1130C73A" w14:textId="77777777" w:rsidR="00D760F9" w:rsidRPr="00D760F9" w:rsidRDefault="00D760F9" w:rsidP="00D760F9">
      <w:pPr>
        <w:spacing w:after="0" w:line="240" w:lineRule="auto"/>
        <w:ind w:left="0" w:right="0" w:firstLine="0"/>
        <w:jc w:val="center"/>
        <w:textAlignment w:val="baseline"/>
        <w:rPr>
          <w:rFonts w:ascii="Segoe UI" w:eastAsia="Times New Roman" w:hAnsi="Segoe UI" w:cs="Segoe UI"/>
          <w:b/>
          <w:bCs/>
          <w:color w:val="4F81BD"/>
          <w:sz w:val="18"/>
          <w:szCs w:val="18"/>
        </w:rPr>
      </w:pPr>
      <w:r w:rsidRPr="00D760F9">
        <w:rPr>
          <w:rFonts w:eastAsia="Times New Roman"/>
          <w:b/>
          <w:bCs/>
          <w:i/>
          <w:iCs/>
          <w:color w:val="C00000"/>
          <w:sz w:val="28"/>
          <w:szCs w:val="28"/>
        </w:rPr>
        <w:t>Final Evaluation Form</w:t>
      </w:r>
      <w:r w:rsidRPr="00D760F9">
        <w:rPr>
          <w:rFonts w:eastAsia="Times New Roman"/>
          <w:b/>
          <w:bCs/>
          <w:color w:val="C00000"/>
          <w:sz w:val="28"/>
          <w:szCs w:val="28"/>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70"/>
        <w:gridCol w:w="4065"/>
        <w:gridCol w:w="446"/>
        <w:gridCol w:w="764"/>
        <w:gridCol w:w="480"/>
        <w:gridCol w:w="180"/>
        <w:gridCol w:w="806"/>
        <w:gridCol w:w="486"/>
        <w:gridCol w:w="1107"/>
      </w:tblGrid>
      <w:tr w:rsidR="00D760F9" w:rsidRPr="00D760F9" w14:paraId="608CBD96" w14:textId="77777777" w:rsidTr="00D760F9">
        <w:trPr>
          <w:trHeight w:val="300"/>
        </w:trPr>
        <w:tc>
          <w:tcPr>
            <w:tcW w:w="2670" w:type="dxa"/>
            <w:tcBorders>
              <w:top w:val="single" w:sz="6" w:space="0" w:color="000000"/>
              <w:left w:val="single" w:sz="6" w:space="0" w:color="000000"/>
              <w:bottom w:val="single" w:sz="6" w:space="0" w:color="000000"/>
              <w:right w:val="single" w:sz="6" w:space="0" w:color="000000"/>
            </w:tcBorders>
            <w:shd w:val="clear" w:color="auto" w:fill="DBE5F1"/>
            <w:hideMark/>
          </w:tcPr>
          <w:p w14:paraId="1757B8BA" w14:textId="77777777" w:rsidR="00D760F9" w:rsidRPr="00D760F9" w:rsidRDefault="00D760F9" w:rsidP="00D760F9">
            <w:pPr>
              <w:spacing w:after="0" w:line="240" w:lineRule="auto"/>
              <w:ind w:left="105" w:right="0" w:firstLine="0"/>
              <w:jc w:val="left"/>
              <w:textAlignment w:val="baseline"/>
              <w:rPr>
                <w:rFonts w:ascii="Times New Roman" w:eastAsia="Times New Roman" w:hAnsi="Times New Roman" w:cs="Times New Roman"/>
                <w:szCs w:val="24"/>
              </w:rPr>
            </w:pPr>
            <w:r w:rsidRPr="00D760F9">
              <w:rPr>
                <w:rFonts w:eastAsia="Times New Roman"/>
                <w:b/>
                <w:bCs/>
                <w:szCs w:val="24"/>
              </w:rPr>
              <w:t>Name of Student  </w:t>
            </w:r>
            <w:r w:rsidRPr="00D760F9">
              <w:rPr>
                <w:rFonts w:eastAsia="Times New Roman"/>
                <w:szCs w:val="24"/>
              </w:rPr>
              <w:t> </w:t>
            </w:r>
          </w:p>
        </w:tc>
        <w:tc>
          <w:tcPr>
            <w:tcW w:w="42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B567FB1" w14:textId="77777777" w:rsidR="00D760F9" w:rsidRPr="00D760F9" w:rsidRDefault="00D760F9" w:rsidP="00D760F9">
            <w:pPr>
              <w:spacing w:after="0" w:line="240" w:lineRule="auto"/>
              <w:ind w:left="105" w:right="0" w:firstLine="0"/>
              <w:jc w:val="left"/>
              <w:textAlignment w:val="baseline"/>
              <w:rPr>
                <w:rFonts w:ascii="Times New Roman" w:eastAsia="Times New Roman" w:hAnsi="Times New Roman" w:cs="Times New Roman"/>
                <w:szCs w:val="24"/>
              </w:rPr>
            </w:pPr>
            <w:r w:rsidRPr="00D760F9">
              <w:rPr>
                <w:rFonts w:eastAsia="Times New Roman"/>
                <w:szCs w:val="24"/>
              </w:rPr>
              <w:t>  </w:t>
            </w:r>
          </w:p>
        </w:tc>
        <w:tc>
          <w:tcPr>
            <w:tcW w:w="1215" w:type="dxa"/>
            <w:gridSpan w:val="2"/>
            <w:tcBorders>
              <w:top w:val="single" w:sz="6" w:space="0" w:color="000000"/>
              <w:left w:val="single" w:sz="6" w:space="0" w:color="000000"/>
              <w:bottom w:val="single" w:sz="6" w:space="0" w:color="000000"/>
              <w:right w:val="nil"/>
            </w:tcBorders>
            <w:shd w:val="clear" w:color="auto" w:fill="DBE5F1"/>
            <w:hideMark/>
          </w:tcPr>
          <w:p w14:paraId="606D6966" w14:textId="77777777" w:rsidR="00D760F9" w:rsidRPr="00D760F9" w:rsidRDefault="00D760F9" w:rsidP="00D760F9">
            <w:pPr>
              <w:spacing w:after="0" w:line="240" w:lineRule="auto"/>
              <w:ind w:left="105" w:right="0" w:firstLine="0"/>
              <w:jc w:val="left"/>
              <w:textAlignment w:val="baseline"/>
              <w:rPr>
                <w:rFonts w:ascii="Times New Roman" w:eastAsia="Times New Roman" w:hAnsi="Times New Roman" w:cs="Times New Roman"/>
                <w:szCs w:val="24"/>
              </w:rPr>
            </w:pPr>
            <w:r w:rsidRPr="00D760F9">
              <w:rPr>
                <w:rFonts w:eastAsia="Times New Roman"/>
                <w:b/>
                <w:bCs/>
                <w:szCs w:val="24"/>
              </w:rPr>
              <w:t>Student ID </w:t>
            </w:r>
            <w:r w:rsidRPr="00D760F9">
              <w:rPr>
                <w:rFonts w:eastAsia="Times New Roman"/>
                <w:szCs w:val="24"/>
              </w:rPr>
              <w:t> </w:t>
            </w:r>
          </w:p>
        </w:tc>
        <w:tc>
          <w:tcPr>
            <w:tcW w:w="660" w:type="dxa"/>
            <w:gridSpan w:val="2"/>
            <w:tcBorders>
              <w:top w:val="single" w:sz="6" w:space="0" w:color="000000"/>
              <w:left w:val="nil"/>
              <w:bottom w:val="single" w:sz="6" w:space="0" w:color="000000"/>
              <w:right w:val="single" w:sz="6" w:space="0" w:color="000000"/>
            </w:tcBorders>
            <w:shd w:val="clear" w:color="auto" w:fill="DBE5F1"/>
            <w:hideMark/>
          </w:tcPr>
          <w:p w14:paraId="60716A2C"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szCs w:val="24"/>
              </w:rPr>
              <w:t> </w:t>
            </w:r>
          </w:p>
        </w:tc>
        <w:tc>
          <w:tcPr>
            <w:tcW w:w="240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A0302BB"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szCs w:val="24"/>
              </w:rPr>
              <w:t>  </w:t>
            </w:r>
          </w:p>
        </w:tc>
      </w:tr>
      <w:tr w:rsidR="00D760F9" w:rsidRPr="00D760F9" w14:paraId="09C86336" w14:textId="77777777" w:rsidTr="00D760F9">
        <w:trPr>
          <w:trHeight w:val="300"/>
        </w:trPr>
        <w:tc>
          <w:tcPr>
            <w:tcW w:w="2670" w:type="dxa"/>
            <w:tcBorders>
              <w:top w:val="single" w:sz="6" w:space="0" w:color="000000"/>
              <w:left w:val="single" w:sz="6" w:space="0" w:color="000000"/>
              <w:bottom w:val="single" w:sz="6" w:space="0" w:color="000000"/>
              <w:right w:val="single" w:sz="6" w:space="0" w:color="000000"/>
            </w:tcBorders>
            <w:shd w:val="clear" w:color="auto" w:fill="DBE5F1"/>
            <w:hideMark/>
          </w:tcPr>
          <w:p w14:paraId="125214DD" w14:textId="77777777" w:rsidR="00D760F9" w:rsidRPr="00D760F9" w:rsidRDefault="00D760F9" w:rsidP="00D760F9">
            <w:pPr>
              <w:spacing w:after="0" w:line="240" w:lineRule="auto"/>
              <w:ind w:left="105" w:right="0" w:firstLine="0"/>
              <w:jc w:val="left"/>
              <w:textAlignment w:val="baseline"/>
              <w:rPr>
                <w:rFonts w:ascii="Times New Roman" w:eastAsia="Times New Roman" w:hAnsi="Times New Roman" w:cs="Times New Roman"/>
                <w:szCs w:val="24"/>
              </w:rPr>
            </w:pPr>
            <w:r w:rsidRPr="00D760F9">
              <w:rPr>
                <w:rFonts w:eastAsia="Times New Roman"/>
                <w:b/>
                <w:bCs/>
                <w:szCs w:val="24"/>
              </w:rPr>
              <w:t>College  </w:t>
            </w:r>
            <w:r w:rsidRPr="00D760F9">
              <w:rPr>
                <w:rFonts w:eastAsia="Times New Roman"/>
                <w:szCs w:val="24"/>
              </w:rPr>
              <w:t> </w:t>
            </w:r>
          </w:p>
        </w:tc>
        <w:tc>
          <w:tcPr>
            <w:tcW w:w="42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F70EF1" w14:textId="77777777" w:rsidR="00D760F9" w:rsidRPr="00D760F9" w:rsidRDefault="00D760F9" w:rsidP="00D760F9">
            <w:pPr>
              <w:spacing w:after="0" w:line="240" w:lineRule="auto"/>
              <w:ind w:left="105" w:right="0" w:firstLine="0"/>
              <w:jc w:val="left"/>
              <w:textAlignment w:val="baseline"/>
              <w:rPr>
                <w:rFonts w:ascii="Times New Roman" w:eastAsia="Times New Roman" w:hAnsi="Times New Roman" w:cs="Times New Roman"/>
                <w:szCs w:val="24"/>
              </w:rPr>
            </w:pPr>
            <w:r w:rsidRPr="00D760F9">
              <w:rPr>
                <w:rFonts w:eastAsia="Times New Roman"/>
                <w:b/>
                <w:bCs/>
                <w:szCs w:val="24"/>
              </w:rPr>
              <w:t> </w:t>
            </w:r>
            <w:r w:rsidRPr="00D760F9">
              <w:rPr>
                <w:rFonts w:eastAsia="Times New Roman"/>
                <w:szCs w:val="24"/>
              </w:rPr>
              <w:t> </w:t>
            </w:r>
          </w:p>
        </w:tc>
        <w:tc>
          <w:tcPr>
            <w:tcW w:w="1215" w:type="dxa"/>
            <w:gridSpan w:val="2"/>
            <w:tcBorders>
              <w:top w:val="single" w:sz="6" w:space="0" w:color="000000"/>
              <w:left w:val="single" w:sz="6" w:space="0" w:color="000000"/>
              <w:bottom w:val="single" w:sz="6" w:space="0" w:color="000000"/>
              <w:right w:val="nil"/>
            </w:tcBorders>
            <w:shd w:val="clear" w:color="auto" w:fill="DBE5F1"/>
            <w:hideMark/>
          </w:tcPr>
          <w:p w14:paraId="2E051748" w14:textId="77777777" w:rsidR="00D760F9" w:rsidRPr="00D760F9" w:rsidRDefault="00D760F9" w:rsidP="00D760F9">
            <w:pPr>
              <w:spacing w:after="0" w:line="240" w:lineRule="auto"/>
              <w:ind w:left="105" w:right="0" w:firstLine="0"/>
              <w:jc w:val="left"/>
              <w:textAlignment w:val="baseline"/>
              <w:rPr>
                <w:rFonts w:ascii="Times New Roman" w:eastAsia="Times New Roman" w:hAnsi="Times New Roman" w:cs="Times New Roman"/>
                <w:szCs w:val="24"/>
              </w:rPr>
            </w:pPr>
            <w:r w:rsidRPr="00D760F9">
              <w:rPr>
                <w:rFonts w:eastAsia="Times New Roman"/>
                <w:b/>
                <w:bCs/>
                <w:szCs w:val="24"/>
              </w:rPr>
              <w:t>Program  </w:t>
            </w:r>
            <w:r w:rsidRPr="00D760F9">
              <w:rPr>
                <w:rFonts w:eastAsia="Times New Roman"/>
                <w:szCs w:val="24"/>
              </w:rPr>
              <w:t> </w:t>
            </w:r>
          </w:p>
        </w:tc>
        <w:tc>
          <w:tcPr>
            <w:tcW w:w="660" w:type="dxa"/>
            <w:gridSpan w:val="2"/>
            <w:tcBorders>
              <w:top w:val="single" w:sz="6" w:space="0" w:color="000000"/>
              <w:left w:val="nil"/>
              <w:bottom w:val="single" w:sz="6" w:space="0" w:color="000000"/>
              <w:right w:val="single" w:sz="6" w:space="0" w:color="000000"/>
            </w:tcBorders>
            <w:shd w:val="clear" w:color="auto" w:fill="DBE5F1"/>
            <w:hideMark/>
          </w:tcPr>
          <w:p w14:paraId="145AF602"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szCs w:val="24"/>
              </w:rPr>
              <w:t> </w:t>
            </w:r>
          </w:p>
        </w:tc>
        <w:tc>
          <w:tcPr>
            <w:tcW w:w="240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9C5DD5"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szCs w:val="24"/>
              </w:rPr>
              <w:t>  </w:t>
            </w:r>
          </w:p>
        </w:tc>
      </w:tr>
      <w:tr w:rsidR="00D760F9" w:rsidRPr="00D760F9" w14:paraId="3EC2EFF6" w14:textId="77777777" w:rsidTr="00D760F9">
        <w:trPr>
          <w:trHeight w:val="300"/>
        </w:trPr>
        <w:tc>
          <w:tcPr>
            <w:tcW w:w="2670" w:type="dxa"/>
            <w:tcBorders>
              <w:top w:val="single" w:sz="6" w:space="0" w:color="000000"/>
              <w:left w:val="single" w:sz="6" w:space="0" w:color="000000"/>
              <w:bottom w:val="single" w:sz="6" w:space="0" w:color="000000"/>
              <w:right w:val="single" w:sz="6" w:space="0" w:color="000000"/>
            </w:tcBorders>
            <w:shd w:val="clear" w:color="auto" w:fill="DBE5F1"/>
            <w:hideMark/>
          </w:tcPr>
          <w:p w14:paraId="6792D63F" w14:textId="77777777" w:rsidR="00D760F9" w:rsidRPr="00D760F9" w:rsidRDefault="00D760F9" w:rsidP="00D760F9">
            <w:pPr>
              <w:spacing w:after="0" w:line="240" w:lineRule="auto"/>
              <w:ind w:left="105" w:right="0" w:firstLine="0"/>
              <w:jc w:val="left"/>
              <w:textAlignment w:val="baseline"/>
              <w:rPr>
                <w:rFonts w:ascii="Times New Roman" w:eastAsia="Times New Roman" w:hAnsi="Times New Roman" w:cs="Times New Roman"/>
                <w:szCs w:val="24"/>
              </w:rPr>
            </w:pPr>
            <w:r w:rsidRPr="00D760F9">
              <w:rPr>
                <w:rFonts w:eastAsia="Times New Roman"/>
                <w:b/>
                <w:bCs/>
                <w:szCs w:val="24"/>
              </w:rPr>
              <w:t>Course Title  </w:t>
            </w:r>
            <w:r w:rsidRPr="00D760F9">
              <w:rPr>
                <w:rFonts w:eastAsia="Times New Roman"/>
                <w:szCs w:val="24"/>
              </w:rPr>
              <w:t> </w:t>
            </w:r>
          </w:p>
        </w:tc>
        <w:tc>
          <w:tcPr>
            <w:tcW w:w="42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322D1B"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szCs w:val="24"/>
              </w:rPr>
              <w:t> Senior Design Project Laboratory </w:t>
            </w:r>
          </w:p>
          <w:p w14:paraId="2AF92A7E" w14:textId="77777777" w:rsidR="00D760F9" w:rsidRPr="00D760F9" w:rsidRDefault="00D760F9" w:rsidP="00D760F9">
            <w:pPr>
              <w:spacing w:after="0" w:line="240" w:lineRule="auto"/>
              <w:ind w:left="105" w:right="0" w:firstLine="0"/>
              <w:jc w:val="left"/>
              <w:textAlignment w:val="baseline"/>
              <w:rPr>
                <w:rFonts w:ascii="Times New Roman" w:eastAsia="Times New Roman" w:hAnsi="Times New Roman" w:cs="Times New Roman"/>
                <w:szCs w:val="24"/>
              </w:rPr>
            </w:pPr>
            <w:r w:rsidRPr="00D760F9">
              <w:rPr>
                <w:rFonts w:eastAsia="Times New Roman"/>
                <w:szCs w:val="24"/>
              </w:rPr>
              <w:t> </w:t>
            </w:r>
          </w:p>
        </w:tc>
        <w:tc>
          <w:tcPr>
            <w:tcW w:w="1215" w:type="dxa"/>
            <w:gridSpan w:val="2"/>
            <w:tcBorders>
              <w:top w:val="single" w:sz="6" w:space="0" w:color="000000"/>
              <w:left w:val="single" w:sz="6" w:space="0" w:color="000000"/>
              <w:bottom w:val="single" w:sz="6" w:space="0" w:color="000000"/>
              <w:right w:val="nil"/>
            </w:tcBorders>
            <w:shd w:val="clear" w:color="auto" w:fill="DBE5F1"/>
            <w:hideMark/>
          </w:tcPr>
          <w:p w14:paraId="33DFFAC4" w14:textId="77777777" w:rsidR="00D760F9" w:rsidRPr="00D760F9" w:rsidRDefault="00D760F9" w:rsidP="00D760F9">
            <w:pPr>
              <w:spacing w:after="0" w:line="240" w:lineRule="auto"/>
              <w:ind w:left="105" w:right="0" w:firstLine="0"/>
              <w:textAlignment w:val="baseline"/>
              <w:rPr>
                <w:rFonts w:ascii="Times New Roman" w:eastAsia="Times New Roman" w:hAnsi="Times New Roman" w:cs="Times New Roman"/>
                <w:szCs w:val="24"/>
              </w:rPr>
            </w:pPr>
            <w:r w:rsidRPr="00D760F9">
              <w:rPr>
                <w:rFonts w:eastAsia="Times New Roman"/>
                <w:b/>
                <w:bCs/>
                <w:szCs w:val="24"/>
              </w:rPr>
              <w:t>Course Code </w:t>
            </w:r>
            <w:r w:rsidRPr="00D760F9">
              <w:rPr>
                <w:rFonts w:eastAsia="Times New Roman"/>
                <w:szCs w:val="24"/>
              </w:rPr>
              <w:t> </w:t>
            </w:r>
          </w:p>
        </w:tc>
        <w:tc>
          <w:tcPr>
            <w:tcW w:w="660" w:type="dxa"/>
            <w:gridSpan w:val="2"/>
            <w:tcBorders>
              <w:top w:val="single" w:sz="6" w:space="0" w:color="000000"/>
              <w:left w:val="nil"/>
              <w:bottom w:val="single" w:sz="6" w:space="0" w:color="000000"/>
              <w:right w:val="single" w:sz="6" w:space="0" w:color="000000"/>
            </w:tcBorders>
            <w:shd w:val="clear" w:color="auto" w:fill="DBE5F1"/>
            <w:hideMark/>
          </w:tcPr>
          <w:p w14:paraId="32A4069F"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szCs w:val="24"/>
              </w:rPr>
              <w:t> </w:t>
            </w:r>
          </w:p>
        </w:tc>
        <w:tc>
          <w:tcPr>
            <w:tcW w:w="240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99EDE4C"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szCs w:val="24"/>
              </w:rPr>
              <w:t> COSC 490L </w:t>
            </w:r>
          </w:p>
        </w:tc>
      </w:tr>
      <w:tr w:rsidR="00D760F9" w:rsidRPr="00D760F9" w14:paraId="3EF10845" w14:textId="77777777" w:rsidTr="00D760F9">
        <w:trPr>
          <w:trHeight w:val="375"/>
        </w:trPr>
        <w:tc>
          <w:tcPr>
            <w:tcW w:w="2670" w:type="dxa"/>
            <w:vMerge w:val="restart"/>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77C8EDA" w14:textId="77777777" w:rsidR="00D760F9" w:rsidRPr="00D760F9" w:rsidRDefault="00D760F9" w:rsidP="00D760F9">
            <w:pPr>
              <w:spacing w:after="0" w:line="240" w:lineRule="auto"/>
              <w:ind w:left="105" w:right="0" w:firstLine="0"/>
              <w:jc w:val="left"/>
              <w:textAlignment w:val="baseline"/>
              <w:rPr>
                <w:rFonts w:ascii="Times New Roman" w:eastAsia="Times New Roman" w:hAnsi="Times New Roman" w:cs="Times New Roman"/>
                <w:szCs w:val="24"/>
              </w:rPr>
            </w:pPr>
            <w:r w:rsidRPr="00D760F9">
              <w:rPr>
                <w:rFonts w:eastAsia="Times New Roman"/>
                <w:b/>
                <w:bCs/>
                <w:szCs w:val="24"/>
              </w:rPr>
              <w:t>Supervisor Name  </w:t>
            </w:r>
            <w:r w:rsidRPr="00D760F9">
              <w:rPr>
                <w:rFonts w:eastAsia="Times New Roman"/>
                <w:szCs w:val="24"/>
              </w:rPr>
              <w:t> </w:t>
            </w:r>
          </w:p>
        </w:tc>
        <w:tc>
          <w:tcPr>
            <w:tcW w:w="427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811CE8" w14:textId="77777777" w:rsidR="00D760F9" w:rsidRPr="00D760F9" w:rsidRDefault="00D760F9" w:rsidP="00D760F9">
            <w:pPr>
              <w:spacing w:after="0" w:line="240" w:lineRule="auto"/>
              <w:ind w:left="105" w:right="0" w:firstLine="0"/>
              <w:jc w:val="left"/>
              <w:textAlignment w:val="baseline"/>
              <w:rPr>
                <w:rFonts w:ascii="Times New Roman" w:eastAsia="Times New Roman" w:hAnsi="Times New Roman" w:cs="Times New Roman"/>
                <w:szCs w:val="24"/>
              </w:rPr>
            </w:pPr>
            <w:r w:rsidRPr="00D760F9">
              <w:rPr>
                <w:rFonts w:eastAsia="Times New Roman"/>
                <w:szCs w:val="24"/>
              </w:rPr>
              <w:t>  </w:t>
            </w:r>
          </w:p>
        </w:tc>
        <w:tc>
          <w:tcPr>
            <w:tcW w:w="1215" w:type="dxa"/>
            <w:gridSpan w:val="2"/>
            <w:tcBorders>
              <w:top w:val="single" w:sz="6" w:space="0" w:color="000000"/>
              <w:left w:val="single" w:sz="6" w:space="0" w:color="000000"/>
              <w:bottom w:val="single" w:sz="6" w:space="0" w:color="000000"/>
              <w:right w:val="nil"/>
            </w:tcBorders>
            <w:shd w:val="clear" w:color="auto" w:fill="DBE5F1"/>
            <w:vAlign w:val="bottom"/>
            <w:hideMark/>
          </w:tcPr>
          <w:p w14:paraId="543ED6B5" w14:textId="77777777" w:rsidR="00D760F9" w:rsidRPr="00D760F9" w:rsidRDefault="00D760F9" w:rsidP="00D760F9">
            <w:pPr>
              <w:spacing w:after="0" w:line="240" w:lineRule="auto"/>
              <w:ind w:left="105" w:right="0" w:firstLine="0"/>
              <w:textAlignment w:val="baseline"/>
              <w:rPr>
                <w:rFonts w:ascii="Times New Roman" w:eastAsia="Times New Roman" w:hAnsi="Times New Roman" w:cs="Times New Roman"/>
                <w:szCs w:val="24"/>
              </w:rPr>
            </w:pPr>
            <w:r w:rsidRPr="00D760F9">
              <w:rPr>
                <w:rFonts w:eastAsia="Times New Roman"/>
                <w:b/>
                <w:bCs/>
                <w:szCs w:val="24"/>
              </w:rPr>
              <w:t>Academic Year</w:t>
            </w:r>
            <w:r w:rsidRPr="00D760F9">
              <w:rPr>
                <w:rFonts w:eastAsia="Times New Roman"/>
                <w:szCs w:val="24"/>
              </w:rPr>
              <w:t> </w:t>
            </w:r>
          </w:p>
        </w:tc>
        <w:tc>
          <w:tcPr>
            <w:tcW w:w="660" w:type="dxa"/>
            <w:gridSpan w:val="2"/>
            <w:tcBorders>
              <w:top w:val="single" w:sz="6" w:space="0" w:color="000000"/>
              <w:left w:val="nil"/>
              <w:bottom w:val="single" w:sz="6" w:space="0" w:color="000000"/>
              <w:right w:val="single" w:sz="6" w:space="0" w:color="000000"/>
            </w:tcBorders>
            <w:shd w:val="clear" w:color="auto" w:fill="DBE5F1"/>
            <w:vAlign w:val="bottom"/>
            <w:hideMark/>
          </w:tcPr>
          <w:p w14:paraId="09BFC336"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szCs w:val="24"/>
              </w:rPr>
              <w:t> </w:t>
            </w:r>
          </w:p>
        </w:tc>
        <w:tc>
          <w:tcPr>
            <w:tcW w:w="240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CB09FD9"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szCs w:val="24"/>
              </w:rPr>
              <w:t>  </w:t>
            </w:r>
          </w:p>
        </w:tc>
      </w:tr>
      <w:tr w:rsidR="00D760F9" w:rsidRPr="00D760F9" w14:paraId="4E9C9DC1" w14:textId="77777777" w:rsidTr="00D760F9">
        <w:trPr>
          <w:trHeight w:val="476"/>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D720FF" w14:textId="77777777" w:rsidR="00D760F9" w:rsidRPr="00D760F9" w:rsidRDefault="00D760F9" w:rsidP="00D760F9">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B19BFFD" w14:textId="77777777" w:rsidR="00D760F9" w:rsidRPr="00D760F9" w:rsidRDefault="00D760F9" w:rsidP="00D760F9">
            <w:pPr>
              <w:spacing w:after="0" w:line="240" w:lineRule="auto"/>
              <w:ind w:left="0" w:right="0" w:firstLine="0"/>
              <w:jc w:val="left"/>
              <w:rPr>
                <w:rFonts w:ascii="Times New Roman" w:eastAsia="Times New Roman" w:hAnsi="Times New Roman" w:cs="Times New Roman"/>
                <w:szCs w:val="24"/>
              </w:rPr>
            </w:pPr>
          </w:p>
        </w:tc>
        <w:tc>
          <w:tcPr>
            <w:tcW w:w="1215" w:type="dxa"/>
            <w:gridSpan w:val="2"/>
            <w:vMerge w:val="restart"/>
            <w:tcBorders>
              <w:top w:val="single" w:sz="6" w:space="0" w:color="000000"/>
              <w:left w:val="single" w:sz="6" w:space="0" w:color="000000"/>
              <w:bottom w:val="single" w:sz="6" w:space="0" w:color="000000"/>
              <w:right w:val="nil"/>
            </w:tcBorders>
            <w:shd w:val="clear" w:color="auto" w:fill="DBE5F1"/>
            <w:hideMark/>
          </w:tcPr>
          <w:p w14:paraId="65E70F38"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szCs w:val="24"/>
              </w:rPr>
              <w:t> </w:t>
            </w:r>
          </w:p>
        </w:tc>
        <w:tc>
          <w:tcPr>
            <w:tcW w:w="1470" w:type="dxa"/>
            <w:gridSpan w:val="3"/>
            <w:vMerge w:val="restart"/>
            <w:tcBorders>
              <w:top w:val="single" w:sz="6" w:space="0" w:color="000000"/>
              <w:left w:val="nil"/>
              <w:bottom w:val="single" w:sz="6" w:space="0" w:color="000000"/>
              <w:right w:val="nil"/>
            </w:tcBorders>
            <w:shd w:val="clear" w:color="auto" w:fill="DBE5F1"/>
            <w:vAlign w:val="center"/>
            <w:hideMark/>
          </w:tcPr>
          <w:p w14:paraId="6C3FCE07" w14:textId="77777777" w:rsidR="00D760F9" w:rsidRPr="00D760F9" w:rsidRDefault="00D760F9" w:rsidP="00D760F9">
            <w:pPr>
              <w:spacing w:after="0" w:line="240" w:lineRule="auto"/>
              <w:ind w:left="105" w:right="0" w:firstLine="0"/>
              <w:jc w:val="center"/>
              <w:textAlignment w:val="baseline"/>
              <w:rPr>
                <w:rFonts w:ascii="Times New Roman" w:eastAsia="Times New Roman" w:hAnsi="Times New Roman" w:cs="Times New Roman"/>
                <w:szCs w:val="24"/>
              </w:rPr>
            </w:pPr>
            <w:r w:rsidRPr="00D760F9">
              <w:rPr>
                <w:rFonts w:eastAsia="Times New Roman"/>
                <w:b/>
                <w:bCs/>
                <w:szCs w:val="24"/>
              </w:rPr>
              <w:t>Semester </w:t>
            </w:r>
            <w:r w:rsidRPr="00D760F9">
              <w:rPr>
                <w:rFonts w:eastAsia="Times New Roman"/>
                <w:szCs w:val="24"/>
              </w:rPr>
              <w:t> </w:t>
            </w:r>
          </w:p>
        </w:tc>
        <w:tc>
          <w:tcPr>
            <w:tcW w:w="1590" w:type="dxa"/>
            <w:gridSpan w:val="2"/>
            <w:vMerge w:val="restart"/>
            <w:tcBorders>
              <w:top w:val="single" w:sz="6" w:space="0" w:color="000000"/>
              <w:left w:val="nil"/>
              <w:bottom w:val="single" w:sz="6" w:space="0" w:color="000000"/>
              <w:right w:val="single" w:sz="6" w:space="0" w:color="000000"/>
            </w:tcBorders>
            <w:shd w:val="clear" w:color="auto" w:fill="DBE5F1"/>
            <w:hideMark/>
          </w:tcPr>
          <w:p w14:paraId="66CFD7F4"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szCs w:val="24"/>
              </w:rPr>
              <w:t> </w:t>
            </w:r>
          </w:p>
        </w:tc>
      </w:tr>
      <w:tr w:rsidR="00D760F9" w:rsidRPr="00D760F9" w14:paraId="28BA334E" w14:textId="77777777" w:rsidTr="00D760F9">
        <w:trPr>
          <w:trHeight w:val="476"/>
        </w:trPr>
        <w:tc>
          <w:tcPr>
            <w:tcW w:w="2670" w:type="dxa"/>
            <w:vMerge w:val="restart"/>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95CE774" w14:textId="77777777" w:rsidR="00D760F9" w:rsidRPr="00D760F9" w:rsidRDefault="00D760F9" w:rsidP="00D760F9">
            <w:pPr>
              <w:spacing w:after="0" w:line="240" w:lineRule="auto"/>
              <w:ind w:left="105" w:right="0" w:firstLine="0"/>
              <w:jc w:val="left"/>
              <w:textAlignment w:val="baseline"/>
              <w:rPr>
                <w:rFonts w:ascii="Times New Roman" w:eastAsia="Times New Roman" w:hAnsi="Times New Roman" w:cs="Times New Roman"/>
                <w:szCs w:val="24"/>
              </w:rPr>
            </w:pPr>
            <w:r w:rsidRPr="00D760F9">
              <w:rPr>
                <w:rFonts w:eastAsia="Times New Roman"/>
                <w:b/>
                <w:bCs/>
                <w:szCs w:val="24"/>
              </w:rPr>
              <w:t>Project Title  </w:t>
            </w:r>
            <w:r w:rsidRPr="00D760F9">
              <w:rPr>
                <w:rFonts w:eastAsia="Times New Roman"/>
                <w:szCs w:val="24"/>
              </w:rPr>
              <w:t> </w:t>
            </w:r>
          </w:p>
        </w:tc>
        <w:tc>
          <w:tcPr>
            <w:tcW w:w="427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282E06" w14:textId="77777777" w:rsidR="00D760F9" w:rsidRPr="00D760F9" w:rsidRDefault="00D760F9" w:rsidP="00D760F9">
            <w:pPr>
              <w:spacing w:after="0" w:line="240" w:lineRule="auto"/>
              <w:ind w:left="105" w:right="0" w:firstLine="0"/>
              <w:jc w:val="left"/>
              <w:textAlignment w:val="baseline"/>
              <w:rPr>
                <w:rFonts w:ascii="Times New Roman" w:eastAsia="Times New Roman" w:hAnsi="Times New Roman" w:cs="Times New Roman"/>
                <w:szCs w:val="24"/>
              </w:rPr>
            </w:pPr>
            <w:r w:rsidRPr="00D760F9">
              <w:rPr>
                <w:rFonts w:eastAsia="Times New Roman"/>
                <w:szCs w:val="24"/>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C7A70B4" w14:textId="77777777" w:rsidR="00D760F9" w:rsidRPr="00D760F9" w:rsidRDefault="00D760F9" w:rsidP="00D760F9">
            <w:pPr>
              <w:spacing w:after="0" w:line="240" w:lineRule="auto"/>
              <w:ind w:left="0" w:right="0" w:firstLine="0"/>
              <w:jc w:val="left"/>
              <w:rPr>
                <w:rFonts w:ascii="Times New Roman" w:eastAsia="Times New Roman" w:hAnsi="Times New Roman" w:cs="Times New Roman"/>
                <w:szCs w:val="24"/>
              </w:rPr>
            </w:pPr>
          </w:p>
        </w:tc>
        <w:tc>
          <w:tcPr>
            <w:tcW w:w="0" w:type="auto"/>
            <w:gridSpan w:val="3"/>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4258AC" w14:textId="77777777" w:rsidR="00D760F9" w:rsidRPr="00D760F9" w:rsidRDefault="00D760F9" w:rsidP="00D760F9">
            <w:pPr>
              <w:spacing w:after="0" w:line="240" w:lineRule="auto"/>
              <w:ind w:left="0" w:right="0" w:firstLine="0"/>
              <w:jc w:val="left"/>
              <w:rPr>
                <w:rFonts w:ascii="Times New Roman" w:eastAsia="Times New Roman" w:hAnsi="Times New Roman" w:cs="Times New Roman"/>
                <w:szCs w:val="24"/>
              </w:rPr>
            </w:pP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508990" w14:textId="77777777" w:rsidR="00D760F9" w:rsidRPr="00D760F9" w:rsidRDefault="00D760F9" w:rsidP="00D760F9">
            <w:pPr>
              <w:spacing w:after="0" w:line="240" w:lineRule="auto"/>
              <w:ind w:left="0" w:right="0" w:firstLine="0"/>
              <w:jc w:val="left"/>
              <w:rPr>
                <w:rFonts w:ascii="Times New Roman" w:eastAsia="Times New Roman" w:hAnsi="Times New Roman" w:cs="Times New Roman"/>
                <w:szCs w:val="24"/>
              </w:rPr>
            </w:pPr>
          </w:p>
        </w:tc>
      </w:tr>
      <w:tr w:rsidR="00D760F9" w:rsidRPr="00D760F9" w14:paraId="260D0FAC" w14:textId="77777777" w:rsidTr="00D760F9">
        <w:trPr>
          <w:trHeight w:val="30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A4EF096" w14:textId="77777777" w:rsidR="00D760F9" w:rsidRPr="00D760F9" w:rsidRDefault="00D760F9" w:rsidP="00D760F9">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705548" w14:textId="77777777" w:rsidR="00D760F9" w:rsidRPr="00D760F9" w:rsidRDefault="00D760F9" w:rsidP="00D760F9">
            <w:pPr>
              <w:spacing w:after="0" w:line="240" w:lineRule="auto"/>
              <w:ind w:left="0" w:right="0" w:firstLine="0"/>
              <w:jc w:val="left"/>
              <w:rPr>
                <w:rFonts w:ascii="Times New Roman" w:eastAsia="Times New Roman" w:hAnsi="Times New Roman" w:cs="Times New Roman"/>
                <w:szCs w:val="24"/>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hideMark/>
          </w:tcPr>
          <w:p w14:paraId="1D8453C5" w14:textId="77777777" w:rsidR="00D760F9" w:rsidRPr="00D760F9" w:rsidRDefault="00D760F9" w:rsidP="00D760F9">
            <w:pPr>
              <w:spacing w:after="0" w:line="240" w:lineRule="auto"/>
              <w:ind w:left="105" w:right="0" w:firstLine="0"/>
              <w:jc w:val="left"/>
              <w:textAlignment w:val="baseline"/>
              <w:rPr>
                <w:rFonts w:ascii="Times New Roman" w:eastAsia="Times New Roman" w:hAnsi="Times New Roman" w:cs="Times New Roman"/>
                <w:szCs w:val="24"/>
              </w:rPr>
            </w:pPr>
            <w:r w:rsidRPr="00D760F9">
              <w:rPr>
                <w:rFonts w:eastAsia="Times New Roman"/>
                <w:b/>
                <w:bCs/>
                <w:szCs w:val="24"/>
              </w:rPr>
              <w:t> </w:t>
            </w:r>
            <w:r w:rsidRPr="00D760F9">
              <w:rPr>
                <w:rFonts w:eastAsia="Times New Roman"/>
                <w:szCs w:val="24"/>
              </w:rPr>
              <w:t> </w:t>
            </w:r>
          </w:p>
        </w:tc>
        <w:tc>
          <w:tcPr>
            <w:tcW w:w="765" w:type="dxa"/>
            <w:tcBorders>
              <w:top w:val="single" w:sz="6" w:space="0" w:color="000000"/>
              <w:left w:val="single" w:sz="6" w:space="0" w:color="000000"/>
              <w:bottom w:val="single" w:sz="6" w:space="0" w:color="000000"/>
              <w:right w:val="single" w:sz="6" w:space="0" w:color="000000"/>
            </w:tcBorders>
            <w:shd w:val="clear" w:color="auto" w:fill="DBE5F1"/>
            <w:hideMark/>
          </w:tcPr>
          <w:p w14:paraId="788E7146" w14:textId="77777777" w:rsidR="00D760F9" w:rsidRPr="00D760F9" w:rsidRDefault="00D760F9" w:rsidP="00D760F9">
            <w:pPr>
              <w:spacing w:after="0" w:line="240" w:lineRule="auto"/>
              <w:ind w:left="90" w:right="0" w:firstLine="0"/>
              <w:jc w:val="left"/>
              <w:textAlignment w:val="baseline"/>
              <w:rPr>
                <w:rFonts w:ascii="Times New Roman" w:eastAsia="Times New Roman" w:hAnsi="Times New Roman" w:cs="Times New Roman"/>
                <w:szCs w:val="24"/>
              </w:rPr>
            </w:pPr>
            <w:r w:rsidRPr="00D760F9">
              <w:rPr>
                <w:rFonts w:eastAsia="Times New Roman"/>
                <w:b/>
                <w:bCs/>
                <w:szCs w:val="24"/>
              </w:rPr>
              <w:t>First  </w:t>
            </w:r>
            <w:r w:rsidRPr="00D760F9">
              <w:rPr>
                <w:rFonts w:eastAsia="Times New Roman"/>
                <w:szCs w:val="24"/>
              </w:rPr>
              <w:t> </w:t>
            </w:r>
          </w:p>
        </w:tc>
        <w:tc>
          <w:tcPr>
            <w:tcW w:w="480" w:type="dxa"/>
            <w:tcBorders>
              <w:top w:val="single" w:sz="6" w:space="0" w:color="000000"/>
              <w:left w:val="single" w:sz="6" w:space="0" w:color="000000"/>
              <w:bottom w:val="single" w:sz="6" w:space="0" w:color="000000"/>
              <w:right w:val="single" w:sz="6" w:space="0" w:color="000000"/>
            </w:tcBorders>
            <w:shd w:val="clear" w:color="auto" w:fill="auto"/>
            <w:hideMark/>
          </w:tcPr>
          <w:p w14:paraId="0B9C79ED" w14:textId="77777777" w:rsidR="00D760F9" w:rsidRPr="00D760F9" w:rsidRDefault="00D760F9" w:rsidP="00D760F9">
            <w:pPr>
              <w:spacing w:after="0" w:line="240" w:lineRule="auto"/>
              <w:ind w:left="30" w:right="0" w:firstLine="0"/>
              <w:jc w:val="center"/>
              <w:textAlignment w:val="baseline"/>
              <w:rPr>
                <w:rFonts w:ascii="Times New Roman" w:eastAsia="Times New Roman" w:hAnsi="Times New Roman" w:cs="Times New Roman"/>
                <w:szCs w:val="24"/>
              </w:rPr>
            </w:pPr>
            <w:r w:rsidRPr="00D760F9">
              <w:rPr>
                <w:rFonts w:eastAsia="Times New Roman"/>
                <w:b/>
                <w:bCs/>
                <w:szCs w:val="24"/>
              </w:rPr>
              <w:t> </w:t>
            </w:r>
            <w:r w:rsidRPr="00D760F9">
              <w:rPr>
                <w:rFonts w:eastAsia="Times New Roman"/>
                <w:szCs w:val="24"/>
              </w:rPr>
              <w:t> </w:t>
            </w:r>
          </w:p>
        </w:tc>
        <w:tc>
          <w:tcPr>
            <w:tcW w:w="975" w:type="dxa"/>
            <w:gridSpan w:val="2"/>
            <w:tcBorders>
              <w:top w:val="single" w:sz="6" w:space="0" w:color="000000"/>
              <w:left w:val="single" w:sz="6" w:space="0" w:color="000000"/>
              <w:bottom w:val="single" w:sz="6" w:space="0" w:color="000000"/>
              <w:right w:val="single" w:sz="6" w:space="0" w:color="000000"/>
            </w:tcBorders>
            <w:shd w:val="clear" w:color="auto" w:fill="DBE5F1"/>
            <w:hideMark/>
          </w:tcPr>
          <w:p w14:paraId="0CFE375E" w14:textId="77777777" w:rsidR="00D760F9" w:rsidRPr="00D760F9" w:rsidRDefault="00D760F9" w:rsidP="00D760F9">
            <w:pPr>
              <w:spacing w:after="0" w:line="240" w:lineRule="auto"/>
              <w:ind w:left="90" w:right="0" w:firstLine="0"/>
              <w:jc w:val="left"/>
              <w:textAlignment w:val="baseline"/>
              <w:rPr>
                <w:rFonts w:ascii="Times New Roman" w:eastAsia="Times New Roman" w:hAnsi="Times New Roman" w:cs="Times New Roman"/>
                <w:szCs w:val="24"/>
              </w:rPr>
            </w:pPr>
            <w:r w:rsidRPr="00D760F9">
              <w:rPr>
                <w:rFonts w:eastAsia="Times New Roman"/>
                <w:b/>
                <w:bCs/>
                <w:szCs w:val="24"/>
              </w:rPr>
              <w:t>Second </w:t>
            </w:r>
            <w:r w:rsidRPr="00D760F9">
              <w:rPr>
                <w:rFonts w:eastAsia="Times New Roman"/>
                <w:szCs w:val="24"/>
              </w:rPr>
              <w:t> </w:t>
            </w:r>
          </w:p>
        </w:tc>
        <w:tc>
          <w:tcPr>
            <w:tcW w:w="510" w:type="dxa"/>
            <w:tcBorders>
              <w:top w:val="single" w:sz="6" w:space="0" w:color="000000"/>
              <w:left w:val="single" w:sz="6" w:space="0" w:color="000000"/>
              <w:bottom w:val="single" w:sz="6" w:space="0" w:color="000000"/>
              <w:right w:val="single" w:sz="6" w:space="0" w:color="000000"/>
            </w:tcBorders>
            <w:shd w:val="clear" w:color="auto" w:fill="auto"/>
            <w:hideMark/>
          </w:tcPr>
          <w:p w14:paraId="0F9EC274" w14:textId="77777777" w:rsidR="00D760F9" w:rsidRPr="00D760F9" w:rsidRDefault="00D760F9" w:rsidP="00D760F9">
            <w:pPr>
              <w:spacing w:after="0" w:line="240" w:lineRule="auto"/>
              <w:ind w:left="30" w:right="0" w:firstLine="0"/>
              <w:jc w:val="center"/>
              <w:textAlignment w:val="baseline"/>
              <w:rPr>
                <w:rFonts w:ascii="Times New Roman" w:eastAsia="Times New Roman" w:hAnsi="Times New Roman" w:cs="Times New Roman"/>
                <w:szCs w:val="24"/>
              </w:rPr>
            </w:pPr>
            <w:r w:rsidRPr="00D760F9">
              <w:rPr>
                <w:rFonts w:eastAsia="Times New Roman"/>
                <w:b/>
                <w:bCs/>
                <w:szCs w:val="24"/>
              </w:rPr>
              <w:t> </w:t>
            </w:r>
            <w:r w:rsidRPr="00D760F9">
              <w:rPr>
                <w:rFonts w:eastAsia="Times New Roman"/>
                <w:szCs w:val="24"/>
              </w:rPr>
              <w:t> </w:t>
            </w:r>
          </w:p>
        </w:tc>
        <w:tc>
          <w:tcPr>
            <w:tcW w:w="1080" w:type="dxa"/>
            <w:tcBorders>
              <w:top w:val="single" w:sz="6" w:space="0" w:color="000000"/>
              <w:left w:val="single" w:sz="6" w:space="0" w:color="000000"/>
              <w:bottom w:val="single" w:sz="6" w:space="0" w:color="000000"/>
              <w:right w:val="single" w:sz="6" w:space="0" w:color="000000"/>
            </w:tcBorders>
            <w:shd w:val="clear" w:color="auto" w:fill="DBE5F1"/>
            <w:hideMark/>
          </w:tcPr>
          <w:p w14:paraId="5896A38C" w14:textId="77777777" w:rsidR="00D760F9" w:rsidRPr="00D760F9" w:rsidRDefault="00D760F9" w:rsidP="00D760F9">
            <w:pPr>
              <w:spacing w:after="0" w:line="240" w:lineRule="auto"/>
              <w:ind w:left="90" w:right="0" w:firstLine="0"/>
              <w:jc w:val="left"/>
              <w:textAlignment w:val="baseline"/>
              <w:rPr>
                <w:rFonts w:ascii="Times New Roman" w:eastAsia="Times New Roman" w:hAnsi="Times New Roman" w:cs="Times New Roman"/>
                <w:szCs w:val="24"/>
              </w:rPr>
            </w:pPr>
            <w:r w:rsidRPr="00D760F9">
              <w:rPr>
                <w:rFonts w:eastAsia="Times New Roman"/>
                <w:b/>
                <w:bCs/>
                <w:szCs w:val="24"/>
              </w:rPr>
              <w:t>Summer  </w:t>
            </w:r>
            <w:r w:rsidRPr="00D760F9">
              <w:rPr>
                <w:rFonts w:eastAsia="Times New Roman"/>
                <w:szCs w:val="24"/>
              </w:rPr>
              <w:t> </w:t>
            </w:r>
          </w:p>
        </w:tc>
      </w:tr>
    </w:tbl>
    <w:p w14:paraId="5E1EFCD8" w14:textId="77777777" w:rsidR="00D760F9" w:rsidRPr="00D760F9" w:rsidRDefault="00D760F9" w:rsidP="00D760F9">
      <w:pPr>
        <w:spacing w:after="0" w:line="240" w:lineRule="auto"/>
        <w:ind w:left="1215" w:right="0" w:firstLine="0"/>
        <w:jc w:val="left"/>
        <w:textAlignment w:val="baseline"/>
        <w:rPr>
          <w:rFonts w:ascii="Segoe UI" w:eastAsia="Times New Roman" w:hAnsi="Segoe UI" w:cs="Segoe UI"/>
          <w:sz w:val="18"/>
          <w:szCs w:val="18"/>
        </w:rPr>
      </w:pPr>
      <w:r w:rsidRPr="00D760F9">
        <w:rPr>
          <w:rFonts w:eastAsia="Times New Roman"/>
          <w:szCs w:val="24"/>
        </w:rPr>
        <w:t>  </w:t>
      </w:r>
    </w:p>
    <w:tbl>
      <w:tblPr>
        <w:tblW w:w="10897"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05"/>
        <w:gridCol w:w="7792"/>
      </w:tblGrid>
      <w:tr w:rsidR="00D760F9" w:rsidRPr="00D760F9" w14:paraId="67DC7764" w14:textId="77777777" w:rsidTr="00D760F9">
        <w:trPr>
          <w:trHeight w:val="42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5D6CF9F" w14:textId="77777777" w:rsidR="00D760F9" w:rsidRPr="00D760F9" w:rsidRDefault="00D760F9" w:rsidP="00D760F9">
            <w:pPr>
              <w:spacing w:after="0" w:line="240" w:lineRule="auto"/>
              <w:ind w:left="0" w:right="0" w:firstLine="0"/>
              <w:jc w:val="center"/>
              <w:textAlignment w:val="baseline"/>
              <w:rPr>
                <w:rFonts w:ascii="Times New Roman" w:eastAsia="Times New Roman" w:hAnsi="Times New Roman" w:cs="Times New Roman"/>
                <w:szCs w:val="24"/>
              </w:rPr>
            </w:pPr>
            <w:r w:rsidRPr="00D760F9">
              <w:rPr>
                <w:rFonts w:eastAsia="Times New Roman"/>
                <w:b/>
                <w:bCs/>
                <w:sz w:val="22"/>
              </w:rPr>
              <w:t>Evaluation Result</w:t>
            </w:r>
            <w:r w:rsidRPr="00D760F9">
              <w:rPr>
                <w:rFonts w:eastAsia="Times New Roman"/>
                <w:sz w:val="22"/>
              </w:rPr>
              <w:t> </w:t>
            </w:r>
          </w:p>
        </w:tc>
        <w:tc>
          <w:tcPr>
            <w:tcW w:w="7792"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CE7E8D7" w14:textId="77777777" w:rsidR="00D760F9" w:rsidRPr="00D760F9" w:rsidRDefault="00D760F9" w:rsidP="00D760F9">
            <w:pPr>
              <w:spacing w:after="0" w:line="240" w:lineRule="auto"/>
              <w:ind w:left="0" w:right="0" w:firstLine="0"/>
              <w:jc w:val="center"/>
              <w:textAlignment w:val="baseline"/>
              <w:rPr>
                <w:rFonts w:ascii="Times New Roman" w:eastAsia="Times New Roman" w:hAnsi="Times New Roman" w:cs="Times New Roman"/>
                <w:szCs w:val="24"/>
              </w:rPr>
            </w:pPr>
            <w:r w:rsidRPr="00D760F9">
              <w:rPr>
                <w:rFonts w:eastAsia="Times New Roman"/>
                <w:b/>
                <w:bCs/>
                <w:sz w:val="22"/>
              </w:rPr>
              <w:t>Supervisor Mark</w:t>
            </w:r>
            <w:r w:rsidRPr="00D760F9">
              <w:rPr>
                <w:rFonts w:eastAsia="Times New Roman"/>
                <w:sz w:val="22"/>
              </w:rPr>
              <w:t> </w:t>
            </w:r>
          </w:p>
        </w:tc>
      </w:tr>
      <w:tr w:rsidR="00D760F9" w:rsidRPr="00D760F9" w14:paraId="0E5D2D04" w14:textId="77777777" w:rsidTr="00D760F9">
        <w:trPr>
          <w:trHeight w:val="42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FDD17C4"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b/>
                <w:bCs/>
                <w:sz w:val="22"/>
              </w:rPr>
              <w:t>Progress Evaluation - Prototype Design (50%)</w:t>
            </w:r>
            <w:r w:rsidRPr="00D760F9">
              <w:rPr>
                <w:rFonts w:eastAsia="Times New Roman"/>
                <w:sz w:val="22"/>
              </w:rPr>
              <w:t> </w:t>
            </w:r>
          </w:p>
        </w:tc>
        <w:tc>
          <w:tcPr>
            <w:tcW w:w="77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FE564EA" w14:textId="77777777" w:rsidR="00D760F9" w:rsidRPr="00D760F9" w:rsidRDefault="00D760F9" w:rsidP="00D760F9">
            <w:pPr>
              <w:spacing w:after="0" w:line="240" w:lineRule="auto"/>
              <w:ind w:left="0" w:right="0" w:firstLine="0"/>
              <w:jc w:val="center"/>
              <w:textAlignment w:val="baseline"/>
              <w:rPr>
                <w:rFonts w:ascii="Times New Roman" w:eastAsia="Times New Roman" w:hAnsi="Times New Roman" w:cs="Times New Roman"/>
                <w:szCs w:val="24"/>
              </w:rPr>
            </w:pPr>
            <w:r w:rsidRPr="00D760F9">
              <w:rPr>
                <w:rFonts w:eastAsia="Times New Roman"/>
                <w:b/>
                <w:bCs/>
                <w:sz w:val="18"/>
                <w:szCs w:val="18"/>
              </w:rPr>
              <w:t>(PR1 + PR2)</w:t>
            </w:r>
            <w:r w:rsidRPr="00D760F9">
              <w:rPr>
                <w:rFonts w:eastAsia="Times New Roman"/>
                <w:sz w:val="18"/>
                <w:szCs w:val="18"/>
              </w:rPr>
              <w:t> </w:t>
            </w:r>
          </w:p>
        </w:tc>
      </w:tr>
      <w:tr w:rsidR="00D760F9" w:rsidRPr="00D760F9" w14:paraId="5F016D94" w14:textId="77777777" w:rsidTr="00D760F9">
        <w:trPr>
          <w:trHeight w:val="42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794BB49"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b/>
                <w:bCs/>
                <w:sz w:val="22"/>
              </w:rPr>
              <w:t>Final Evaluation – Prototype Design (30%)</w:t>
            </w:r>
            <w:r w:rsidRPr="00D760F9">
              <w:rPr>
                <w:rFonts w:eastAsia="Times New Roman"/>
                <w:sz w:val="22"/>
              </w:rPr>
              <w:t> </w:t>
            </w:r>
          </w:p>
        </w:tc>
        <w:tc>
          <w:tcPr>
            <w:tcW w:w="77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FE1A847"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szCs w:val="24"/>
              </w:rPr>
              <w:t> </w:t>
            </w:r>
          </w:p>
        </w:tc>
      </w:tr>
      <w:tr w:rsidR="00D760F9" w:rsidRPr="00D760F9" w14:paraId="7B70D6AC" w14:textId="77777777" w:rsidTr="00D760F9">
        <w:trPr>
          <w:trHeight w:val="42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4D5B309"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b/>
                <w:bCs/>
                <w:sz w:val="22"/>
              </w:rPr>
              <w:t>Final Evaluation – Oral Presentation (20%)</w:t>
            </w:r>
            <w:r w:rsidRPr="00D760F9">
              <w:rPr>
                <w:rFonts w:eastAsia="Times New Roman"/>
                <w:sz w:val="22"/>
              </w:rPr>
              <w:t> </w:t>
            </w:r>
          </w:p>
        </w:tc>
        <w:tc>
          <w:tcPr>
            <w:tcW w:w="77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424C2B"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szCs w:val="24"/>
              </w:rPr>
              <w:t> </w:t>
            </w:r>
          </w:p>
        </w:tc>
      </w:tr>
      <w:tr w:rsidR="00D760F9" w:rsidRPr="00D760F9" w14:paraId="1E32212A" w14:textId="77777777" w:rsidTr="00D760F9">
        <w:trPr>
          <w:trHeight w:val="42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32E88882"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b/>
                <w:bCs/>
                <w:sz w:val="22"/>
              </w:rPr>
              <w:t>Total Mark: </w:t>
            </w:r>
            <w:r w:rsidRPr="00D760F9">
              <w:rPr>
                <w:rFonts w:eastAsia="Times New Roman"/>
                <w:sz w:val="22"/>
              </w:rPr>
              <w:t> </w:t>
            </w:r>
          </w:p>
          <w:p w14:paraId="1DC9BF2A"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szCs w:val="24"/>
              </w:rPr>
              <w:t> </w:t>
            </w:r>
          </w:p>
        </w:tc>
        <w:tc>
          <w:tcPr>
            <w:tcW w:w="7792"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FB7833A"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szCs w:val="24"/>
              </w:rPr>
              <w:t>  </w:t>
            </w:r>
          </w:p>
        </w:tc>
      </w:tr>
      <w:tr w:rsidR="00D760F9" w:rsidRPr="00D760F9" w14:paraId="55B5CB1F" w14:textId="77777777" w:rsidTr="00D760F9">
        <w:trPr>
          <w:trHeight w:val="42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42EFA9D"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b/>
                <w:bCs/>
                <w:sz w:val="22"/>
              </w:rPr>
              <w:t>Final Grade Awarded  </w:t>
            </w:r>
            <w:r w:rsidRPr="00D760F9">
              <w:rPr>
                <w:rFonts w:eastAsia="Times New Roman"/>
                <w:sz w:val="22"/>
              </w:rPr>
              <w:t> </w:t>
            </w:r>
          </w:p>
        </w:tc>
        <w:tc>
          <w:tcPr>
            <w:tcW w:w="77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510EE9"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szCs w:val="24"/>
              </w:rPr>
              <w:t>  </w:t>
            </w:r>
          </w:p>
        </w:tc>
      </w:tr>
    </w:tbl>
    <w:p w14:paraId="3A3E533B" w14:textId="77777777" w:rsidR="00D760F9" w:rsidRPr="00D760F9" w:rsidRDefault="00D760F9" w:rsidP="00D760F9">
      <w:pPr>
        <w:spacing w:after="0" w:line="240" w:lineRule="auto"/>
        <w:ind w:left="1215" w:right="0" w:firstLine="0"/>
        <w:jc w:val="left"/>
        <w:textAlignment w:val="baseline"/>
        <w:rPr>
          <w:rFonts w:ascii="Segoe UI" w:eastAsia="Times New Roman" w:hAnsi="Segoe UI" w:cs="Segoe UI"/>
          <w:sz w:val="18"/>
          <w:szCs w:val="18"/>
        </w:rPr>
      </w:pPr>
      <w:r w:rsidRPr="00D760F9">
        <w:rPr>
          <w:rFonts w:eastAsia="Times New Roman"/>
          <w:szCs w:val="24"/>
        </w:rPr>
        <w:t>  </w:t>
      </w:r>
    </w:p>
    <w:p w14:paraId="040BD8A7" w14:textId="77777777" w:rsidR="00D760F9" w:rsidRPr="00D760F9" w:rsidRDefault="00D760F9" w:rsidP="00D760F9">
      <w:pPr>
        <w:spacing w:after="0" w:line="240" w:lineRule="auto"/>
        <w:ind w:left="1215" w:right="0" w:firstLine="0"/>
        <w:jc w:val="left"/>
        <w:textAlignment w:val="baseline"/>
        <w:rPr>
          <w:rFonts w:ascii="Segoe UI" w:eastAsia="Times New Roman" w:hAnsi="Segoe UI" w:cs="Segoe UI"/>
          <w:sz w:val="18"/>
          <w:szCs w:val="18"/>
        </w:rPr>
      </w:pPr>
      <w:r w:rsidRPr="00D760F9">
        <w:rPr>
          <w:rFonts w:eastAsia="Times New Roman"/>
          <w:szCs w:val="24"/>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48"/>
        <w:gridCol w:w="1477"/>
        <w:gridCol w:w="1237"/>
        <w:gridCol w:w="2906"/>
        <w:gridCol w:w="874"/>
        <w:gridCol w:w="1362"/>
      </w:tblGrid>
      <w:tr w:rsidR="00D760F9" w:rsidRPr="00D760F9" w14:paraId="26F4E5EA" w14:textId="77777777" w:rsidTr="00D760F9">
        <w:trPr>
          <w:trHeight w:val="405"/>
        </w:trPr>
        <w:tc>
          <w:tcPr>
            <w:tcW w:w="3120" w:type="dxa"/>
            <w:tcBorders>
              <w:top w:val="single" w:sz="6" w:space="0" w:color="000000"/>
              <w:left w:val="single" w:sz="6" w:space="0" w:color="000000"/>
              <w:bottom w:val="single" w:sz="6" w:space="0" w:color="000000"/>
              <w:right w:val="single" w:sz="6" w:space="0" w:color="000000"/>
            </w:tcBorders>
            <w:shd w:val="clear" w:color="auto" w:fill="DBE5F1"/>
            <w:hideMark/>
          </w:tcPr>
          <w:p w14:paraId="55832674"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b/>
                <w:bCs/>
                <w:sz w:val="22"/>
              </w:rPr>
              <w:t>Supervisor   </w:t>
            </w:r>
            <w:r w:rsidRPr="00D760F9">
              <w:rPr>
                <w:rFonts w:eastAsia="Times New Roman"/>
                <w:sz w:val="22"/>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23671B4A"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b/>
                <w:bCs/>
                <w:sz w:val="22"/>
              </w:rPr>
              <w:t> </w:t>
            </w:r>
            <w:r w:rsidRPr="00D760F9">
              <w:rPr>
                <w:rFonts w:eastAsia="Times New Roman"/>
                <w:sz w:val="22"/>
              </w:rPr>
              <w:t> </w:t>
            </w:r>
          </w:p>
        </w:tc>
        <w:tc>
          <w:tcPr>
            <w:tcW w:w="1245" w:type="dxa"/>
            <w:tcBorders>
              <w:top w:val="single" w:sz="6" w:space="0" w:color="000000"/>
              <w:left w:val="single" w:sz="6" w:space="0" w:color="000000"/>
              <w:bottom w:val="single" w:sz="6" w:space="0" w:color="000000"/>
              <w:right w:val="single" w:sz="6" w:space="0" w:color="000000"/>
            </w:tcBorders>
            <w:shd w:val="clear" w:color="auto" w:fill="DBE5F1"/>
            <w:hideMark/>
          </w:tcPr>
          <w:p w14:paraId="458EB5FB"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b/>
                <w:bCs/>
                <w:sz w:val="22"/>
              </w:rPr>
              <w:t>Signature  </w:t>
            </w:r>
            <w:r w:rsidRPr="00D760F9">
              <w:rPr>
                <w:rFonts w:eastAsia="Times New Roman"/>
                <w:sz w:val="22"/>
              </w:rPr>
              <w:t> </w:t>
            </w:r>
          </w:p>
        </w:tc>
        <w:tc>
          <w:tcPr>
            <w:tcW w:w="3015" w:type="dxa"/>
            <w:tcBorders>
              <w:top w:val="single" w:sz="6" w:space="0" w:color="000000"/>
              <w:left w:val="single" w:sz="6" w:space="0" w:color="000000"/>
              <w:bottom w:val="single" w:sz="6" w:space="0" w:color="000000"/>
              <w:right w:val="single" w:sz="6" w:space="0" w:color="000000"/>
            </w:tcBorders>
            <w:shd w:val="clear" w:color="auto" w:fill="auto"/>
            <w:hideMark/>
          </w:tcPr>
          <w:p w14:paraId="0EE83EB2"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b/>
                <w:bCs/>
                <w:sz w:val="22"/>
              </w:rPr>
              <w:t> </w:t>
            </w:r>
            <w:r w:rsidRPr="00D760F9">
              <w:rPr>
                <w:rFonts w:eastAsia="Times New Roman"/>
                <w:sz w:val="22"/>
              </w:rPr>
              <w:t> </w:t>
            </w:r>
          </w:p>
        </w:tc>
        <w:tc>
          <w:tcPr>
            <w:tcW w:w="885" w:type="dxa"/>
            <w:tcBorders>
              <w:top w:val="single" w:sz="6" w:space="0" w:color="000000"/>
              <w:left w:val="single" w:sz="6" w:space="0" w:color="000000"/>
              <w:bottom w:val="single" w:sz="6" w:space="0" w:color="000000"/>
              <w:right w:val="single" w:sz="6" w:space="0" w:color="000000"/>
            </w:tcBorders>
            <w:shd w:val="clear" w:color="auto" w:fill="DBE5F1"/>
            <w:hideMark/>
          </w:tcPr>
          <w:p w14:paraId="7EB9E457"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b/>
                <w:bCs/>
                <w:sz w:val="22"/>
              </w:rPr>
              <w:t>Date  </w:t>
            </w:r>
            <w:r w:rsidRPr="00D760F9">
              <w:rPr>
                <w:rFonts w:eastAsia="Times New Roman"/>
                <w:sz w:val="22"/>
              </w:rPr>
              <w:t> </w:t>
            </w:r>
          </w:p>
        </w:tc>
        <w:tc>
          <w:tcPr>
            <w:tcW w:w="1410" w:type="dxa"/>
            <w:tcBorders>
              <w:top w:val="single" w:sz="6" w:space="0" w:color="000000"/>
              <w:left w:val="single" w:sz="6" w:space="0" w:color="000000"/>
              <w:bottom w:val="single" w:sz="6" w:space="0" w:color="000000"/>
              <w:right w:val="single" w:sz="6" w:space="0" w:color="000000"/>
            </w:tcBorders>
            <w:shd w:val="clear" w:color="auto" w:fill="auto"/>
            <w:hideMark/>
          </w:tcPr>
          <w:p w14:paraId="3C79C7DB"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b/>
                <w:bCs/>
                <w:sz w:val="22"/>
              </w:rPr>
              <w:t> </w:t>
            </w:r>
            <w:r w:rsidRPr="00D760F9">
              <w:rPr>
                <w:rFonts w:eastAsia="Times New Roman"/>
                <w:sz w:val="22"/>
              </w:rPr>
              <w:t> </w:t>
            </w:r>
          </w:p>
        </w:tc>
      </w:tr>
      <w:tr w:rsidR="00D760F9" w:rsidRPr="00D760F9" w14:paraId="2F0BBAFD" w14:textId="77777777" w:rsidTr="00D760F9">
        <w:trPr>
          <w:trHeight w:val="405"/>
        </w:trPr>
        <w:tc>
          <w:tcPr>
            <w:tcW w:w="3120" w:type="dxa"/>
            <w:tcBorders>
              <w:top w:val="single" w:sz="6" w:space="0" w:color="000000"/>
              <w:left w:val="single" w:sz="6" w:space="0" w:color="000000"/>
              <w:bottom w:val="single" w:sz="6" w:space="0" w:color="000000"/>
              <w:right w:val="single" w:sz="6" w:space="0" w:color="000000"/>
            </w:tcBorders>
            <w:shd w:val="clear" w:color="auto" w:fill="DBE5F1"/>
            <w:hideMark/>
          </w:tcPr>
          <w:p w14:paraId="1C25152E"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b/>
                <w:bCs/>
                <w:sz w:val="22"/>
              </w:rPr>
              <w:t>Name of Program Lead   </w:t>
            </w:r>
            <w:r w:rsidRPr="00D760F9">
              <w:rPr>
                <w:rFonts w:eastAsia="Times New Roman"/>
                <w:sz w:val="22"/>
              </w:rPr>
              <w:t> </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55AA5103"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b/>
                <w:bCs/>
                <w:sz w:val="22"/>
              </w:rPr>
              <w:t> </w:t>
            </w:r>
            <w:r w:rsidRPr="00D760F9">
              <w:rPr>
                <w:rFonts w:eastAsia="Times New Roman"/>
                <w:sz w:val="22"/>
              </w:rPr>
              <w:t> </w:t>
            </w:r>
          </w:p>
        </w:tc>
        <w:tc>
          <w:tcPr>
            <w:tcW w:w="1245" w:type="dxa"/>
            <w:tcBorders>
              <w:top w:val="single" w:sz="6" w:space="0" w:color="000000"/>
              <w:left w:val="single" w:sz="6" w:space="0" w:color="000000"/>
              <w:bottom w:val="single" w:sz="6" w:space="0" w:color="000000"/>
              <w:right w:val="single" w:sz="6" w:space="0" w:color="000000"/>
            </w:tcBorders>
            <w:shd w:val="clear" w:color="auto" w:fill="DBE5F1"/>
            <w:hideMark/>
          </w:tcPr>
          <w:p w14:paraId="01F2CEFD"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b/>
                <w:bCs/>
                <w:sz w:val="22"/>
              </w:rPr>
              <w:t>Signature  </w:t>
            </w:r>
            <w:r w:rsidRPr="00D760F9">
              <w:rPr>
                <w:rFonts w:eastAsia="Times New Roman"/>
                <w:sz w:val="22"/>
              </w:rPr>
              <w:t> </w:t>
            </w:r>
          </w:p>
        </w:tc>
        <w:tc>
          <w:tcPr>
            <w:tcW w:w="3015" w:type="dxa"/>
            <w:tcBorders>
              <w:top w:val="single" w:sz="6" w:space="0" w:color="000000"/>
              <w:left w:val="single" w:sz="6" w:space="0" w:color="000000"/>
              <w:bottom w:val="single" w:sz="6" w:space="0" w:color="000000"/>
              <w:right w:val="single" w:sz="6" w:space="0" w:color="000000"/>
            </w:tcBorders>
            <w:shd w:val="clear" w:color="auto" w:fill="auto"/>
            <w:hideMark/>
          </w:tcPr>
          <w:p w14:paraId="5AFB6CCA"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b/>
                <w:bCs/>
                <w:sz w:val="22"/>
              </w:rPr>
              <w:t> </w:t>
            </w:r>
            <w:r w:rsidRPr="00D760F9">
              <w:rPr>
                <w:rFonts w:eastAsia="Times New Roman"/>
                <w:sz w:val="22"/>
              </w:rPr>
              <w:t> </w:t>
            </w:r>
          </w:p>
        </w:tc>
        <w:tc>
          <w:tcPr>
            <w:tcW w:w="885" w:type="dxa"/>
            <w:tcBorders>
              <w:top w:val="single" w:sz="6" w:space="0" w:color="000000"/>
              <w:left w:val="single" w:sz="6" w:space="0" w:color="000000"/>
              <w:bottom w:val="single" w:sz="6" w:space="0" w:color="000000"/>
              <w:right w:val="single" w:sz="6" w:space="0" w:color="000000"/>
            </w:tcBorders>
            <w:shd w:val="clear" w:color="auto" w:fill="DBE5F1"/>
            <w:hideMark/>
          </w:tcPr>
          <w:p w14:paraId="7A897A04"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b/>
                <w:bCs/>
                <w:sz w:val="22"/>
              </w:rPr>
              <w:t>Date  </w:t>
            </w:r>
            <w:r w:rsidRPr="00D760F9">
              <w:rPr>
                <w:rFonts w:eastAsia="Times New Roman"/>
                <w:sz w:val="22"/>
              </w:rPr>
              <w:t> </w:t>
            </w:r>
          </w:p>
        </w:tc>
        <w:tc>
          <w:tcPr>
            <w:tcW w:w="1410" w:type="dxa"/>
            <w:tcBorders>
              <w:top w:val="single" w:sz="6" w:space="0" w:color="000000"/>
              <w:left w:val="single" w:sz="6" w:space="0" w:color="000000"/>
              <w:bottom w:val="single" w:sz="6" w:space="0" w:color="000000"/>
              <w:right w:val="single" w:sz="6" w:space="0" w:color="000000"/>
            </w:tcBorders>
            <w:shd w:val="clear" w:color="auto" w:fill="auto"/>
            <w:hideMark/>
          </w:tcPr>
          <w:p w14:paraId="071AED3C" w14:textId="77777777" w:rsidR="00D760F9" w:rsidRPr="00D760F9" w:rsidRDefault="00D760F9" w:rsidP="00D760F9">
            <w:pPr>
              <w:spacing w:after="0" w:line="240" w:lineRule="auto"/>
              <w:ind w:left="0" w:right="0" w:firstLine="0"/>
              <w:jc w:val="left"/>
              <w:textAlignment w:val="baseline"/>
              <w:rPr>
                <w:rFonts w:ascii="Times New Roman" w:eastAsia="Times New Roman" w:hAnsi="Times New Roman" w:cs="Times New Roman"/>
                <w:szCs w:val="24"/>
              </w:rPr>
            </w:pPr>
            <w:r w:rsidRPr="00D760F9">
              <w:rPr>
                <w:rFonts w:eastAsia="Times New Roman"/>
                <w:b/>
                <w:bCs/>
                <w:sz w:val="22"/>
              </w:rPr>
              <w:t> </w:t>
            </w:r>
            <w:r w:rsidRPr="00D760F9">
              <w:rPr>
                <w:rFonts w:eastAsia="Times New Roman"/>
                <w:sz w:val="22"/>
              </w:rPr>
              <w:t> </w:t>
            </w:r>
          </w:p>
        </w:tc>
      </w:tr>
    </w:tbl>
    <w:p w14:paraId="70114B7B" w14:textId="77777777" w:rsidR="00D760F9" w:rsidRPr="00D760F9" w:rsidRDefault="00D760F9" w:rsidP="00D760F9">
      <w:pPr>
        <w:spacing w:after="0" w:line="240" w:lineRule="auto"/>
        <w:ind w:left="240" w:right="0" w:firstLine="0"/>
        <w:jc w:val="center"/>
        <w:textAlignment w:val="baseline"/>
        <w:rPr>
          <w:rFonts w:ascii="Segoe UI" w:eastAsia="Times New Roman" w:hAnsi="Segoe UI" w:cs="Segoe UI"/>
          <w:sz w:val="18"/>
          <w:szCs w:val="18"/>
        </w:rPr>
      </w:pPr>
      <w:r w:rsidRPr="00D760F9">
        <w:rPr>
          <w:rFonts w:eastAsia="Times New Roman"/>
          <w:sz w:val="36"/>
          <w:szCs w:val="36"/>
        </w:rPr>
        <w:t> </w:t>
      </w:r>
    </w:p>
    <w:p w14:paraId="6289AA23" w14:textId="77777777" w:rsidR="00D760F9" w:rsidRPr="00D760F9" w:rsidRDefault="00D760F9" w:rsidP="00D760F9">
      <w:pPr>
        <w:spacing w:after="0" w:line="240" w:lineRule="auto"/>
        <w:ind w:left="0" w:right="0" w:firstLine="0"/>
        <w:textAlignment w:val="baseline"/>
        <w:rPr>
          <w:rFonts w:ascii="Segoe UI" w:eastAsia="Times New Roman" w:hAnsi="Segoe UI" w:cs="Segoe UI"/>
          <w:sz w:val="18"/>
          <w:szCs w:val="18"/>
        </w:rPr>
      </w:pPr>
      <w:r w:rsidRPr="00D760F9">
        <w:rPr>
          <w:rFonts w:eastAsia="Times New Roman"/>
          <w:szCs w:val="24"/>
        </w:rPr>
        <w:t> </w:t>
      </w:r>
    </w:p>
    <w:p w14:paraId="081F969C" w14:textId="77777777" w:rsidR="00D760F9" w:rsidRDefault="00D760F9" w:rsidP="005F37F8">
      <w:pPr>
        <w:spacing w:after="160" w:line="259" w:lineRule="auto"/>
        <w:ind w:left="0" w:right="0" w:firstLine="0"/>
        <w:jc w:val="left"/>
      </w:pPr>
    </w:p>
    <w:p w14:paraId="6C1B6B38" w14:textId="77777777" w:rsidR="00D760F9" w:rsidRDefault="00D760F9">
      <w:pPr>
        <w:spacing w:after="160" w:line="259" w:lineRule="auto"/>
        <w:ind w:left="0" w:right="0" w:firstLine="0"/>
        <w:jc w:val="left"/>
      </w:pPr>
      <w:r>
        <w:br w:type="page"/>
      </w:r>
    </w:p>
    <w:p w14:paraId="3CEDF036" w14:textId="2E239C8B" w:rsidR="008F6F1E" w:rsidRPr="008F6F1E" w:rsidRDefault="008F6F1E" w:rsidP="008F6F1E">
      <w:pPr>
        <w:spacing w:after="0" w:line="240" w:lineRule="auto"/>
        <w:ind w:left="0" w:right="0" w:firstLine="0"/>
        <w:jc w:val="center"/>
        <w:textAlignment w:val="baseline"/>
        <w:rPr>
          <w:rFonts w:ascii="Segoe UI" w:eastAsia="Times New Roman" w:hAnsi="Segoe UI" w:cs="Segoe UI"/>
          <w:sz w:val="18"/>
          <w:szCs w:val="18"/>
        </w:rPr>
      </w:pPr>
      <w:r w:rsidRPr="008F6F1E">
        <w:rPr>
          <w:noProof/>
        </w:rPr>
        <w:lastRenderedPageBreak/>
        <w:drawing>
          <wp:inline distT="0" distB="0" distL="0" distR="0" wp14:anchorId="4CA04E70" wp14:editId="1F4B7DBE">
            <wp:extent cx="5013325" cy="1371600"/>
            <wp:effectExtent l="0" t="0" r="0" b="0"/>
            <wp:docPr id="290212520" name="Picture 290212520" descr="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12520" name="Picture 13" descr="A red white and blue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325" cy="1371600"/>
                    </a:xfrm>
                    <a:prstGeom prst="rect">
                      <a:avLst/>
                    </a:prstGeom>
                    <a:noFill/>
                    <a:ln>
                      <a:noFill/>
                    </a:ln>
                  </pic:spPr>
                </pic:pic>
              </a:graphicData>
            </a:graphic>
          </wp:inline>
        </w:drawing>
      </w:r>
      <w:r w:rsidRPr="008F6F1E">
        <w:rPr>
          <w:rFonts w:eastAsia="Times New Roman"/>
          <w:szCs w:val="24"/>
        </w:rPr>
        <w:t> </w:t>
      </w:r>
    </w:p>
    <w:p w14:paraId="0F251313" w14:textId="77777777" w:rsidR="008F6F1E" w:rsidRPr="008F6F1E" w:rsidRDefault="008F6F1E" w:rsidP="008F6F1E">
      <w:pPr>
        <w:spacing w:after="0" w:line="240" w:lineRule="auto"/>
        <w:ind w:left="0" w:right="0" w:firstLine="0"/>
        <w:jc w:val="center"/>
        <w:textAlignment w:val="baseline"/>
        <w:rPr>
          <w:rFonts w:ascii="Segoe UI" w:eastAsia="Times New Roman" w:hAnsi="Segoe UI" w:cs="Segoe UI"/>
          <w:b/>
          <w:bCs/>
          <w:color w:val="4F81BD"/>
          <w:sz w:val="18"/>
          <w:szCs w:val="18"/>
        </w:rPr>
      </w:pPr>
      <w:r w:rsidRPr="008F6F1E">
        <w:rPr>
          <w:rFonts w:eastAsia="Times New Roman"/>
          <w:b/>
          <w:bCs/>
          <w:i/>
          <w:iCs/>
          <w:color w:val="auto"/>
          <w:sz w:val="36"/>
          <w:szCs w:val="36"/>
        </w:rPr>
        <w:t>Capstone Project (COSC 490L)</w:t>
      </w:r>
      <w:r w:rsidRPr="008F6F1E">
        <w:rPr>
          <w:rFonts w:eastAsia="Times New Roman"/>
          <w:b/>
          <w:bCs/>
          <w:color w:val="auto"/>
          <w:sz w:val="36"/>
          <w:szCs w:val="36"/>
        </w:rPr>
        <w:t> </w:t>
      </w:r>
    </w:p>
    <w:p w14:paraId="1C597002" w14:textId="77777777" w:rsidR="008F6F1E" w:rsidRPr="008F6F1E" w:rsidRDefault="008F6F1E" w:rsidP="008F6F1E">
      <w:pPr>
        <w:spacing w:after="0" w:line="240" w:lineRule="auto"/>
        <w:ind w:left="0" w:right="0" w:firstLine="0"/>
        <w:jc w:val="center"/>
        <w:textAlignment w:val="baseline"/>
        <w:rPr>
          <w:rFonts w:ascii="Segoe UI" w:eastAsia="Times New Roman" w:hAnsi="Segoe UI" w:cs="Segoe UI"/>
          <w:b/>
          <w:bCs/>
          <w:color w:val="4F81BD"/>
          <w:sz w:val="18"/>
          <w:szCs w:val="18"/>
        </w:rPr>
      </w:pPr>
      <w:r w:rsidRPr="008F6F1E">
        <w:rPr>
          <w:rFonts w:eastAsia="Times New Roman"/>
          <w:b/>
          <w:bCs/>
          <w:i/>
          <w:iCs/>
          <w:color w:val="C00000"/>
          <w:sz w:val="28"/>
          <w:szCs w:val="28"/>
        </w:rPr>
        <w:t>Progress Evaluation –Prototype Design</w:t>
      </w:r>
      <w:r w:rsidRPr="008F6F1E">
        <w:rPr>
          <w:rFonts w:eastAsia="Times New Roman"/>
          <w:b/>
          <w:bCs/>
          <w:color w:val="C00000"/>
          <w:sz w:val="28"/>
          <w:szCs w:val="28"/>
        </w:rPr>
        <w:t> </w:t>
      </w:r>
    </w:p>
    <w:p w14:paraId="2E2AC7BB" w14:textId="77777777" w:rsidR="008F6F1E" w:rsidRPr="008F6F1E" w:rsidRDefault="008F6F1E" w:rsidP="008F6F1E">
      <w:pPr>
        <w:spacing w:after="0" w:line="240" w:lineRule="auto"/>
        <w:ind w:left="0" w:right="0" w:firstLine="0"/>
        <w:jc w:val="center"/>
        <w:textAlignment w:val="baseline"/>
        <w:rPr>
          <w:rFonts w:ascii="Segoe UI" w:eastAsia="Times New Roman" w:hAnsi="Segoe UI" w:cs="Segoe UI"/>
          <w:sz w:val="18"/>
          <w:szCs w:val="18"/>
        </w:rPr>
      </w:pPr>
      <w:r w:rsidRPr="008F6F1E">
        <w:rPr>
          <w:rFonts w:eastAsia="Times New Roman"/>
          <w:szCs w:val="24"/>
        </w:rPr>
        <w:t>​​</w:t>
      </w:r>
      <w:r w:rsidRPr="008F6F1E">
        <w:rPr>
          <w:rFonts w:ascii="MS Gothic" w:eastAsia="MS Gothic" w:hAnsi="MS Gothic" w:cs="Segoe UI" w:hint="eastAsia"/>
          <w:szCs w:val="24"/>
        </w:rPr>
        <w:t>☐</w:t>
      </w:r>
      <w:r w:rsidRPr="008F6F1E">
        <w:rPr>
          <w:rFonts w:eastAsia="Times New Roman"/>
          <w:szCs w:val="24"/>
        </w:rPr>
        <w:t>​ Progress Evaluation 1</w:t>
      </w:r>
      <w:r w:rsidRPr="008F6F1E">
        <w:rPr>
          <w:rFonts w:eastAsia="Times New Roman"/>
          <w:szCs w:val="24"/>
        </w:rPr>
        <w:tab/>
        <w:t>​</w:t>
      </w:r>
      <w:r w:rsidRPr="008F6F1E">
        <w:rPr>
          <w:rFonts w:ascii="MS Gothic" w:eastAsia="MS Gothic" w:hAnsi="MS Gothic" w:cs="Segoe UI" w:hint="eastAsia"/>
          <w:szCs w:val="24"/>
        </w:rPr>
        <w:t>☐</w:t>
      </w:r>
      <w:r w:rsidRPr="008F6F1E">
        <w:rPr>
          <w:rFonts w:eastAsia="Times New Roman"/>
          <w:szCs w:val="24"/>
        </w:rPr>
        <w:t>​Progress Evaluation 2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08"/>
        <w:gridCol w:w="2999"/>
        <w:gridCol w:w="1473"/>
        <w:gridCol w:w="582"/>
        <w:gridCol w:w="762"/>
        <w:gridCol w:w="582"/>
        <w:gridCol w:w="881"/>
        <w:gridCol w:w="582"/>
        <w:gridCol w:w="930"/>
      </w:tblGrid>
      <w:tr w:rsidR="008F6F1E" w:rsidRPr="008F6F1E" w14:paraId="390D55C5" w14:textId="77777777" w:rsidTr="008F6F1E">
        <w:trPr>
          <w:trHeight w:val="58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A3D23F4" w14:textId="77777777" w:rsidR="008F6F1E" w:rsidRPr="008F6F1E" w:rsidRDefault="008F6F1E" w:rsidP="008F6F1E">
            <w:pPr>
              <w:spacing w:after="0" w:line="240" w:lineRule="auto"/>
              <w:ind w:left="105" w:right="0" w:firstLine="0"/>
              <w:jc w:val="left"/>
              <w:textAlignment w:val="baseline"/>
              <w:rPr>
                <w:rFonts w:ascii="Times New Roman" w:eastAsia="Times New Roman" w:hAnsi="Times New Roman" w:cs="Times New Roman"/>
                <w:szCs w:val="24"/>
              </w:rPr>
            </w:pPr>
            <w:r w:rsidRPr="008F6F1E">
              <w:rPr>
                <w:rFonts w:eastAsia="Times New Roman"/>
                <w:b/>
                <w:bCs/>
                <w:szCs w:val="24"/>
              </w:rPr>
              <w:t>Name of Student  </w:t>
            </w:r>
            <w:r w:rsidRPr="008F6F1E">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992B5E" w14:textId="77777777" w:rsidR="008F6F1E" w:rsidRPr="008F6F1E" w:rsidRDefault="008F6F1E" w:rsidP="008F6F1E">
            <w:pPr>
              <w:spacing w:after="0" w:line="240" w:lineRule="auto"/>
              <w:ind w:left="105"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D21AC49" w14:textId="77777777" w:rsidR="008F6F1E" w:rsidRPr="008F6F1E" w:rsidRDefault="008F6F1E" w:rsidP="008F6F1E">
            <w:pPr>
              <w:spacing w:after="0" w:line="240" w:lineRule="auto"/>
              <w:ind w:left="105" w:right="0" w:firstLine="0"/>
              <w:jc w:val="left"/>
              <w:textAlignment w:val="baseline"/>
              <w:rPr>
                <w:rFonts w:ascii="Times New Roman" w:eastAsia="Times New Roman" w:hAnsi="Times New Roman" w:cs="Times New Roman"/>
                <w:szCs w:val="24"/>
              </w:rPr>
            </w:pPr>
            <w:r w:rsidRPr="008F6F1E">
              <w:rPr>
                <w:rFonts w:eastAsia="Times New Roman"/>
                <w:b/>
                <w:bCs/>
                <w:szCs w:val="24"/>
              </w:rPr>
              <w:t>Student ID </w:t>
            </w:r>
            <w:r w:rsidRPr="008F6F1E">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1FDB3F05" w14:textId="77777777" w:rsidR="008F6F1E" w:rsidRPr="008F6F1E" w:rsidRDefault="008F6F1E" w:rsidP="008F6F1E">
            <w:pPr>
              <w:spacing w:after="0" w:line="240" w:lineRule="auto"/>
              <w:ind w:left="0"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r>
      <w:tr w:rsidR="008F6F1E" w:rsidRPr="008F6F1E" w14:paraId="31421818" w14:textId="77777777" w:rsidTr="008F6F1E">
        <w:trPr>
          <w:trHeight w:val="6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FA02DD3" w14:textId="77777777" w:rsidR="008F6F1E" w:rsidRPr="008F6F1E" w:rsidRDefault="008F6F1E" w:rsidP="008F6F1E">
            <w:pPr>
              <w:spacing w:after="0" w:line="240" w:lineRule="auto"/>
              <w:ind w:left="105" w:right="0" w:firstLine="0"/>
              <w:jc w:val="left"/>
              <w:textAlignment w:val="baseline"/>
              <w:rPr>
                <w:rFonts w:ascii="Times New Roman" w:eastAsia="Times New Roman" w:hAnsi="Times New Roman" w:cs="Times New Roman"/>
                <w:szCs w:val="24"/>
              </w:rPr>
            </w:pPr>
            <w:r w:rsidRPr="008F6F1E">
              <w:rPr>
                <w:rFonts w:eastAsia="Times New Roman"/>
                <w:b/>
                <w:bCs/>
                <w:szCs w:val="24"/>
              </w:rPr>
              <w:t>College  </w:t>
            </w:r>
            <w:r w:rsidRPr="008F6F1E">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0AC786" w14:textId="77777777" w:rsidR="008F6F1E" w:rsidRPr="008F6F1E" w:rsidRDefault="008F6F1E" w:rsidP="008F6F1E">
            <w:pPr>
              <w:spacing w:after="0" w:line="240" w:lineRule="auto"/>
              <w:ind w:left="105"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B9551A5" w14:textId="77777777" w:rsidR="008F6F1E" w:rsidRPr="008F6F1E" w:rsidRDefault="008F6F1E" w:rsidP="008F6F1E">
            <w:pPr>
              <w:spacing w:after="0" w:line="240" w:lineRule="auto"/>
              <w:ind w:left="105" w:right="0" w:firstLine="0"/>
              <w:jc w:val="left"/>
              <w:textAlignment w:val="baseline"/>
              <w:rPr>
                <w:rFonts w:ascii="Times New Roman" w:eastAsia="Times New Roman" w:hAnsi="Times New Roman" w:cs="Times New Roman"/>
                <w:szCs w:val="24"/>
              </w:rPr>
            </w:pPr>
            <w:r w:rsidRPr="008F6F1E">
              <w:rPr>
                <w:rFonts w:eastAsia="Times New Roman"/>
                <w:b/>
                <w:bCs/>
                <w:szCs w:val="24"/>
              </w:rPr>
              <w:t>Program  </w:t>
            </w:r>
            <w:r w:rsidRPr="008F6F1E">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5A6A0B58" w14:textId="77777777" w:rsidR="008F6F1E" w:rsidRPr="008F6F1E" w:rsidRDefault="008F6F1E" w:rsidP="008F6F1E">
            <w:pPr>
              <w:spacing w:after="0" w:line="240" w:lineRule="auto"/>
              <w:ind w:left="0"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r>
      <w:tr w:rsidR="008F6F1E" w:rsidRPr="008F6F1E" w14:paraId="3E8513D7" w14:textId="77777777" w:rsidTr="008F6F1E">
        <w:trPr>
          <w:trHeight w:val="55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FA3247D" w14:textId="77777777" w:rsidR="008F6F1E" w:rsidRPr="008F6F1E" w:rsidRDefault="008F6F1E" w:rsidP="008F6F1E">
            <w:pPr>
              <w:spacing w:after="0" w:line="240" w:lineRule="auto"/>
              <w:ind w:left="105" w:right="0" w:firstLine="0"/>
              <w:jc w:val="left"/>
              <w:textAlignment w:val="baseline"/>
              <w:rPr>
                <w:rFonts w:ascii="Times New Roman" w:eastAsia="Times New Roman" w:hAnsi="Times New Roman" w:cs="Times New Roman"/>
                <w:szCs w:val="24"/>
              </w:rPr>
            </w:pPr>
            <w:r w:rsidRPr="008F6F1E">
              <w:rPr>
                <w:rFonts w:eastAsia="Times New Roman"/>
                <w:b/>
                <w:bCs/>
                <w:szCs w:val="24"/>
              </w:rPr>
              <w:t>Course Title  </w:t>
            </w:r>
            <w:r w:rsidRPr="008F6F1E">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BBAC19" w14:textId="77777777" w:rsidR="008F6F1E" w:rsidRPr="008F6F1E" w:rsidRDefault="008F6F1E" w:rsidP="008F6F1E">
            <w:pPr>
              <w:spacing w:after="0" w:line="240" w:lineRule="auto"/>
              <w:ind w:left="0" w:right="0" w:firstLine="0"/>
              <w:jc w:val="left"/>
              <w:textAlignment w:val="baseline"/>
              <w:rPr>
                <w:rFonts w:ascii="Times New Roman" w:eastAsia="Times New Roman" w:hAnsi="Times New Roman" w:cs="Times New Roman"/>
                <w:szCs w:val="24"/>
              </w:rPr>
            </w:pPr>
            <w:r w:rsidRPr="008F6F1E">
              <w:rPr>
                <w:rFonts w:eastAsia="Times New Roman"/>
                <w:szCs w:val="24"/>
              </w:rPr>
              <w:t>Senior Design Project Laboratory </w:t>
            </w:r>
          </w:p>
          <w:p w14:paraId="7AC60901" w14:textId="77777777" w:rsidR="008F6F1E" w:rsidRPr="008F6F1E" w:rsidRDefault="008F6F1E" w:rsidP="008F6F1E">
            <w:pPr>
              <w:spacing w:after="0" w:line="240" w:lineRule="auto"/>
              <w:ind w:left="105"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A5467F9" w14:textId="77777777" w:rsidR="008F6F1E" w:rsidRPr="008F6F1E" w:rsidRDefault="008F6F1E" w:rsidP="008F6F1E">
            <w:pPr>
              <w:spacing w:after="0" w:line="240" w:lineRule="auto"/>
              <w:ind w:left="105" w:right="0" w:firstLine="0"/>
              <w:textAlignment w:val="baseline"/>
              <w:rPr>
                <w:rFonts w:ascii="Times New Roman" w:eastAsia="Times New Roman" w:hAnsi="Times New Roman" w:cs="Times New Roman"/>
                <w:szCs w:val="24"/>
              </w:rPr>
            </w:pPr>
            <w:r w:rsidRPr="008F6F1E">
              <w:rPr>
                <w:rFonts w:eastAsia="Times New Roman"/>
                <w:b/>
                <w:bCs/>
                <w:szCs w:val="24"/>
              </w:rPr>
              <w:t>Course Code </w:t>
            </w:r>
            <w:r w:rsidRPr="008F6F1E">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332571A2" w14:textId="77777777" w:rsidR="008F6F1E" w:rsidRPr="008F6F1E" w:rsidRDefault="008F6F1E" w:rsidP="008F6F1E">
            <w:pPr>
              <w:spacing w:after="0" w:line="240" w:lineRule="auto"/>
              <w:ind w:left="0" w:right="0" w:firstLine="0"/>
              <w:jc w:val="left"/>
              <w:textAlignment w:val="baseline"/>
              <w:rPr>
                <w:rFonts w:ascii="Times New Roman" w:eastAsia="Times New Roman" w:hAnsi="Times New Roman" w:cs="Times New Roman"/>
                <w:szCs w:val="24"/>
              </w:rPr>
            </w:pPr>
            <w:r w:rsidRPr="008F6F1E">
              <w:rPr>
                <w:rFonts w:eastAsia="Times New Roman"/>
                <w:szCs w:val="24"/>
              </w:rPr>
              <w:t>COSC 490L </w:t>
            </w:r>
          </w:p>
        </w:tc>
      </w:tr>
      <w:tr w:rsidR="008F6F1E" w:rsidRPr="008F6F1E" w14:paraId="79B31325" w14:textId="77777777" w:rsidTr="008F6F1E">
        <w:trPr>
          <w:trHeight w:val="100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256FD98" w14:textId="77777777" w:rsidR="008F6F1E" w:rsidRPr="008F6F1E" w:rsidRDefault="008F6F1E" w:rsidP="008F6F1E">
            <w:pPr>
              <w:spacing w:after="0" w:line="240" w:lineRule="auto"/>
              <w:ind w:left="105" w:right="0" w:firstLine="0"/>
              <w:jc w:val="left"/>
              <w:textAlignment w:val="baseline"/>
              <w:rPr>
                <w:rFonts w:ascii="Times New Roman" w:eastAsia="Times New Roman" w:hAnsi="Times New Roman" w:cs="Times New Roman"/>
                <w:szCs w:val="24"/>
              </w:rPr>
            </w:pPr>
            <w:r w:rsidRPr="008F6F1E">
              <w:rPr>
                <w:rFonts w:eastAsia="Times New Roman"/>
                <w:b/>
                <w:bCs/>
                <w:szCs w:val="24"/>
              </w:rPr>
              <w:t>Project/ Project Title</w:t>
            </w:r>
            <w:r w:rsidRPr="008F6F1E">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4B6592" w14:textId="77777777" w:rsidR="008F6F1E" w:rsidRPr="008F6F1E" w:rsidRDefault="008F6F1E" w:rsidP="008F6F1E">
            <w:pPr>
              <w:spacing w:after="0" w:line="240" w:lineRule="auto"/>
              <w:ind w:left="105"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D84521B" w14:textId="77777777" w:rsidR="008F6F1E" w:rsidRPr="008F6F1E" w:rsidRDefault="008F6F1E" w:rsidP="008F6F1E">
            <w:pPr>
              <w:spacing w:after="0" w:line="240" w:lineRule="auto"/>
              <w:ind w:left="105" w:right="0" w:firstLine="0"/>
              <w:jc w:val="left"/>
              <w:textAlignment w:val="baseline"/>
              <w:rPr>
                <w:rFonts w:ascii="Times New Roman" w:eastAsia="Times New Roman" w:hAnsi="Times New Roman" w:cs="Times New Roman"/>
                <w:szCs w:val="24"/>
              </w:rPr>
            </w:pPr>
            <w:r w:rsidRPr="008F6F1E">
              <w:rPr>
                <w:rFonts w:eastAsia="Times New Roman"/>
                <w:b/>
                <w:bCs/>
                <w:szCs w:val="24"/>
              </w:rPr>
              <w:t>Academic Year</w:t>
            </w:r>
            <w:r w:rsidRPr="008F6F1E">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784E94E5" w14:textId="77777777" w:rsidR="008F6F1E" w:rsidRPr="008F6F1E" w:rsidRDefault="008F6F1E" w:rsidP="008F6F1E">
            <w:pPr>
              <w:spacing w:after="0" w:line="240" w:lineRule="auto"/>
              <w:ind w:left="0"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r>
      <w:tr w:rsidR="008F6F1E" w:rsidRPr="008F6F1E" w14:paraId="4F951439" w14:textId="77777777" w:rsidTr="008F6F1E">
        <w:trPr>
          <w:trHeight w:val="3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5F25951" w14:textId="77777777" w:rsidR="008F6F1E" w:rsidRPr="008F6F1E" w:rsidRDefault="008F6F1E" w:rsidP="008F6F1E">
            <w:pPr>
              <w:spacing w:after="0" w:line="240" w:lineRule="auto"/>
              <w:ind w:left="105" w:right="0" w:firstLine="0"/>
              <w:jc w:val="left"/>
              <w:textAlignment w:val="baseline"/>
              <w:rPr>
                <w:rFonts w:ascii="Times New Roman" w:eastAsia="Times New Roman" w:hAnsi="Times New Roman" w:cs="Times New Roman"/>
                <w:szCs w:val="24"/>
              </w:rPr>
            </w:pPr>
            <w:r w:rsidRPr="008F6F1E">
              <w:rPr>
                <w:rFonts w:eastAsia="Times New Roman"/>
                <w:b/>
                <w:bCs/>
                <w:szCs w:val="24"/>
              </w:rPr>
              <w:t>Supervisor Name    </w:t>
            </w:r>
            <w:r w:rsidRPr="008F6F1E">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596167" w14:textId="77777777" w:rsidR="008F6F1E" w:rsidRPr="008F6F1E" w:rsidRDefault="008F6F1E" w:rsidP="008F6F1E">
            <w:pPr>
              <w:spacing w:after="0" w:line="240" w:lineRule="auto"/>
              <w:ind w:left="105"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8FA7241" w14:textId="77777777" w:rsidR="008F6F1E" w:rsidRPr="008F6F1E" w:rsidRDefault="008F6F1E" w:rsidP="008F6F1E">
            <w:pPr>
              <w:spacing w:after="0" w:line="240" w:lineRule="auto"/>
              <w:ind w:left="105" w:right="0" w:firstLine="0"/>
              <w:jc w:val="left"/>
              <w:textAlignment w:val="baseline"/>
              <w:rPr>
                <w:rFonts w:ascii="Times New Roman" w:eastAsia="Times New Roman" w:hAnsi="Times New Roman" w:cs="Times New Roman"/>
                <w:szCs w:val="24"/>
              </w:rPr>
            </w:pPr>
            <w:r w:rsidRPr="008F6F1E">
              <w:rPr>
                <w:rFonts w:eastAsia="Times New Roman"/>
                <w:b/>
                <w:bCs/>
                <w:szCs w:val="24"/>
              </w:rPr>
              <w:t>Semester</w:t>
            </w:r>
            <w:r w:rsidRPr="008F6F1E">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AFDE62F"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9743FE3"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b/>
                <w:bCs/>
                <w:szCs w:val="24"/>
              </w:rPr>
              <w:t>First</w:t>
            </w:r>
            <w:r w:rsidRPr="008F6F1E">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BC3C4C1"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05FD90E"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b/>
                <w:bCs/>
                <w:szCs w:val="24"/>
              </w:rPr>
              <w:t>Second</w:t>
            </w:r>
            <w:r w:rsidRPr="008F6F1E">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16F017"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3055B87"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b/>
                <w:bCs/>
                <w:szCs w:val="24"/>
              </w:rPr>
              <w:t>Summer</w:t>
            </w:r>
            <w:r w:rsidRPr="008F6F1E">
              <w:rPr>
                <w:rFonts w:eastAsia="Times New Roman"/>
                <w:szCs w:val="24"/>
              </w:rPr>
              <w:t> </w:t>
            </w:r>
          </w:p>
        </w:tc>
      </w:tr>
    </w:tbl>
    <w:p w14:paraId="2535A1CE" w14:textId="77777777" w:rsidR="008F6F1E" w:rsidRPr="008F6F1E" w:rsidRDefault="008F6F1E" w:rsidP="008F6F1E">
      <w:pPr>
        <w:spacing w:after="0" w:line="240" w:lineRule="auto"/>
        <w:ind w:left="0" w:right="0" w:firstLine="0"/>
        <w:textAlignment w:val="baseline"/>
        <w:rPr>
          <w:rFonts w:ascii="Segoe UI" w:eastAsia="Times New Roman" w:hAnsi="Segoe UI" w:cs="Segoe UI"/>
          <w:sz w:val="18"/>
          <w:szCs w:val="18"/>
        </w:rPr>
      </w:pPr>
      <w:r w:rsidRPr="008F6F1E">
        <w:rPr>
          <w:rFonts w:eastAsia="Times New Roman"/>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2"/>
        <w:gridCol w:w="3805"/>
        <w:gridCol w:w="746"/>
        <w:gridCol w:w="811"/>
        <w:gridCol w:w="3710"/>
      </w:tblGrid>
      <w:tr w:rsidR="008F6F1E" w:rsidRPr="008F6F1E" w14:paraId="4272B004" w14:textId="77777777" w:rsidTr="008F6F1E">
        <w:trPr>
          <w:trHeight w:val="450"/>
        </w:trPr>
        <w:tc>
          <w:tcPr>
            <w:tcW w:w="17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58D202C"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b/>
                <w:bCs/>
                <w:szCs w:val="24"/>
              </w:rPr>
              <w:t>Criteria</w:t>
            </w:r>
            <w:r w:rsidRPr="008F6F1E">
              <w:rPr>
                <w:rFonts w:eastAsia="Times New Roman"/>
                <w:szCs w:val="24"/>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21804A2"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b/>
                <w:bCs/>
                <w:szCs w:val="24"/>
              </w:rPr>
              <w:t>Description</w:t>
            </w:r>
            <w:r w:rsidRPr="008F6F1E">
              <w:rPr>
                <w:rFonts w:eastAsia="Times New Roman"/>
                <w:szCs w:val="24"/>
              </w:rPr>
              <w:t> </w:t>
            </w:r>
          </w:p>
        </w:tc>
        <w:tc>
          <w:tcPr>
            <w:tcW w:w="9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E76B416"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b/>
                <w:bCs/>
                <w:szCs w:val="24"/>
              </w:rPr>
              <w:t>PLOs / KPIs</w:t>
            </w:r>
            <w:r w:rsidRPr="008F6F1E">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AE785C9"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b/>
                <w:bCs/>
                <w:szCs w:val="24"/>
              </w:rPr>
              <w:t>Mark</w:t>
            </w:r>
            <w:r w:rsidRPr="008F6F1E">
              <w:rPr>
                <w:rFonts w:eastAsia="Times New Roman"/>
                <w:szCs w:val="24"/>
              </w:rPr>
              <w:t> </w:t>
            </w:r>
          </w:p>
        </w:tc>
        <w:tc>
          <w:tcPr>
            <w:tcW w:w="54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F044908"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b/>
                <w:bCs/>
                <w:szCs w:val="24"/>
              </w:rPr>
              <w:t>Feedback</w:t>
            </w:r>
            <w:r w:rsidRPr="008F6F1E">
              <w:rPr>
                <w:rFonts w:eastAsia="Times New Roman"/>
                <w:szCs w:val="24"/>
              </w:rPr>
              <w:t> </w:t>
            </w:r>
          </w:p>
        </w:tc>
      </w:tr>
      <w:tr w:rsidR="008F6F1E" w:rsidRPr="008F6F1E" w14:paraId="01D641C6" w14:textId="77777777" w:rsidTr="008F6F1E">
        <w:trPr>
          <w:trHeight w:val="300"/>
        </w:trPr>
        <w:tc>
          <w:tcPr>
            <w:tcW w:w="177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44D769D0"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Usability </w:t>
            </w:r>
          </w:p>
          <w:p w14:paraId="17031AAB"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 w:val="22"/>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22DE3F"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szCs w:val="24"/>
              </w:rPr>
              <w:t>The user interface uses a simple and natural interaction style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B505B4"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7.1 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A8BD1B"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6B923E" w14:textId="77777777" w:rsidR="008F6F1E" w:rsidRPr="008F6F1E" w:rsidRDefault="008F6F1E" w:rsidP="008F6F1E">
            <w:pPr>
              <w:spacing w:after="0" w:line="240" w:lineRule="auto"/>
              <w:ind w:left="0"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r>
      <w:tr w:rsidR="008F6F1E" w:rsidRPr="008F6F1E" w14:paraId="0C3CB596" w14:textId="77777777" w:rsidTr="008F6F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3A5F5F7" w14:textId="77777777" w:rsidR="008F6F1E" w:rsidRPr="008F6F1E" w:rsidRDefault="008F6F1E" w:rsidP="008F6F1E">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D9BE93"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szCs w:val="24"/>
              </w:rPr>
              <w:t>The design starts to implement HCI principles: constraints, consistency, minimize memorization, etc.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7106F0"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7.1 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723F07E"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8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8CDDA4D" w14:textId="77777777" w:rsidR="008F6F1E" w:rsidRPr="008F6F1E" w:rsidRDefault="008F6F1E" w:rsidP="008F6F1E">
            <w:pPr>
              <w:spacing w:after="0" w:line="240" w:lineRule="auto"/>
              <w:ind w:left="0"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r>
      <w:tr w:rsidR="008F6F1E" w:rsidRPr="008F6F1E" w14:paraId="122ECF06" w14:textId="77777777" w:rsidTr="008F6F1E">
        <w:trPr>
          <w:trHeight w:val="465"/>
        </w:trPr>
        <w:tc>
          <w:tcPr>
            <w:tcW w:w="177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100EE77A"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Completeness  </w:t>
            </w:r>
          </w:p>
          <w:p w14:paraId="26D2FEB3"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781E888"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szCs w:val="24"/>
              </w:rPr>
              <w:t>The prototype meets some of the requirement specifications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C2522B"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3.2 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D70E44"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8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4B2DF4" w14:textId="77777777" w:rsidR="008F6F1E" w:rsidRPr="008F6F1E" w:rsidRDefault="008F6F1E" w:rsidP="008F6F1E">
            <w:pPr>
              <w:spacing w:after="0" w:line="240" w:lineRule="auto"/>
              <w:ind w:left="0"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r>
      <w:tr w:rsidR="008F6F1E" w:rsidRPr="008F6F1E" w14:paraId="0E9AA70C" w14:textId="77777777" w:rsidTr="008F6F1E">
        <w:trPr>
          <w:trHeight w:val="435"/>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8C8C371" w14:textId="77777777" w:rsidR="008F6F1E" w:rsidRPr="008F6F1E" w:rsidRDefault="008F6F1E" w:rsidP="008F6F1E">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FE8A9C"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szCs w:val="24"/>
              </w:rPr>
              <w:t>Minor or no bugs apparent during demonstration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18643B"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7.2 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C9F1F0"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0538178" w14:textId="77777777" w:rsidR="008F6F1E" w:rsidRPr="008F6F1E" w:rsidRDefault="008F6F1E" w:rsidP="008F6F1E">
            <w:pPr>
              <w:spacing w:after="0" w:line="240" w:lineRule="auto"/>
              <w:ind w:left="0"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r>
      <w:tr w:rsidR="008F6F1E" w:rsidRPr="008F6F1E" w14:paraId="5D418D9B" w14:textId="77777777" w:rsidTr="008F6F1E">
        <w:trPr>
          <w:trHeight w:val="525"/>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E0731A7" w14:textId="77777777" w:rsidR="008F6F1E" w:rsidRPr="008F6F1E" w:rsidRDefault="008F6F1E" w:rsidP="008F6F1E">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08B9A5"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szCs w:val="24"/>
              </w:rPr>
              <w:t>Some program features appear to be near complete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C6D0F3"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3.2 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84AC43B"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8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56EFFC" w14:textId="77777777" w:rsidR="008F6F1E" w:rsidRPr="008F6F1E" w:rsidRDefault="008F6F1E" w:rsidP="008F6F1E">
            <w:pPr>
              <w:spacing w:after="0" w:line="240" w:lineRule="auto"/>
              <w:ind w:left="0"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r>
      <w:tr w:rsidR="008F6F1E" w:rsidRPr="008F6F1E" w14:paraId="16E59AFE" w14:textId="77777777" w:rsidTr="008F6F1E">
        <w:trPr>
          <w:trHeight w:val="66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E26547"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Graphical Design  </w:t>
            </w:r>
          </w:p>
          <w:p w14:paraId="265412D6"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szCs w:val="24"/>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635E82"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szCs w:val="24"/>
              </w:rPr>
              <w:t>Prototype is progressing to be visually appealing and appropriate to target users.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2D4EA2"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3.2 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2E798B"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8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F98811" w14:textId="77777777" w:rsidR="008F6F1E" w:rsidRPr="008F6F1E" w:rsidRDefault="008F6F1E" w:rsidP="008F6F1E">
            <w:pPr>
              <w:spacing w:after="0" w:line="240" w:lineRule="auto"/>
              <w:ind w:left="0"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r>
      <w:tr w:rsidR="008F6F1E" w:rsidRPr="008F6F1E" w14:paraId="559D86B9" w14:textId="77777777" w:rsidTr="008F6F1E">
        <w:trPr>
          <w:trHeight w:val="660"/>
        </w:trPr>
        <w:tc>
          <w:tcPr>
            <w:tcW w:w="177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0177B933"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Feedback to Users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9089278"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szCs w:val="24"/>
              </w:rPr>
              <w:t>Prototype provides clear feedback to user actions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8E80799"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7.2 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8783D24"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7CE6FA2" w14:textId="77777777" w:rsidR="008F6F1E" w:rsidRPr="008F6F1E" w:rsidRDefault="008F6F1E" w:rsidP="008F6F1E">
            <w:pPr>
              <w:spacing w:after="0" w:line="240" w:lineRule="auto"/>
              <w:ind w:left="0"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r>
      <w:tr w:rsidR="008F6F1E" w:rsidRPr="008F6F1E" w14:paraId="184E7F6B" w14:textId="77777777" w:rsidTr="008F6F1E">
        <w:trPr>
          <w:trHeight w:val="66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7463E20" w14:textId="77777777" w:rsidR="008F6F1E" w:rsidRPr="008F6F1E" w:rsidRDefault="008F6F1E" w:rsidP="008F6F1E">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CCA2012"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szCs w:val="24"/>
              </w:rPr>
              <w:t>Prototype provides clear exit paths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3D598F"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7.2 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A1A913"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9E02DEC" w14:textId="77777777" w:rsidR="008F6F1E" w:rsidRPr="008F6F1E" w:rsidRDefault="008F6F1E" w:rsidP="008F6F1E">
            <w:pPr>
              <w:spacing w:after="0" w:line="240" w:lineRule="auto"/>
              <w:ind w:left="0"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r>
      <w:tr w:rsidR="008F6F1E" w:rsidRPr="008F6F1E" w14:paraId="07C5B33C" w14:textId="77777777" w:rsidTr="008F6F1E">
        <w:trPr>
          <w:trHeight w:val="66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67AE6B1" w14:textId="77777777" w:rsidR="008F6F1E" w:rsidRPr="008F6F1E" w:rsidRDefault="008F6F1E" w:rsidP="008F6F1E">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F0DE55"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szCs w:val="24"/>
              </w:rPr>
              <w:t>Prototype provides meaningful error messages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8E280A"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7.2 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A2D436"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B3E785" w14:textId="77777777" w:rsidR="008F6F1E" w:rsidRPr="008F6F1E" w:rsidRDefault="008F6F1E" w:rsidP="008F6F1E">
            <w:pPr>
              <w:spacing w:after="0" w:line="240" w:lineRule="auto"/>
              <w:ind w:left="0"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r>
      <w:tr w:rsidR="008F6F1E" w:rsidRPr="008F6F1E" w14:paraId="7E8EC74E" w14:textId="77777777" w:rsidTr="008F6F1E">
        <w:trPr>
          <w:trHeight w:val="66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79B713"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Technology used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71292C"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szCs w:val="24"/>
              </w:rPr>
              <w:t>Appropriate design tools (paper, sketch, computer-based) were used to create the prototype for the current stage of design.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454B95"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7.2 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37181B9"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8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8A73F0" w14:textId="77777777" w:rsidR="008F6F1E" w:rsidRPr="008F6F1E" w:rsidRDefault="008F6F1E" w:rsidP="008F6F1E">
            <w:pPr>
              <w:spacing w:after="0" w:line="240" w:lineRule="auto"/>
              <w:ind w:left="0"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r>
      <w:tr w:rsidR="008F6F1E" w:rsidRPr="008F6F1E" w14:paraId="213FCCAD" w14:textId="77777777" w:rsidTr="008F6F1E">
        <w:trPr>
          <w:trHeight w:val="300"/>
        </w:trPr>
        <w:tc>
          <w:tcPr>
            <w:tcW w:w="1770"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4680E4C3"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Teamwork and Communication </w:t>
            </w:r>
          </w:p>
          <w:p w14:paraId="59D4D632"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b/>
                <w:bCs/>
                <w:i/>
                <w:iCs/>
                <w:sz w:val="18"/>
                <w:szCs w:val="18"/>
              </w:rPr>
              <w:t>**If applicable (Team project)</w:t>
            </w:r>
            <w:r w:rsidRPr="008F6F1E">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auto"/>
            <w:hideMark/>
          </w:tcPr>
          <w:p w14:paraId="552A0F55"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szCs w:val="24"/>
              </w:rPr>
              <w:t>High level of mutual respect, and collaboration between team members to communicate and discuss prototype design ideas, objectives, achievements, tasks, and the process. </w:t>
            </w:r>
          </w:p>
        </w:tc>
        <w:tc>
          <w:tcPr>
            <w:tcW w:w="900" w:type="dxa"/>
            <w:tcBorders>
              <w:top w:val="single" w:sz="6" w:space="0" w:color="auto"/>
              <w:left w:val="single" w:sz="6" w:space="0" w:color="auto"/>
              <w:bottom w:val="single" w:sz="6" w:space="0" w:color="auto"/>
              <w:right w:val="single" w:sz="6" w:space="0" w:color="auto"/>
            </w:tcBorders>
            <w:shd w:val="clear" w:color="auto" w:fill="auto"/>
            <w:hideMark/>
          </w:tcPr>
          <w:p w14:paraId="499B218B"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6.1 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5F62C063"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hideMark/>
          </w:tcPr>
          <w:p w14:paraId="6A7B8F92" w14:textId="77777777" w:rsidR="008F6F1E" w:rsidRPr="008F6F1E" w:rsidRDefault="008F6F1E" w:rsidP="008F6F1E">
            <w:pPr>
              <w:spacing w:after="0" w:line="240" w:lineRule="auto"/>
              <w:ind w:left="0"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r>
      <w:tr w:rsidR="008F6F1E" w:rsidRPr="008F6F1E" w14:paraId="648752B3" w14:textId="77777777" w:rsidTr="008F6F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79BCD42" w14:textId="77777777" w:rsidR="008F6F1E" w:rsidRPr="008F6F1E" w:rsidRDefault="008F6F1E" w:rsidP="008F6F1E">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hideMark/>
          </w:tcPr>
          <w:p w14:paraId="1F1E3099"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szCs w:val="24"/>
              </w:rPr>
              <w:t>The team worked well together to achieve objectives, and each member contributed in a valuable way to the prototype design. </w:t>
            </w:r>
          </w:p>
        </w:tc>
        <w:tc>
          <w:tcPr>
            <w:tcW w:w="900" w:type="dxa"/>
            <w:tcBorders>
              <w:top w:val="single" w:sz="6" w:space="0" w:color="auto"/>
              <w:left w:val="single" w:sz="6" w:space="0" w:color="auto"/>
              <w:bottom w:val="single" w:sz="6" w:space="0" w:color="auto"/>
              <w:right w:val="single" w:sz="6" w:space="0" w:color="auto"/>
            </w:tcBorders>
            <w:shd w:val="clear" w:color="auto" w:fill="auto"/>
            <w:hideMark/>
          </w:tcPr>
          <w:p w14:paraId="643B2C54"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6.2 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4D208F0C"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hideMark/>
          </w:tcPr>
          <w:p w14:paraId="751C94DA" w14:textId="77777777" w:rsidR="008F6F1E" w:rsidRPr="008F6F1E" w:rsidRDefault="008F6F1E" w:rsidP="008F6F1E">
            <w:pPr>
              <w:spacing w:after="0" w:line="240" w:lineRule="auto"/>
              <w:ind w:left="0"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r>
      <w:tr w:rsidR="008F6F1E" w:rsidRPr="008F6F1E" w14:paraId="20FBF519" w14:textId="77777777" w:rsidTr="008F6F1E">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hideMark/>
          </w:tcPr>
          <w:p w14:paraId="367C7F42"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Individual Responsibilities </w:t>
            </w:r>
          </w:p>
          <w:p w14:paraId="612AE5D6"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b/>
                <w:bCs/>
                <w:i/>
                <w:iCs/>
                <w:sz w:val="18"/>
                <w:szCs w:val="18"/>
              </w:rPr>
              <w:t>**If applicable (Team project)</w:t>
            </w:r>
            <w:r w:rsidRPr="008F6F1E">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auto"/>
            <w:hideMark/>
          </w:tcPr>
          <w:p w14:paraId="45C01AEF"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szCs w:val="24"/>
              </w:rPr>
              <w:t>Student fulfilled individual responsibilities and contributed in a valuable way to the project. * </w:t>
            </w:r>
          </w:p>
        </w:tc>
        <w:tc>
          <w:tcPr>
            <w:tcW w:w="900" w:type="dxa"/>
            <w:tcBorders>
              <w:top w:val="single" w:sz="6" w:space="0" w:color="auto"/>
              <w:left w:val="single" w:sz="6" w:space="0" w:color="auto"/>
              <w:bottom w:val="single" w:sz="6" w:space="0" w:color="auto"/>
              <w:right w:val="single" w:sz="6" w:space="0" w:color="auto"/>
            </w:tcBorders>
            <w:shd w:val="clear" w:color="auto" w:fill="auto"/>
            <w:hideMark/>
          </w:tcPr>
          <w:p w14:paraId="75D614A5"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6.2 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30E2E545"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24 </w:t>
            </w:r>
          </w:p>
        </w:tc>
        <w:tc>
          <w:tcPr>
            <w:tcW w:w="5415" w:type="dxa"/>
            <w:tcBorders>
              <w:top w:val="single" w:sz="6" w:space="0" w:color="auto"/>
              <w:left w:val="single" w:sz="6" w:space="0" w:color="auto"/>
              <w:bottom w:val="single" w:sz="6" w:space="0" w:color="auto"/>
              <w:right w:val="single" w:sz="6" w:space="0" w:color="auto"/>
            </w:tcBorders>
            <w:shd w:val="clear" w:color="auto" w:fill="auto"/>
            <w:hideMark/>
          </w:tcPr>
          <w:p w14:paraId="0B824E21" w14:textId="77777777" w:rsidR="008F6F1E" w:rsidRPr="008F6F1E" w:rsidRDefault="008F6F1E" w:rsidP="008F6F1E">
            <w:pPr>
              <w:spacing w:after="0" w:line="240" w:lineRule="auto"/>
              <w:ind w:left="0"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r>
      <w:tr w:rsidR="008F6F1E" w:rsidRPr="008F6F1E" w14:paraId="2F811CB5" w14:textId="77777777" w:rsidTr="008F6F1E">
        <w:trPr>
          <w:trHeight w:val="420"/>
        </w:trPr>
        <w:tc>
          <w:tcPr>
            <w:tcW w:w="1770" w:type="dxa"/>
            <w:tcBorders>
              <w:top w:val="single" w:sz="6" w:space="0" w:color="auto"/>
              <w:left w:val="single" w:sz="6" w:space="0" w:color="auto"/>
              <w:bottom w:val="single" w:sz="6" w:space="0" w:color="auto"/>
              <w:right w:val="single" w:sz="6" w:space="0" w:color="auto"/>
            </w:tcBorders>
            <w:shd w:val="clear" w:color="auto" w:fill="D9D9D9"/>
            <w:hideMark/>
          </w:tcPr>
          <w:p w14:paraId="7CF680E4"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Total  </w:t>
            </w:r>
          </w:p>
          <w:p w14:paraId="17BBAF9B"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b/>
                <w:bCs/>
                <w:i/>
                <w:iCs/>
                <w:sz w:val="18"/>
                <w:szCs w:val="18"/>
              </w:rPr>
              <w:t>Individual Project</w:t>
            </w:r>
            <w:r w:rsidRPr="008F6F1E">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hideMark/>
          </w:tcPr>
          <w:p w14:paraId="164C7BB1" w14:textId="77777777" w:rsidR="008F6F1E" w:rsidRPr="008F6F1E" w:rsidRDefault="008F6F1E" w:rsidP="008F6F1E">
            <w:pPr>
              <w:spacing w:after="0" w:line="240" w:lineRule="auto"/>
              <w:ind w:left="0" w:right="0" w:firstLine="0"/>
              <w:jc w:val="right"/>
              <w:textAlignment w:val="baseline"/>
              <w:rPr>
                <w:rFonts w:ascii="Times New Roman" w:eastAsia="Times New Roman" w:hAnsi="Times New Roman" w:cs="Times New Roman"/>
                <w:szCs w:val="24"/>
              </w:rPr>
            </w:pPr>
            <w:r w:rsidRPr="008F6F1E">
              <w:rPr>
                <w:rFonts w:eastAsia="Times New Roman"/>
                <w:szCs w:val="24"/>
              </w:rPr>
              <w:t>Total (out of 60) </w:t>
            </w:r>
          </w:p>
        </w:tc>
        <w:tc>
          <w:tcPr>
            <w:tcW w:w="900" w:type="dxa"/>
            <w:tcBorders>
              <w:top w:val="single" w:sz="6" w:space="0" w:color="auto"/>
              <w:left w:val="single" w:sz="6" w:space="0" w:color="auto"/>
              <w:bottom w:val="single" w:sz="6" w:space="0" w:color="auto"/>
              <w:right w:val="single" w:sz="6" w:space="0" w:color="auto"/>
            </w:tcBorders>
            <w:shd w:val="clear" w:color="auto" w:fill="D9D9D9"/>
            <w:hideMark/>
          </w:tcPr>
          <w:p w14:paraId="0F31F97D"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hideMark/>
          </w:tcPr>
          <w:p w14:paraId="0B3CEF21"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 60 </w:t>
            </w:r>
          </w:p>
        </w:tc>
        <w:tc>
          <w:tcPr>
            <w:tcW w:w="5415" w:type="dxa"/>
            <w:tcBorders>
              <w:top w:val="single" w:sz="6" w:space="0" w:color="auto"/>
              <w:left w:val="single" w:sz="6" w:space="0" w:color="auto"/>
              <w:bottom w:val="single" w:sz="6" w:space="0" w:color="auto"/>
              <w:right w:val="single" w:sz="6" w:space="0" w:color="auto"/>
            </w:tcBorders>
            <w:shd w:val="clear" w:color="auto" w:fill="auto"/>
            <w:hideMark/>
          </w:tcPr>
          <w:p w14:paraId="3BAE79BD" w14:textId="77777777" w:rsidR="008F6F1E" w:rsidRPr="008F6F1E" w:rsidRDefault="008F6F1E" w:rsidP="008F6F1E">
            <w:pPr>
              <w:spacing w:after="0" w:line="240" w:lineRule="auto"/>
              <w:ind w:left="0"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r>
      <w:tr w:rsidR="008F6F1E" w:rsidRPr="008F6F1E" w14:paraId="03399BB9" w14:textId="77777777" w:rsidTr="008F6F1E">
        <w:trPr>
          <w:trHeight w:val="390"/>
        </w:trPr>
        <w:tc>
          <w:tcPr>
            <w:tcW w:w="1770" w:type="dxa"/>
            <w:tcBorders>
              <w:top w:val="single" w:sz="6" w:space="0" w:color="auto"/>
              <w:left w:val="single" w:sz="6" w:space="0" w:color="auto"/>
              <w:bottom w:val="single" w:sz="6" w:space="0" w:color="auto"/>
              <w:right w:val="single" w:sz="6" w:space="0" w:color="auto"/>
            </w:tcBorders>
            <w:shd w:val="clear" w:color="auto" w:fill="D9D9D9"/>
            <w:hideMark/>
          </w:tcPr>
          <w:p w14:paraId="07370574"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Total </w:t>
            </w:r>
          </w:p>
          <w:p w14:paraId="64D8E15F"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b/>
                <w:bCs/>
                <w:i/>
                <w:iCs/>
                <w:sz w:val="18"/>
                <w:szCs w:val="18"/>
              </w:rPr>
              <w:t>Team project</w:t>
            </w:r>
            <w:r w:rsidRPr="008F6F1E">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hideMark/>
          </w:tcPr>
          <w:p w14:paraId="6F4AD61F" w14:textId="77777777" w:rsidR="008F6F1E" w:rsidRPr="008F6F1E" w:rsidRDefault="008F6F1E" w:rsidP="008F6F1E">
            <w:pPr>
              <w:spacing w:after="0" w:line="240" w:lineRule="auto"/>
              <w:ind w:left="0" w:right="0" w:firstLine="0"/>
              <w:jc w:val="right"/>
              <w:textAlignment w:val="baseline"/>
              <w:rPr>
                <w:rFonts w:ascii="Times New Roman" w:eastAsia="Times New Roman" w:hAnsi="Times New Roman" w:cs="Times New Roman"/>
                <w:szCs w:val="24"/>
              </w:rPr>
            </w:pPr>
            <w:r w:rsidRPr="008F6F1E">
              <w:rPr>
                <w:rFonts w:eastAsia="Times New Roman"/>
                <w:szCs w:val="24"/>
              </w:rPr>
              <w:t>Total (out of 92) </w:t>
            </w:r>
          </w:p>
        </w:tc>
        <w:tc>
          <w:tcPr>
            <w:tcW w:w="900" w:type="dxa"/>
            <w:tcBorders>
              <w:top w:val="single" w:sz="6" w:space="0" w:color="auto"/>
              <w:left w:val="single" w:sz="6" w:space="0" w:color="auto"/>
              <w:bottom w:val="single" w:sz="6" w:space="0" w:color="auto"/>
              <w:right w:val="single" w:sz="6" w:space="0" w:color="auto"/>
            </w:tcBorders>
            <w:shd w:val="clear" w:color="auto" w:fill="D9D9D9"/>
            <w:hideMark/>
          </w:tcPr>
          <w:p w14:paraId="25055096"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hideMark/>
          </w:tcPr>
          <w:p w14:paraId="57F13E91"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 92 </w:t>
            </w:r>
          </w:p>
        </w:tc>
        <w:tc>
          <w:tcPr>
            <w:tcW w:w="5415" w:type="dxa"/>
            <w:tcBorders>
              <w:top w:val="single" w:sz="6" w:space="0" w:color="auto"/>
              <w:left w:val="single" w:sz="6" w:space="0" w:color="auto"/>
              <w:bottom w:val="single" w:sz="6" w:space="0" w:color="auto"/>
              <w:right w:val="single" w:sz="6" w:space="0" w:color="auto"/>
            </w:tcBorders>
            <w:shd w:val="clear" w:color="auto" w:fill="auto"/>
            <w:hideMark/>
          </w:tcPr>
          <w:p w14:paraId="5CFA23BB" w14:textId="77777777" w:rsidR="008F6F1E" w:rsidRPr="008F6F1E" w:rsidRDefault="008F6F1E" w:rsidP="008F6F1E">
            <w:pPr>
              <w:spacing w:after="0" w:line="240" w:lineRule="auto"/>
              <w:ind w:left="0"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r>
      <w:tr w:rsidR="008F6F1E" w:rsidRPr="008F6F1E" w14:paraId="13AF5A1A" w14:textId="77777777" w:rsidTr="008F6F1E">
        <w:trPr>
          <w:trHeight w:val="435"/>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17B311"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C3D691F" w14:textId="77777777" w:rsidR="008F6F1E" w:rsidRPr="008F6F1E" w:rsidRDefault="008F6F1E" w:rsidP="008F6F1E">
            <w:pPr>
              <w:spacing w:after="0" w:line="240" w:lineRule="auto"/>
              <w:ind w:left="0" w:right="0" w:firstLine="0"/>
              <w:jc w:val="right"/>
              <w:textAlignment w:val="baseline"/>
              <w:rPr>
                <w:rFonts w:ascii="Times New Roman" w:eastAsia="Times New Roman" w:hAnsi="Times New Roman" w:cs="Times New Roman"/>
                <w:szCs w:val="24"/>
              </w:rPr>
            </w:pPr>
            <w:r w:rsidRPr="008F6F1E">
              <w:rPr>
                <w:rFonts w:eastAsia="Times New Roman"/>
                <w:b/>
                <w:bCs/>
                <w:szCs w:val="24"/>
              </w:rPr>
              <w:t>Final Grade (out of 25)</w:t>
            </w:r>
            <w:r w:rsidRPr="008F6F1E">
              <w:rPr>
                <w:rFonts w:eastAsia="Times New Roman"/>
                <w:szCs w:val="24"/>
              </w:rPr>
              <w:t> </w:t>
            </w:r>
          </w:p>
        </w:tc>
        <w:tc>
          <w:tcPr>
            <w:tcW w:w="9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AF6A1DA"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2AC0EFF" w14:textId="77777777" w:rsidR="008F6F1E" w:rsidRPr="008F6F1E" w:rsidRDefault="008F6F1E" w:rsidP="008F6F1E">
            <w:pPr>
              <w:spacing w:after="0" w:line="240" w:lineRule="auto"/>
              <w:ind w:left="0" w:right="0" w:firstLine="0"/>
              <w:jc w:val="center"/>
              <w:textAlignment w:val="baseline"/>
              <w:rPr>
                <w:rFonts w:ascii="Times New Roman" w:eastAsia="Times New Roman" w:hAnsi="Times New Roman" w:cs="Times New Roman"/>
                <w:szCs w:val="24"/>
              </w:rPr>
            </w:pPr>
            <w:r w:rsidRPr="008F6F1E">
              <w:rPr>
                <w:rFonts w:eastAsia="Times New Roman"/>
                <w:b/>
                <w:bCs/>
                <w:szCs w:val="24"/>
              </w:rPr>
              <w:t>   / 25</w:t>
            </w:r>
            <w:r w:rsidRPr="008F6F1E">
              <w:rPr>
                <w:rFonts w:eastAsia="Times New Roman"/>
                <w:szCs w:val="24"/>
              </w:rPr>
              <w:t>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DC82E91" w14:textId="77777777" w:rsidR="008F6F1E" w:rsidRPr="008F6F1E" w:rsidRDefault="008F6F1E" w:rsidP="008F6F1E">
            <w:pPr>
              <w:spacing w:after="0" w:line="240" w:lineRule="auto"/>
              <w:ind w:left="0" w:right="0" w:firstLine="0"/>
              <w:jc w:val="left"/>
              <w:textAlignment w:val="baseline"/>
              <w:rPr>
                <w:rFonts w:ascii="Times New Roman" w:eastAsia="Times New Roman" w:hAnsi="Times New Roman" w:cs="Times New Roman"/>
                <w:szCs w:val="24"/>
              </w:rPr>
            </w:pPr>
            <w:r w:rsidRPr="008F6F1E">
              <w:rPr>
                <w:rFonts w:eastAsia="Times New Roman"/>
                <w:szCs w:val="24"/>
              </w:rPr>
              <w:t> </w:t>
            </w:r>
          </w:p>
        </w:tc>
      </w:tr>
    </w:tbl>
    <w:p w14:paraId="492060BA" w14:textId="77777777" w:rsidR="008F6F1E" w:rsidRPr="008F6F1E" w:rsidRDefault="008F6F1E" w:rsidP="008F6F1E">
      <w:pPr>
        <w:spacing w:after="0" w:line="240" w:lineRule="auto"/>
        <w:ind w:left="360" w:right="0" w:firstLine="0"/>
        <w:textAlignment w:val="baseline"/>
        <w:rPr>
          <w:rFonts w:ascii="Segoe UI" w:eastAsia="Times New Roman" w:hAnsi="Segoe UI" w:cs="Segoe UI"/>
          <w:sz w:val="18"/>
          <w:szCs w:val="18"/>
        </w:rPr>
      </w:pPr>
      <w:r w:rsidRPr="008F6F1E">
        <w:rPr>
          <w:rFonts w:eastAsia="Times New Roman"/>
          <w:i/>
          <w:iCs/>
          <w:sz w:val="18"/>
          <w:szCs w:val="18"/>
        </w:rPr>
        <w:t>*Evaluated individually</w:t>
      </w:r>
      <w:r w:rsidRPr="008F6F1E">
        <w:rPr>
          <w:rFonts w:eastAsia="Times New Roman"/>
          <w:sz w:val="18"/>
          <w:szCs w:val="18"/>
        </w:rPr>
        <w:t> </w:t>
      </w:r>
    </w:p>
    <w:p w14:paraId="7A2B8BC5" w14:textId="77777777" w:rsidR="008F6F1E" w:rsidRPr="008F6F1E" w:rsidRDefault="008F6F1E" w:rsidP="008F6F1E">
      <w:pPr>
        <w:spacing w:after="0" w:line="240" w:lineRule="auto"/>
        <w:ind w:left="360" w:right="0" w:firstLine="0"/>
        <w:textAlignment w:val="baseline"/>
        <w:rPr>
          <w:rFonts w:ascii="Segoe UI" w:eastAsia="Times New Roman" w:hAnsi="Segoe UI" w:cs="Segoe UI"/>
          <w:sz w:val="18"/>
          <w:szCs w:val="18"/>
        </w:rPr>
      </w:pPr>
      <w:r w:rsidRPr="008F6F1E">
        <w:rPr>
          <w:rFonts w:eastAsia="Times New Roman"/>
          <w:i/>
          <w:iCs/>
          <w:sz w:val="18"/>
          <w:szCs w:val="18"/>
        </w:rPr>
        <w:t>**For team project only</w:t>
      </w:r>
      <w:r w:rsidRPr="008F6F1E">
        <w:rPr>
          <w:rFonts w:eastAsia="Times New Roman"/>
          <w:sz w:val="18"/>
          <w:szCs w:val="18"/>
        </w:rPr>
        <w:t> </w:t>
      </w:r>
    </w:p>
    <w:p w14:paraId="739DFA5A" w14:textId="77777777" w:rsidR="008F6F1E" w:rsidRPr="008F6F1E" w:rsidRDefault="008F6F1E" w:rsidP="008F6F1E">
      <w:pPr>
        <w:spacing w:after="0" w:line="240" w:lineRule="auto"/>
        <w:ind w:left="360" w:right="0" w:firstLine="0"/>
        <w:textAlignment w:val="baseline"/>
        <w:rPr>
          <w:rFonts w:ascii="Segoe UI" w:eastAsia="Times New Roman" w:hAnsi="Segoe UI" w:cs="Segoe UI"/>
          <w:sz w:val="18"/>
          <w:szCs w:val="18"/>
        </w:rPr>
      </w:pPr>
      <w:r w:rsidRPr="008F6F1E">
        <w:rPr>
          <w:rFonts w:eastAsia="Times New Roman"/>
          <w:sz w:val="18"/>
          <w:szCs w:val="18"/>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34"/>
        <w:gridCol w:w="2909"/>
        <w:gridCol w:w="1185"/>
        <w:gridCol w:w="2182"/>
        <w:gridCol w:w="1069"/>
        <w:gridCol w:w="1510"/>
      </w:tblGrid>
      <w:tr w:rsidR="008F6F1E" w:rsidRPr="008F6F1E" w14:paraId="3FDF46C8" w14:textId="77777777" w:rsidTr="008F6F1E">
        <w:trPr>
          <w:trHeight w:val="675"/>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E9A3D38"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b/>
                <w:bCs/>
                <w:szCs w:val="24"/>
              </w:rPr>
              <w:t>Student Name</w:t>
            </w:r>
            <w:r w:rsidRPr="008F6F1E">
              <w:rPr>
                <w:rFonts w:eastAsia="Times New Roman"/>
                <w:szCs w:val="24"/>
              </w:rPr>
              <w:t>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2B3DD2"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b/>
                <w:bCs/>
                <w:szCs w:val="24"/>
              </w:rPr>
              <w:t> </w:t>
            </w:r>
            <w:r w:rsidRPr="008F6F1E">
              <w:rPr>
                <w:rFonts w:eastAsia="Times New Roman"/>
                <w:szCs w:val="24"/>
              </w:rPr>
              <w:t> </w:t>
            </w:r>
          </w:p>
          <w:p w14:paraId="6BEF8F22"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b/>
                <w:bCs/>
                <w:szCs w:val="24"/>
              </w:rPr>
              <w:t> </w:t>
            </w:r>
            <w:r w:rsidRPr="008F6F1E">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052F021"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b/>
                <w:bCs/>
                <w:szCs w:val="24"/>
              </w:rPr>
              <w:t>Signature</w:t>
            </w:r>
            <w:r w:rsidRPr="008F6F1E">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D307AA"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2D9F142"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b/>
                <w:bCs/>
                <w:szCs w:val="24"/>
              </w:rPr>
              <w:t>Date  </w:t>
            </w:r>
            <w:r w:rsidRPr="008F6F1E">
              <w:rPr>
                <w:rFonts w:eastAsia="Times New Roman"/>
                <w:szCs w:val="24"/>
              </w:rPr>
              <w:t> </w:t>
            </w:r>
          </w:p>
        </w:tc>
        <w:tc>
          <w:tcPr>
            <w:tcW w:w="2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09250C"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b/>
                <w:bCs/>
                <w:szCs w:val="24"/>
              </w:rPr>
              <w:t> </w:t>
            </w:r>
            <w:r w:rsidRPr="008F6F1E">
              <w:rPr>
                <w:rFonts w:eastAsia="Times New Roman"/>
                <w:szCs w:val="24"/>
              </w:rPr>
              <w:t> </w:t>
            </w:r>
          </w:p>
        </w:tc>
      </w:tr>
      <w:tr w:rsidR="008F6F1E" w:rsidRPr="008F6F1E" w14:paraId="4FF0716F" w14:textId="77777777" w:rsidTr="008F6F1E">
        <w:trPr>
          <w:trHeight w:val="675"/>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3AB3627"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b/>
                <w:bCs/>
                <w:szCs w:val="24"/>
              </w:rPr>
              <w:t>Supervisor Name</w:t>
            </w:r>
            <w:r w:rsidRPr="008F6F1E">
              <w:rPr>
                <w:rFonts w:eastAsia="Times New Roman"/>
                <w:szCs w:val="24"/>
              </w:rPr>
              <w:t>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A496BA9"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b/>
                <w:bCs/>
                <w:szCs w:val="24"/>
              </w:rPr>
              <w:t> </w:t>
            </w:r>
            <w:r w:rsidRPr="008F6F1E">
              <w:rPr>
                <w:rFonts w:eastAsia="Times New Roman"/>
                <w:szCs w:val="24"/>
              </w:rPr>
              <w:t> </w:t>
            </w:r>
          </w:p>
          <w:p w14:paraId="3DB3DEAD"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b/>
                <w:bCs/>
                <w:szCs w:val="24"/>
              </w:rPr>
              <w:t> </w:t>
            </w:r>
            <w:r w:rsidRPr="008F6F1E">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8727A1A"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b/>
                <w:bCs/>
                <w:szCs w:val="24"/>
              </w:rPr>
              <w:t>Signature</w:t>
            </w:r>
            <w:r w:rsidRPr="008F6F1E">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C2F676"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475DD7D"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b/>
                <w:bCs/>
                <w:szCs w:val="24"/>
              </w:rPr>
              <w:t>Date  </w:t>
            </w:r>
            <w:r w:rsidRPr="008F6F1E">
              <w:rPr>
                <w:rFonts w:eastAsia="Times New Roman"/>
                <w:szCs w:val="24"/>
              </w:rPr>
              <w:t> </w:t>
            </w:r>
          </w:p>
        </w:tc>
        <w:tc>
          <w:tcPr>
            <w:tcW w:w="2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8BEEF54" w14:textId="77777777" w:rsidR="008F6F1E" w:rsidRPr="008F6F1E" w:rsidRDefault="008F6F1E" w:rsidP="008F6F1E">
            <w:pPr>
              <w:spacing w:after="0" w:line="240" w:lineRule="auto"/>
              <w:ind w:left="0" w:right="0" w:firstLine="0"/>
              <w:textAlignment w:val="baseline"/>
              <w:rPr>
                <w:rFonts w:ascii="Times New Roman" w:eastAsia="Times New Roman" w:hAnsi="Times New Roman" w:cs="Times New Roman"/>
                <w:szCs w:val="24"/>
              </w:rPr>
            </w:pPr>
            <w:r w:rsidRPr="008F6F1E">
              <w:rPr>
                <w:rFonts w:eastAsia="Times New Roman"/>
                <w:b/>
                <w:bCs/>
                <w:szCs w:val="24"/>
              </w:rPr>
              <w:t> </w:t>
            </w:r>
            <w:r w:rsidRPr="008F6F1E">
              <w:rPr>
                <w:rFonts w:eastAsia="Times New Roman"/>
                <w:szCs w:val="24"/>
              </w:rPr>
              <w:t> </w:t>
            </w:r>
          </w:p>
        </w:tc>
      </w:tr>
    </w:tbl>
    <w:p w14:paraId="563C9C58" w14:textId="77777777" w:rsidR="008F6F1E" w:rsidRPr="008F6F1E" w:rsidRDefault="008F6F1E" w:rsidP="008F6F1E">
      <w:pPr>
        <w:spacing w:after="0" w:line="240" w:lineRule="auto"/>
        <w:ind w:left="0" w:right="0" w:firstLine="0"/>
        <w:textAlignment w:val="baseline"/>
        <w:rPr>
          <w:rFonts w:ascii="Segoe UI" w:eastAsia="Times New Roman" w:hAnsi="Segoe UI" w:cs="Segoe UI"/>
          <w:sz w:val="18"/>
          <w:szCs w:val="18"/>
        </w:rPr>
      </w:pPr>
      <w:r w:rsidRPr="008F6F1E">
        <w:rPr>
          <w:rFonts w:eastAsia="Times New Roman"/>
          <w:szCs w:val="24"/>
        </w:rPr>
        <w:t> </w:t>
      </w:r>
    </w:p>
    <w:p w14:paraId="501AD8D6" w14:textId="1042C7DE" w:rsidR="00C876C4" w:rsidRPr="009E51E5" w:rsidRDefault="00C876C4">
      <w:pPr>
        <w:spacing w:after="160" w:line="259" w:lineRule="auto"/>
        <w:ind w:left="0" w:right="0" w:firstLine="0"/>
        <w:jc w:val="left"/>
      </w:pPr>
      <w:r w:rsidRPr="00DF1165">
        <w:br w:type="page"/>
      </w:r>
    </w:p>
    <w:p w14:paraId="1E117056" w14:textId="77777777" w:rsidR="00212CDF" w:rsidRPr="00B01A53" w:rsidRDefault="00212CDF" w:rsidP="00B01A53">
      <w:pPr>
        <w:spacing w:after="0" w:line="240" w:lineRule="auto"/>
        <w:ind w:left="0" w:right="0" w:firstLine="0"/>
        <w:jc w:val="center"/>
        <w:textAlignment w:val="baseline"/>
        <w:rPr>
          <w:rFonts w:ascii="Segoe UI" w:eastAsia="Times New Roman" w:hAnsi="Segoe UI" w:cs="Segoe UI"/>
          <w:sz w:val="18"/>
          <w:szCs w:val="18"/>
        </w:rPr>
        <w:sectPr w:rsidR="00212CDF" w:rsidRPr="00B01A53" w:rsidSect="00EC0007">
          <w:pgSz w:w="12240" w:h="15840"/>
          <w:pgMar w:top="720" w:right="720" w:bottom="720" w:left="720" w:header="720" w:footer="965" w:gutter="0"/>
          <w:cols w:space="720"/>
          <w:docGrid w:linePitch="326"/>
        </w:sectPr>
      </w:pPr>
    </w:p>
    <w:p w14:paraId="7771F262" w14:textId="196C8221" w:rsidR="00DE30E2" w:rsidRDefault="00DE30E2" w:rsidP="00212CDF">
      <w:pPr>
        <w:spacing w:after="160" w:line="259" w:lineRule="auto"/>
        <w:ind w:left="0" w:right="0" w:firstLine="0"/>
        <w:jc w:val="left"/>
        <w:rPr>
          <w:rFonts w:asciiTheme="minorHAnsi" w:hAnsiTheme="minorHAnsi" w:cstheme="minorHAnsi"/>
        </w:rPr>
      </w:pPr>
    </w:p>
    <w:p w14:paraId="5C6FDB39" w14:textId="77777777" w:rsidR="00396F8F" w:rsidRDefault="00396F8F" w:rsidP="00396F8F">
      <w:pPr>
        <w:spacing w:after="325"/>
        <w:ind w:left="0" w:right="0" w:firstLine="0"/>
        <w:jc w:val="center"/>
        <w:rPr>
          <w:rFonts w:asciiTheme="minorHAnsi" w:hAnsiTheme="minorHAnsi" w:cstheme="minorHAnsi"/>
          <w:b/>
          <w:bCs/>
          <w:sz w:val="44"/>
          <w:szCs w:val="44"/>
        </w:rPr>
      </w:pPr>
    </w:p>
    <w:p w14:paraId="2E187E53" w14:textId="77777777" w:rsidR="00396F8F" w:rsidRDefault="00396F8F" w:rsidP="00396F8F">
      <w:pPr>
        <w:spacing w:after="325"/>
        <w:ind w:left="0" w:right="0" w:firstLine="0"/>
        <w:jc w:val="center"/>
        <w:rPr>
          <w:rFonts w:asciiTheme="minorHAnsi" w:hAnsiTheme="minorHAnsi" w:cstheme="minorHAnsi"/>
          <w:b/>
          <w:bCs/>
          <w:sz w:val="44"/>
          <w:szCs w:val="44"/>
        </w:rPr>
      </w:pPr>
    </w:p>
    <w:p w14:paraId="78DBBE96" w14:textId="77777777" w:rsidR="00396F8F" w:rsidRDefault="00396F8F" w:rsidP="00396F8F">
      <w:pPr>
        <w:spacing w:after="325"/>
        <w:ind w:left="0" w:right="0" w:firstLine="0"/>
        <w:jc w:val="center"/>
        <w:rPr>
          <w:rFonts w:asciiTheme="minorHAnsi" w:hAnsiTheme="minorHAnsi" w:cstheme="minorHAnsi"/>
          <w:b/>
          <w:bCs/>
          <w:sz w:val="44"/>
          <w:szCs w:val="44"/>
        </w:rPr>
      </w:pPr>
    </w:p>
    <w:p w14:paraId="1A881A59" w14:textId="77777777" w:rsidR="00396F8F" w:rsidRDefault="00396F8F" w:rsidP="00396F8F">
      <w:pPr>
        <w:spacing w:after="325"/>
        <w:ind w:left="0" w:right="0" w:firstLine="0"/>
        <w:jc w:val="center"/>
        <w:rPr>
          <w:rFonts w:asciiTheme="minorHAnsi" w:hAnsiTheme="minorHAnsi" w:cstheme="minorHAnsi"/>
          <w:b/>
          <w:bCs/>
          <w:sz w:val="44"/>
          <w:szCs w:val="44"/>
        </w:rPr>
      </w:pPr>
    </w:p>
    <w:p w14:paraId="092A8D2C" w14:textId="77777777" w:rsidR="00396F8F" w:rsidRDefault="00396F8F" w:rsidP="00396F8F">
      <w:pPr>
        <w:spacing w:after="325"/>
        <w:ind w:left="0" w:right="0" w:firstLine="0"/>
        <w:jc w:val="center"/>
        <w:rPr>
          <w:rFonts w:asciiTheme="minorHAnsi" w:hAnsiTheme="minorHAnsi" w:cstheme="minorHAnsi"/>
          <w:b/>
          <w:bCs/>
          <w:sz w:val="44"/>
          <w:szCs w:val="44"/>
        </w:rPr>
      </w:pPr>
    </w:p>
    <w:p w14:paraId="7E789150" w14:textId="72678A1E" w:rsidR="00396F8F" w:rsidRPr="00396F8F" w:rsidRDefault="00396F8F" w:rsidP="00396F8F">
      <w:pPr>
        <w:spacing w:after="325"/>
        <w:ind w:left="0" w:right="0" w:firstLine="0"/>
        <w:jc w:val="center"/>
        <w:rPr>
          <w:rFonts w:asciiTheme="minorHAnsi" w:hAnsiTheme="minorHAnsi" w:cstheme="minorHAnsi"/>
          <w:b/>
          <w:bCs/>
          <w:sz w:val="44"/>
          <w:szCs w:val="44"/>
        </w:rPr>
      </w:pPr>
      <w:r w:rsidRPr="00396F8F">
        <w:rPr>
          <w:rFonts w:asciiTheme="minorHAnsi" w:hAnsiTheme="minorHAnsi" w:cstheme="minorHAnsi"/>
          <w:b/>
          <w:bCs/>
          <w:sz w:val="44"/>
          <w:szCs w:val="44"/>
        </w:rPr>
        <w:t xml:space="preserve">Appendix </w:t>
      </w:r>
      <w:r>
        <w:rPr>
          <w:rFonts w:asciiTheme="minorHAnsi" w:hAnsiTheme="minorHAnsi" w:cstheme="minorHAnsi"/>
          <w:b/>
          <w:bCs/>
          <w:sz w:val="44"/>
          <w:szCs w:val="44"/>
        </w:rPr>
        <w:t>B</w:t>
      </w:r>
    </w:p>
    <w:p w14:paraId="639598BD" w14:textId="77777777" w:rsidR="00A819C1" w:rsidRDefault="00396F8F" w:rsidP="00396F8F">
      <w:pPr>
        <w:spacing w:after="325"/>
        <w:ind w:left="228" w:right="0"/>
        <w:jc w:val="center"/>
        <w:rPr>
          <w:rFonts w:asciiTheme="minorHAnsi" w:hAnsiTheme="minorHAnsi" w:cstheme="minorHAnsi"/>
          <w:b/>
          <w:bCs/>
          <w:sz w:val="44"/>
          <w:szCs w:val="44"/>
        </w:rPr>
      </w:pPr>
      <w:r w:rsidRPr="00396F8F">
        <w:rPr>
          <w:rFonts w:asciiTheme="minorHAnsi" w:hAnsiTheme="minorHAnsi" w:cstheme="minorHAnsi"/>
          <w:b/>
          <w:bCs/>
          <w:sz w:val="44"/>
          <w:szCs w:val="44"/>
        </w:rPr>
        <w:t>XXXX 495</w:t>
      </w:r>
      <w:r>
        <w:rPr>
          <w:rFonts w:asciiTheme="minorHAnsi" w:hAnsiTheme="minorHAnsi" w:cstheme="minorHAnsi"/>
          <w:b/>
          <w:bCs/>
          <w:sz w:val="44"/>
          <w:szCs w:val="44"/>
        </w:rPr>
        <w:t>B</w:t>
      </w:r>
      <w:r w:rsidRPr="00396F8F">
        <w:rPr>
          <w:rFonts w:asciiTheme="minorHAnsi" w:hAnsiTheme="minorHAnsi" w:cstheme="minorHAnsi"/>
          <w:b/>
          <w:bCs/>
          <w:sz w:val="44"/>
          <w:szCs w:val="44"/>
        </w:rPr>
        <w:t xml:space="preserve"> </w:t>
      </w:r>
      <w:r w:rsidR="00A819C1">
        <w:rPr>
          <w:rFonts w:asciiTheme="minorHAnsi" w:hAnsiTheme="minorHAnsi" w:cstheme="minorHAnsi"/>
          <w:b/>
          <w:bCs/>
          <w:sz w:val="44"/>
          <w:szCs w:val="44"/>
        </w:rPr>
        <w:t xml:space="preserve">/ COSC 491L </w:t>
      </w:r>
    </w:p>
    <w:p w14:paraId="02EE4CB3" w14:textId="6939A5AC" w:rsidR="00396F8F" w:rsidRDefault="00396F8F" w:rsidP="00396F8F">
      <w:pPr>
        <w:spacing w:after="325"/>
        <w:ind w:left="228" w:right="0"/>
        <w:jc w:val="center"/>
        <w:rPr>
          <w:rFonts w:asciiTheme="minorHAnsi" w:hAnsiTheme="minorHAnsi" w:cstheme="minorHAnsi"/>
          <w:b/>
          <w:bCs/>
          <w:sz w:val="44"/>
          <w:szCs w:val="44"/>
        </w:rPr>
      </w:pPr>
      <w:r w:rsidRPr="00396F8F">
        <w:rPr>
          <w:rFonts w:asciiTheme="minorHAnsi" w:hAnsiTheme="minorHAnsi" w:cstheme="minorHAnsi"/>
          <w:b/>
          <w:bCs/>
          <w:sz w:val="44"/>
          <w:szCs w:val="44"/>
        </w:rPr>
        <w:t>Forms</w:t>
      </w:r>
      <w:r w:rsidR="001C2C77">
        <w:rPr>
          <w:rFonts w:asciiTheme="minorHAnsi" w:hAnsiTheme="minorHAnsi" w:cstheme="minorHAnsi"/>
          <w:b/>
          <w:bCs/>
          <w:sz w:val="44"/>
          <w:szCs w:val="44"/>
        </w:rPr>
        <w:t xml:space="preserve"> and Rubrics</w:t>
      </w:r>
    </w:p>
    <w:p w14:paraId="670F50F9" w14:textId="279D0443" w:rsidR="00EB5EC2" w:rsidRPr="00224891" w:rsidRDefault="00396F8F" w:rsidP="00EB5EC2">
      <w:pPr>
        <w:spacing w:after="0" w:line="240" w:lineRule="auto"/>
        <w:ind w:left="0" w:right="0" w:firstLine="0"/>
        <w:jc w:val="center"/>
        <w:rPr>
          <w:rFonts w:asciiTheme="minorHAnsi" w:hAnsiTheme="minorHAnsi" w:cstheme="minorHAnsi"/>
        </w:rPr>
      </w:pPr>
      <w:r>
        <w:rPr>
          <w:rFonts w:asciiTheme="minorHAnsi" w:hAnsiTheme="minorHAnsi" w:cstheme="minorHAnsi"/>
          <w:b/>
          <w:bCs/>
          <w:sz w:val="44"/>
          <w:szCs w:val="44"/>
        </w:rPr>
        <w:br w:type="page"/>
      </w:r>
      <w:r w:rsidR="00EB5EC2" w:rsidRPr="00224891">
        <w:rPr>
          <w:rFonts w:asciiTheme="minorHAnsi" w:hAnsiTheme="minorHAnsi" w:cstheme="minorHAnsi"/>
          <w:noProof/>
        </w:rPr>
        <w:lastRenderedPageBreak/>
        <w:drawing>
          <wp:inline distT="0" distB="0" distL="0" distR="0" wp14:anchorId="791908E8" wp14:editId="259C22F3">
            <wp:extent cx="2185035" cy="594072"/>
            <wp:effectExtent l="0" t="0" r="5715" b="0"/>
            <wp:docPr id="19" name="Picture 19"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738" name="Picture 1738" descr="A picture containing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5035" cy="594072"/>
                    </a:xfrm>
                    <a:prstGeom prst="rect">
                      <a:avLst/>
                    </a:prstGeom>
                  </pic:spPr>
                </pic:pic>
              </a:graphicData>
            </a:graphic>
          </wp:inline>
        </w:drawing>
      </w:r>
    </w:p>
    <w:p w14:paraId="0B5953F4" w14:textId="77777777" w:rsidR="00D53526" w:rsidRPr="00D53526" w:rsidRDefault="00D53526" w:rsidP="00D53526">
      <w:pPr>
        <w:spacing w:after="0" w:line="240" w:lineRule="auto"/>
        <w:ind w:left="0" w:right="0" w:firstLine="0"/>
        <w:jc w:val="center"/>
        <w:textAlignment w:val="baseline"/>
        <w:rPr>
          <w:rFonts w:ascii="Segoe UI" w:eastAsia="Times New Roman" w:hAnsi="Segoe UI" w:cs="Segoe UI"/>
          <w:b/>
          <w:bCs/>
          <w:color w:val="4F81BD"/>
          <w:sz w:val="18"/>
          <w:szCs w:val="18"/>
        </w:rPr>
      </w:pPr>
      <w:r w:rsidRPr="00D53526">
        <w:rPr>
          <w:rFonts w:eastAsia="Times New Roman"/>
          <w:b/>
          <w:bCs/>
          <w:i/>
          <w:iCs/>
          <w:color w:val="auto"/>
          <w:sz w:val="36"/>
          <w:szCs w:val="36"/>
        </w:rPr>
        <w:t>Capstone Project (XXXX 495B)</w:t>
      </w:r>
      <w:r w:rsidRPr="00D53526">
        <w:rPr>
          <w:rFonts w:eastAsia="Times New Roman"/>
          <w:b/>
          <w:bCs/>
          <w:color w:val="auto"/>
          <w:sz w:val="36"/>
          <w:szCs w:val="36"/>
        </w:rPr>
        <w:t> </w:t>
      </w:r>
    </w:p>
    <w:p w14:paraId="7CF664BE" w14:textId="77777777" w:rsidR="00D53526" w:rsidRPr="00D53526" w:rsidRDefault="00D53526" w:rsidP="00D53526">
      <w:pPr>
        <w:spacing w:after="0" w:line="240" w:lineRule="auto"/>
        <w:ind w:left="0" w:right="3915" w:firstLine="0"/>
        <w:jc w:val="right"/>
        <w:textAlignment w:val="baseline"/>
        <w:rPr>
          <w:rFonts w:ascii="Segoe UI" w:eastAsia="Times New Roman" w:hAnsi="Segoe UI" w:cs="Segoe UI"/>
          <w:b/>
          <w:bCs/>
          <w:color w:val="4F81BD"/>
          <w:sz w:val="18"/>
          <w:szCs w:val="18"/>
        </w:rPr>
      </w:pPr>
      <w:r w:rsidRPr="00D53526">
        <w:rPr>
          <w:rFonts w:eastAsia="Times New Roman"/>
          <w:b/>
          <w:bCs/>
          <w:i/>
          <w:iCs/>
          <w:color w:val="C00000"/>
          <w:sz w:val="28"/>
          <w:szCs w:val="28"/>
        </w:rPr>
        <w:t>Supervision follow-up Form </w:t>
      </w:r>
      <w:r w:rsidRPr="00D53526">
        <w:rPr>
          <w:rFonts w:eastAsia="Times New Roman"/>
          <w:b/>
          <w:bCs/>
          <w:color w:val="C00000"/>
          <w:sz w:val="28"/>
          <w:szCs w:val="28"/>
        </w:rPr>
        <w:t> </w:t>
      </w:r>
    </w:p>
    <w:p w14:paraId="1383DA91" w14:textId="77777777" w:rsidR="00D53526" w:rsidRPr="00D53526" w:rsidRDefault="00D53526" w:rsidP="00D53526">
      <w:pPr>
        <w:spacing w:after="0" w:line="240" w:lineRule="auto"/>
        <w:ind w:left="195" w:right="0" w:firstLine="0"/>
        <w:jc w:val="center"/>
        <w:textAlignment w:val="baseline"/>
        <w:rPr>
          <w:rFonts w:ascii="Segoe UI" w:eastAsia="Times New Roman" w:hAnsi="Segoe UI" w:cs="Segoe UI"/>
          <w:sz w:val="18"/>
          <w:szCs w:val="18"/>
        </w:rPr>
      </w:pPr>
      <w:r w:rsidRPr="00D53526">
        <w:rPr>
          <w:rFonts w:eastAsia="Times New Roman"/>
          <w:b/>
          <w:bCs/>
          <w:i/>
          <w:iCs/>
          <w:szCs w:val="24"/>
        </w:rPr>
        <w:t> </w:t>
      </w:r>
      <w:r w:rsidRPr="00D53526">
        <w:rPr>
          <w:rFonts w:eastAsia="Times New Roman"/>
          <w:szCs w:val="24"/>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0"/>
        <w:gridCol w:w="3900"/>
        <w:gridCol w:w="255"/>
        <w:gridCol w:w="1140"/>
        <w:gridCol w:w="255"/>
        <w:gridCol w:w="165"/>
        <w:gridCol w:w="1125"/>
        <w:gridCol w:w="240"/>
        <w:gridCol w:w="999"/>
      </w:tblGrid>
      <w:tr w:rsidR="00D53526" w:rsidRPr="00D53526" w14:paraId="330FE5A2" w14:textId="77777777" w:rsidTr="00D53526">
        <w:trPr>
          <w:trHeight w:val="300"/>
        </w:trPr>
        <w:tc>
          <w:tcPr>
            <w:tcW w:w="255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4464A4CC" w14:textId="77777777" w:rsidR="00D53526" w:rsidRPr="00D53526" w:rsidRDefault="00D53526" w:rsidP="00D53526">
            <w:pPr>
              <w:spacing w:after="0" w:line="240" w:lineRule="auto"/>
              <w:ind w:left="105" w:right="0" w:firstLine="0"/>
              <w:jc w:val="left"/>
              <w:textAlignment w:val="baseline"/>
              <w:rPr>
                <w:rFonts w:ascii="Times New Roman" w:eastAsia="Times New Roman" w:hAnsi="Times New Roman" w:cs="Times New Roman"/>
                <w:szCs w:val="24"/>
              </w:rPr>
            </w:pPr>
            <w:r w:rsidRPr="00D53526">
              <w:rPr>
                <w:rFonts w:eastAsia="Times New Roman"/>
                <w:b/>
                <w:bCs/>
                <w:szCs w:val="24"/>
              </w:rPr>
              <w:t>Name of Student  </w:t>
            </w:r>
            <w:r w:rsidRPr="00D53526">
              <w:rPr>
                <w:rFonts w:eastAsia="Times New Roman"/>
                <w:szCs w:val="24"/>
              </w:rPr>
              <w:t> </w:t>
            </w:r>
          </w:p>
        </w:tc>
        <w:tc>
          <w:tcPr>
            <w:tcW w:w="3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41301D2" w14:textId="77777777" w:rsidR="00D53526" w:rsidRPr="00D53526" w:rsidRDefault="00D53526" w:rsidP="00D53526">
            <w:pPr>
              <w:spacing w:after="0" w:line="240" w:lineRule="auto"/>
              <w:ind w:left="105" w:right="0" w:firstLine="0"/>
              <w:jc w:val="left"/>
              <w:textAlignment w:val="baseline"/>
              <w:rPr>
                <w:rFonts w:ascii="Times New Roman" w:eastAsia="Times New Roman" w:hAnsi="Times New Roman" w:cs="Times New Roman"/>
                <w:szCs w:val="24"/>
              </w:rPr>
            </w:pPr>
            <w:r w:rsidRPr="00D53526">
              <w:rPr>
                <w:rFonts w:eastAsia="Times New Roman"/>
                <w:szCs w:val="24"/>
              </w:rPr>
              <w:t>  </w:t>
            </w:r>
          </w:p>
        </w:tc>
        <w:tc>
          <w:tcPr>
            <w:tcW w:w="1395" w:type="dxa"/>
            <w:gridSpan w:val="2"/>
            <w:tcBorders>
              <w:top w:val="single" w:sz="6" w:space="0" w:color="000000"/>
              <w:left w:val="single" w:sz="6" w:space="0" w:color="000000"/>
              <w:bottom w:val="single" w:sz="6" w:space="0" w:color="000000"/>
              <w:right w:val="nil"/>
            </w:tcBorders>
            <w:shd w:val="clear" w:color="auto" w:fill="DBE5F1"/>
            <w:vAlign w:val="center"/>
            <w:hideMark/>
          </w:tcPr>
          <w:p w14:paraId="4839BBB7" w14:textId="77777777" w:rsidR="00D53526" w:rsidRPr="00D53526" w:rsidRDefault="00D53526" w:rsidP="00D53526">
            <w:pPr>
              <w:spacing w:after="0" w:line="240" w:lineRule="auto"/>
              <w:ind w:left="105" w:right="0" w:firstLine="0"/>
              <w:jc w:val="left"/>
              <w:textAlignment w:val="baseline"/>
              <w:rPr>
                <w:rFonts w:ascii="Times New Roman" w:eastAsia="Times New Roman" w:hAnsi="Times New Roman" w:cs="Times New Roman"/>
                <w:szCs w:val="24"/>
              </w:rPr>
            </w:pPr>
            <w:r w:rsidRPr="00D53526">
              <w:rPr>
                <w:rFonts w:eastAsia="Times New Roman"/>
                <w:b/>
                <w:bCs/>
                <w:szCs w:val="24"/>
              </w:rPr>
              <w:t>Student ID </w:t>
            </w:r>
            <w:r w:rsidRPr="00D53526">
              <w:rPr>
                <w:rFonts w:eastAsia="Times New Roman"/>
                <w:szCs w:val="24"/>
              </w:rPr>
              <w:t> </w:t>
            </w:r>
          </w:p>
        </w:tc>
        <w:tc>
          <w:tcPr>
            <w:tcW w:w="420" w:type="dxa"/>
            <w:gridSpan w:val="2"/>
            <w:tcBorders>
              <w:top w:val="single" w:sz="6" w:space="0" w:color="000000"/>
              <w:left w:val="nil"/>
              <w:bottom w:val="single" w:sz="6" w:space="0" w:color="000000"/>
              <w:right w:val="single" w:sz="6" w:space="0" w:color="000000"/>
            </w:tcBorders>
            <w:shd w:val="clear" w:color="auto" w:fill="DBE5F1"/>
            <w:vAlign w:val="center"/>
            <w:hideMark/>
          </w:tcPr>
          <w:p w14:paraId="69E340EE"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szCs w:val="24"/>
              </w:rPr>
              <w:t> </w:t>
            </w:r>
          </w:p>
        </w:tc>
        <w:tc>
          <w:tcPr>
            <w:tcW w:w="1125" w:type="dxa"/>
            <w:tcBorders>
              <w:top w:val="single" w:sz="6" w:space="0" w:color="000000"/>
              <w:left w:val="single" w:sz="6" w:space="0" w:color="000000"/>
              <w:bottom w:val="single" w:sz="6" w:space="0" w:color="000000"/>
              <w:right w:val="nil"/>
            </w:tcBorders>
            <w:shd w:val="clear" w:color="auto" w:fill="auto"/>
            <w:vAlign w:val="center"/>
            <w:hideMark/>
          </w:tcPr>
          <w:p w14:paraId="4E3EE86A" w14:textId="77777777" w:rsidR="00D53526" w:rsidRPr="00D53526" w:rsidRDefault="00D53526" w:rsidP="00D53526">
            <w:pPr>
              <w:spacing w:after="0" w:line="240" w:lineRule="auto"/>
              <w:ind w:left="105" w:right="0" w:firstLine="0"/>
              <w:jc w:val="left"/>
              <w:textAlignment w:val="baseline"/>
              <w:rPr>
                <w:rFonts w:ascii="Times New Roman" w:eastAsia="Times New Roman" w:hAnsi="Times New Roman" w:cs="Times New Roman"/>
                <w:szCs w:val="24"/>
              </w:rPr>
            </w:pPr>
            <w:r w:rsidRPr="00D53526">
              <w:rPr>
                <w:rFonts w:eastAsia="Times New Roman"/>
                <w:szCs w:val="24"/>
              </w:rPr>
              <w:t>  </w:t>
            </w:r>
          </w:p>
        </w:tc>
        <w:tc>
          <w:tcPr>
            <w:tcW w:w="1215" w:type="dxa"/>
            <w:gridSpan w:val="2"/>
            <w:tcBorders>
              <w:top w:val="single" w:sz="6" w:space="0" w:color="000000"/>
              <w:left w:val="nil"/>
              <w:bottom w:val="single" w:sz="6" w:space="0" w:color="000000"/>
              <w:right w:val="single" w:sz="6" w:space="0" w:color="000000"/>
            </w:tcBorders>
            <w:shd w:val="clear" w:color="auto" w:fill="auto"/>
            <w:vAlign w:val="center"/>
            <w:hideMark/>
          </w:tcPr>
          <w:p w14:paraId="5E67114F"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szCs w:val="24"/>
              </w:rPr>
              <w:t> </w:t>
            </w:r>
          </w:p>
        </w:tc>
      </w:tr>
      <w:tr w:rsidR="00D53526" w:rsidRPr="00D53526" w14:paraId="7937E37E" w14:textId="77777777" w:rsidTr="00D53526">
        <w:trPr>
          <w:trHeight w:val="300"/>
        </w:trPr>
        <w:tc>
          <w:tcPr>
            <w:tcW w:w="255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3E93AD7" w14:textId="77777777" w:rsidR="00D53526" w:rsidRPr="00D53526" w:rsidRDefault="00D53526" w:rsidP="00D53526">
            <w:pPr>
              <w:spacing w:after="0" w:line="240" w:lineRule="auto"/>
              <w:ind w:left="105" w:right="0" w:firstLine="0"/>
              <w:jc w:val="left"/>
              <w:textAlignment w:val="baseline"/>
              <w:rPr>
                <w:rFonts w:ascii="Times New Roman" w:eastAsia="Times New Roman" w:hAnsi="Times New Roman" w:cs="Times New Roman"/>
                <w:szCs w:val="24"/>
              </w:rPr>
            </w:pPr>
            <w:r w:rsidRPr="00D53526">
              <w:rPr>
                <w:rFonts w:eastAsia="Times New Roman"/>
                <w:b/>
                <w:bCs/>
                <w:szCs w:val="24"/>
              </w:rPr>
              <w:t>Supervisor Name  </w:t>
            </w:r>
            <w:r w:rsidRPr="00D53526">
              <w:rPr>
                <w:rFonts w:eastAsia="Times New Roman"/>
                <w:szCs w:val="24"/>
              </w:rPr>
              <w:t> </w:t>
            </w:r>
          </w:p>
        </w:tc>
        <w:tc>
          <w:tcPr>
            <w:tcW w:w="3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830C6B" w14:textId="77777777" w:rsidR="00D53526" w:rsidRPr="00D53526" w:rsidRDefault="00D53526" w:rsidP="00D53526">
            <w:pPr>
              <w:spacing w:after="0" w:line="240" w:lineRule="auto"/>
              <w:ind w:left="105" w:right="0" w:firstLine="0"/>
              <w:jc w:val="left"/>
              <w:textAlignment w:val="baseline"/>
              <w:rPr>
                <w:rFonts w:ascii="Times New Roman" w:eastAsia="Times New Roman" w:hAnsi="Times New Roman" w:cs="Times New Roman"/>
                <w:szCs w:val="24"/>
              </w:rPr>
            </w:pPr>
            <w:r w:rsidRPr="00D53526">
              <w:rPr>
                <w:rFonts w:eastAsia="Times New Roman"/>
                <w:szCs w:val="24"/>
              </w:rPr>
              <w:t>  </w:t>
            </w:r>
          </w:p>
        </w:tc>
        <w:tc>
          <w:tcPr>
            <w:tcW w:w="1395" w:type="dxa"/>
            <w:gridSpan w:val="2"/>
            <w:tcBorders>
              <w:top w:val="single" w:sz="6" w:space="0" w:color="000000"/>
              <w:left w:val="single" w:sz="6" w:space="0" w:color="000000"/>
              <w:bottom w:val="single" w:sz="6" w:space="0" w:color="000000"/>
              <w:right w:val="nil"/>
            </w:tcBorders>
            <w:shd w:val="clear" w:color="auto" w:fill="DBE5F1"/>
            <w:vAlign w:val="center"/>
            <w:hideMark/>
          </w:tcPr>
          <w:p w14:paraId="2F803532" w14:textId="77777777" w:rsidR="00D53526" w:rsidRPr="00D53526" w:rsidRDefault="00D53526" w:rsidP="00D53526">
            <w:pPr>
              <w:spacing w:after="0" w:line="240" w:lineRule="auto"/>
              <w:ind w:left="105" w:right="0" w:firstLine="0"/>
              <w:jc w:val="left"/>
              <w:textAlignment w:val="baseline"/>
              <w:rPr>
                <w:rFonts w:ascii="Times New Roman" w:eastAsia="Times New Roman" w:hAnsi="Times New Roman" w:cs="Times New Roman"/>
                <w:szCs w:val="24"/>
              </w:rPr>
            </w:pPr>
            <w:r w:rsidRPr="00D53526">
              <w:rPr>
                <w:rFonts w:eastAsia="Times New Roman"/>
                <w:b/>
                <w:bCs/>
                <w:szCs w:val="24"/>
              </w:rPr>
              <w:t>Program  </w:t>
            </w:r>
            <w:r w:rsidRPr="00D53526">
              <w:rPr>
                <w:rFonts w:eastAsia="Times New Roman"/>
                <w:szCs w:val="24"/>
              </w:rPr>
              <w:t> </w:t>
            </w:r>
          </w:p>
        </w:tc>
        <w:tc>
          <w:tcPr>
            <w:tcW w:w="420" w:type="dxa"/>
            <w:gridSpan w:val="2"/>
            <w:tcBorders>
              <w:top w:val="single" w:sz="6" w:space="0" w:color="000000"/>
              <w:left w:val="nil"/>
              <w:bottom w:val="single" w:sz="6" w:space="0" w:color="000000"/>
              <w:right w:val="single" w:sz="6" w:space="0" w:color="000000"/>
            </w:tcBorders>
            <w:shd w:val="clear" w:color="auto" w:fill="DBE5F1"/>
            <w:vAlign w:val="center"/>
            <w:hideMark/>
          </w:tcPr>
          <w:p w14:paraId="64858E36"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szCs w:val="24"/>
              </w:rPr>
              <w:t> </w:t>
            </w:r>
          </w:p>
        </w:tc>
        <w:tc>
          <w:tcPr>
            <w:tcW w:w="1125" w:type="dxa"/>
            <w:tcBorders>
              <w:top w:val="single" w:sz="6" w:space="0" w:color="000000"/>
              <w:left w:val="single" w:sz="6" w:space="0" w:color="000000"/>
              <w:bottom w:val="single" w:sz="6" w:space="0" w:color="000000"/>
              <w:right w:val="nil"/>
            </w:tcBorders>
            <w:shd w:val="clear" w:color="auto" w:fill="auto"/>
            <w:vAlign w:val="center"/>
            <w:hideMark/>
          </w:tcPr>
          <w:p w14:paraId="72AD9FA8" w14:textId="77777777" w:rsidR="00D53526" w:rsidRPr="00D53526" w:rsidRDefault="00D53526" w:rsidP="00D53526">
            <w:pPr>
              <w:spacing w:after="0" w:line="240" w:lineRule="auto"/>
              <w:ind w:left="105" w:right="0" w:firstLine="0"/>
              <w:jc w:val="left"/>
              <w:textAlignment w:val="baseline"/>
              <w:rPr>
                <w:rFonts w:ascii="Times New Roman" w:eastAsia="Times New Roman" w:hAnsi="Times New Roman" w:cs="Times New Roman"/>
                <w:szCs w:val="24"/>
              </w:rPr>
            </w:pPr>
            <w:r w:rsidRPr="00D53526">
              <w:rPr>
                <w:rFonts w:eastAsia="Times New Roman"/>
                <w:szCs w:val="24"/>
              </w:rPr>
              <w:t>  </w:t>
            </w:r>
          </w:p>
        </w:tc>
        <w:tc>
          <w:tcPr>
            <w:tcW w:w="1215" w:type="dxa"/>
            <w:gridSpan w:val="2"/>
            <w:tcBorders>
              <w:top w:val="single" w:sz="6" w:space="0" w:color="000000"/>
              <w:left w:val="nil"/>
              <w:bottom w:val="single" w:sz="6" w:space="0" w:color="000000"/>
              <w:right w:val="single" w:sz="6" w:space="0" w:color="000000"/>
            </w:tcBorders>
            <w:shd w:val="clear" w:color="auto" w:fill="auto"/>
            <w:vAlign w:val="center"/>
            <w:hideMark/>
          </w:tcPr>
          <w:p w14:paraId="09D2DB68"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szCs w:val="24"/>
              </w:rPr>
              <w:t> </w:t>
            </w:r>
          </w:p>
        </w:tc>
      </w:tr>
      <w:tr w:rsidR="00D53526" w:rsidRPr="00D53526" w14:paraId="3F5DC2DC" w14:textId="77777777" w:rsidTr="00D53526">
        <w:trPr>
          <w:trHeight w:val="300"/>
        </w:trPr>
        <w:tc>
          <w:tcPr>
            <w:tcW w:w="2550" w:type="dxa"/>
            <w:tcBorders>
              <w:top w:val="single" w:sz="6" w:space="0" w:color="000000"/>
              <w:left w:val="single" w:sz="6" w:space="0" w:color="000000"/>
              <w:bottom w:val="single" w:sz="6" w:space="0" w:color="auto"/>
              <w:right w:val="single" w:sz="6" w:space="0" w:color="000000"/>
            </w:tcBorders>
            <w:shd w:val="clear" w:color="auto" w:fill="DBE5F1"/>
            <w:vAlign w:val="center"/>
            <w:hideMark/>
          </w:tcPr>
          <w:p w14:paraId="701F5A3F" w14:textId="77777777" w:rsidR="00D53526" w:rsidRPr="00D53526" w:rsidRDefault="00D53526" w:rsidP="00D53526">
            <w:pPr>
              <w:spacing w:after="0" w:line="240" w:lineRule="auto"/>
              <w:ind w:left="105" w:right="0" w:firstLine="0"/>
              <w:jc w:val="left"/>
              <w:textAlignment w:val="baseline"/>
              <w:rPr>
                <w:rFonts w:ascii="Times New Roman" w:eastAsia="Times New Roman" w:hAnsi="Times New Roman" w:cs="Times New Roman"/>
                <w:szCs w:val="24"/>
              </w:rPr>
            </w:pPr>
            <w:r w:rsidRPr="00D53526">
              <w:rPr>
                <w:rFonts w:eastAsia="Times New Roman"/>
                <w:b/>
                <w:bCs/>
                <w:szCs w:val="24"/>
              </w:rPr>
              <w:t>College  </w:t>
            </w:r>
            <w:r w:rsidRPr="00D53526">
              <w:rPr>
                <w:rFonts w:eastAsia="Times New Roman"/>
                <w:szCs w:val="24"/>
              </w:rPr>
              <w:t> </w:t>
            </w:r>
          </w:p>
        </w:tc>
        <w:tc>
          <w:tcPr>
            <w:tcW w:w="3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D61E4A" w14:textId="77777777" w:rsidR="00D53526" w:rsidRPr="00D53526" w:rsidRDefault="00D53526" w:rsidP="00D53526">
            <w:pPr>
              <w:spacing w:after="0" w:line="240" w:lineRule="auto"/>
              <w:ind w:left="105" w:right="0" w:firstLine="0"/>
              <w:jc w:val="left"/>
              <w:textAlignment w:val="baseline"/>
              <w:rPr>
                <w:rFonts w:ascii="Times New Roman" w:eastAsia="Times New Roman" w:hAnsi="Times New Roman" w:cs="Times New Roman"/>
                <w:szCs w:val="24"/>
              </w:rPr>
            </w:pPr>
            <w:r w:rsidRPr="00D53526">
              <w:rPr>
                <w:rFonts w:eastAsia="Times New Roman"/>
                <w:szCs w:val="24"/>
              </w:rPr>
              <w:t>  </w:t>
            </w:r>
          </w:p>
        </w:tc>
        <w:tc>
          <w:tcPr>
            <w:tcW w:w="1395" w:type="dxa"/>
            <w:gridSpan w:val="2"/>
            <w:tcBorders>
              <w:top w:val="single" w:sz="6" w:space="0" w:color="000000"/>
              <w:left w:val="single" w:sz="6" w:space="0" w:color="000000"/>
              <w:bottom w:val="single" w:sz="6" w:space="0" w:color="000000"/>
              <w:right w:val="nil"/>
            </w:tcBorders>
            <w:shd w:val="clear" w:color="auto" w:fill="DBE5F1"/>
            <w:vAlign w:val="center"/>
            <w:hideMark/>
          </w:tcPr>
          <w:p w14:paraId="1A550362" w14:textId="77777777" w:rsidR="00D53526" w:rsidRPr="00D53526" w:rsidRDefault="00D53526" w:rsidP="00D53526">
            <w:pPr>
              <w:spacing w:after="0" w:line="240" w:lineRule="auto"/>
              <w:ind w:left="105" w:right="0" w:firstLine="0"/>
              <w:jc w:val="left"/>
              <w:textAlignment w:val="baseline"/>
              <w:rPr>
                <w:rFonts w:ascii="Times New Roman" w:eastAsia="Times New Roman" w:hAnsi="Times New Roman" w:cs="Times New Roman"/>
                <w:szCs w:val="24"/>
              </w:rPr>
            </w:pPr>
            <w:r w:rsidRPr="00D53526">
              <w:rPr>
                <w:rFonts w:eastAsia="Times New Roman"/>
                <w:b/>
                <w:bCs/>
                <w:szCs w:val="24"/>
              </w:rPr>
              <w:t>Course Code </w:t>
            </w:r>
            <w:r w:rsidRPr="00D53526">
              <w:rPr>
                <w:rFonts w:eastAsia="Times New Roman"/>
                <w:szCs w:val="24"/>
              </w:rPr>
              <w:t> </w:t>
            </w:r>
          </w:p>
        </w:tc>
        <w:tc>
          <w:tcPr>
            <w:tcW w:w="420" w:type="dxa"/>
            <w:gridSpan w:val="2"/>
            <w:tcBorders>
              <w:top w:val="single" w:sz="6" w:space="0" w:color="000000"/>
              <w:left w:val="nil"/>
              <w:bottom w:val="single" w:sz="6" w:space="0" w:color="000000"/>
              <w:right w:val="single" w:sz="6" w:space="0" w:color="000000"/>
            </w:tcBorders>
            <w:shd w:val="clear" w:color="auto" w:fill="DBE5F1"/>
            <w:vAlign w:val="center"/>
            <w:hideMark/>
          </w:tcPr>
          <w:p w14:paraId="4A6F7BE0"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szCs w:val="24"/>
              </w:rPr>
              <w:t> </w:t>
            </w:r>
          </w:p>
        </w:tc>
        <w:tc>
          <w:tcPr>
            <w:tcW w:w="1125" w:type="dxa"/>
            <w:tcBorders>
              <w:top w:val="single" w:sz="6" w:space="0" w:color="000000"/>
              <w:left w:val="single" w:sz="6" w:space="0" w:color="000000"/>
              <w:bottom w:val="single" w:sz="6" w:space="0" w:color="000000"/>
              <w:right w:val="nil"/>
            </w:tcBorders>
            <w:shd w:val="clear" w:color="auto" w:fill="auto"/>
            <w:vAlign w:val="center"/>
            <w:hideMark/>
          </w:tcPr>
          <w:p w14:paraId="31F01FD6" w14:textId="77777777" w:rsidR="00D53526" w:rsidRPr="00D53526" w:rsidRDefault="00D53526" w:rsidP="00D53526">
            <w:pPr>
              <w:spacing w:after="0" w:line="240" w:lineRule="auto"/>
              <w:ind w:left="105" w:right="0" w:firstLine="0"/>
              <w:jc w:val="left"/>
              <w:textAlignment w:val="baseline"/>
              <w:rPr>
                <w:rFonts w:ascii="Times New Roman" w:eastAsia="Times New Roman" w:hAnsi="Times New Roman" w:cs="Times New Roman"/>
                <w:szCs w:val="24"/>
              </w:rPr>
            </w:pPr>
            <w:r w:rsidRPr="00D53526">
              <w:rPr>
                <w:rFonts w:eastAsia="Times New Roman"/>
                <w:szCs w:val="24"/>
              </w:rPr>
              <w:t>  </w:t>
            </w:r>
          </w:p>
        </w:tc>
        <w:tc>
          <w:tcPr>
            <w:tcW w:w="1215" w:type="dxa"/>
            <w:gridSpan w:val="2"/>
            <w:tcBorders>
              <w:top w:val="single" w:sz="6" w:space="0" w:color="000000"/>
              <w:left w:val="nil"/>
              <w:bottom w:val="single" w:sz="6" w:space="0" w:color="000000"/>
              <w:right w:val="single" w:sz="6" w:space="0" w:color="000000"/>
            </w:tcBorders>
            <w:shd w:val="clear" w:color="auto" w:fill="auto"/>
            <w:vAlign w:val="center"/>
            <w:hideMark/>
          </w:tcPr>
          <w:p w14:paraId="640217F3"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szCs w:val="24"/>
              </w:rPr>
              <w:t> </w:t>
            </w:r>
          </w:p>
        </w:tc>
      </w:tr>
      <w:tr w:rsidR="00D53526" w:rsidRPr="00D53526" w14:paraId="2D3A0177" w14:textId="77777777" w:rsidTr="00D53526">
        <w:trPr>
          <w:trHeight w:val="300"/>
        </w:trPr>
        <w:tc>
          <w:tcPr>
            <w:tcW w:w="2550" w:type="dxa"/>
            <w:vMerge w:val="restart"/>
            <w:tcBorders>
              <w:top w:val="single" w:sz="6" w:space="0" w:color="auto"/>
              <w:left w:val="single" w:sz="6" w:space="0" w:color="auto"/>
              <w:bottom w:val="single" w:sz="6" w:space="0" w:color="auto"/>
              <w:right w:val="single" w:sz="6" w:space="0" w:color="auto"/>
            </w:tcBorders>
            <w:shd w:val="clear" w:color="auto" w:fill="DBE5F1"/>
            <w:vAlign w:val="center"/>
            <w:hideMark/>
          </w:tcPr>
          <w:p w14:paraId="0B0935E3" w14:textId="77777777" w:rsidR="00D53526" w:rsidRPr="00D53526" w:rsidRDefault="00D53526" w:rsidP="00D53526">
            <w:pPr>
              <w:spacing w:after="0" w:line="240" w:lineRule="auto"/>
              <w:ind w:left="105" w:right="0" w:firstLine="0"/>
              <w:jc w:val="left"/>
              <w:textAlignment w:val="baseline"/>
              <w:rPr>
                <w:rFonts w:ascii="Times New Roman" w:eastAsia="Times New Roman" w:hAnsi="Times New Roman" w:cs="Times New Roman"/>
                <w:szCs w:val="24"/>
              </w:rPr>
            </w:pPr>
            <w:r w:rsidRPr="00D53526">
              <w:rPr>
                <w:rFonts w:eastAsia="Times New Roman"/>
                <w:b/>
                <w:bCs/>
                <w:szCs w:val="24"/>
              </w:rPr>
              <w:t>Course Title  </w:t>
            </w:r>
            <w:r w:rsidRPr="00D53526">
              <w:rPr>
                <w:rFonts w:eastAsia="Times New Roman"/>
                <w:szCs w:val="24"/>
              </w:rPr>
              <w:t> </w:t>
            </w:r>
          </w:p>
        </w:tc>
        <w:tc>
          <w:tcPr>
            <w:tcW w:w="3900" w:type="dxa"/>
            <w:vMerge w:val="restart"/>
            <w:tcBorders>
              <w:top w:val="single" w:sz="6" w:space="0" w:color="000000"/>
              <w:left w:val="single" w:sz="6" w:space="0" w:color="auto"/>
              <w:bottom w:val="single" w:sz="6" w:space="0" w:color="000000"/>
              <w:right w:val="single" w:sz="6" w:space="0" w:color="000000"/>
            </w:tcBorders>
            <w:shd w:val="clear" w:color="auto" w:fill="auto"/>
            <w:vAlign w:val="center"/>
            <w:hideMark/>
          </w:tcPr>
          <w:p w14:paraId="7B64EF46" w14:textId="77777777" w:rsidR="00D53526" w:rsidRPr="00D53526" w:rsidRDefault="00D53526" w:rsidP="00D53526">
            <w:pPr>
              <w:spacing w:after="0" w:line="240" w:lineRule="auto"/>
              <w:ind w:left="105" w:right="0" w:firstLine="0"/>
              <w:jc w:val="left"/>
              <w:textAlignment w:val="baseline"/>
              <w:rPr>
                <w:rFonts w:ascii="Times New Roman" w:eastAsia="Times New Roman" w:hAnsi="Times New Roman" w:cs="Times New Roman"/>
                <w:szCs w:val="24"/>
              </w:rPr>
            </w:pPr>
            <w:r w:rsidRPr="00D53526">
              <w:rPr>
                <w:rFonts w:eastAsia="Times New Roman"/>
                <w:szCs w:val="24"/>
              </w:rPr>
              <w:t>  </w:t>
            </w:r>
          </w:p>
        </w:tc>
        <w:tc>
          <w:tcPr>
            <w:tcW w:w="1395" w:type="dxa"/>
            <w:gridSpan w:val="2"/>
            <w:tcBorders>
              <w:top w:val="single" w:sz="6" w:space="0" w:color="000000"/>
              <w:left w:val="single" w:sz="6" w:space="0" w:color="000000"/>
              <w:bottom w:val="single" w:sz="6" w:space="0" w:color="000000"/>
              <w:right w:val="nil"/>
            </w:tcBorders>
            <w:shd w:val="clear" w:color="auto" w:fill="DBE5F1"/>
            <w:vAlign w:val="center"/>
            <w:hideMark/>
          </w:tcPr>
          <w:p w14:paraId="6A3C37E7" w14:textId="77777777" w:rsidR="00D53526" w:rsidRPr="00D53526" w:rsidRDefault="00D53526" w:rsidP="00D53526">
            <w:pPr>
              <w:spacing w:after="0" w:line="240" w:lineRule="auto"/>
              <w:ind w:left="105" w:right="0" w:firstLine="0"/>
              <w:jc w:val="left"/>
              <w:textAlignment w:val="baseline"/>
              <w:rPr>
                <w:rFonts w:ascii="Times New Roman" w:eastAsia="Times New Roman" w:hAnsi="Times New Roman" w:cs="Times New Roman"/>
                <w:szCs w:val="24"/>
              </w:rPr>
            </w:pPr>
            <w:r w:rsidRPr="00D53526">
              <w:rPr>
                <w:rFonts w:eastAsia="Times New Roman"/>
                <w:b/>
                <w:bCs/>
                <w:szCs w:val="24"/>
              </w:rPr>
              <w:t>Academic Year</w:t>
            </w:r>
            <w:r w:rsidRPr="00D53526">
              <w:rPr>
                <w:rFonts w:eastAsia="Times New Roman"/>
                <w:szCs w:val="24"/>
              </w:rPr>
              <w:t> </w:t>
            </w:r>
          </w:p>
        </w:tc>
        <w:tc>
          <w:tcPr>
            <w:tcW w:w="420" w:type="dxa"/>
            <w:gridSpan w:val="2"/>
            <w:tcBorders>
              <w:top w:val="single" w:sz="6" w:space="0" w:color="000000"/>
              <w:left w:val="nil"/>
              <w:bottom w:val="single" w:sz="6" w:space="0" w:color="auto"/>
              <w:right w:val="single" w:sz="6" w:space="0" w:color="000000"/>
            </w:tcBorders>
            <w:shd w:val="clear" w:color="auto" w:fill="DBE5F1"/>
            <w:vAlign w:val="center"/>
            <w:hideMark/>
          </w:tcPr>
          <w:p w14:paraId="23399347"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b/>
                <w:bCs/>
                <w:szCs w:val="24"/>
              </w:rPr>
              <w:t> </w:t>
            </w:r>
            <w:r w:rsidRPr="00D53526">
              <w:rPr>
                <w:rFonts w:eastAsia="Times New Roman"/>
                <w:szCs w:val="24"/>
              </w:rPr>
              <w:t> </w:t>
            </w:r>
          </w:p>
        </w:tc>
        <w:tc>
          <w:tcPr>
            <w:tcW w:w="1125" w:type="dxa"/>
            <w:tcBorders>
              <w:top w:val="single" w:sz="6" w:space="0" w:color="000000"/>
              <w:left w:val="single" w:sz="6" w:space="0" w:color="000000"/>
              <w:bottom w:val="single" w:sz="6" w:space="0" w:color="auto"/>
              <w:right w:val="nil"/>
            </w:tcBorders>
            <w:shd w:val="clear" w:color="auto" w:fill="auto"/>
            <w:vAlign w:val="center"/>
            <w:hideMark/>
          </w:tcPr>
          <w:p w14:paraId="72D3D605" w14:textId="77777777" w:rsidR="00D53526" w:rsidRPr="00D53526" w:rsidRDefault="00D53526" w:rsidP="00D53526">
            <w:pPr>
              <w:spacing w:after="0" w:line="240" w:lineRule="auto"/>
              <w:ind w:left="105" w:right="0" w:firstLine="0"/>
              <w:jc w:val="left"/>
              <w:textAlignment w:val="baseline"/>
              <w:rPr>
                <w:rFonts w:ascii="Times New Roman" w:eastAsia="Times New Roman" w:hAnsi="Times New Roman" w:cs="Times New Roman"/>
                <w:szCs w:val="24"/>
              </w:rPr>
            </w:pPr>
            <w:r w:rsidRPr="00D53526">
              <w:rPr>
                <w:rFonts w:eastAsia="Times New Roman"/>
                <w:szCs w:val="24"/>
              </w:rPr>
              <w:t>  </w:t>
            </w:r>
          </w:p>
        </w:tc>
        <w:tc>
          <w:tcPr>
            <w:tcW w:w="1215" w:type="dxa"/>
            <w:gridSpan w:val="2"/>
            <w:tcBorders>
              <w:top w:val="single" w:sz="6" w:space="0" w:color="000000"/>
              <w:left w:val="nil"/>
              <w:bottom w:val="single" w:sz="6" w:space="0" w:color="000000"/>
              <w:right w:val="single" w:sz="6" w:space="0" w:color="000000"/>
            </w:tcBorders>
            <w:shd w:val="clear" w:color="auto" w:fill="auto"/>
            <w:vAlign w:val="center"/>
            <w:hideMark/>
          </w:tcPr>
          <w:p w14:paraId="43C665BE"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szCs w:val="24"/>
              </w:rPr>
              <w:t> </w:t>
            </w:r>
          </w:p>
        </w:tc>
      </w:tr>
      <w:tr w:rsidR="00D53526" w:rsidRPr="00D53526" w14:paraId="32447551" w14:textId="77777777" w:rsidTr="00D53526">
        <w:trPr>
          <w:trHeight w:val="476"/>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5570B19" w14:textId="77777777" w:rsidR="00D53526" w:rsidRPr="00D53526" w:rsidRDefault="00D53526" w:rsidP="00D53526">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auto"/>
              <w:bottom w:val="single" w:sz="6" w:space="0" w:color="000000"/>
              <w:right w:val="single" w:sz="6" w:space="0" w:color="000000"/>
            </w:tcBorders>
            <w:shd w:val="clear" w:color="auto" w:fill="auto"/>
            <w:vAlign w:val="center"/>
            <w:hideMark/>
          </w:tcPr>
          <w:p w14:paraId="175181E5" w14:textId="77777777" w:rsidR="00D53526" w:rsidRPr="00D53526" w:rsidRDefault="00D53526" w:rsidP="00D53526">
            <w:pPr>
              <w:spacing w:after="0" w:line="240" w:lineRule="auto"/>
              <w:ind w:left="0" w:right="0" w:firstLine="0"/>
              <w:jc w:val="left"/>
              <w:rPr>
                <w:rFonts w:ascii="Times New Roman" w:eastAsia="Times New Roman" w:hAnsi="Times New Roman" w:cs="Times New Roman"/>
                <w:szCs w:val="24"/>
              </w:rPr>
            </w:pPr>
          </w:p>
        </w:tc>
        <w:tc>
          <w:tcPr>
            <w:tcW w:w="4170" w:type="dxa"/>
            <w:gridSpan w:val="7"/>
            <w:vMerge w:val="restart"/>
            <w:tcBorders>
              <w:top w:val="single" w:sz="6" w:space="0" w:color="000000"/>
              <w:left w:val="single" w:sz="6" w:space="0" w:color="000000"/>
              <w:bottom w:val="nil"/>
              <w:right w:val="single" w:sz="6" w:space="0" w:color="auto"/>
            </w:tcBorders>
            <w:shd w:val="clear" w:color="auto" w:fill="DBE5F1"/>
            <w:vAlign w:val="center"/>
            <w:hideMark/>
          </w:tcPr>
          <w:p w14:paraId="2CF0F06E" w14:textId="77777777" w:rsidR="00D53526" w:rsidRPr="00D53526" w:rsidRDefault="00D53526" w:rsidP="00D53526">
            <w:pPr>
              <w:spacing w:after="0" w:line="240" w:lineRule="auto"/>
              <w:ind w:left="0" w:right="0" w:firstLine="0"/>
              <w:jc w:val="center"/>
              <w:textAlignment w:val="baseline"/>
              <w:rPr>
                <w:rFonts w:ascii="Times New Roman" w:eastAsia="Times New Roman" w:hAnsi="Times New Roman" w:cs="Times New Roman"/>
                <w:szCs w:val="24"/>
              </w:rPr>
            </w:pPr>
            <w:r w:rsidRPr="00D53526">
              <w:rPr>
                <w:rFonts w:eastAsia="Times New Roman"/>
                <w:b/>
                <w:bCs/>
                <w:szCs w:val="24"/>
              </w:rPr>
              <w:t>Semester</w:t>
            </w:r>
            <w:r w:rsidRPr="00D53526">
              <w:rPr>
                <w:rFonts w:eastAsia="Times New Roman"/>
                <w:szCs w:val="24"/>
              </w:rPr>
              <w:t> </w:t>
            </w:r>
          </w:p>
        </w:tc>
      </w:tr>
      <w:tr w:rsidR="00D53526" w:rsidRPr="00D53526" w14:paraId="6201F0E1" w14:textId="77777777" w:rsidTr="00D53526">
        <w:trPr>
          <w:trHeight w:val="476"/>
        </w:trPr>
        <w:tc>
          <w:tcPr>
            <w:tcW w:w="2550" w:type="dxa"/>
            <w:vMerge w:val="restart"/>
            <w:tcBorders>
              <w:top w:val="single" w:sz="6" w:space="0" w:color="auto"/>
              <w:left w:val="single" w:sz="6" w:space="0" w:color="auto"/>
              <w:bottom w:val="single" w:sz="6" w:space="0" w:color="auto"/>
              <w:right w:val="single" w:sz="6" w:space="0" w:color="auto"/>
            </w:tcBorders>
            <w:shd w:val="clear" w:color="auto" w:fill="DBE5F1"/>
            <w:vAlign w:val="center"/>
            <w:hideMark/>
          </w:tcPr>
          <w:p w14:paraId="0755779A" w14:textId="77777777" w:rsidR="00D53526" w:rsidRPr="00D53526" w:rsidRDefault="00D53526" w:rsidP="00D53526">
            <w:pPr>
              <w:spacing w:after="0" w:line="240" w:lineRule="auto"/>
              <w:ind w:left="105" w:right="0" w:firstLine="0"/>
              <w:jc w:val="left"/>
              <w:textAlignment w:val="baseline"/>
              <w:rPr>
                <w:rFonts w:ascii="Times New Roman" w:eastAsia="Times New Roman" w:hAnsi="Times New Roman" w:cs="Times New Roman"/>
                <w:szCs w:val="24"/>
              </w:rPr>
            </w:pPr>
            <w:r w:rsidRPr="00D53526">
              <w:rPr>
                <w:rFonts w:eastAsia="Times New Roman"/>
                <w:b/>
                <w:bCs/>
                <w:szCs w:val="24"/>
              </w:rPr>
              <w:t>Project/ Project Title  </w:t>
            </w:r>
            <w:r w:rsidRPr="00D53526">
              <w:rPr>
                <w:rFonts w:eastAsia="Times New Roman"/>
                <w:szCs w:val="24"/>
              </w:rPr>
              <w:t> </w:t>
            </w:r>
          </w:p>
        </w:tc>
        <w:tc>
          <w:tcPr>
            <w:tcW w:w="3900" w:type="dxa"/>
            <w:vMerge w:val="restart"/>
            <w:tcBorders>
              <w:top w:val="single" w:sz="6" w:space="0" w:color="auto"/>
              <w:left w:val="single" w:sz="6" w:space="0" w:color="auto"/>
              <w:bottom w:val="single" w:sz="6" w:space="0" w:color="auto"/>
              <w:right w:val="single" w:sz="6" w:space="0" w:color="000000"/>
            </w:tcBorders>
            <w:shd w:val="clear" w:color="auto" w:fill="auto"/>
            <w:vAlign w:val="center"/>
            <w:hideMark/>
          </w:tcPr>
          <w:p w14:paraId="74D9F3E2" w14:textId="77777777" w:rsidR="00D53526" w:rsidRPr="00D53526" w:rsidRDefault="00D53526" w:rsidP="00D53526">
            <w:pPr>
              <w:spacing w:after="0" w:line="240" w:lineRule="auto"/>
              <w:ind w:left="105" w:right="0" w:firstLine="0"/>
              <w:jc w:val="left"/>
              <w:textAlignment w:val="baseline"/>
              <w:rPr>
                <w:rFonts w:ascii="Times New Roman" w:eastAsia="Times New Roman" w:hAnsi="Times New Roman" w:cs="Times New Roman"/>
                <w:szCs w:val="24"/>
              </w:rPr>
            </w:pPr>
            <w:r w:rsidRPr="00D53526">
              <w:rPr>
                <w:rFonts w:eastAsia="Times New Roman"/>
                <w:szCs w:val="24"/>
              </w:rPr>
              <w:t>  </w:t>
            </w:r>
          </w:p>
        </w:tc>
        <w:tc>
          <w:tcPr>
            <w:tcW w:w="0" w:type="auto"/>
            <w:gridSpan w:val="7"/>
            <w:vMerge/>
            <w:tcBorders>
              <w:top w:val="single" w:sz="6" w:space="0" w:color="auto"/>
              <w:left w:val="single" w:sz="6" w:space="0" w:color="auto"/>
              <w:bottom w:val="single" w:sz="6" w:space="0" w:color="auto"/>
              <w:right w:val="single" w:sz="6" w:space="0" w:color="000000"/>
            </w:tcBorders>
            <w:shd w:val="clear" w:color="auto" w:fill="auto"/>
            <w:vAlign w:val="center"/>
            <w:hideMark/>
          </w:tcPr>
          <w:p w14:paraId="686E13FE" w14:textId="77777777" w:rsidR="00D53526" w:rsidRPr="00D53526" w:rsidRDefault="00D53526" w:rsidP="00D53526">
            <w:pPr>
              <w:spacing w:after="0" w:line="240" w:lineRule="auto"/>
              <w:ind w:left="0" w:right="0" w:firstLine="0"/>
              <w:jc w:val="left"/>
              <w:rPr>
                <w:rFonts w:ascii="Times New Roman" w:eastAsia="Times New Roman" w:hAnsi="Times New Roman" w:cs="Times New Roman"/>
                <w:szCs w:val="24"/>
              </w:rPr>
            </w:pPr>
          </w:p>
        </w:tc>
      </w:tr>
      <w:tr w:rsidR="00D53526" w:rsidRPr="00D53526" w14:paraId="43491191" w14:textId="77777777" w:rsidTr="00D53526">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F82E05F" w14:textId="77777777" w:rsidR="00D53526" w:rsidRPr="00D53526" w:rsidRDefault="00D53526" w:rsidP="00D53526">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auto"/>
              <w:left w:val="single" w:sz="6" w:space="0" w:color="auto"/>
              <w:bottom w:val="single" w:sz="6" w:space="0" w:color="auto"/>
              <w:right w:val="single" w:sz="6" w:space="0" w:color="000000"/>
            </w:tcBorders>
            <w:shd w:val="clear" w:color="auto" w:fill="auto"/>
            <w:vAlign w:val="center"/>
            <w:hideMark/>
          </w:tcPr>
          <w:p w14:paraId="5AE68749" w14:textId="77777777" w:rsidR="00D53526" w:rsidRPr="00D53526" w:rsidRDefault="00D53526" w:rsidP="00D53526">
            <w:pPr>
              <w:spacing w:after="0" w:line="240" w:lineRule="auto"/>
              <w:ind w:left="0" w:right="0" w:firstLine="0"/>
              <w:jc w:val="left"/>
              <w:rPr>
                <w:rFonts w:ascii="Times New Roman" w:eastAsia="Times New Roman" w:hAnsi="Times New Roman" w:cs="Times New Roman"/>
                <w:szCs w:val="24"/>
              </w:rPr>
            </w:pPr>
          </w:p>
        </w:tc>
        <w:tc>
          <w:tcPr>
            <w:tcW w:w="255" w:type="dxa"/>
            <w:tcBorders>
              <w:top w:val="single" w:sz="6" w:space="0" w:color="000000"/>
              <w:left w:val="single" w:sz="6" w:space="0" w:color="auto"/>
              <w:bottom w:val="single" w:sz="6" w:space="0" w:color="000000"/>
              <w:right w:val="single" w:sz="6" w:space="0" w:color="000000"/>
            </w:tcBorders>
            <w:shd w:val="clear" w:color="auto" w:fill="auto"/>
            <w:vAlign w:val="center"/>
            <w:hideMark/>
          </w:tcPr>
          <w:p w14:paraId="58E0CF37" w14:textId="77777777" w:rsidR="00D53526" w:rsidRPr="00D53526" w:rsidRDefault="00D53526" w:rsidP="00D53526">
            <w:pPr>
              <w:spacing w:after="0" w:line="240" w:lineRule="auto"/>
              <w:ind w:left="105" w:right="0" w:firstLine="0"/>
              <w:jc w:val="center"/>
              <w:textAlignment w:val="baseline"/>
              <w:rPr>
                <w:rFonts w:ascii="Times New Roman" w:eastAsia="Times New Roman" w:hAnsi="Times New Roman" w:cs="Times New Roman"/>
                <w:szCs w:val="24"/>
              </w:rPr>
            </w:pPr>
            <w:r w:rsidRPr="00D53526">
              <w:rPr>
                <w:rFonts w:eastAsia="Times New Roman"/>
                <w:szCs w:val="24"/>
              </w:rPr>
              <w:t> </w:t>
            </w:r>
          </w:p>
        </w:tc>
        <w:tc>
          <w:tcPr>
            <w:tcW w:w="11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437A46B3" w14:textId="77777777" w:rsidR="00D53526" w:rsidRPr="00D53526" w:rsidRDefault="00D53526" w:rsidP="00D53526">
            <w:pPr>
              <w:spacing w:after="0" w:line="240" w:lineRule="auto"/>
              <w:ind w:left="90" w:right="0" w:firstLine="0"/>
              <w:jc w:val="center"/>
              <w:textAlignment w:val="baseline"/>
              <w:rPr>
                <w:rFonts w:ascii="Times New Roman" w:eastAsia="Times New Roman" w:hAnsi="Times New Roman" w:cs="Times New Roman"/>
                <w:szCs w:val="24"/>
              </w:rPr>
            </w:pPr>
            <w:r w:rsidRPr="00D53526">
              <w:rPr>
                <w:rFonts w:eastAsia="Times New Roman"/>
                <w:b/>
                <w:bCs/>
                <w:szCs w:val="24"/>
              </w:rPr>
              <w:t>First</w:t>
            </w:r>
            <w:r w:rsidRPr="00D53526">
              <w:rPr>
                <w:rFonts w:eastAsia="Times New Roman"/>
                <w:szCs w:val="24"/>
              </w:rPr>
              <w:t> </w:t>
            </w:r>
          </w:p>
        </w:tc>
        <w:tc>
          <w:tcPr>
            <w:tcW w:w="255" w:type="dxa"/>
            <w:tcBorders>
              <w:top w:val="single" w:sz="6" w:space="0" w:color="auto"/>
              <w:left w:val="single" w:sz="6" w:space="0" w:color="000000"/>
              <w:bottom w:val="single" w:sz="6" w:space="0" w:color="000000"/>
              <w:right w:val="single" w:sz="6" w:space="0" w:color="000000"/>
            </w:tcBorders>
            <w:shd w:val="clear" w:color="auto" w:fill="auto"/>
            <w:vAlign w:val="center"/>
            <w:hideMark/>
          </w:tcPr>
          <w:p w14:paraId="44F71313" w14:textId="77777777" w:rsidR="00D53526" w:rsidRPr="00D53526" w:rsidRDefault="00D53526" w:rsidP="00D53526">
            <w:pPr>
              <w:spacing w:after="0" w:line="240" w:lineRule="auto"/>
              <w:ind w:left="30" w:right="0" w:firstLine="0"/>
              <w:jc w:val="center"/>
              <w:textAlignment w:val="baseline"/>
              <w:rPr>
                <w:rFonts w:ascii="Times New Roman" w:eastAsia="Times New Roman" w:hAnsi="Times New Roman" w:cs="Times New Roman"/>
                <w:szCs w:val="24"/>
              </w:rPr>
            </w:pPr>
            <w:r w:rsidRPr="00D53526">
              <w:rPr>
                <w:rFonts w:eastAsia="Times New Roman"/>
                <w:szCs w:val="24"/>
              </w:rPr>
              <w:t> </w:t>
            </w:r>
          </w:p>
        </w:tc>
        <w:tc>
          <w:tcPr>
            <w:tcW w:w="1290" w:type="dxa"/>
            <w:gridSpan w:val="2"/>
            <w:tcBorders>
              <w:top w:val="single" w:sz="6" w:space="0" w:color="auto"/>
              <w:left w:val="single" w:sz="6" w:space="0" w:color="000000"/>
              <w:bottom w:val="single" w:sz="6" w:space="0" w:color="000000"/>
              <w:right w:val="single" w:sz="6" w:space="0" w:color="000000"/>
            </w:tcBorders>
            <w:shd w:val="clear" w:color="auto" w:fill="DBE5F1"/>
            <w:vAlign w:val="center"/>
            <w:hideMark/>
          </w:tcPr>
          <w:p w14:paraId="55A395C5" w14:textId="77777777" w:rsidR="00D53526" w:rsidRPr="00D53526" w:rsidRDefault="00D53526" w:rsidP="00D53526">
            <w:pPr>
              <w:spacing w:after="0" w:line="240" w:lineRule="auto"/>
              <w:ind w:left="90" w:right="0" w:firstLine="0"/>
              <w:jc w:val="center"/>
              <w:textAlignment w:val="baseline"/>
              <w:rPr>
                <w:rFonts w:ascii="Times New Roman" w:eastAsia="Times New Roman" w:hAnsi="Times New Roman" w:cs="Times New Roman"/>
                <w:szCs w:val="24"/>
              </w:rPr>
            </w:pPr>
            <w:r w:rsidRPr="00D53526">
              <w:rPr>
                <w:rFonts w:eastAsia="Times New Roman"/>
                <w:b/>
                <w:bCs/>
                <w:szCs w:val="24"/>
              </w:rPr>
              <w:t>Second</w:t>
            </w:r>
            <w:r w:rsidRPr="00D53526">
              <w:rPr>
                <w:rFonts w:eastAsia="Times New Roman"/>
                <w:szCs w:val="24"/>
              </w:rPr>
              <w:t> </w:t>
            </w:r>
          </w:p>
        </w:tc>
        <w:tc>
          <w:tcPr>
            <w:tcW w:w="24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B5868C" w14:textId="77777777" w:rsidR="00D53526" w:rsidRPr="00D53526" w:rsidRDefault="00D53526" w:rsidP="00D53526">
            <w:pPr>
              <w:spacing w:after="0" w:line="240" w:lineRule="auto"/>
              <w:ind w:left="30" w:right="0" w:firstLine="0"/>
              <w:jc w:val="center"/>
              <w:textAlignment w:val="baseline"/>
              <w:rPr>
                <w:rFonts w:ascii="Times New Roman" w:eastAsia="Times New Roman" w:hAnsi="Times New Roman" w:cs="Times New Roman"/>
                <w:szCs w:val="24"/>
              </w:rPr>
            </w:pPr>
            <w:r w:rsidRPr="00D53526">
              <w:rPr>
                <w:rFonts w:eastAsia="Times New Roman"/>
                <w:szCs w:val="24"/>
              </w:rPr>
              <w:t> </w:t>
            </w:r>
          </w:p>
        </w:tc>
        <w:tc>
          <w:tcPr>
            <w:tcW w:w="96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1F79CD8" w14:textId="77777777" w:rsidR="00D53526" w:rsidRPr="00D53526" w:rsidRDefault="00D53526" w:rsidP="00D53526">
            <w:pPr>
              <w:spacing w:after="0" w:line="240" w:lineRule="auto"/>
              <w:ind w:left="90" w:right="0" w:firstLine="0"/>
              <w:jc w:val="center"/>
              <w:textAlignment w:val="baseline"/>
              <w:rPr>
                <w:rFonts w:ascii="Times New Roman" w:eastAsia="Times New Roman" w:hAnsi="Times New Roman" w:cs="Times New Roman"/>
                <w:szCs w:val="24"/>
              </w:rPr>
            </w:pPr>
            <w:r w:rsidRPr="00D53526">
              <w:rPr>
                <w:rFonts w:eastAsia="Times New Roman"/>
                <w:b/>
                <w:bCs/>
                <w:szCs w:val="24"/>
              </w:rPr>
              <w:t>Summer</w:t>
            </w:r>
            <w:r w:rsidRPr="00D53526">
              <w:rPr>
                <w:rFonts w:eastAsia="Times New Roman"/>
                <w:szCs w:val="24"/>
              </w:rPr>
              <w:t> </w:t>
            </w:r>
          </w:p>
        </w:tc>
      </w:tr>
    </w:tbl>
    <w:p w14:paraId="6533AE55" w14:textId="77777777" w:rsidR="00D53526" w:rsidRPr="00D53526" w:rsidRDefault="00D53526" w:rsidP="00D53526">
      <w:pPr>
        <w:spacing w:after="0" w:line="240" w:lineRule="auto"/>
        <w:ind w:left="1215" w:right="0" w:firstLine="0"/>
        <w:jc w:val="left"/>
        <w:textAlignment w:val="baseline"/>
        <w:rPr>
          <w:rFonts w:ascii="Segoe UI" w:eastAsia="Times New Roman" w:hAnsi="Segoe UI" w:cs="Segoe UI"/>
          <w:sz w:val="18"/>
          <w:szCs w:val="18"/>
        </w:rPr>
      </w:pPr>
      <w:r w:rsidRPr="00D53526">
        <w:rPr>
          <w:rFonts w:eastAsia="Times New Roman"/>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5"/>
        <w:gridCol w:w="7920"/>
      </w:tblGrid>
      <w:tr w:rsidR="00D53526" w:rsidRPr="00D53526" w14:paraId="22DAEF46" w14:textId="77777777" w:rsidTr="00D53526">
        <w:trPr>
          <w:trHeight w:val="300"/>
        </w:trPr>
        <w:tc>
          <w:tcPr>
            <w:tcW w:w="268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AB3D7BC"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b/>
                <w:bCs/>
                <w:szCs w:val="24"/>
              </w:rPr>
              <w:t>Summary of work  </w:t>
            </w:r>
            <w:r w:rsidRPr="00D53526">
              <w:rPr>
                <w:rFonts w:eastAsia="Times New Roman"/>
                <w:szCs w:val="24"/>
              </w:rPr>
              <w:t> </w:t>
            </w:r>
          </w:p>
        </w:tc>
        <w:tc>
          <w:tcPr>
            <w:tcW w:w="7920" w:type="dxa"/>
            <w:tcBorders>
              <w:top w:val="single" w:sz="6" w:space="0" w:color="000000"/>
              <w:left w:val="single" w:sz="6" w:space="0" w:color="000000"/>
              <w:bottom w:val="single" w:sz="6" w:space="0" w:color="000000"/>
              <w:right w:val="single" w:sz="6" w:space="0" w:color="000000"/>
            </w:tcBorders>
            <w:shd w:val="clear" w:color="auto" w:fill="auto"/>
            <w:hideMark/>
          </w:tcPr>
          <w:p w14:paraId="30680D82"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szCs w:val="24"/>
              </w:rPr>
              <w:t>  </w:t>
            </w:r>
          </w:p>
        </w:tc>
      </w:tr>
      <w:tr w:rsidR="00D53526" w:rsidRPr="00D53526" w14:paraId="4F29B880" w14:textId="77777777" w:rsidTr="00D53526">
        <w:trPr>
          <w:trHeight w:val="300"/>
        </w:trPr>
        <w:tc>
          <w:tcPr>
            <w:tcW w:w="268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441A0900"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b/>
                <w:bCs/>
                <w:szCs w:val="24"/>
              </w:rPr>
              <w:t>Work Required by Next </w:t>
            </w:r>
            <w:r w:rsidRPr="00D53526">
              <w:rPr>
                <w:rFonts w:eastAsia="Times New Roman"/>
                <w:szCs w:val="24"/>
              </w:rPr>
              <w:t> </w:t>
            </w:r>
          </w:p>
          <w:p w14:paraId="35D82429"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b/>
                <w:bCs/>
                <w:szCs w:val="24"/>
              </w:rPr>
              <w:t>Meeting  </w:t>
            </w:r>
            <w:r w:rsidRPr="00D53526">
              <w:rPr>
                <w:rFonts w:eastAsia="Times New Roman"/>
                <w:szCs w:val="24"/>
              </w:rPr>
              <w:t> </w:t>
            </w:r>
          </w:p>
        </w:tc>
        <w:tc>
          <w:tcPr>
            <w:tcW w:w="7920" w:type="dxa"/>
            <w:tcBorders>
              <w:top w:val="single" w:sz="6" w:space="0" w:color="000000"/>
              <w:left w:val="single" w:sz="6" w:space="0" w:color="000000"/>
              <w:bottom w:val="single" w:sz="6" w:space="0" w:color="000000"/>
              <w:right w:val="single" w:sz="6" w:space="0" w:color="000000"/>
            </w:tcBorders>
            <w:shd w:val="clear" w:color="auto" w:fill="auto"/>
            <w:hideMark/>
          </w:tcPr>
          <w:p w14:paraId="3FF00698"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szCs w:val="24"/>
              </w:rPr>
              <w:t>  </w:t>
            </w:r>
          </w:p>
          <w:p w14:paraId="7639DCEB"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szCs w:val="24"/>
              </w:rPr>
              <w:t>  </w:t>
            </w:r>
          </w:p>
          <w:p w14:paraId="24DD0C33"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szCs w:val="24"/>
              </w:rPr>
              <w:t>  </w:t>
            </w:r>
          </w:p>
        </w:tc>
      </w:tr>
      <w:tr w:rsidR="00D53526" w:rsidRPr="00D53526" w14:paraId="255453CA" w14:textId="77777777" w:rsidTr="00D53526">
        <w:trPr>
          <w:trHeight w:val="300"/>
        </w:trPr>
        <w:tc>
          <w:tcPr>
            <w:tcW w:w="268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E97D447"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b/>
                <w:bCs/>
                <w:szCs w:val="24"/>
              </w:rPr>
              <w:t>Date of Next Meeting  </w:t>
            </w:r>
            <w:r w:rsidRPr="00D53526">
              <w:rPr>
                <w:rFonts w:eastAsia="Times New Roman"/>
                <w:szCs w:val="24"/>
              </w:rPr>
              <w:t> </w:t>
            </w:r>
          </w:p>
        </w:tc>
        <w:tc>
          <w:tcPr>
            <w:tcW w:w="7920" w:type="dxa"/>
            <w:tcBorders>
              <w:top w:val="single" w:sz="6" w:space="0" w:color="000000"/>
              <w:left w:val="single" w:sz="6" w:space="0" w:color="000000"/>
              <w:bottom w:val="single" w:sz="6" w:space="0" w:color="000000"/>
              <w:right w:val="single" w:sz="6" w:space="0" w:color="000000"/>
            </w:tcBorders>
            <w:shd w:val="clear" w:color="auto" w:fill="auto"/>
            <w:hideMark/>
          </w:tcPr>
          <w:p w14:paraId="71B77019"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szCs w:val="24"/>
              </w:rPr>
              <w:t>  </w:t>
            </w:r>
          </w:p>
        </w:tc>
      </w:tr>
    </w:tbl>
    <w:p w14:paraId="2F1F24A8" w14:textId="77777777" w:rsidR="00D53526" w:rsidRPr="00D53526" w:rsidRDefault="00D53526" w:rsidP="00D53526">
      <w:pPr>
        <w:spacing w:after="0" w:line="240" w:lineRule="auto"/>
        <w:ind w:left="1215" w:right="0" w:firstLine="0"/>
        <w:jc w:val="left"/>
        <w:textAlignment w:val="baseline"/>
        <w:rPr>
          <w:rFonts w:ascii="Segoe UI" w:eastAsia="Times New Roman" w:hAnsi="Segoe UI" w:cs="Segoe UI"/>
          <w:sz w:val="18"/>
          <w:szCs w:val="18"/>
        </w:rPr>
      </w:pPr>
      <w:r w:rsidRPr="00D53526">
        <w:rPr>
          <w:rFonts w:eastAsia="Times New Roman"/>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0"/>
        <w:gridCol w:w="3135"/>
        <w:gridCol w:w="1170"/>
        <w:gridCol w:w="2355"/>
        <w:gridCol w:w="960"/>
        <w:gridCol w:w="1065"/>
      </w:tblGrid>
      <w:tr w:rsidR="00D53526" w:rsidRPr="00D53526" w14:paraId="2586F0CA" w14:textId="77777777" w:rsidTr="00D53526">
        <w:trPr>
          <w:trHeight w:val="300"/>
        </w:trPr>
        <w:tc>
          <w:tcPr>
            <w:tcW w:w="189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8CE0451"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b/>
                <w:bCs/>
                <w:szCs w:val="24"/>
              </w:rPr>
              <w:t>Student Name</w:t>
            </w:r>
            <w:r w:rsidRPr="00D53526">
              <w:rPr>
                <w:rFonts w:eastAsia="Times New Roman"/>
                <w:szCs w:val="24"/>
              </w:rPr>
              <w:t> </w:t>
            </w:r>
          </w:p>
        </w:tc>
        <w:tc>
          <w:tcPr>
            <w:tcW w:w="31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88759C"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b/>
                <w:bCs/>
                <w:szCs w:val="24"/>
              </w:rPr>
              <w:t> </w:t>
            </w:r>
            <w:r w:rsidRPr="00D53526">
              <w:rPr>
                <w:rFonts w:eastAsia="Times New Roman"/>
                <w:szCs w:val="24"/>
              </w:rPr>
              <w:t> </w:t>
            </w:r>
          </w:p>
          <w:p w14:paraId="7814C7DF"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b/>
                <w:bCs/>
                <w:szCs w:val="24"/>
              </w:rPr>
              <w:t> </w:t>
            </w:r>
            <w:r w:rsidRPr="00D53526">
              <w:rPr>
                <w:rFonts w:eastAsia="Times New Roman"/>
                <w:szCs w:val="24"/>
              </w:rPr>
              <w:t> </w:t>
            </w:r>
          </w:p>
        </w:tc>
        <w:tc>
          <w:tcPr>
            <w:tcW w:w="117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044ACEC"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b/>
                <w:bCs/>
                <w:szCs w:val="24"/>
              </w:rPr>
              <w:t>Signature</w:t>
            </w:r>
            <w:r w:rsidRPr="00D53526">
              <w:rPr>
                <w:rFonts w:eastAsia="Times New Roman"/>
                <w:szCs w:val="24"/>
              </w:rPr>
              <w:t> </w:t>
            </w:r>
          </w:p>
        </w:tc>
        <w:tc>
          <w:tcPr>
            <w:tcW w:w="23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AABDC3"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23ECE7D"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b/>
                <w:bCs/>
                <w:szCs w:val="24"/>
              </w:rPr>
              <w:t>Date  </w:t>
            </w:r>
            <w:r w:rsidRPr="00D53526">
              <w:rPr>
                <w:rFonts w:eastAsia="Times New Roman"/>
                <w:szCs w:val="24"/>
              </w:rPr>
              <w:t> </w:t>
            </w:r>
          </w:p>
        </w:tc>
        <w:tc>
          <w:tcPr>
            <w:tcW w:w="10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845393"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b/>
                <w:bCs/>
                <w:szCs w:val="24"/>
              </w:rPr>
              <w:t> </w:t>
            </w:r>
            <w:r w:rsidRPr="00D53526">
              <w:rPr>
                <w:rFonts w:eastAsia="Times New Roman"/>
                <w:szCs w:val="24"/>
              </w:rPr>
              <w:t> </w:t>
            </w:r>
          </w:p>
        </w:tc>
      </w:tr>
      <w:tr w:rsidR="00D53526" w:rsidRPr="00D53526" w14:paraId="7B2AB695" w14:textId="77777777" w:rsidTr="00D53526">
        <w:trPr>
          <w:trHeight w:val="300"/>
        </w:trPr>
        <w:tc>
          <w:tcPr>
            <w:tcW w:w="189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4D04CAD"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b/>
                <w:bCs/>
                <w:szCs w:val="24"/>
              </w:rPr>
              <w:t>Supervisor Name</w:t>
            </w:r>
            <w:r w:rsidRPr="00D53526">
              <w:rPr>
                <w:rFonts w:eastAsia="Times New Roman"/>
                <w:szCs w:val="24"/>
              </w:rPr>
              <w:t> </w:t>
            </w:r>
          </w:p>
        </w:tc>
        <w:tc>
          <w:tcPr>
            <w:tcW w:w="31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1A53C8"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b/>
                <w:bCs/>
                <w:szCs w:val="24"/>
              </w:rPr>
              <w:t> </w:t>
            </w:r>
            <w:r w:rsidRPr="00D53526">
              <w:rPr>
                <w:rFonts w:eastAsia="Times New Roman"/>
                <w:szCs w:val="24"/>
              </w:rPr>
              <w:t> </w:t>
            </w:r>
          </w:p>
          <w:p w14:paraId="3B0CC559"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b/>
                <w:bCs/>
                <w:szCs w:val="24"/>
              </w:rPr>
              <w:t> </w:t>
            </w:r>
            <w:r w:rsidRPr="00D53526">
              <w:rPr>
                <w:rFonts w:eastAsia="Times New Roman"/>
                <w:szCs w:val="24"/>
              </w:rPr>
              <w:t> </w:t>
            </w:r>
          </w:p>
        </w:tc>
        <w:tc>
          <w:tcPr>
            <w:tcW w:w="117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3FBA8D1"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b/>
                <w:bCs/>
                <w:szCs w:val="24"/>
              </w:rPr>
              <w:t>Signature</w:t>
            </w:r>
            <w:r w:rsidRPr="00D53526">
              <w:rPr>
                <w:rFonts w:eastAsia="Times New Roman"/>
                <w:szCs w:val="24"/>
              </w:rPr>
              <w:t> </w:t>
            </w:r>
          </w:p>
        </w:tc>
        <w:tc>
          <w:tcPr>
            <w:tcW w:w="23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8850B1"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08C4608"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b/>
                <w:bCs/>
                <w:szCs w:val="24"/>
              </w:rPr>
              <w:t>Date  </w:t>
            </w:r>
            <w:r w:rsidRPr="00D53526">
              <w:rPr>
                <w:rFonts w:eastAsia="Times New Roman"/>
                <w:szCs w:val="24"/>
              </w:rPr>
              <w:t> </w:t>
            </w:r>
          </w:p>
        </w:tc>
        <w:tc>
          <w:tcPr>
            <w:tcW w:w="10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676F6E" w14:textId="77777777" w:rsidR="00D53526" w:rsidRPr="00D53526" w:rsidRDefault="00D53526" w:rsidP="00D53526">
            <w:pPr>
              <w:spacing w:after="0" w:line="240" w:lineRule="auto"/>
              <w:ind w:left="0" w:right="0" w:firstLine="0"/>
              <w:jc w:val="left"/>
              <w:textAlignment w:val="baseline"/>
              <w:rPr>
                <w:rFonts w:ascii="Times New Roman" w:eastAsia="Times New Roman" w:hAnsi="Times New Roman" w:cs="Times New Roman"/>
                <w:szCs w:val="24"/>
              </w:rPr>
            </w:pPr>
            <w:r w:rsidRPr="00D53526">
              <w:rPr>
                <w:rFonts w:eastAsia="Times New Roman"/>
                <w:b/>
                <w:bCs/>
                <w:szCs w:val="24"/>
              </w:rPr>
              <w:t> </w:t>
            </w:r>
            <w:r w:rsidRPr="00D53526">
              <w:rPr>
                <w:rFonts w:eastAsia="Times New Roman"/>
                <w:szCs w:val="24"/>
              </w:rPr>
              <w:t> </w:t>
            </w:r>
          </w:p>
        </w:tc>
      </w:tr>
    </w:tbl>
    <w:p w14:paraId="30AB7A5A" w14:textId="77777777" w:rsidR="00D53526" w:rsidRPr="00D53526" w:rsidRDefault="00D53526" w:rsidP="00D53526">
      <w:pPr>
        <w:spacing w:after="0" w:line="240" w:lineRule="auto"/>
        <w:ind w:left="0" w:right="0" w:firstLine="0"/>
        <w:jc w:val="center"/>
        <w:textAlignment w:val="baseline"/>
        <w:rPr>
          <w:rFonts w:ascii="Segoe UI" w:eastAsia="Times New Roman" w:hAnsi="Segoe UI" w:cs="Segoe UI"/>
          <w:sz w:val="18"/>
          <w:szCs w:val="18"/>
        </w:rPr>
      </w:pPr>
      <w:r w:rsidRPr="00D53526">
        <w:rPr>
          <w:rFonts w:eastAsia="Times New Roman"/>
          <w:szCs w:val="24"/>
        </w:rPr>
        <w:t> </w:t>
      </w:r>
    </w:p>
    <w:p w14:paraId="24C70956" w14:textId="77777777" w:rsidR="00EB5EC2" w:rsidRPr="00224891" w:rsidRDefault="00EB5EC2" w:rsidP="00EB5EC2">
      <w:pPr>
        <w:spacing w:after="0" w:line="240" w:lineRule="auto"/>
        <w:ind w:left="14" w:right="0" w:hanging="14"/>
        <w:jc w:val="center"/>
        <w:rPr>
          <w:rFonts w:asciiTheme="minorHAnsi" w:hAnsiTheme="minorHAnsi" w:cstheme="minorHAnsi"/>
        </w:rPr>
      </w:pPr>
    </w:p>
    <w:p w14:paraId="02BDE0D1" w14:textId="77777777" w:rsidR="00EB5EC2" w:rsidRDefault="00EB5EC2" w:rsidP="00EB5EC2">
      <w:pPr>
        <w:spacing w:after="160" w:line="259" w:lineRule="auto"/>
        <w:ind w:left="0" w:right="0" w:firstLine="0"/>
        <w:jc w:val="center"/>
        <w:rPr>
          <w:rFonts w:asciiTheme="minorHAnsi" w:hAnsiTheme="minorHAnsi" w:cstheme="minorHAnsi"/>
        </w:rPr>
        <w:sectPr w:rsidR="00EB5EC2" w:rsidSect="00212CDF">
          <w:pgSz w:w="12240" w:h="15840"/>
          <w:pgMar w:top="864" w:right="576" w:bottom="1267" w:left="576" w:header="720" w:footer="965" w:gutter="0"/>
          <w:cols w:space="720"/>
          <w:docGrid w:linePitch="326"/>
        </w:sectPr>
      </w:pPr>
      <w:r w:rsidRPr="00224891">
        <w:rPr>
          <w:rFonts w:asciiTheme="minorHAnsi" w:hAnsiTheme="minorHAnsi" w:cstheme="minorHAnsi"/>
        </w:rPr>
        <w:br w:type="page"/>
      </w:r>
    </w:p>
    <w:p w14:paraId="59CE9030" w14:textId="77777777" w:rsidR="00EB5EC2" w:rsidRDefault="00EB5EC2" w:rsidP="00EB5EC2">
      <w:pPr>
        <w:spacing w:after="0" w:line="240" w:lineRule="auto"/>
        <w:ind w:left="14" w:hanging="14"/>
        <w:jc w:val="center"/>
      </w:pPr>
      <w:r>
        <w:rPr>
          <w:noProof/>
        </w:rPr>
        <w:lastRenderedPageBreak/>
        <w:drawing>
          <wp:inline distT="0" distB="0" distL="0" distR="0" wp14:anchorId="6AED7A92" wp14:editId="41DBBADA">
            <wp:extent cx="2185035" cy="594072"/>
            <wp:effectExtent l="0" t="0" r="5715" b="0"/>
            <wp:docPr id="20" name="Picture 20"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738" name="Picture 1738" descr="A picture containing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5035" cy="594072"/>
                    </a:xfrm>
                    <a:prstGeom prst="rect">
                      <a:avLst/>
                    </a:prstGeom>
                  </pic:spPr>
                </pic:pic>
              </a:graphicData>
            </a:graphic>
          </wp:inline>
        </w:drawing>
      </w:r>
    </w:p>
    <w:p w14:paraId="1A663EB9" w14:textId="77777777" w:rsidR="002E7F2D" w:rsidRPr="002E7F2D" w:rsidRDefault="002E7F2D" w:rsidP="002E7F2D">
      <w:pPr>
        <w:spacing w:after="0" w:line="240" w:lineRule="auto"/>
        <w:ind w:left="0" w:right="0" w:firstLine="0"/>
        <w:jc w:val="center"/>
        <w:textAlignment w:val="baseline"/>
        <w:rPr>
          <w:rFonts w:ascii="Segoe UI" w:eastAsia="Times New Roman" w:hAnsi="Segoe UI" w:cs="Segoe UI"/>
          <w:b/>
          <w:bCs/>
          <w:color w:val="4F81BD"/>
          <w:sz w:val="18"/>
          <w:szCs w:val="18"/>
        </w:rPr>
      </w:pPr>
      <w:r w:rsidRPr="002E7F2D">
        <w:rPr>
          <w:rFonts w:eastAsia="Times New Roman"/>
          <w:b/>
          <w:bCs/>
          <w:i/>
          <w:iCs/>
          <w:color w:val="auto"/>
          <w:sz w:val="36"/>
          <w:szCs w:val="36"/>
        </w:rPr>
        <w:t>Capstone Project (XXXX 495B)</w:t>
      </w:r>
      <w:r w:rsidRPr="002E7F2D">
        <w:rPr>
          <w:rFonts w:eastAsia="Times New Roman"/>
          <w:b/>
          <w:bCs/>
          <w:color w:val="auto"/>
          <w:sz w:val="36"/>
          <w:szCs w:val="36"/>
        </w:rPr>
        <w:t> </w:t>
      </w:r>
    </w:p>
    <w:p w14:paraId="5F80F48E" w14:textId="77777777" w:rsidR="002E7F2D" w:rsidRPr="002E7F2D" w:rsidRDefault="002E7F2D" w:rsidP="002E7F2D">
      <w:pPr>
        <w:spacing w:after="0" w:line="240" w:lineRule="auto"/>
        <w:ind w:left="0" w:right="0" w:firstLine="0"/>
        <w:jc w:val="center"/>
        <w:textAlignment w:val="baseline"/>
        <w:rPr>
          <w:rFonts w:ascii="Segoe UI" w:eastAsia="Times New Roman" w:hAnsi="Segoe UI" w:cs="Segoe UI"/>
          <w:b/>
          <w:bCs/>
          <w:color w:val="4F81BD"/>
          <w:sz w:val="18"/>
          <w:szCs w:val="18"/>
        </w:rPr>
      </w:pPr>
      <w:r w:rsidRPr="002E7F2D">
        <w:rPr>
          <w:rFonts w:eastAsia="Times New Roman"/>
          <w:b/>
          <w:bCs/>
          <w:i/>
          <w:iCs/>
          <w:color w:val="C00000"/>
          <w:sz w:val="28"/>
          <w:szCs w:val="28"/>
        </w:rPr>
        <w:t>Progress Evaluation Rubric</w:t>
      </w:r>
      <w:r w:rsidRPr="002E7F2D">
        <w:rPr>
          <w:rFonts w:eastAsia="Times New Roman"/>
          <w:b/>
          <w:bCs/>
          <w:color w:val="C00000"/>
          <w:sz w:val="28"/>
          <w:szCs w:val="28"/>
        </w:rPr>
        <w:t> </w:t>
      </w:r>
    </w:p>
    <w:p w14:paraId="7132D203" w14:textId="77777777" w:rsidR="002E7F2D" w:rsidRPr="002E7F2D" w:rsidRDefault="002E7F2D" w:rsidP="002E7F2D">
      <w:pPr>
        <w:spacing w:after="0" w:line="240" w:lineRule="auto"/>
        <w:ind w:left="0" w:right="0" w:firstLine="0"/>
        <w:textAlignment w:val="baseline"/>
        <w:rPr>
          <w:rFonts w:ascii="Segoe UI" w:eastAsia="Times New Roman" w:hAnsi="Segoe UI" w:cs="Segoe UI"/>
          <w:sz w:val="18"/>
          <w:szCs w:val="18"/>
        </w:rPr>
      </w:pPr>
      <w:r w:rsidRPr="002E7F2D">
        <w:rPr>
          <w:rFonts w:eastAsia="Times New Roman"/>
          <w:b/>
          <w:bCs/>
          <w:szCs w:val="24"/>
        </w:rPr>
        <w:t>Progress Evaluation No:</w:t>
      </w:r>
      <w:r w:rsidRPr="002E7F2D">
        <w:rPr>
          <w:rFonts w:eastAsia="Times New Roman"/>
          <w:szCs w:val="24"/>
        </w:rPr>
        <w:t xml:space="preserve"> ¨1, ¨2, ¨3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01"/>
        <w:gridCol w:w="2892"/>
        <w:gridCol w:w="1510"/>
        <w:gridCol w:w="640"/>
        <w:gridCol w:w="810"/>
        <w:gridCol w:w="640"/>
        <w:gridCol w:w="891"/>
        <w:gridCol w:w="640"/>
        <w:gridCol w:w="963"/>
      </w:tblGrid>
      <w:tr w:rsidR="002E7F2D" w:rsidRPr="002E7F2D" w14:paraId="59290F58" w14:textId="77777777" w:rsidTr="002E7F2D">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5AFA28B" w14:textId="77777777" w:rsidR="002E7F2D" w:rsidRPr="002E7F2D" w:rsidRDefault="002E7F2D" w:rsidP="002E7F2D">
            <w:pPr>
              <w:spacing w:after="0" w:line="240" w:lineRule="auto"/>
              <w:ind w:left="105" w:right="0" w:firstLine="0"/>
              <w:jc w:val="left"/>
              <w:textAlignment w:val="baseline"/>
              <w:rPr>
                <w:rFonts w:ascii="Times New Roman" w:eastAsia="Times New Roman" w:hAnsi="Times New Roman" w:cs="Times New Roman"/>
                <w:szCs w:val="24"/>
              </w:rPr>
            </w:pPr>
            <w:r w:rsidRPr="002E7F2D">
              <w:rPr>
                <w:rFonts w:eastAsia="Times New Roman"/>
                <w:b/>
                <w:bCs/>
                <w:szCs w:val="24"/>
              </w:rPr>
              <w:t>Name of Student  </w:t>
            </w:r>
            <w:r w:rsidRPr="002E7F2D">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FB863C" w14:textId="77777777" w:rsidR="002E7F2D" w:rsidRPr="002E7F2D" w:rsidRDefault="002E7F2D" w:rsidP="002E7F2D">
            <w:pPr>
              <w:spacing w:after="0" w:line="240" w:lineRule="auto"/>
              <w:ind w:left="105" w:right="0" w:firstLine="0"/>
              <w:jc w:val="left"/>
              <w:textAlignment w:val="baseline"/>
              <w:rPr>
                <w:rFonts w:ascii="Times New Roman" w:eastAsia="Times New Roman" w:hAnsi="Times New Roman" w:cs="Times New Roman"/>
                <w:szCs w:val="24"/>
              </w:rPr>
            </w:pPr>
            <w:r w:rsidRPr="002E7F2D">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559A089" w14:textId="77777777" w:rsidR="002E7F2D" w:rsidRPr="002E7F2D" w:rsidRDefault="002E7F2D" w:rsidP="002E7F2D">
            <w:pPr>
              <w:spacing w:after="0" w:line="240" w:lineRule="auto"/>
              <w:ind w:left="105" w:right="0" w:firstLine="0"/>
              <w:jc w:val="left"/>
              <w:textAlignment w:val="baseline"/>
              <w:rPr>
                <w:rFonts w:ascii="Times New Roman" w:eastAsia="Times New Roman" w:hAnsi="Times New Roman" w:cs="Times New Roman"/>
                <w:szCs w:val="24"/>
              </w:rPr>
            </w:pPr>
            <w:r w:rsidRPr="002E7F2D">
              <w:rPr>
                <w:rFonts w:eastAsia="Times New Roman"/>
                <w:b/>
                <w:bCs/>
                <w:szCs w:val="24"/>
              </w:rPr>
              <w:t>Student ID </w:t>
            </w:r>
            <w:r w:rsidRPr="002E7F2D">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4A70819C" w14:textId="77777777" w:rsidR="002E7F2D" w:rsidRPr="002E7F2D" w:rsidRDefault="002E7F2D" w:rsidP="002E7F2D">
            <w:pPr>
              <w:spacing w:after="0" w:line="240" w:lineRule="auto"/>
              <w:ind w:left="0" w:right="0" w:firstLine="0"/>
              <w:jc w:val="left"/>
              <w:textAlignment w:val="baseline"/>
              <w:rPr>
                <w:rFonts w:ascii="Times New Roman" w:eastAsia="Times New Roman" w:hAnsi="Times New Roman" w:cs="Times New Roman"/>
                <w:szCs w:val="24"/>
              </w:rPr>
            </w:pPr>
            <w:r w:rsidRPr="002E7F2D">
              <w:rPr>
                <w:rFonts w:eastAsia="Times New Roman"/>
                <w:szCs w:val="24"/>
              </w:rPr>
              <w:t>  </w:t>
            </w:r>
          </w:p>
        </w:tc>
      </w:tr>
      <w:tr w:rsidR="002E7F2D" w:rsidRPr="002E7F2D" w14:paraId="002A707C" w14:textId="77777777" w:rsidTr="002E7F2D">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73E7C5C" w14:textId="77777777" w:rsidR="002E7F2D" w:rsidRPr="002E7F2D" w:rsidRDefault="002E7F2D" w:rsidP="002E7F2D">
            <w:pPr>
              <w:spacing w:after="0" w:line="240" w:lineRule="auto"/>
              <w:ind w:left="105" w:right="0" w:firstLine="0"/>
              <w:jc w:val="left"/>
              <w:textAlignment w:val="baseline"/>
              <w:rPr>
                <w:rFonts w:ascii="Times New Roman" w:eastAsia="Times New Roman" w:hAnsi="Times New Roman" w:cs="Times New Roman"/>
                <w:szCs w:val="24"/>
              </w:rPr>
            </w:pPr>
            <w:r w:rsidRPr="002E7F2D">
              <w:rPr>
                <w:rFonts w:eastAsia="Times New Roman"/>
                <w:b/>
                <w:bCs/>
                <w:szCs w:val="24"/>
              </w:rPr>
              <w:t>College  </w:t>
            </w:r>
            <w:r w:rsidRPr="002E7F2D">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335A3A5" w14:textId="77777777" w:rsidR="002E7F2D" w:rsidRPr="002E7F2D" w:rsidRDefault="002E7F2D" w:rsidP="002E7F2D">
            <w:pPr>
              <w:spacing w:after="0" w:line="240" w:lineRule="auto"/>
              <w:ind w:left="105" w:right="0" w:firstLine="0"/>
              <w:jc w:val="left"/>
              <w:textAlignment w:val="baseline"/>
              <w:rPr>
                <w:rFonts w:ascii="Times New Roman" w:eastAsia="Times New Roman" w:hAnsi="Times New Roman" w:cs="Times New Roman"/>
                <w:szCs w:val="24"/>
              </w:rPr>
            </w:pPr>
            <w:r w:rsidRPr="002E7F2D">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BD3E30F" w14:textId="77777777" w:rsidR="002E7F2D" w:rsidRPr="002E7F2D" w:rsidRDefault="002E7F2D" w:rsidP="002E7F2D">
            <w:pPr>
              <w:spacing w:after="0" w:line="240" w:lineRule="auto"/>
              <w:ind w:left="105" w:right="0" w:firstLine="0"/>
              <w:jc w:val="left"/>
              <w:textAlignment w:val="baseline"/>
              <w:rPr>
                <w:rFonts w:ascii="Times New Roman" w:eastAsia="Times New Roman" w:hAnsi="Times New Roman" w:cs="Times New Roman"/>
                <w:szCs w:val="24"/>
              </w:rPr>
            </w:pPr>
            <w:r w:rsidRPr="002E7F2D">
              <w:rPr>
                <w:rFonts w:eastAsia="Times New Roman"/>
                <w:b/>
                <w:bCs/>
                <w:szCs w:val="24"/>
              </w:rPr>
              <w:t>Program  </w:t>
            </w:r>
            <w:r w:rsidRPr="002E7F2D">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1ABA826E" w14:textId="77777777" w:rsidR="002E7F2D" w:rsidRPr="002E7F2D" w:rsidRDefault="002E7F2D" w:rsidP="002E7F2D">
            <w:pPr>
              <w:spacing w:after="0" w:line="240" w:lineRule="auto"/>
              <w:ind w:left="0" w:right="0" w:firstLine="0"/>
              <w:jc w:val="left"/>
              <w:textAlignment w:val="baseline"/>
              <w:rPr>
                <w:rFonts w:ascii="Times New Roman" w:eastAsia="Times New Roman" w:hAnsi="Times New Roman" w:cs="Times New Roman"/>
                <w:szCs w:val="24"/>
              </w:rPr>
            </w:pPr>
            <w:r w:rsidRPr="002E7F2D">
              <w:rPr>
                <w:rFonts w:eastAsia="Times New Roman"/>
                <w:szCs w:val="24"/>
              </w:rPr>
              <w:t>  </w:t>
            </w:r>
          </w:p>
        </w:tc>
      </w:tr>
      <w:tr w:rsidR="002E7F2D" w:rsidRPr="002E7F2D" w14:paraId="7CD037CB" w14:textId="77777777" w:rsidTr="002E7F2D">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729F333" w14:textId="77777777" w:rsidR="002E7F2D" w:rsidRPr="002E7F2D" w:rsidRDefault="002E7F2D" w:rsidP="002E7F2D">
            <w:pPr>
              <w:spacing w:after="0" w:line="240" w:lineRule="auto"/>
              <w:ind w:left="105" w:right="0" w:firstLine="0"/>
              <w:jc w:val="left"/>
              <w:textAlignment w:val="baseline"/>
              <w:rPr>
                <w:rFonts w:ascii="Times New Roman" w:eastAsia="Times New Roman" w:hAnsi="Times New Roman" w:cs="Times New Roman"/>
                <w:szCs w:val="24"/>
              </w:rPr>
            </w:pPr>
            <w:r w:rsidRPr="002E7F2D">
              <w:rPr>
                <w:rFonts w:eastAsia="Times New Roman"/>
                <w:b/>
                <w:bCs/>
                <w:szCs w:val="24"/>
              </w:rPr>
              <w:t>Course Title  </w:t>
            </w:r>
            <w:r w:rsidRPr="002E7F2D">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63E78A" w14:textId="77777777" w:rsidR="002E7F2D" w:rsidRPr="002E7F2D" w:rsidRDefault="002E7F2D" w:rsidP="002E7F2D">
            <w:pPr>
              <w:spacing w:after="0" w:line="240" w:lineRule="auto"/>
              <w:ind w:left="105" w:right="0" w:firstLine="0"/>
              <w:jc w:val="left"/>
              <w:textAlignment w:val="baseline"/>
              <w:rPr>
                <w:rFonts w:ascii="Times New Roman" w:eastAsia="Times New Roman" w:hAnsi="Times New Roman" w:cs="Times New Roman"/>
                <w:szCs w:val="24"/>
              </w:rPr>
            </w:pPr>
            <w:r w:rsidRPr="002E7F2D">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6B64C4F" w14:textId="77777777" w:rsidR="002E7F2D" w:rsidRPr="002E7F2D" w:rsidRDefault="002E7F2D" w:rsidP="002E7F2D">
            <w:pPr>
              <w:spacing w:after="0" w:line="240" w:lineRule="auto"/>
              <w:ind w:left="105" w:right="0" w:firstLine="0"/>
              <w:jc w:val="left"/>
              <w:textAlignment w:val="baseline"/>
              <w:rPr>
                <w:rFonts w:ascii="Times New Roman" w:eastAsia="Times New Roman" w:hAnsi="Times New Roman" w:cs="Times New Roman"/>
                <w:szCs w:val="24"/>
              </w:rPr>
            </w:pPr>
            <w:r w:rsidRPr="002E7F2D">
              <w:rPr>
                <w:rFonts w:eastAsia="Times New Roman"/>
                <w:b/>
                <w:bCs/>
                <w:szCs w:val="24"/>
              </w:rPr>
              <w:t>Course Code </w:t>
            </w:r>
            <w:r w:rsidRPr="002E7F2D">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2A9A4EDD" w14:textId="77777777" w:rsidR="002E7F2D" w:rsidRPr="002E7F2D" w:rsidRDefault="002E7F2D" w:rsidP="002E7F2D">
            <w:pPr>
              <w:spacing w:after="0" w:line="240" w:lineRule="auto"/>
              <w:ind w:left="0" w:right="0" w:firstLine="0"/>
              <w:jc w:val="left"/>
              <w:textAlignment w:val="baseline"/>
              <w:rPr>
                <w:rFonts w:ascii="Times New Roman" w:eastAsia="Times New Roman" w:hAnsi="Times New Roman" w:cs="Times New Roman"/>
                <w:szCs w:val="24"/>
              </w:rPr>
            </w:pPr>
            <w:r w:rsidRPr="002E7F2D">
              <w:rPr>
                <w:rFonts w:eastAsia="Times New Roman"/>
                <w:szCs w:val="24"/>
              </w:rPr>
              <w:t>  </w:t>
            </w:r>
          </w:p>
        </w:tc>
      </w:tr>
      <w:tr w:rsidR="002E7F2D" w:rsidRPr="002E7F2D" w14:paraId="5649E682" w14:textId="77777777" w:rsidTr="002E7F2D">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AF959D6" w14:textId="77777777" w:rsidR="002E7F2D" w:rsidRPr="002E7F2D" w:rsidRDefault="002E7F2D" w:rsidP="002E7F2D">
            <w:pPr>
              <w:spacing w:after="0" w:line="240" w:lineRule="auto"/>
              <w:ind w:left="105" w:right="0" w:firstLine="0"/>
              <w:jc w:val="left"/>
              <w:textAlignment w:val="baseline"/>
              <w:rPr>
                <w:rFonts w:ascii="Times New Roman" w:eastAsia="Times New Roman" w:hAnsi="Times New Roman" w:cs="Times New Roman"/>
                <w:szCs w:val="24"/>
              </w:rPr>
            </w:pPr>
            <w:r w:rsidRPr="002E7F2D">
              <w:rPr>
                <w:rFonts w:eastAsia="Times New Roman"/>
                <w:b/>
                <w:bCs/>
                <w:szCs w:val="24"/>
              </w:rPr>
              <w:t>Project/ Project Title</w:t>
            </w:r>
            <w:r w:rsidRPr="002E7F2D">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F84095" w14:textId="77777777" w:rsidR="002E7F2D" w:rsidRPr="002E7F2D" w:rsidRDefault="002E7F2D" w:rsidP="002E7F2D">
            <w:pPr>
              <w:spacing w:after="0" w:line="240" w:lineRule="auto"/>
              <w:ind w:left="105" w:right="0" w:firstLine="0"/>
              <w:jc w:val="left"/>
              <w:textAlignment w:val="baseline"/>
              <w:rPr>
                <w:rFonts w:ascii="Times New Roman" w:eastAsia="Times New Roman" w:hAnsi="Times New Roman" w:cs="Times New Roman"/>
                <w:szCs w:val="24"/>
              </w:rPr>
            </w:pPr>
            <w:r w:rsidRPr="002E7F2D">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0D265CE" w14:textId="77777777" w:rsidR="002E7F2D" w:rsidRPr="002E7F2D" w:rsidRDefault="002E7F2D" w:rsidP="002E7F2D">
            <w:pPr>
              <w:spacing w:after="0" w:line="240" w:lineRule="auto"/>
              <w:ind w:left="105" w:right="0" w:firstLine="0"/>
              <w:jc w:val="left"/>
              <w:textAlignment w:val="baseline"/>
              <w:rPr>
                <w:rFonts w:ascii="Times New Roman" w:eastAsia="Times New Roman" w:hAnsi="Times New Roman" w:cs="Times New Roman"/>
                <w:szCs w:val="24"/>
              </w:rPr>
            </w:pPr>
            <w:r w:rsidRPr="002E7F2D">
              <w:rPr>
                <w:rFonts w:eastAsia="Times New Roman"/>
                <w:b/>
                <w:bCs/>
                <w:szCs w:val="24"/>
              </w:rPr>
              <w:t>Academic Year</w:t>
            </w:r>
            <w:r w:rsidRPr="002E7F2D">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729842DC" w14:textId="77777777" w:rsidR="002E7F2D" w:rsidRPr="002E7F2D" w:rsidRDefault="002E7F2D" w:rsidP="002E7F2D">
            <w:pPr>
              <w:spacing w:after="0" w:line="240" w:lineRule="auto"/>
              <w:ind w:left="0" w:right="0" w:firstLine="0"/>
              <w:jc w:val="left"/>
              <w:textAlignment w:val="baseline"/>
              <w:rPr>
                <w:rFonts w:ascii="Times New Roman" w:eastAsia="Times New Roman" w:hAnsi="Times New Roman" w:cs="Times New Roman"/>
                <w:szCs w:val="24"/>
              </w:rPr>
            </w:pPr>
            <w:r w:rsidRPr="002E7F2D">
              <w:rPr>
                <w:rFonts w:eastAsia="Times New Roman"/>
                <w:szCs w:val="24"/>
              </w:rPr>
              <w:t> </w:t>
            </w:r>
          </w:p>
        </w:tc>
      </w:tr>
      <w:tr w:rsidR="002E7F2D" w:rsidRPr="002E7F2D" w14:paraId="5D1AD9E5" w14:textId="77777777" w:rsidTr="002E7F2D">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C1CFB57" w14:textId="77777777" w:rsidR="002E7F2D" w:rsidRPr="002E7F2D" w:rsidRDefault="002E7F2D" w:rsidP="002E7F2D">
            <w:pPr>
              <w:spacing w:after="0" w:line="240" w:lineRule="auto"/>
              <w:ind w:left="105" w:right="0" w:firstLine="0"/>
              <w:jc w:val="left"/>
              <w:textAlignment w:val="baseline"/>
              <w:rPr>
                <w:rFonts w:ascii="Times New Roman" w:eastAsia="Times New Roman" w:hAnsi="Times New Roman" w:cs="Times New Roman"/>
                <w:szCs w:val="24"/>
              </w:rPr>
            </w:pPr>
            <w:r w:rsidRPr="002E7F2D">
              <w:rPr>
                <w:rFonts w:eastAsia="Times New Roman"/>
                <w:b/>
                <w:bCs/>
                <w:szCs w:val="24"/>
              </w:rPr>
              <w:t>Supervisor Name    </w:t>
            </w:r>
            <w:r w:rsidRPr="002E7F2D">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E32AF3" w14:textId="77777777" w:rsidR="002E7F2D" w:rsidRPr="002E7F2D" w:rsidRDefault="002E7F2D" w:rsidP="002E7F2D">
            <w:pPr>
              <w:spacing w:after="0" w:line="240" w:lineRule="auto"/>
              <w:ind w:left="105" w:right="0" w:firstLine="0"/>
              <w:jc w:val="left"/>
              <w:textAlignment w:val="baseline"/>
              <w:rPr>
                <w:rFonts w:ascii="Times New Roman" w:eastAsia="Times New Roman" w:hAnsi="Times New Roman" w:cs="Times New Roman"/>
                <w:szCs w:val="24"/>
              </w:rPr>
            </w:pPr>
            <w:r w:rsidRPr="002E7F2D">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BF366F2" w14:textId="77777777" w:rsidR="002E7F2D" w:rsidRPr="002E7F2D" w:rsidRDefault="002E7F2D" w:rsidP="002E7F2D">
            <w:pPr>
              <w:spacing w:after="0" w:line="240" w:lineRule="auto"/>
              <w:ind w:left="105" w:right="0" w:firstLine="0"/>
              <w:jc w:val="left"/>
              <w:textAlignment w:val="baseline"/>
              <w:rPr>
                <w:rFonts w:ascii="Times New Roman" w:eastAsia="Times New Roman" w:hAnsi="Times New Roman" w:cs="Times New Roman"/>
                <w:szCs w:val="24"/>
              </w:rPr>
            </w:pPr>
            <w:r w:rsidRPr="002E7F2D">
              <w:rPr>
                <w:rFonts w:eastAsia="Times New Roman"/>
                <w:b/>
                <w:bCs/>
                <w:szCs w:val="24"/>
              </w:rPr>
              <w:t>Semester</w:t>
            </w:r>
            <w:r w:rsidRPr="002E7F2D">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23C1345F" w14:textId="77777777" w:rsidR="002E7F2D" w:rsidRPr="002E7F2D" w:rsidRDefault="002E7F2D" w:rsidP="002E7F2D">
            <w:pPr>
              <w:spacing w:after="0" w:line="240" w:lineRule="auto"/>
              <w:ind w:left="0" w:right="0" w:firstLine="0"/>
              <w:textAlignment w:val="baseline"/>
              <w:rPr>
                <w:rFonts w:ascii="Times New Roman" w:eastAsia="Times New Roman" w:hAnsi="Times New Roman" w:cs="Times New Roman"/>
                <w:szCs w:val="24"/>
              </w:rPr>
            </w:pPr>
            <w:r w:rsidRPr="002E7F2D">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hideMark/>
          </w:tcPr>
          <w:p w14:paraId="4602EDEA" w14:textId="77777777" w:rsidR="002E7F2D" w:rsidRPr="002E7F2D" w:rsidRDefault="002E7F2D" w:rsidP="002E7F2D">
            <w:pPr>
              <w:spacing w:after="0" w:line="240" w:lineRule="auto"/>
              <w:ind w:left="0" w:right="0" w:firstLine="0"/>
              <w:textAlignment w:val="baseline"/>
              <w:rPr>
                <w:rFonts w:ascii="Times New Roman" w:eastAsia="Times New Roman" w:hAnsi="Times New Roman" w:cs="Times New Roman"/>
                <w:szCs w:val="24"/>
              </w:rPr>
            </w:pPr>
            <w:r w:rsidRPr="002E7F2D">
              <w:rPr>
                <w:rFonts w:eastAsia="Times New Roman"/>
                <w:b/>
                <w:bCs/>
                <w:szCs w:val="24"/>
              </w:rPr>
              <w:t>First </w:t>
            </w:r>
            <w:r w:rsidRPr="002E7F2D">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796DF5D5" w14:textId="77777777" w:rsidR="002E7F2D" w:rsidRPr="002E7F2D" w:rsidRDefault="002E7F2D" w:rsidP="002E7F2D">
            <w:pPr>
              <w:spacing w:after="0" w:line="240" w:lineRule="auto"/>
              <w:ind w:left="0" w:right="0" w:firstLine="0"/>
              <w:textAlignment w:val="baseline"/>
              <w:rPr>
                <w:rFonts w:ascii="Times New Roman" w:eastAsia="Times New Roman" w:hAnsi="Times New Roman" w:cs="Times New Roman"/>
                <w:szCs w:val="24"/>
              </w:rPr>
            </w:pPr>
            <w:r w:rsidRPr="002E7F2D">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hideMark/>
          </w:tcPr>
          <w:p w14:paraId="0A7CE5B1" w14:textId="77777777" w:rsidR="002E7F2D" w:rsidRPr="002E7F2D" w:rsidRDefault="002E7F2D" w:rsidP="002E7F2D">
            <w:pPr>
              <w:spacing w:after="0" w:line="240" w:lineRule="auto"/>
              <w:ind w:left="0" w:right="0" w:firstLine="0"/>
              <w:textAlignment w:val="baseline"/>
              <w:rPr>
                <w:rFonts w:ascii="Times New Roman" w:eastAsia="Times New Roman" w:hAnsi="Times New Roman" w:cs="Times New Roman"/>
                <w:szCs w:val="24"/>
              </w:rPr>
            </w:pPr>
            <w:r w:rsidRPr="002E7F2D">
              <w:rPr>
                <w:rFonts w:eastAsia="Times New Roman"/>
                <w:b/>
                <w:bCs/>
                <w:szCs w:val="24"/>
              </w:rPr>
              <w:t>Second</w:t>
            </w:r>
            <w:r w:rsidRPr="002E7F2D">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74846DC5" w14:textId="77777777" w:rsidR="002E7F2D" w:rsidRPr="002E7F2D" w:rsidRDefault="002E7F2D" w:rsidP="002E7F2D">
            <w:pPr>
              <w:spacing w:after="0" w:line="240" w:lineRule="auto"/>
              <w:ind w:left="0" w:right="0" w:firstLine="0"/>
              <w:textAlignment w:val="baseline"/>
              <w:rPr>
                <w:rFonts w:ascii="Times New Roman" w:eastAsia="Times New Roman" w:hAnsi="Times New Roman" w:cs="Times New Roman"/>
                <w:szCs w:val="24"/>
              </w:rPr>
            </w:pPr>
            <w:r w:rsidRPr="002E7F2D">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hideMark/>
          </w:tcPr>
          <w:p w14:paraId="177420CB" w14:textId="77777777" w:rsidR="002E7F2D" w:rsidRPr="002E7F2D" w:rsidRDefault="002E7F2D" w:rsidP="002E7F2D">
            <w:pPr>
              <w:spacing w:after="0" w:line="240" w:lineRule="auto"/>
              <w:ind w:left="0" w:right="0" w:firstLine="0"/>
              <w:textAlignment w:val="baseline"/>
              <w:rPr>
                <w:rFonts w:ascii="Times New Roman" w:eastAsia="Times New Roman" w:hAnsi="Times New Roman" w:cs="Times New Roman"/>
                <w:szCs w:val="24"/>
              </w:rPr>
            </w:pPr>
            <w:r w:rsidRPr="002E7F2D">
              <w:rPr>
                <w:rFonts w:eastAsia="Times New Roman"/>
                <w:b/>
                <w:bCs/>
                <w:szCs w:val="24"/>
              </w:rPr>
              <w:t>Summer </w:t>
            </w:r>
            <w:r w:rsidRPr="002E7F2D">
              <w:rPr>
                <w:rFonts w:eastAsia="Times New Roman"/>
                <w:szCs w:val="24"/>
              </w:rPr>
              <w:t> </w:t>
            </w:r>
          </w:p>
        </w:tc>
      </w:tr>
    </w:tbl>
    <w:p w14:paraId="6A261156" w14:textId="77777777" w:rsidR="002E7F2D" w:rsidRPr="002E7F2D" w:rsidRDefault="002E7F2D" w:rsidP="002E7F2D">
      <w:pPr>
        <w:spacing w:after="0" w:line="240" w:lineRule="auto"/>
        <w:ind w:left="0" w:right="0" w:firstLine="0"/>
        <w:textAlignment w:val="baseline"/>
        <w:rPr>
          <w:rFonts w:ascii="Segoe UI" w:eastAsia="Times New Roman" w:hAnsi="Segoe UI" w:cs="Segoe UI"/>
          <w:sz w:val="18"/>
          <w:szCs w:val="18"/>
        </w:rPr>
      </w:pPr>
      <w:r w:rsidRPr="002E7F2D">
        <w:rPr>
          <w:rFonts w:eastAsia="Times New Roman"/>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4"/>
        <w:gridCol w:w="4399"/>
        <w:gridCol w:w="827"/>
        <w:gridCol w:w="4122"/>
      </w:tblGrid>
      <w:tr w:rsidR="002E7F2D" w:rsidRPr="002E7F2D" w14:paraId="6C491BBE" w14:textId="77777777" w:rsidTr="002E7F2D">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17406B4"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b/>
                <w:bCs/>
                <w:szCs w:val="24"/>
              </w:rPr>
              <w:t>Criteria</w:t>
            </w:r>
            <w:r w:rsidRPr="002E7F2D">
              <w:rPr>
                <w:rFonts w:eastAsia="Times New Roman"/>
                <w:szCs w:val="24"/>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B3207E5"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b/>
                <w:bCs/>
                <w:szCs w:val="24"/>
              </w:rPr>
              <w:t>Description</w:t>
            </w:r>
            <w:r w:rsidRPr="002E7F2D">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965DA98"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b/>
                <w:bCs/>
                <w:szCs w:val="24"/>
              </w:rPr>
              <w:t>Mark</w:t>
            </w:r>
            <w:r w:rsidRPr="002E7F2D">
              <w:rPr>
                <w:rFonts w:eastAsia="Times New Roman"/>
                <w:szCs w:val="24"/>
              </w:rPr>
              <w:t> </w:t>
            </w:r>
          </w:p>
        </w:tc>
        <w:tc>
          <w:tcPr>
            <w:tcW w:w="594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37FE38B"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b/>
                <w:bCs/>
                <w:szCs w:val="24"/>
              </w:rPr>
              <w:t>Feedback</w:t>
            </w:r>
            <w:r w:rsidRPr="002E7F2D">
              <w:rPr>
                <w:rFonts w:eastAsia="Times New Roman"/>
                <w:szCs w:val="24"/>
              </w:rPr>
              <w:t> </w:t>
            </w:r>
          </w:p>
        </w:tc>
      </w:tr>
      <w:tr w:rsidR="002E7F2D" w:rsidRPr="002E7F2D" w14:paraId="6C2869B2" w14:textId="77777777" w:rsidTr="002E7F2D">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BA3678"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Knowledge, Skills, and Research Base </w:t>
            </w:r>
          </w:p>
          <w:p w14:paraId="41C8698B"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(A1, C2, B3)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4085CC11" w14:textId="77777777" w:rsidR="002E7F2D" w:rsidRPr="002E7F2D" w:rsidRDefault="002E7F2D" w:rsidP="00433E36">
            <w:pPr>
              <w:numPr>
                <w:ilvl w:val="0"/>
                <w:numId w:val="63"/>
              </w:numPr>
              <w:spacing w:after="0" w:line="240" w:lineRule="auto"/>
              <w:ind w:right="0" w:firstLine="0"/>
              <w:jc w:val="left"/>
              <w:textAlignment w:val="baseline"/>
              <w:rPr>
                <w:rFonts w:eastAsia="Times New Roman"/>
                <w:color w:val="auto"/>
                <w:sz w:val="22"/>
              </w:rPr>
            </w:pPr>
            <w:r w:rsidRPr="002E7F2D">
              <w:rPr>
                <w:rFonts w:eastAsia="Times New Roman"/>
                <w:color w:val="auto"/>
                <w:sz w:val="22"/>
              </w:rPr>
              <w:t>Student(s) embark on inquiry and so determine a need for knowledge / understanding. </w:t>
            </w:r>
          </w:p>
          <w:p w14:paraId="67F28875" w14:textId="77777777" w:rsidR="002E7F2D" w:rsidRPr="002E7F2D" w:rsidRDefault="002E7F2D" w:rsidP="00433E36">
            <w:pPr>
              <w:numPr>
                <w:ilvl w:val="0"/>
                <w:numId w:val="63"/>
              </w:numPr>
              <w:spacing w:after="0" w:line="240" w:lineRule="auto"/>
              <w:ind w:left="1080" w:right="0" w:firstLine="0"/>
              <w:jc w:val="left"/>
              <w:textAlignment w:val="baseline"/>
              <w:rPr>
                <w:rFonts w:eastAsia="Times New Roman"/>
                <w:color w:val="auto"/>
                <w:sz w:val="22"/>
              </w:rPr>
            </w:pPr>
            <w:r w:rsidRPr="002E7F2D">
              <w:rPr>
                <w:rFonts w:eastAsia="Times New Roman"/>
                <w:color w:val="auto"/>
                <w:sz w:val="22"/>
              </w:rPr>
              <w:t xml:space="preserve">Inquiry may range from closed (supervisor specified) to open (student specified) in terms </w:t>
            </w:r>
            <w:proofErr w:type="gramStart"/>
            <w:r w:rsidRPr="002E7F2D">
              <w:rPr>
                <w:rFonts w:eastAsia="Times New Roman"/>
                <w:color w:val="auto"/>
                <w:sz w:val="22"/>
              </w:rPr>
              <w:t>of:</w:t>
            </w:r>
            <w:proofErr w:type="gramEnd"/>
            <w:r w:rsidRPr="002E7F2D">
              <w:rPr>
                <w:rFonts w:eastAsia="Times New Roman"/>
                <w:color w:val="auto"/>
                <w:sz w:val="22"/>
              </w:rPr>
              <w:t xml:space="preserve">  </w:t>
            </w:r>
            <w:proofErr w:type="spellStart"/>
            <w:r w:rsidRPr="002E7F2D">
              <w:rPr>
                <w:rFonts w:eastAsia="Times New Roman"/>
                <w:color w:val="auto"/>
                <w:sz w:val="22"/>
              </w:rPr>
              <w:t>i</w:t>
            </w:r>
            <w:proofErr w:type="spellEnd"/>
            <w:r w:rsidRPr="002E7F2D">
              <w:rPr>
                <w:rFonts w:eastAsia="Times New Roman"/>
                <w:color w:val="auto"/>
                <w:sz w:val="22"/>
              </w:rPr>
              <w:t>) research question; ii) method, algorithm or hardware equipment; iii) interpreting result, evaluating hardware equipment or proposing future inquiry. </w:t>
            </w:r>
          </w:p>
          <w:p w14:paraId="5E69DA00" w14:textId="77777777" w:rsidR="002E7F2D" w:rsidRPr="002E7F2D" w:rsidRDefault="002E7F2D" w:rsidP="002E7F2D">
            <w:pPr>
              <w:spacing w:after="0" w:line="240" w:lineRule="auto"/>
              <w:ind w:left="720" w:right="0" w:firstLine="0"/>
              <w:jc w:val="left"/>
              <w:textAlignment w:val="baseline"/>
              <w:rPr>
                <w:rFonts w:ascii="Times New Roman" w:eastAsia="Times New Roman" w:hAnsi="Times New Roman" w:cs="Times New Roman"/>
                <w:color w:val="auto"/>
                <w:szCs w:val="24"/>
              </w:rPr>
            </w:pPr>
            <w:r w:rsidRPr="002E7F2D">
              <w:rPr>
                <w:rFonts w:eastAsia="Times New Roman"/>
                <w:color w:val="auto"/>
                <w:sz w:val="22"/>
              </w:rPr>
              <w: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DD289D"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  / 10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86BD71E" w14:textId="77777777" w:rsidR="002E7F2D" w:rsidRPr="002E7F2D" w:rsidRDefault="002E7F2D" w:rsidP="002E7F2D">
            <w:pPr>
              <w:spacing w:after="0" w:line="240" w:lineRule="auto"/>
              <w:ind w:left="0" w:right="0" w:firstLine="0"/>
              <w:jc w:val="left"/>
              <w:textAlignment w:val="baseline"/>
              <w:rPr>
                <w:rFonts w:ascii="Times New Roman" w:eastAsia="Times New Roman" w:hAnsi="Times New Roman" w:cs="Times New Roman"/>
                <w:szCs w:val="24"/>
              </w:rPr>
            </w:pPr>
            <w:r w:rsidRPr="002E7F2D">
              <w:rPr>
                <w:rFonts w:eastAsia="Times New Roman"/>
                <w:szCs w:val="24"/>
              </w:rPr>
              <w:t> </w:t>
            </w:r>
          </w:p>
        </w:tc>
      </w:tr>
      <w:tr w:rsidR="002E7F2D" w:rsidRPr="002E7F2D" w14:paraId="46B124C9" w14:textId="77777777" w:rsidTr="002E7F2D">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6BBCA9"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Methodology  </w:t>
            </w:r>
          </w:p>
          <w:p w14:paraId="713187EB"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(A2, B1, B2)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14382B20" w14:textId="77777777" w:rsidR="002E7F2D" w:rsidRPr="002E7F2D" w:rsidRDefault="002E7F2D" w:rsidP="00433E36">
            <w:pPr>
              <w:numPr>
                <w:ilvl w:val="0"/>
                <w:numId w:val="64"/>
              </w:numPr>
              <w:spacing w:after="0" w:line="240" w:lineRule="auto"/>
              <w:ind w:right="0" w:firstLine="0"/>
              <w:jc w:val="left"/>
              <w:textAlignment w:val="baseline"/>
              <w:rPr>
                <w:rFonts w:eastAsia="Times New Roman"/>
                <w:color w:val="auto"/>
                <w:sz w:val="22"/>
              </w:rPr>
            </w:pPr>
            <w:r w:rsidRPr="002E7F2D">
              <w:rPr>
                <w:rFonts w:eastAsia="Times New Roman"/>
                <w:color w:val="auto"/>
                <w:sz w:val="22"/>
              </w:rPr>
              <w:t>Student(s) find/generate needed information / data / ideas/ reports using appropriate approach / method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DB1BB4"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  / 10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C2A141" w14:textId="77777777" w:rsidR="002E7F2D" w:rsidRPr="002E7F2D" w:rsidRDefault="002E7F2D" w:rsidP="002E7F2D">
            <w:pPr>
              <w:spacing w:after="0" w:line="240" w:lineRule="auto"/>
              <w:ind w:left="0" w:right="0" w:firstLine="0"/>
              <w:jc w:val="left"/>
              <w:textAlignment w:val="baseline"/>
              <w:rPr>
                <w:rFonts w:ascii="Times New Roman" w:eastAsia="Times New Roman" w:hAnsi="Times New Roman" w:cs="Times New Roman"/>
                <w:szCs w:val="24"/>
              </w:rPr>
            </w:pPr>
            <w:r w:rsidRPr="002E7F2D">
              <w:rPr>
                <w:rFonts w:eastAsia="Times New Roman"/>
                <w:szCs w:val="24"/>
              </w:rPr>
              <w:t> </w:t>
            </w:r>
          </w:p>
        </w:tc>
      </w:tr>
      <w:tr w:rsidR="002E7F2D" w:rsidRPr="002E7F2D" w14:paraId="1DCB6857" w14:textId="77777777" w:rsidTr="002E7F2D">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DD1BB3"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Evaluation </w:t>
            </w:r>
          </w:p>
          <w:p w14:paraId="017C4BFE"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(A1, A3, C1)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187BF7F6" w14:textId="77777777" w:rsidR="002E7F2D" w:rsidRPr="002E7F2D" w:rsidRDefault="002E7F2D" w:rsidP="00433E36">
            <w:pPr>
              <w:numPr>
                <w:ilvl w:val="0"/>
                <w:numId w:val="65"/>
              </w:numPr>
              <w:spacing w:after="0" w:line="240" w:lineRule="auto"/>
              <w:ind w:right="0" w:firstLine="0"/>
              <w:jc w:val="left"/>
              <w:textAlignment w:val="baseline"/>
              <w:rPr>
                <w:rFonts w:eastAsia="Times New Roman"/>
                <w:color w:val="auto"/>
                <w:sz w:val="22"/>
              </w:rPr>
            </w:pPr>
            <w:r w:rsidRPr="002E7F2D">
              <w:rPr>
                <w:rFonts w:eastAsia="Times New Roman"/>
                <w:color w:val="auto"/>
                <w:sz w:val="22"/>
              </w:rPr>
              <w:t>Student(s) critically evaluate information / data / ideas, their approach, and results, and react appropriately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6E4640B"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  / 20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DEF0DE" w14:textId="77777777" w:rsidR="002E7F2D" w:rsidRPr="002E7F2D" w:rsidRDefault="002E7F2D" w:rsidP="002E7F2D">
            <w:pPr>
              <w:spacing w:after="0" w:line="240" w:lineRule="auto"/>
              <w:ind w:left="0" w:right="0" w:firstLine="0"/>
              <w:jc w:val="left"/>
              <w:textAlignment w:val="baseline"/>
              <w:rPr>
                <w:rFonts w:ascii="Times New Roman" w:eastAsia="Times New Roman" w:hAnsi="Times New Roman" w:cs="Times New Roman"/>
                <w:szCs w:val="24"/>
              </w:rPr>
            </w:pPr>
            <w:r w:rsidRPr="002E7F2D">
              <w:rPr>
                <w:rFonts w:eastAsia="Times New Roman"/>
                <w:szCs w:val="24"/>
              </w:rPr>
              <w:t> </w:t>
            </w:r>
          </w:p>
        </w:tc>
      </w:tr>
      <w:tr w:rsidR="002E7F2D" w:rsidRPr="002E7F2D" w14:paraId="74A1A1A1" w14:textId="77777777" w:rsidTr="002E7F2D">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6E9678"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Objectives of the Project </w:t>
            </w:r>
          </w:p>
          <w:p w14:paraId="708F2A4B"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(B1, B2, C3)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3F5681FF" w14:textId="77777777" w:rsidR="002E7F2D" w:rsidRPr="002E7F2D" w:rsidRDefault="002E7F2D" w:rsidP="00433E36">
            <w:pPr>
              <w:numPr>
                <w:ilvl w:val="0"/>
                <w:numId w:val="66"/>
              </w:numPr>
              <w:spacing w:after="0" w:line="240" w:lineRule="auto"/>
              <w:ind w:right="0" w:firstLine="0"/>
              <w:jc w:val="left"/>
              <w:textAlignment w:val="baseline"/>
              <w:rPr>
                <w:rFonts w:eastAsia="Times New Roman"/>
                <w:color w:val="auto"/>
                <w:sz w:val="22"/>
              </w:rPr>
            </w:pPr>
            <w:r w:rsidRPr="002E7F2D">
              <w:rPr>
                <w:rFonts w:eastAsia="Times New Roman"/>
                <w:color w:val="auto"/>
                <w:sz w:val="22"/>
              </w:rPr>
              <w:t>Student(s) perform necessary processes to meet stated project objectives following research ethics and social responsibility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C5EC20"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  / 20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007551" w14:textId="77777777" w:rsidR="002E7F2D" w:rsidRPr="002E7F2D" w:rsidRDefault="002E7F2D" w:rsidP="002E7F2D">
            <w:pPr>
              <w:spacing w:after="0" w:line="240" w:lineRule="auto"/>
              <w:ind w:left="0" w:right="0" w:firstLine="0"/>
              <w:jc w:val="left"/>
              <w:textAlignment w:val="baseline"/>
              <w:rPr>
                <w:rFonts w:ascii="Times New Roman" w:eastAsia="Times New Roman" w:hAnsi="Times New Roman" w:cs="Times New Roman"/>
                <w:szCs w:val="24"/>
              </w:rPr>
            </w:pPr>
            <w:r w:rsidRPr="002E7F2D">
              <w:rPr>
                <w:rFonts w:eastAsia="Times New Roman"/>
                <w:szCs w:val="24"/>
              </w:rPr>
              <w:t> </w:t>
            </w:r>
          </w:p>
        </w:tc>
      </w:tr>
      <w:tr w:rsidR="002E7F2D" w:rsidRPr="002E7F2D" w14:paraId="5C43B84B" w14:textId="77777777" w:rsidTr="002E7F2D">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C28B55"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Teamwork </w:t>
            </w:r>
          </w:p>
          <w:p w14:paraId="7D6820CE"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(C2, C4) </w:t>
            </w:r>
          </w:p>
          <w:p w14:paraId="1EBF7274"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b/>
                <w:bCs/>
                <w:i/>
                <w:iCs/>
                <w:sz w:val="18"/>
                <w:szCs w:val="18"/>
              </w:rPr>
              <w:t>**If applicable</w:t>
            </w:r>
            <w:r w:rsidRPr="002E7F2D">
              <w:rPr>
                <w:rFonts w:eastAsia="Times New Roman"/>
                <w:sz w:val="18"/>
                <w:szCs w:val="18"/>
              </w:rPr>
              <w:t> </w:t>
            </w:r>
          </w:p>
          <w:p w14:paraId="31968A1C"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b/>
                <w:bCs/>
                <w:i/>
                <w:iCs/>
                <w:sz w:val="18"/>
                <w:szCs w:val="18"/>
              </w:rPr>
              <w:t> (Team project)</w:t>
            </w:r>
            <w:r w:rsidRPr="002E7F2D">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773D0FF6" w14:textId="77777777" w:rsidR="002E7F2D" w:rsidRPr="002E7F2D" w:rsidRDefault="002E7F2D" w:rsidP="00433E36">
            <w:pPr>
              <w:numPr>
                <w:ilvl w:val="0"/>
                <w:numId w:val="67"/>
              </w:numPr>
              <w:spacing w:after="0" w:line="240" w:lineRule="auto"/>
              <w:ind w:right="0" w:firstLine="0"/>
              <w:jc w:val="left"/>
              <w:textAlignment w:val="baseline"/>
              <w:rPr>
                <w:rFonts w:eastAsia="Times New Roman"/>
                <w:color w:val="auto"/>
                <w:sz w:val="22"/>
              </w:rPr>
            </w:pPr>
            <w:r w:rsidRPr="002E7F2D">
              <w:rPr>
                <w:rFonts w:eastAsia="Times New Roman"/>
                <w:color w:val="auto"/>
                <w:sz w:val="22"/>
              </w:rPr>
              <w:t>Student(s) organize themselves effectively and adequately manage human input to project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C9A4E9E"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  / 10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C70626" w14:textId="77777777" w:rsidR="002E7F2D" w:rsidRPr="002E7F2D" w:rsidRDefault="002E7F2D" w:rsidP="002E7F2D">
            <w:pPr>
              <w:spacing w:after="0" w:line="240" w:lineRule="auto"/>
              <w:ind w:left="0" w:right="0" w:firstLine="0"/>
              <w:jc w:val="left"/>
              <w:textAlignment w:val="baseline"/>
              <w:rPr>
                <w:rFonts w:ascii="Times New Roman" w:eastAsia="Times New Roman" w:hAnsi="Times New Roman" w:cs="Times New Roman"/>
                <w:szCs w:val="24"/>
              </w:rPr>
            </w:pPr>
            <w:r w:rsidRPr="002E7F2D">
              <w:rPr>
                <w:rFonts w:eastAsia="Times New Roman"/>
                <w:szCs w:val="24"/>
              </w:rPr>
              <w:t> </w:t>
            </w:r>
          </w:p>
        </w:tc>
      </w:tr>
      <w:tr w:rsidR="002E7F2D" w:rsidRPr="002E7F2D" w14:paraId="681AA338" w14:textId="77777777" w:rsidTr="002E7F2D">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0202F1"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Communication </w:t>
            </w:r>
          </w:p>
          <w:p w14:paraId="4137AE65"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(C1) </w:t>
            </w:r>
          </w:p>
          <w:p w14:paraId="102A202D"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b/>
                <w:bCs/>
                <w:i/>
                <w:iCs/>
                <w:sz w:val="18"/>
                <w:szCs w:val="18"/>
              </w:rPr>
              <w:t>**If applicable </w:t>
            </w:r>
            <w:r w:rsidRPr="002E7F2D">
              <w:rPr>
                <w:rFonts w:eastAsia="Times New Roman"/>
                <w:sz w:val="18"/>
                <w:szCs w:val="18"/>
              </w:rPr>
              <w:t> </w:t>
            </w:r>
          </w:p>
          <w:p w14:paraId="3B211CC3"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b/>
                <w:bCs/>
                <w:i/>
                <w:iCs/>
                <w:sz w:val="18"/>
                <w:szCs w:val="18"/>
              </w:rPr>
              <w:t>(Team project)</w:t>
            </w:r>
            <w:r w:rsidRPr="002E7F2D">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00594A72" w14:textId="77777777" w:rsidR="002E7F2D" w:rsidRPr="002E7F2D" w:rsidRDefault="002E7F2D" w:rsidP="00433E36">
            <w:pPr>
              <w:numPr>
                <w:ilvl w:val="0"/>
                <w:numId w:val="68"/>
              </w:numPr>
              <w:spacing w:after="0" w:line="240" w:lineRule="auto"/>
              <w:ind w:right="0" w:firstLine="0"/>
              <w:jc w:val="left"/>
              <w:textAlignment w:val="baseline"/>
              <w:rPr>
                <w:rFonts w:eastAsia="Times New Roman"/>
                <w:color w:val="auto"/>
                <w:sz w:val="22"/>
              </w:rPr>
            </w:pPr>
            <w:r w:rsidRPr="002E7F2D">
              <w:rPr>
                <w:rFonts w:eastAsia="Times New Roman"/>
                <w:color w:val="auto"/>
                <w:sz w:val="22"/>
              </w:rPr>
              <w:t>Students communicate project objectives, achievements, and the process.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C89B693"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  / 10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2E2A54" w14:textId="77777777" w:rsidR="002E7F2D" w:rsidRPr="002E7F2D" w:rsidRDefault="002E7F2D" w:rsidP="002E7F2D">
            <w:pPr>
              <w:spacing w:after="0" w:line="240" w:lineRule="auto"/>
              <w:ind w:left="0" w:right="0" w:firstLine="0"/>
              <w:jc w:val="left"/>
              <w:textAlignment w:val="baseline"/>
              <w:rPr>
                <w:rFonts w:ascii="Times New Roman" w:eastAsia="Times New Roman" w:hAnsi="Times New Roman" w:cs="Times New Roman"/>
                <w:szCs w:val="24"/>
              </w:rPr>
            </w:pPr>
            <w:r w:rsidRPr="002E7F2D">
              <w:rPr>
                <w:rFonts w:eastAsia="Times New Roman"/>
                <w:szCs w:val="24"/>
              </w:rPr>
              <w:t> </w:t>
            </w:r>
          </w:p>
        </w:tc>
      </w:tr>
      <w:tr w:rsidR="002E7F2D" w:rsidRPr="002E7F2D" w14:paraId="163FC3EF" w14:textId="77777777" w:rsidTr="002E7F2D">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0F478DA"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Total </w:t>
            </w:r>
          </w:p>
          <w:p w14:paraId="1DCD3769"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b/>
                <w:bCs/>
                <w:i/>
                <w:iCs/>
                <w:sz w:val="18"/>
                <w:szCs w:val="18"/>
              </w:rPr>
              <w:t>Individual Project</w:t>
            </w:r>
            <w:r w:rsidRPr="002E7F2D">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4D3866B" w14:textId="77777777" w:rsidR="002E7F2D" w:rsidRPr="002E7F2D" w:rsidRDefault="002E7F2D" w:rsidP="002E7F2D">
            <w:pPr>
              <w:spacing w:after="0" w:line="240" w:lineRule="auto"/>
              <w:ind w:left="0" w:right="0" w:firstLine="0"/>
              <w:jc w:val="right"/>
              <w:textAlignment w:val="baseline"/>
              <w:rPr>
                <w:rFonts w:ascii="Times New Roman" w:eastAsia="Times New Roman" w:hAnsi="Times New Roman" w:cs="Times New Roman"/>
                <w:szCs w:val="24"/>
              </w:rPr>
            </w:pPr>
            <w:r w:rsidRPr="002E7F2D">
              <w:rPr>
                <w:rFonts w:eastAsia="Times New Roman"/>
                <w:szCs w:val="24"/>
              </w:rPr>
              <w:t>Total (out of 60)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1D89775"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   / 60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D371C27" w14:textId="77777777" w:rsidR="002E7F2D" w:rsidRPr="002E7F2D" w:rsidRDefault="002E7F2D" w:rsidP="002E7F2D">
            <w:pPr>
              <w:spacing w:after="0" w:line="240" w:lineRule="auto"/>
              <w:ind w:left="0" w:right="0" w:firstLine="0"/>
              <w:jc w:val="left"/>
              <w:textAlignment w:val="baseline"/>
              <w:rPr>
                <w:rFonts w:ascii="Times New Roman" w:eastAsia="Times New Roman" w:hAnsi="Times New Roman" w:cs="Times New Roman"/>
                <w:szCs w:val="24"/>
              </w:rPr>
            </w:pPr>
            <w:r w:rsidRPr="002E7F2D">
              <w:rPr>
                <w:rFonts w:eastAsia="Times New Roman"/>
                <w:szCs w:val="24"/>
              </w:rPr>
              <w:t> </w:t>
            </w:r>
          </w:p>
        </w:tc>
      </w:tr>
      <w:tr w:rsidR="002E7F2D" w:rsidRPr="002E7F2D" w14:paraId="5B4620D7" w14:textId="77777777" w:rsidTr="002E7F2D">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74C7168"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Total </w:t>
            </w:r>
          </w:p>
          <w:p w14:paraId="3AA7647E"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b/>
                <w:bCs/>
                <w:i/>
                <w:iCs/>
                <w:sz w:val="18"/>
                <w:szCs w:val="18"/>
              </w:rPr>
              <w:lastRenderedPageBreak/>
              <w:t>Team project</w:t>
            </w:r>
            <w:r w:rsidRPr="002E7F2D">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2C71B14" w14:textId="77777777" w:rsidR="002E7F2D" w:rsidRPr="002E7F2D" w:rsidRDefault="002E7F2D" w:rsidP="002E7F2D">
            <w:pPr>
              <w:spacing w:after="0" w:line="240" w:lineRule="auto"/>
              <w:ind w:left="0" w:right="0" w:firstLine="0"/>
              <w:jc w:val="right"/>
              <w:textAlignment w:val="baseline"/>
              <w:rPr>
                <w:rFonts w:ascii="Times New Roman" w:eastAsia="Times New Roman" w:hAnsi="Times New Roman" w:cs="Times New Roman"/>
                <w:szCs w:val="24"/>
              </w:rPr>
            </w:pPr>
            <w:r w:rsidRPr="002E7F2D">
              <w:rPr>
                <w:rFonts w:eastAsia="Times New Roman"/>
                <w:szCs w:val="24"/>
              </w:rPr>
              <w:lastRenderedPageBreak/>
              <w:t>Total (out of 80)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B6697EB"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   / 80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DF016A" w14:textId="77777777" w:rsidR="002E7F2D" w:rsidRPr="002E7F2D" w:rsidRDefault="002E7F2D" w:rsidP="002E7F2D">
            <w:pPr>
              <w:spacing w:after="0" w:line="240" w:lineRule="auto"/>
              <w:ind w:left="0" w:right="0" w:firstLine="0"/>
              <w:jc w:val="left"/>
              <w:textAlignment w:val="baseline"/>
              <w:rPr>
                <w:rFonts w:ascii="Times New Roman" w:eastAsia="Times New Roman" w:hAnsi="Times New Roman" w:cs="Times New Roman"/>
                <w:szCs w:val="24"/>
              </w:rPr>
            </w:pPr>
            <w:r w:rsidRPr="002E7F2D">
              <w:rPr>
                <w:rFonts w:eastAsia="Times New Roman"/>
                <w:szCs w:val="24"/>
              </w:rPr>
              <w:t> </w:t>
            </w:r>
          </w:p>
        </w:tc>
      </w:tr>
      <w:tr w:rsidR="002E7F2D" w:rsidRPr="002E7F2D" w14:paraId="734EEB0A" w14:textId="77777777" w:rsidTr="002E7F2D">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66B013"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szCs w:val="24"/>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A7D85D1" w14:textId="77777777" w:rsidR="002E7F2D" w:rsidRPr="002E7F2D" w:rsidRDefault="002E7F2D" w:rsidP="002E7F2D">
            <w:pPr>
              <w:spacing w:after="0" w:line="240" w:lineRule="auto"/>
              <w:ind w:left="0" w:right="0" w:firstLine="0"/>
              <w:jc w:val="right"/>
              <w:textAlignment w:val="baseline"/>
              <w:rPr>
                <w:rFonts w:ascii="Times New Roman" w:eastAsia="Times New Roman" w:hAnsi="Times New Roman" w:cs="Times New Roman"/>
                <w:szCs w:val="24"/>
              </w:rPr>
            </w:pPr>
            <w:r w:rsidRPr="002E7F2D">
              <w:rPr>
                <w:rFonts w:eastAsia="Times New Roman"/>
                <w:b/>
                <w:bCs/>
                <w:szCs w:val="24"/>
              </w:rPr>
              <w:t>Final Grade (out of 30)</w:t>
            </w:r>
            <w:r w:rsidRPr="002E7F2D">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C83969E" w14:textId="77777777" w:rsidR="002E7F2D" w:rsidRPr="002E7F2D" w:rsidRDefault="002E7F2D" w:rsidP="002E7F2D">
            <w:pPr>
              <w:spacing w:after="0" w:line="240" w:lineRule="auto"/>
              <w:ind w:left="0" w:right="0" w:firstLine="0"/>
              <w:jc w:val="center"/>
              <w:textAlignment w:val="baseline"/>
              <w:rPr>
                <w:rFonts w:ascii="Times New Roman" w:eastAsia="Times New Roman" w:hAnsi="Times New Roman" w:cs="Times New Roman"/>
                <w:szCs w:val="24"/>
              </w:rPr>
            </w:pPr>
            <w:r w:rsidRPr="002E7F2D">
              <w:rPr>
                <w:rFonts w:eastAsia="Times New Roman"/>
                <w:b/>
                <w:bCs/>
                <w:szCs w:val="24"/>
              </w:rPr>
              <w:t>   / 30</w:t>
            </w:r>
            <w:r w:rsidRPr="002E7F2D">
              <w:rPr>
                <w:rFonts w:eastAsia="Times New Roman"/>
                <w:szCs w:val="24"/>
              </w:rPr>
              <w:t>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35F043" w14:textId="77777777" w:rsidR="002E7F2D" w:rsidRPr="002E7F2D" w:rsidRDefault="002E7F2D" w:rsidP="002E7F2D">
            <w:pPr>
              <w:spacing w:after="0" w:line="240" w:lineRule="auto"/>
              <w:ind w:left="0" w:right="0" w:firstLine="0"/>
              <w:jc w:val="left"/>
              <w:textAlignment w:val="baseline"/>
              <w:rPr>
                <w:rFonts w:ascii="Times New Roman" w:eastAsia="Times New Roman" w:hAnsi="Times New Roman" w:cs="Times New Roman"/>
                <w:szCs w:val="24"/>
              </w:rPr>
            </w:pPr>
            <w:r w:rsidRPr="002E7F2D">
              <w:rPr>
                <w:rFonts w:eastAsia="Times New Roman"/>
                <w:szCs w:val="24"/>
              </w:rPr>
              <w:t> </w:t>
            </w:r>
          </w:p>
        </w:tc>
      </w:tr>
    </w:tbl>
    <w:p w14:paraId="359BE162" w14:textId="77777777" w:rsidR="002E7F2D" w:rsidRPr="002E7F2D" w:rsidRDefault="002E7F2D" w:rsidP="002E7F2D">
      <w:pPr>
        <w:spacing w:after="0" w:line="240" w:lineRule="auto"/>
        <w:ind w:left="360" w:right="0" w:firstLine="0"/>
        <w:textAlignment w:val="baseline"/>
        <w:rPr>
          <w:rFonts w:ascii="Segoe UI" w:eastAsia="Times New Roman" w:hAnsi="Segoe UI" w:cs="Segoe UI"/>
          <w:sz w:val="18"/>
          <w:szCs w:val="18"/>
        </w:rPr>
      </w:pPr>
      <w:r w:rsidRPr="002E7F2D">
        <w:rPr>
          <w:rFonts w:eastAsia="Times New Roman"/>
          <w:i/>
          <w:iCs/>
          <w:sz w:val="18"/>
          <w:szCs w:val="18"/>
        </w:rPr>
        <w:t>*Note that all criteria except teamwork and communication should be evaluated for individual student.</w:t>
      </w:r>
      <w:r w:rsidRPr="002E7F2D">
        <w:rPr>
          <w:rFonts w:eastAsia="Times New Roman"/>
          <w:sz w:val="18"/>
          <w:szCs w:val="18"/>
        </w:rPr>
        <w:t> </w:t>
      </w:r>
    </w:p>
    <w:p w14:paraId="38224518" w14:textId="77777777" w:rsidR="002E7F2D" w:rsidRPr="002E7F2D" w:rsidRDefault="002E7F2D" w:rsidP="002E7F2D">
      <w:pPr>
        <w:spacing w:after="0" w:line="240" w:lineRule="auto"/>
        <w:ind w:left="360" w:right="0" w:firstLine="0"/>
        <w:textAlignment w:val="baseline"/>
        <w:rPr>
          <w:rFonts w:ascii="Segoe UI" w:eastAsia="Times New Roman" w:hAnsi="Segoe UI" w:cs="Segoe UI"/>
          <w:sz w:val="18"/>
          <w:szCs w:val="18"/>
        </w:rPr>
      </w:pPr>
      <w:r w:rsidRPr="002E7F2D">
        <w:rPr>
          <w:rFonts w:eastAsia="Times New Roman"/>
          <w:i/>
          <w:iCs/>
          <w:sz w:val="18"/>
          <w:szCs w:val="18"/>
        </w:rPr>
        <w:t>**For team project only</w:t>
      </w:r>
      <w:r w:rsidRPr="002E7F2D">
        <w:rPr>
          <w:rFonts w:eastAsia="Times New Roman"/>
          <w:sz w:val="18"/>
          <w:szCs w:val="18"/>
        </w:rPr>
        <w:t> </w:t>
      </w:r>
    </w:p>
    <w:tbl>
      <w:tblPr>
        <w:tblW w:w="11177"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77"/>
        <w:gridCol w:w="3030"/>
        <w:gridCol w:w="1192"/>
        <w:gridCol w:w="2274"/>
        <w:gridCol w:w="1087"/>
        <w:gridCol w:w="1517"/>
      </w:tblGrid>
      <w:tr w:rsidR="002E7F2D" w:rsidRPr="002E7F2D" w14:paraId="1CCC2114" w14:textId="77777777" w:rsidTr="002E7F2D">
        <w:trPr>
          <w:trHeight w:val="300"/>
        </w:trPr>
        <w:tc>
          <w:tcPr>
            <w:tcW w:w="2077"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5C1710E" w14:textId="77777777" w:rsidR="002E7F2D" w:rsidRPr="002E7F2D" w:rsidRDefault="002E7F2D" w:rsidP="002E7F2D">
            <w:pPr>
              <w:spacing w:after="0" w:line="240" w:lineRule="auto"/>
              <w:ind w:left="0" w:right="0" w:firstLine="0"/>
              <w:textAlignment w:val="baseline"/>
              <w:rPr>
                <w:rFonts w:ascii="Times New Roman" w:eastAsia="Times New Roman" w:hAnsi="Times New Roman" w:cs="Times New Roman"/>
                <w:szCs w:val="24"/>
              </w:rPr>
            </w:pPr>
            <w:r w:rsidRPr="002E7F2D">
              <w:rPr>
                <w:rFonts w:eastAsia="Times New Roman"/>
                <w:b/>
                <w:bCs/>
                <w:szCs w:val="24"/>
              </w:rPr>
              <w:t>Student Name</w:t>
            </w:r>
            <w:r w:rsidRPr="002E7F2D">
              <w:rPr>
                <w:rFonts w:eastAsia="Times New Roman"/>
                <w:szCs w:val="24"/>
              </w:rPr>
              <w:t> </w:t>
            </w:r>
          </w:p>
        </w:tc>
        <w:tc>
          <w:tcPr>
            <w:tcW w:w="30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1AD691" w14:textId="77777777" w:rsidR="002E7F2D" w:rsidRPr="002E7F2D" w:rsidRDefault="002E7F2D" w:rsidP="002E7F2D">
            <w:pPr>
              <w:spacing w:after="0" w:line="240" w:lineRule="auto"/>
              <w:ind w:left="0" w:right="0" w:firstLine="0"/>
              <w:jc w:val="left"/>
              <w:textAlignment w:val="baseline"/>
              <w:rPr>
                <w:rFonts w:ascii="Times New Roman" w:eastAsia="Times New Roman" w:hAnsi="Times New Roman" w:cs="Times New Roman"/>
                <w:szCs w:val="24"/>
              </w:rPr>
            </w:pPr>
            <w:r w:rsidRPr="002E7F2D">
              <w:rPr>
                <w:rFonts w:eastAsia="Times New Roman"/>
                <w:b/>
                <w:bCs/>
                <w:szCs w:val="24"/>
              </w:rPr>
              <w:t> </w:t>
            </w:r>
            <w:r w:rsidRPr="002E7F2D">
              <w:rPr>
                <w:rFonts w:eastAsia="Times New Roman"/>
                <w:szCs w:val="24"/>
              </w:rPr>
              <w:t> </w:t>
            </w:r>
          </w:p>
          <w:p w14:paraId="55A64028" w14:textId="77777777" w:rsidR="002E7F2D" w:rsidRPr="002E7F2D" w:rsidRDefault="002E7F2D" w:rsidP="002E7F2D">
            <w:pPr>
              <w:spacing w:after="0" w:line="240" w:lineRule="auto"/>
              <w:ind w:left="0" w:right="0" w:firstLine="0"/>
              <w:jc w:val="left"/>
              <w:textAlignment w:val="baseline"/>
              <w:rPr>
                <w:rFonts w:ascii="Times New Roman" w:eastAsia="Times New Roman" w:hAnsi="Times New Roman" w:cs="Times New Roman"/>
                <w:szCs w:val="24"/>
              </w:rPr>
            </w:pPr>
            <w:r w:rsidRPr="002E7F2D">
              <w:rPr>
                <w:rFonts w:eastAsia="Times New Roman"/>
                <w:b/>
                <w:bCs/>
                <w:szCs w:val="24"/>
              </w:rPr>
              <w:t> </w:t>
            </w:r>
            <w:r w:rsidRPr="002E7F2D">
              <w:rPr>
                <w:rFonts w:eastAsia="Times New Roman"/>
                <w:szCs w:val="24"/>
              </w:rPr>
              <w:t> </w:t>
            </w:r>
          </w:p>
        </w:tc>
        <w:tc>
          <w:tcPr>
            <w:tcW w:w="1192"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5F8234F" w14:textId="77777777" w:rsidR="002E7F2D" w:rsidRPr="002E7F2D" w:rsidRDefault="002E7F2D" w:rsidP="002E7F2D">
            <w:pPr>
              <w:spacing w:after="0" w:line="240" w:lineRule="auto"/>
              <w:ind w:left="0" w:right="0" w:firstLine="0"/>
              <w:textAlignment w:val="baseline"/>
              <w:rPr>
                <w:rFonts w:ascii="Times New Roman" w:eastAsia="Times New Roman" w:hAnsi="Times New Roman" w:cs="Times New Roman"/>
                <w:szCs w:val="24"/>
              </w:rPr>
            </w:pPr>
            <w:r w:rsidRPr="002E7F2D">
              <w:rPr>
                <w:rFonts w:eastAsia="Times New Roman"/>
                <w:b/>
                <w:bCs/>
                <w:szCs w:val="24"/>
              </w:rPr>
              <w:t>Signature</w:t>
            </w:r>
            <w:r w:rsidRPr="002E7F2D">
              <w:rPr>
                <w:rFonts w:eastAsia="Times New Roman"/>
                <w:szCs w:val="24"/>
              </w:rPr>
              <w:t> </w:t>
            </w:r>
          </w:p>
        </w:tc>
        <w:tc>
          <w:tcPr>
            <w:tcW w:w="227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6F734C" w14:textId="77777777" w:rsidR="002E7F2D" w:rsidRPr="002E7F2D" w:rsidRDefault="002E7F2D" w:rsidP="002E7F2D">
            <w:pPr>
              <w:spacing w:after="0" w:line="240" w:lineRule="auto"/>
              <w:ind w:left="0" w:right="0" w:firstLine="0"/>
              <w:jc w:val="left"/>
              <w:textAlignment w:val="baseline"/>
              <w:rPr>
                <w:rFonts w:ascii="Times New Roman" w:eastAsia="Times New Roman" w:hAnsi="Times New Roman" w:cs="Times New Roman"/>
                <w:szCs w:val="24"/>
              </w:rPr>
            </w:pPr>
            <w:r w:rsidRPr="002E7F2D">
              <w:rPr>
                <w:rFonts w:eastAsia="Times New Roman"/>
                <w:szCs w:val="24"/>
              </w:rPr>
              <w:t> </w:t>
            </w:r>
          </w:p>
        </w:tc>
        <w:tc>
          <w:tcPr>
            <w:tcW w:w="1087"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DA7367F" w14:textId="77777777" w:rsidR="002E7F2D" w:rsidRPr="002E7F2D" w:rsidRDefault="002E7F2D" w:rsidP="002E7F2D">
            <w:pPr>
              <w:spacing w:after="0" w:line="240" w:lineRule="auto"/>
              <w:ind w:left="0" w:right="0" w:firstLine="0"/>
              <w:textAlignment w:val="baseline"/>
              <w:rPr>
                <w:rFonts w:ascii="Times New Roman" w:eastAsia="Times New Roman" w:hAnsi="Times New Roman" w:cs="Times New Roman"/>
                <w:szCs w:val="24"/>
              </w:rPr>
            </w:pPr>
            <w:r w:rsidRPr="002E7F2D">
              <w:rPr>
                <w:rFonts w:eastAsia="Times New Roman"/>
                <w:b/>
                <w:bCs/>
                <w:szCs w:val="24"/>
              </w:rPr>
              <w:t>Date  </w:t>
            </w:r>
            <w:r w:rsidRPr="002E7F2D">
              <w:rPr>
                <w:rFonts w:eastAsia="Times New Roman"/>
                <w:szCs w:val="24"/>
              </w:rPr>
              <w:t> </w:t>
            </w:r>
          </w:p>
        </w:tc>
        <w:tc>
          <w:tcPr>
            <w:tcW w:w="151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2E2AB23" w14:textId="77777777" w:rsidR="002E7F2D" w:rsidRPr="002E7F2D" w:rsidRDefault="002E7F2D" w:rsidP="002E7F2D">
            <w:pPr>
              <w:spacing w:after="0" w:line="240" w:lineRule="auto"/>
              <w:ind w:left="0" w:right="0" w:firstLine="0"/>
              <w:jc w:val="left"/>
              <w:textAlignment w:val="baseline"/>
              <w:rPr>
                <w:rFonts w:ascii="Times New Roman" w:eastAsia="Times New Roman" w:hAnsi="Times New Roman" w:cs="Times New Roman"/>
                <w:szCs w:val="24"/>
              </w:rPr>
            </w:pPr>
            <w:r w:rsidRPr="002E7F2D">
              <w:rPr>
                <w:rFonts w:eastAsia="Times New Roman"/>
                <w:b/>
                <w:bCs/>
                <w:szCs w:val="24"/>
              </w:rPr>
              <w:t> </w:t>
            </w:r>
            <w:r w:rsidRPr="002E7F2D">
              <w:rPr>
                <w:rFonts w:eastAsia="Times New Roman"/>
                <w:szCs w:val="24"/>
              </w:rPr>
              <w:t> </w:t>
            </w:r>
          </w:p>
        </w:tc>
      </w:tr>
      <w:tr w:rsidR="002E7F2D" w:rsidRPr="002E7F2D" w14:paraId="4EDD1940" w14:textId="77777777" w:rsidTr="002E7F2D">
        <w:trPr>
          <w:trHeight w:val="300"/>
        </w:trPr>
        <w:tc>
          <w:tcPr>
            <w:tcW w:w="2077"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E1DBB0E" w14:textId="77777777" w:rsidR="002E7F2D" w:rsidRPr="002E7F2D" w:rsidRDefault="002E7F2D" w:rsidP="002E7F2D">
            <w:pPr>
              <w:spacing w:after="0" w:line="240" w:lineRule="auto"/>
              <w:ind w:left="0" w:right="0" w:firstLine="0"/>
              <w:textAlignment w:val="baseline"/>
              <w:rPr>
                <w:rFonts w:ascii="Times New Roman" w:eastAsia="Times New Roman" w:hAnsi="Times New Roman" w:cs="Times New Roman"/>
                <w:szCs w:val="24"/>
              </w:rPr>
            </w:pPr>
            <w:r w:rsidRPr="002E7F2D">
              <w:rPr>
                <w:rFonts w:eastAsia="Times New Roman"/>
                <w:b/>
                <w:bCs/>
                <w:szCs w:val="24"/>
              </w:rPr>
              <w:t>Supervisor Name</w:t>
            </w:r>
            <w:r w:rsidRPr="002E7F2D">
              <w:rPr>
                <w:rFonts w:eastAsia="Times New Roman"/>
                <w:szCs w:val="24"/>
              </w:rPr>
              <w:t> </w:t>
            </w:r>
          </w:p>
        </w:tc>
        <w:tc>
          <w:tcPr>
            <w:tcW w:w="30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59DEA2B" w14:textId="77777777" w:rsidR="002E7F2D" w:rsidRPr="002E7F2D" w:rsidRDefault="002E7F2D" w:rsidP="002E7F2D">
            <w:pPr>
              <w:spacing w:after="0" w:line="240" w:lineRule="auto"/>
              <w:ind w:left="0" w:right="0" w:firstLine="0"/>
              <w:jc w:val="left"/>
              <w:textAlignment w:val="baseline"/>
              <w:rPr>
                <w:rFonts w:ascii="Times New Roman" w:eastAsia="Times New Roman" w:hAnsi="Times New Roman" w:cs="Times New Roman"/>
                <w:szCs w:val="24"/>
              </w:rPr>
            </w:pPr>
            <w:r w:rsidRPr="002E7F2D">
              <w:rPr>
                <w:rFonts w:eastAsia="Times New Roman"/>
                <w:b/>
                <w:bCs/>
                <w:szCs w:val="24"/>
              </w:rPr>
              <w:t> </w:t>
            </w:r>
            <w:r w:rsidRPr="002E7F2D">
              <w:rPr>
                <w:rFonts w:eastAsia="Times New Roman"/>
                <w:szCs w:val="24"/>
              </w:rPr>
              <w:t> </w:t>
            </w:r>
          </w:p>
          <w:p w14:paraId="062D448C" w14:textId="77777777" w:rsidR="002E7F2D" w:rsidRPr="002E7F2D" w:rsidRDefault="002E7F2D" w:rsidP="002E7F2D">
            <w:pPr>
              <w:spacing w:after="0" w:line="240" w:lineRule="auto"/>
              <w:ind w:left="0" w:right="0" w:firstLine="0"/>
              <w:jc w:val="left"/>
              <w:textAlignment w:val="baseline"/>
              <w:rPr>
                <w:rFonts w:ascii="Times New Roman" w:eastAsia="Times New Roman" w:hAnsi="Times New Roman" w:cs="Times New Roman"/>
                <w:szCs w:val="24"/>
              </w:rPr>
            </w:pPr>
            <w:r w:rsidRPr="002E7F2D">
              <w:rPr>
                <w:rFonts w:eastAsia="Times New Roman"/>
                <w:b/>
                <w:bCs/>
                <w:szCs w:val="24"/>
              </w:rPr>
              <w:t> </w:t>
            </w:r>
            <w:r w:rsidRPr="002E7F2D">
              <w:rPr>
                <w:rFonts w:eastAsia="Times New Roman"/>
                <w:szCs w:val="24"/>
              </w:rPr>
              <w:t> </w:t>
            </w:r>
          </w:p>
        </w:tc>
        <w:tc>
          <w:tcPr>
            <w:tcW w:w="1192"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1AB68EF" w14:textId="77777777" w:rsidR="002E7F2D" w:rsidRPr="002E7F2D" w:rsidRDefault="002E7F2D" w:rsidP="002E7F2D">
            <w:pPr>
              <w:spacing w:after="0" w:line="240" w:lineRule="auto"/>
              <w:ind w:left="0" w:right="0" w:firstLine="0"/>
              <w:textAlignment w:val="baseline"/>
              <w:rPr>
                <w:rFonts w:ascii="Times New Roman" w:eastAsia="Times New Roman" w:hAnsi="Times New Roman" w:cs="Times New Roman"/>
                <w:szCs w:val="24"/>
              </w:rPr>
            </w:pPr>
            <w:r w:rsidRPr="002E7F2D">
              <w:rPr>
                <w:rFonts w:eastAsia="Times New Roman"/>
                <w:b/>
                <w:bCs/>
                <w:szCs w:val="24"/>
              </w:rPr>
              <w:t>Signature</w:t>
            </w:r>
            <w:r w:rsidRPr="002E7F2D">
              <w:rPr>
                <w:rFonts w:eastAsia="Times New Roman"/>
                <w:szCs w:val="24"/>
              </w:rPr>
              <w:t> </w:t>
            </w:r>
          </w:p>
        </w:tc>
        <w:tc>
          <w:tcPr>
            <w:tcW w:w="227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E54388" w14:textId="77777777" w:rsidR="002E7F2D" w:rsidRPr="002E7F2D" w:rsidRDefault="002E7F2D" w:rsidP="002E7F2D">
            <w:pPr>
              <w:spacing w:after="0" w:line="240" w:lineRule="auto"/>
              <w:ind w:left="0" w:right="0" w:firstLine="0"/>
              <w:jc w:val="left"/>
              <w:textAlignment w:val="baseline"/>
              <w:rPr>
                <w:rFonts w:ascii="Times New Roman" w:eastAsia="Times New Roman" w:hAnsi="Times New Roman" w:cs="Times New Roman"/>
                <w:szCs w:val="24"/>
              </w:rPr>
            </w:pPr>
            <w:r w:rsidRPr="002E7F2D">
              <w:rPr>
                <w:rFonts w:eastAsia="Times New Roman"/>
                <w:szCs w:val="24"/>
              </w:rPr>
              <w:t> </w:t>
            </w:r>
          </w:p>
        </w:tc>
        <w:tc>
          <w:tcPr>
            <w:tcW w:w="1087"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15CA6C7" w14:textId="77777777" w:rsidR="002E7F2D" w:rsidRPr="002E7F2D" w:rsidRDefault="002E7F2D" w:rsidP="002E7F2D">
            <w:pPr>
              <w:spacing w:after="0" w:line="240" w:lineRule="auto"/>
              <w:ind w:left="0" w:right="0" w:firstLine="0"/>
              <w:textAlignment w:val="baseline"/>
              <w:rPr>
                <w:rFonts w:ascii="Times New Roman" w:eastAsia="Times New Roman" w:hAnsi="Times New Roman" w:cs="Times New Roman"/>
                <w:szCs w:val="24"/>
              </w:rPr>
            </w:pPr>
            <w:r w:rsidRPr="002E7F2D">
              <w:rPr>
                <w:rFonts w:eastAsia="Times New Roman"/>
                <w:b/>
                <w:bCs/>
                <w:szCs w:val="24"/>
              </w:rPr>
              <w:t>Date  </w:t>
            </w:r>
            <w:r w:rsidRPr="002E7F2D">
              <w:rPr>
                <w:rFonts w:eastAsia="Times New Roman"/>
                <w:szCs w:val="24"/>
              </w:rPr>
              <w:t> </w:t>
            </w:r>
          </w:p>
        </w:tc>
        <w:tc>
          <w:tcPr>
            <w:tcW w:w="151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76E933" w14:textId="77777777" w:rsidR="002E7F2D" w:rsidRPr="002E7F2D" w:rsidRDefault="002E7F2D" w:rsidP="002E7F2D">
            <w:pPr>
              <w:spacing w:after="0" w:line="240" w:lineRule="auto"/>
              <w:ind w:left="0" w:right="0" w:firstLine="0"/>
              <w:jc w:val="left"/>
              <w:textAlignment w:val="baseline"/>
              <w:rPr>
                <w:rFonts w:ascii="Times New Roman" w:eastAsia="Times New Roman" w:hAnsi="Times New Roman" w:cs="Times New Roman"/>
                <w:szCs w:val="24"/>
              </w:rPr>
            </w:pPr>
            <w:r w:rsidRPr="002E7F2D">
              <w:rPr>
                <w:rFonts w:eastAsia="Times New Roman"/>
                <w:b/>
                <w:bCs/>
                <w:szCs w:val="24"/>
              </w:rPr>
              <w:t> </w:t>
            </w:r>
            <w:r w:rsidRPr="002E7F2D">
              <w:rPr>
                <w:rFonts w:eastAsia="Times New Roman"/>
                <w:szCs w:val="24"/>
              </w:rPr>
              <w:t> </w:t>
            </w:r>
          </w:p>
        </w:tc>
      </w:tr>
    </w:tbl>
    <w:p w14:paraId="131E9048" w14:textId="77777777" w:rsidR="002E7F2D" w:rsidRDefault="002E7F2D" w:rsidP="002E7F2D">
      <w:pPr>
        <w:spacing w:after="0" w:line="240" w:lineRule="auto"/>
        <w:ind w:left="0" w:right="0" w:firstLine="0"/>
        <w:textAlignment w:val="baseline"/>
        <w:rPr>
          <w:rFonts w:eastAsia="Times New Roman"/>
          <w:szCs w:val="24"/>
        </w:rPr>
      </w:pPr>
      <w:r w:rsidRPr="002E7F2D">
        <w:rPr>
          <w:rFonts w:eastAsia="Times New Roman"/>
          <w:szCs w:val="24"/>
        </w:rPr>
        <w:t> </w:t>
      </w:r>
    </w:p>
    <w:p w14:paraId="0F4E3B47" w14:textId="77777777" w:rsidR="002E7F2D" w:rsidRDefault="002E7F2D" w:rsidP="002E7F2D">
      <w:pPr>
        <w:spacing w:after="0" w:line="240" w:lineRule="auto"/>
        <w:ind w:left="0" w:right="0" w:firstLine="0"/>
        <w:textAlignment w:val="baseline"/>
        <w:rPr>
          <w:rFonts w:eastAsia="Times New Roman"/>
          <w:szCs w:val="24"/>
        </w:rPr>
      </w:pPr>
    </w:p>
    <w:p w14:paraId="35E14672" w14:textId="77777777" w:rsidR="002E7F2D" w:rsidRDefault="002E7F2D" w:rsidP="002E7F2D">
      <w:pPr>
        <w:spacing w:after="0" w:line="240" w:lineRule="auto"/>
        <w:ind w:left="0" w:right="0" w:firstLine="0"/>
        <w:textAlignment w:val="baseline"/>
        <w:rPr>
          <w:rFonts w:eastAsia="Times New Roman"/>
          <w:szCs w:val="24"/>
        </w:rPr>
      </w:pPr>
    </w:p>
    <w:p w14:paraId="3BD97C7F" w14:textId="77777777" w:rsidR="002E7F2D" w:rsidRDefault="002E7F2D" w:rsidP="002E7F2D">
      <w:pPr>
        <w:spacing w:after="0" w:line="240" w:lineRule="auto"/>
        <w:ind w:left="0" w:right="0" w:firstLine="0"/>
        <w:textAlignment w:val="baseline"/>
        <w:rPr>
          <w:rFonts w:eastAsia="Times New Roman"/>
          <w:szCs w:val="24"/>
        </w:rPr>
      </w:pPr>
    </w:p>
    <w:p w14:paraId="43DD1D18" w14:textId="77777777" w:rsidR="002E7F2D" w:rsidRDefault="002E7F2D" w:rsidP="002E7F2D">
      <w:pPr>
        <w:spacing w:after="0" w:line="240" w:lineRule="auto"/>
        <w:ind w:left="0" w:right="0" w:firstLine="0"/>
        <w:textAlignment w:val="baseline"/>
        <w:rPr>
          <w:rFonts w:eastAsia="Times New Roman"/>
          <w:szCs w:val="24"/>
        </w:rPr>
      </w:pPr>
    </w:p>
    <w:p w14:paraId="0CFAD861" w14:textId="77777777" w:rsidR="002E7F2D" w:rsidRDefault="002E7F2D" w:rsidP="002E7F2D">
      <w:pPr>
        <w:spacing w:after="0" w:line="240" w:lineRule="auto"/>
        <w:ind w:left="0" w:right="0" w:firstLine="0"/>
        <w:textAlignment w:val="baseline"/>
        <w:rPr>
          <w:rFonts w:eastAsia="Times New Roman"/>
          <w:szCs w:val="24"/>
        </w:rPr>
      </w:pPr>
    </w:p>
    <w:p w14:paraId="0C51C046" w14:textId="77777777" w:rsidR="002E7F2D" w:rsidRDefault="002E7F2D" w:rsidP="002E7F2D">
      <w:pPr>
        <w:spacing w:after="0" w:line="240" w:lineRule="auto"/>
        <w:ind w:left="0" w:right="0" w:firstLine="0"/>
        <w:textAlignment w:val="baseline"/>
        <w:rPr>
          <w:rFonts w:eastAsia="Times New Roman"/>
          <w:szCs w:val="24"/>
        </w:rPr>
      </w:pPr>
    </w:p>
    <w:p w14:paraId="29C5D04D" w14:textId="77777777" w:rsidR="002E7F2D" w:rsidRDefault="002E7F2D" w:rsidP="002E7F2D">
      <w:pPr>
        <w:spacing w:after="0" w:line="240" w:lineRule="auto"/>
        <w:ind w:left="0" w:right="0" w:firstLine="0"/>
        <w:textAlignment w:val="baseline"/>
        <w:rPr>
          <w:rFonts w:eastAsia="Times New Roman"/>
          <w:szCs w:val="24"/>
        </w:rPr>
      </w:pPr>
    </w:p>
    <w:p w14:paraId="16331FEA" w14:textId="77777777" w:rsidR="002E7F2D" w:rsidRDefault="002E7F2D" w:rsidP="002E7F2D">
      <w:pPr>
        <w:spacing w:after="0" w:line="240" w:lineRule="auto"/>
        <w:ind w:left="0" w:right="0" w:firstLine="0"/>
        <w:textAlignment w:val="baseline"/>
        <w:rPr>
          <w:rFonts w:eastAsia="Times New Roman"/>
          <w:szCs w:val="24"/>
        </w:rPr>
      </w:pPr>
    </w:p>
    <w:p w14:paraId="5F757345" w14:textId="77777777" w:rsidR="002E7F2D" w:rsidRDefault="002E7F2D" w:rsidP="002E7F2D">
      <w:pPr>
        <w:spacing w:after="0" w:line="240" w:lineRule="auto"/>
        <w:ind w:left="0" w:right="0" w:firstLine="0"/>
        <w:textAlignment w:val="baseline"/>
        <w:rPr>
          <w:rFonts w:eastAsia="Times New Roman"/>
          <w:szCs w:val="24"/>
        </w:rPr>
      </w:pPr>
    </w:p>
    <w:p w14:paraId="5B727E96" w14:textId="77777777" w:rsidR="002E7F2D" w:rsidRDefault="002E7F2D" w:rsidP="002E7F2D">
      <w:pPr>
        <w:spacing w:after="0" w:line="240" w:lineRule="auto"/>
        <w:ind w:left="0" w:right="0" w:firstLine="0"/>
        <w:textAlignment w:val="baseline"/>
        <w:rPr>
          <w:rFonts w:eastAsia="Times New Roman"/>
          <w:szCs w:val="24"/>
        </w:rPr>
      </w:pPr>
    </w:p>
    <w:p w14:paraId="0F8ACFED" w14:textId="77777777" w:rsidR="002E7F2D" w:rsidRDefault="002E7F2D" w:rsidP="002E7F2D">
      <w:pPr>
        <w:spacing w:after="0" w:line="240" w:lineRule="auto"/>
        <w:ind w:left="0" w:right="0" w:firstLine="0"/>
        <w:textAlignment w:val="baseline"/>
        <w:rPr>
          <w:rFonts w:eastAsia="Times New Roman"/>
          <w:szCs w:val="24"/>
        </w:rPr>
      </w:pPr>
    </w:p>
    <w:p w14:paraId="470FF380" w14:textId="77777777" w:rsidR="002E7F2D" w:rsidRDefault="002E7F2D" w:rsidP="002E7F2D">
      <w:pPr>
        <w:spacing w:after="0" w:line="240" w:lineRule="auto"/>
        <w:ind w:left="0" w:right="0" w:firstLine="0"/>
        <w:textAlignment w:val="baseline"/>
        <w:rPr>
          <w:rFonts w:eastAsia="Times New Roman"/>
          <w:szCs w:val="24"/>
        </w:rPr>
      </w:pPr>
    </w:p>
    <w:p w14:paraId="16860685" w14:textId="77777777" w:rsidR="002E7F2D" w:rsidRDefault="002E7F2D" w:rsidP="002E7F2D">
      <w:pPr>
        <w:spacing w:after="0" w:line="240" w:lineRule="auto"/>
        <w:ind w:left="0" w:right="0" w:firstLine="0"/>
        <w:textAlignment w:val="baseline"/>
        <w:rPr>
          <w:rFonts w:eastAsia="Times New Roman"/>
          <w:szCs w:val="24"/>
        </w:rPr>
      </w:pPr>
    </w:p>
    <w:p w14:paraId="6CB38C77" w14:textId="77777777" w:rsidR="002E7F2D" w:rsidRDefault="002E7F2D" w:rsidP="002E7F2D">
      <w:pPr>
        <w:spacing w:after="0" w:line="240" w:lineRule="auto"/>
        <w:ind w:left="0" w:right="0" w:firstLine="0"/>
        <w:textAlignment w:val="baseline"/>
        <w:rPr>
          <w:rFonts w:eastAsia="Times New Roman"/>
          <w:szCs w:val="24"/>
        </w:rPr>
      </w:pPr>
    </w:p>
    <w:p w14:paraId="5F3BFB02" w14:textId="77777777" w:rsidR="002E7F2D" w:rsidRDefault="002E7F2D" w:rsidP="002E7F2D">
      <w:pPr>
        <w:spacing w:after="0" w:line="240" w:lineRule="auto"/>
        <w:ind w:left="0" w:right="0" w:firstLine="0"/>
        <w:textAlignment w:val="baseline"/>
        <w:rPr>
          <w:rFonts w:eastAsia="Times New Roman"/>
          <w:szCs w:val="24"/>
        </w:rPr>
      </w:pPr>
    </w:p>
    <w:p w14:paraId="37A679D2" w14:textId="77777777" w:rsidR="002E7F2D" w:rsidRDefault="002E7F2D" w:rsidP="002E7F2D">
      <w:pPr>
        <w:spacing w:after="0" w:line="240" w:lineRule="auto"/>
        <w:ind w:left="0" w:right="0" w:firstLine="0"/>
        <w:textAlignment w:val="baseline"/>
        <w:rPr>
          <w:rFonts w:eastAsia="Times New Roman"/>
          <w:szCs w:val="24"/>
        </w:rPr>
      </w:pPr>
    </w:p>
    <w:p w14:paraId="6D0B7E0C" w14:textId="77777777" w:rsidR="002E7F2D" w:rsidRDefault="002E7F2D" w:rsidP="002E7F2D">
      <w:pPr>
        <w:spacing w:after="0" w:line="240" w:lineRule="auto"/>
        <w:ind w:left="0" w:right="0" w:firstLine="0"/>
        <w:textAlignment w:val="baseline"/>
        <w:rPr>
          <w:rFonts w:eastAsia="Times New Roman"/>
          <w:szCs w:val="24"/>
        </w:rPr>
      </w:pPr>
    </w:p>
    <w:p w14:paraId="3C861F44" w14:textId="77777777" w:rsidR="002E7F2D" w:rsidRDefault="002E7F2D" w:rsidP="002E7F2D">
      <w:pPr>
        <w:spacing w:after="0" w:line="240" w:lineRule="auto"/>
        <w:ind w:left="0" w:right="0" w:firstLine="0"/>
        <w:textAlignment w:val="baseline"/>
        <w:rPr>
          <w:rFonts w:eastAsia="Times New Roman"/>
          <w:szCs w:val="24"/>
        </w:rPr>
      </w:pPr>
    </w:p>
    <w:p w14:paraId="08BAA458" w14:textId="77777777" w:rsidR="002E7F2D" w:rsidRDefault="002E7F2D" w:rsidP="002E7F2D">
      <w:pPr>
        <w:spacing w:after="0" w:line="240" w:lineRule="auto"/>
        <w:ind w:left="0" w:right="0" w:firstLine="0"/>
        <w:textAlignment w:val="baseline"/>
        <w:rPr>
          <w:rFonts w:eastAsia="Times New Roman"/>
          <w:szCs w:val="24"/>
        </w:rPr>
      </w:pPr>
    </w:p>
    <w:p w14:paraId="4E79DAB5" w14:textId="77777777" w:rsidR="002E7F2D" w:rsidRDefault="002E7F2D" w:rsidP="002E7F2D">
      <w:pPr>
        <w:spacing w:after="0" w:line="240" w:lineRule="auto"/>
        <w:ind w:left="0" w:right="0" w:firstLine="0"/>
        <w:textAlignment w:val="baseline"/>
        <w:rPr>
          <w:rFonts w:eastAsia="Times New Roman"/>
          <w:szCs w:val="24"/>
        </w:rPr>
      </w:pPr>
    </w:p>
    <w:p w14:paraId="1F714C96" w14:textId="77777777" w:rsidR="002E7F2D" w:rsidRDefault="002E7F2D" w:rsidP="002E7F2D">
      <w:pPr>
        <w:spacing w:after="0" w:line="240" w:lineRule="auto"/>
        <w:ind w:left="0" w:right="0" w:firstLine="0"/>
        <w:textAlignment w:val="baseline"/>
        <w:rPr>
          <w:rFonts w:eastAsia="Times New Roman"/>
          <w:szCs w:val="24"/>
        </w:rPr>
      </w:pPr>
    </w:p>
    <w:p w14:paraId="39BAB521" w14:textId="77777777" w:rsidR="002E7F2D" w:rsidRDefault="002E7F2D" w:rsidP="002E7F2D">
      <w:pPr>
        <w:spacing w:after="0" w:line="240" w:lineRule="auto"/>
        <w:ind w:left="0" w:right="0" w:firstLine="0"/>
        <w:textAlignment w:val="baseline"/>
        <w:rPr>
          <w:rFonts w:eastAsia="Times New Roman"/>
          <w:szCs w:val="24"/>
        </w:rPr>
      </w:pPr>
    </w:p>
    <w:p w14:paraId="47161FB1" w14:textId="77777777" w:rsidR="002E7F2D" w:rsidRDefault="002E7F2D" w:rsidP="002E7F2D">
      <w:pPr>
        <w:spacing w:after="0" w:line="240" w:lineRule="auto"/>
        <w:ind w:left="0" w:right="0" w:firstLine="0"/>
        <w:textAlignment w:val="baseline"/>
        <w:rPr>
          <w:rFonts w:eastAsia="Times New Roman"/>
          <w:szCs w:val="24"/>
        </w:rPr>
      </w:pPr>
    </w:p>
    <w:p w14:paraId="1903952E" w14:textId="77777777" w:rsidR="002E7F2D" w:rsidRDefault="002E7F2D" w:rsidP="002E7F2D">
      <w:pPr>
        <w:spacing w:after="0" w:line="240" w:lineRule="auto"/>
        <w:ind w:left="0" w:right="0" w:firstLine="0"/>
        <w:textAlignment w:val="baseline"/>
        <w:rPr>
          <w:rFonts w:eastAsia="Times New Roman"/>
          <w:szCs w:val="24"/>
        </w:rPr>
      </w:pPr>
    </w:p>
    <w:p w14:paraId="50E611D4" w14:textId="77777777" w:rsidR="002E7F2D" w:rsidRDefault="002E7F2D" w:rsidP="002E7F2D">
      <w:pPr>
        <w:spacing w:after="0" w:line="240" w:lineRule="auto"/>
        <w:ind w:left="0" w:right="0" w:firstLine="0"/>
        <w:textAlignment w:val="baseline"/>
        <w:rPr>
          <w:rFonts w:eastAsia="Times New Roman"/>
          <w:szCs w:val="24"/>
        </w:rPr>
      </w:pPr>
    </w:p>
    <w:p w14:paraId="2921158F" w14:textId="77777777" w:rsidR="002E7F2D" w:rsidRDefault="002E7F2D" w:rsidP="002E7F2D">
      <w:pPr>
        <w:spacing w:after="0" w:line="240" w:lineRule="auto"/>
        <w:ind w:left="0" w:right="0" w:firstLine="0"/>
        <w:textAlignment w:val="baseline"/>
        <w:rPr>
          <w:rFonts w:eastAsia="Times New Roman"/>
          <w:szCs w:val="24"/>
        </w:rPr>
      </w:pPr>
    </w:p>
    <w:p w14:paraId="6C8A02BF" w14:textId="77777777" w:rsidR="002E7F2D" w:rsidRDefault="002E7F2D" w:rsidP="002E7F2D">
      <w:pPr>
        <w:spacing w:after="0" w:line="240" w:lineRule="auto"/>
        <w:ind w:left="0" w:right="0" w:firstLine="0"/>
        <w:textAlignment w:val="baseline"/>
        <w:rPr>
          <w:rFonts w:eastAsia="Times New Roman"/>
          <w:szCs w:val="24"/>
        </w:rPr>
      </w:pPr>
    </w:p>
    <w:p w14:paraId="3EA0DF66" w14:textId="77777777" w:rsidR="002E7F2D" w:rsidRDefault="002E7F2D" w:rsidP="002E7F2D">
      <w:pPr>
        <w:spacing w:after="0" w:line="240" w:lineRule="auto"/>
        <w:ind w:left="0" w:right="0" w:firstLine="0"/>
        <w:textAlignment w:val="baseline"/>
        <w:rPr>
          <w:rFonts w:eastAsia="Times New Roman"/>
          <w:szCs w:val="24"/>
        </w:rPr>
      </w:pPr>
    </w:p>
    <w:p w14:paraId="7306B821" w14:textId="77777777" w:rsidR="002E7F2D" w:rsidRDefault="002E7F2D" w:rsidP="002E7F2D">
      <w:pPr>
        <w:spacing w:after="0" w:line="240" w:lineRule="auto"/>
        <w:ind w:left="0" w:right="0" w:firstLine="0"/>
        <w:textAlignment w:val="baseline"/>
        <w:rPr>
          <w:rFonts w:eastAsia="Times New Roman"/>
          <w:szCs w:val="24"/>
        </w:rPr>
      </w:pPr>
    </w:p>
    <w:p w14:paraId="25F48A62" w14:textId="77777777" w:rsidR="002E7F2D" w:rsidRDefault="002E7F2D" w:rsidP="002E7F2D">
      <w:pPr>
        <w:spacing w:after="0" w:line="240" w:lineRule="auto"/>
        <w:ind w:left="0" w:right="0" w:firstLine="0"/>
        <w:textAlignment w:val="baseline"/>
        <w:rPr>
          <w:rFonts w:eastAsia="Times New Roman"/>
          <w:szCs w:val="24"/>
        </w:rPr>
      </w:pPr>
    </w:p>
    <w:p w14:paraId="6A1CC5E4" w14:textId="77777777" w:rsidR="002E7F2D" w:rsidRDefault="002E7F2D" w:rsidP="002E7F2D">
      <w:pPr>
        <w:spacing w:after="0" w:line="240" w:lineRule="auto"/>
        <w:ind w:left="0" w:right="0" w:firstLine="0"/>
        <w:textAlignment w:val="baseline"/>
        <w:rPr>
          <w:rFonts w:eastAsia="Times New Roman"/>
          <w:szCs w:val="24"/>
        </w:rPr>
      </w:pPr>
    </w:p>
    <w:p w14:paraId="55659618" w14:textId="77777777" w:rsidR="002E7F2D" w:rsidRDefault="002E7F2D" w:rsidP="002E7F2D">
      <w:pPr>
        <w:spacing w:after="0" w:line="240" w:lineRule="auto"/>
        <w:ind w:left="0" w:right="0" w:firstLine="0"/>
        <w:textAlignment w:val="baseline"/>
        <w:rPr>
          <w:rFonts w:eastAsia="Times New Roman"/>
          <w:szCs w:val="24"/>
        </w:rPr>
      </w:pPr>
    </w:p>
    <w:p w14:paraId="5AD2A9BA" w14:textId="77777777" w:rsidR="002E7F2D" w:rsidRDefault="002E7F2D" w:rsidP="002E7F2D">
      <w:pPr>
        <w:spacing w:after="0" w:line="240" w:lineRule="auto"/>
        <w:ind w:left="0" w:right="0" w:firstLine="0"/>
        <w:textAlignment w:val="baseline"/>
        <w:rPr>
          <w:rFonts w:eastAsia="Times New Roman"/>
          <w:szCs w:val="24"/>
        </w:rPr>
      </w:pPr>
    </w:p>
    <w:p w14:paraId="747D71CD" w14:textId="77777777" w:rsidR="002E7F2D" w:rsidRDefault="002E7F2D" w:rsidP="002E7F2D">
      <w:pPr>
        <w:spacing w:after="0" w:line="240" w:lineRule="auto"/>
        <w:ind w:left="0" w:right="0" w:firstLine="0"/>
        <w:textAlignment w:val="baseline"/>
        <w:rPr>
          <w:rFonts w:eastAsia="Times New Roman"/>
          <w:szCs w:val="24"/>
        </w:rPr>
      </w:pPr>
    </w:p>
    <w:p w14:paraId="57BF40FA" w14:textId="77777777" w:rsidR="002E7F2D" w:rsidRPr="002E7F2D" w:rsidRDefault="002E7F2D" w:rsidP="002E7F2D">
      <w:pPr>
        <w:spacing w:after="0" w:line="240" w:lineRule="auto"/>
        <w:ind w:left="0" w:right="0" w:firstLine="0"/>
        <w:textAlignment w:val="baseline"/>
        <w:rPr>
          <w:rFonts w:ascii="Segoe UI" w:eastAsia="Times New Roman" w:hAnsi="Segoe UI" w:cs="Segoe UI"/>
          <w:sz w:val="18"/>
          <w:szCs w:val="18"/>
        </w:rPr>
      </w:pPr>
    </w:p>
    <w:p w14:paraId="10815E63" w14:textId="77777777" w:rsidR="001C2C77" w:rsidRPr="00224891" w:rsidRDefault="001C2C77" w:rsidP="001C2C77">
      <w:pPr>
        <w:spacing w:after="0" w:line="240" w:lineRule="auto"/>
        <w:ind w:left="14" w:right="0" w:hanging="14"/>
        <w:jc w:val="center"/>
        <w:rPr>
          <w:rFonts w:asciiTheme="minorHAnsi" w:hAnsiTheme="minorHAnsi" w:cstheme="minorHAnsi"/>
        </w:rPr>
      </w:pPr>
      <w:r w:rsidRPr="00224891">
        <w:rPr>
          <w:rFonts w:asciiTheme="minorHAnsi" w:hAnsiTheme="minorHAnsi" w:cstheme="minorHAnsi"/>
          <w:noProof/>
        </w:rPr>
        <w:lastRenderedPageBreak/>
        <w:drawing>
          <wp:inline distT="0" distB="0" distL="0" distR="0" wp14:anchorId="5409A6EE" wp14:editId="48C8290D">
            <wp:extent cx="2185035" cy="594072"/>
            <wp:effectExtent l="0" t="0" r="5715" b="0"/>
            <wp:docPr id="3" name="Picture 3"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738" name="Picture 1738" descr="A picture containing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5035" cy="594072"/>
                    </a:xfrm>
                    <a:prstGeom prst="rect">
                      <a:avLst/>
                    </a:prstGeom>
                  </pic:spPr>
                </pic:pic>
              </a:graphicData>
            </a:graphic>
          </wp:inline>
        </w:drawing>
      </w:r>
    </w:p>
    <w:p w14:paraId="6D0A1B99" w14:textId="77777777" w:rsidR="000C0D70" w:rsidRPr="000C0D70" w:rsidRDefault="000C0D70" w:rsidP="000C0D70">
      <w:pPr>
        <w:spacing w:after="0" w:line="240" w:lineRule="auto"/>
        <w:ind w:left="0" w:right="0" w:firstLine="0"/>
        <w:jc w:val="center"/>
        <w:textAlignment w:val="baseline"/>
        <w:rPr>
          <w:rFonts w:ascii="Segoe UI" w:eastAsia="Times New Roman" w:hAnsi="Segoe UI" w:cs="Segoe UI"/>
          <w:b/>
          <w:bCs/>
          <w:color w:val="4F81BD"/>
          <w:sz w:val="18"/>
          <w:szCs w:val="18"/>
        </w:rPr>
      </w:pPr>
      <w:r w:rsidRPr="000C0D70">
        <w:rPr>
          <w:rFonts w:eastAsia="Times New Roman"/>
          <w:b/>
          <w:bCs/>
          <w:i/>
          <w:iCs/>
          <w:color w:val="auto"/>
          <w:sz w:val="36"/>
          <w:szCs w:val="36"/>
        </w:rPr>
        <w:t>Capstone Project (XXXX 495B)</w:t>
      </w:r>
      <w:r w:rsidRPr="000C0D70">
        <w:rPr>
          <w:rFonts w:eastAsia="Times New Roman"/>
          <w:b/>
          <w:bCs/>
          <w:color w:val="auto"/>
          <w:sz w:val="36"/>
          <w:szCs w:val="36"/>
        </w:rPr>
        <w:t> </w:t>
      </w:r>
    </w:p>
    <w:p w14:paraId="37D1A974" w14:textId="77777777" w:rsidR="000C0D70" w:rsidRPr="000C0D70" w:rsidRDefault="000C0D70" w:rsidP="000C0D70">
      <w:pPr>
        <w:spacing w:after="0" w:line="240" w:lineRule="auto"/>
        <w:ind w:left="0" w:right="0" w:firstLine="0"/>
        <w:jc w:val="center"/>
        <w:textAlignment w:val="baseline"/>
        <w:rPr>
          <w:rFonts w:ascii="Segoe UI" w:eastAsia="Times New Roman" w:hAnsi="Segoe UI" w:cs="Segoe UI"/>
          <w:b/>
          <w:bCs/>
          <w:color w:val="4F81BD"/>
          <w:sz w:val="18"/>
          <w:szCs w:val="18"/>
        </w:rPr>
      </w:pPr>
      <w:r w:rsidRPr="000C0D70">
        <w:rPr>
          <w:rFonts w:eastAsia="Times New Roman"/>
          <w:b/>
          <w:bCs/>
          <w:i/>
          <w:iCs/>
          <w:color w:val="C00000"/>
          <w:sz w:val="28"/>
          <w:szCs w:val="28"/>
        </w:rPr>
        <w:t>Final Report Submission Form</w:t>
      </w:r>
      <w:r w:rsidRPr="000C0D70">
        <w:rPr>
          <w:rFonts w:eastAsia="Times New Roman"/>
          <w:b/>
          <w:bCs/>
          <w:color w:val="C00000"/>
          <w:sz w:val="28"/>
          <w:szCs w:val="28"/>
        </w:rPr>
        <w:t> </w:t>
      </w:r>
    </w:p>
    <w:p w14:paraId="015E9E23" w14:textId="77777777" w:rsidR="000C0D70" w:rsidRPr="000C0D70" w:rsidRDefault="000C0D70" w:rsidP="000C0D70">
      <w:pPr>
        <w:spacing w:after="0" w:line="240" w:lineRule="auto"/>
        <w:ind w:left="195" w:right="0" w:firstLine="0"/>
        <w:jc w:val="center"/>
        <w:textAlignment w:val="baseline"/>
        <w:rPr>
          <w:rFonts w:ascii="Segoe UI" w:eastAsia="Times New Roman" w:hAnsi="Segoe UI" w:cs="Segoe UI"/>
          <w:sz w:val="18"/>
          <w:szCs w:val="18"/>
        </w:rPr>
      </w:pPr>
      <w:r w:rsidRPr="000C0D70">
        <w:rPr>
          <w:rFonts w:eastAsia="Times New Roman"/>
          <w:b/>
          <w:bCs/>
          <w:i/>
          <w:iCs/>
          <w:szCs w:val="24"/>
        </w:rPr>
        <w:t> </w:t>
      </w:r>
      <w:r w:rsidRPr="000C0D70">
        <w:rPr>
          <w:rFonts w:eastAsia="Times New Roman"/>
          <w:szCs w:val="24"/>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40"/>
        <w:gridCol w:w="4185"/>
        <w:gridCol w:w="255"/>
        <w:gridCol w:w="1170"/>
        <w:gridCol w:w="255"/>
        <w:gridCol w:w="180"/>
        <w:gridCol w:w="1140"/>
        <w:gridCol w:w="255"/>
        <w:gridCol w:w="999"/>
      </w:tblGrid>
      <w:tr w:rsidR="000C0D70" w:rsidRPr="000C0D70" w14:paraId="154E0D25" w14:textId="77777777" w:rsidTr="000C0D70">
        <w:trPr>
          <w:trHeight w:val="300"/>
        </w:trPr>
        <w:tc>
          <w:tcPr>
            <w:tcW w:w="26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5E553C6" w14:textId="77777777" w:rsidR="000C0D70" w:rsidRPr="000C0D70" w:rsidRDefault="000C0D70" w:rsidP="000C0D70">
            <w:pPr>
              <w:spacing w:after="0" w:line="240" w:lineRule="auto"/>
              <w:ind w:left="105" w:right="0" w:firstLine="0"/>
              <w:jc w:val="left"/>
              <w:textAlignment w:val="baseline"/>
              <w:rPr>
                <w:rFonts w:ascii="Times New Roman" w:eastAsia="Times New Roman" w:hAnsi="Times New Roman" w:cs="Times New Roman"/>
                <w:szCs w:val="24"/>
              </w:rPr>
            </w:pPr>
            <w:r w:rsidRPr="000C0D70">
              <w:rPr>
                <w:rFonts w:eastAsia="Times New Roman"/>
                <w:b/>
                <w:bCs/>
                <w:szCs w:val="24"/>
              </w:rPr>
              <w:t>Name of Student  </w:t>
            </w:r>
            <w:r w:rsidRPr="000C0D70">
              <w:rPr>
                <w:rFonts w:eastAsia="Times New Roman"/>
                <w:szCs w:val="24"/>
              </w:rPr>
              <w:t> </w:t>
            </w:r>
          </w:p>
        </w:tc>
        <w:tc>
          <w:tcPr>
            <w:tcW w:w="41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9CB891A" w14:textId="77777777" w:rsidR="000C0D70" w:rsidRPr="000C0D70" w:rsidRDefault="000C0D70" w:rsidP="000C0D70">
            <w:pPr>
              <w:spacing w:after="0" w:line="240" w:lineRule="auto"/>
              <w:ind w:left="105" w:right="0" w:firstLine="0"/>
              <w:jc w:val="left"/>
              <w:textAlignment w:val="baseline"/>
              <w:rPr>
                <w:rFonts w:ascii="Times New Roman" w:eastAsia="Times New Roman" w:hAnsi="Times New Roman" w:cs="Times New Roman"/>
                <w:szCs w:val="24"/>
              </w:rPr>
            </w:pPr>
            <w:r w:rsidRPr="000C0D70">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vAlign w:val="center"/>
            <w:hideMark/>
          </w:tcPr>
          <w:p w14:paraId="40579C4D" w14:textId="77777777" w:rsidR="000C0D70" w:rsidRPr="000C0D70" w:rsidRDefault="000C0D70" w:rsidP="000C0D70">
            <w:pPr>
              <w:spacing w:after="0" w:line="240" w:lineRule="auto"/>
              <w:ind w:left="105" w:right="0" w:firstLine="0"/>
              <w:jc w:val="left"/>
              <w:textAlignment w:val="baseline"/>
              <w:rPr>
                <w:rFonts w:ascii="Times New Roman" w:eastAsia="Times New Roman" w:hAnsi="Times New Roman" w:cs="Times New Roman"/>
                <w:szCs w:val="24"/>
              </w:rPr>
            </w:pPr>
            <w:r w:rsidRPr="000C0D70">
              <w:rPr>
                <w:rFonts w:eastAsia="Times New Roman"/>
                <w:b/>
                <w:bCs/>
                <w:szCs w:val="24"/>
              </w:rPr>
              <w:t>Student ID </w:t>
            </w:r>
            <w:r w:rsidRPr="000C0D70">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7C13FCB4"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D27137"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szCs w:val="24"/>
              </w:rPr>
              <w:t>  </w:t>
            </w:r>
          </w:p>
        </w:tc>
      </w:tr>
      <w:tr w:rsidR="000C0D70" w:rsidRPr="000C0D70" w14:paraId="4D286039" w14:textId="77777777" w:rsidTr="000C0D70">
        <w:trPr>
          <w:trHeight w:val="300"/>
        </w:trPr>
        <w:tc>
          <w:tcPr>
            <w:tcW w:w="26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E5B06D3" w14:textId="77777777" w:rsidR="000C0D70" w:rsidRPr="000C0D70" w:rsidRDefault="000C0D70" w:rsidP="000C0D70">
            <w:pPr>
              <w:spacing w:after="0" w:line="240" w:lineRule="auto"/>
              <w:ind w:left="105" w:right="0" w:firstLine="0"/>
              <w:jc w:val="left"/>
              <w:textAlignment w:val="baseline"/>
              <w:rPr>
                <w:rFonts w:ascii="Times New Roman" w:eastAsia="Times New Roman" w:hAnsi="Times New Roman" w:cs="Times New Roman"/>
                <w:szCs w:val="24"/>
              </w:rPr>
            </w:pPr>
            <w:r w:rsidRPr="000C0D70">
              <w:rPr>
                <w:rFonts w:eastAsia="Times New Roman"/>
                <w:b/>
                <w:bCs/>
                <w:szCs w:val="24"/>
              </w:rPr>
              <w:t>Supervisor Name  </w:t>
            </w:r>
            <w:r w:rsidRPr="000C0D70">
              <w:rPr>
                <w:rFonts w:eastAsia="Times New Roman"/>
                <w:szCs w:val="24"/>
              </w:rPr>
              <w:t> </w:t>
            </w:r>
          </w:p>
        </w:tc>
        <w:tc>
          <w:tcPr>
            <w:tcW w:w="41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21CA4F" w14:textId="77777777" w:rsidR="000C0D70" w:rsidRPr="000C0D70" w:rsidRDefault="000C0D70" w:rsidP="000C0D70">
            <w:pPr>
              <w:spacing w:after="0" w:line="240" w:lineRule="auto"/>
              <w:ind w:left="105" w:right="0" w:firstLine="0"/>
              <w:jc w:val="left"/>
              <w:textAlignment w:val="baseline"/>
              <w:rPr>
                <w:rFonts w:ascii="Times New Roman" w:eastAsia="Times New Roman" w:hAnsi="Times New Roman" w:cs="Times New Roman"/>
                <w:szCs w:val="24"/>
              </w:rPr>
            </w:pPr>
            <w:r w:rsidRPr="000C0D70">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vAlign w:val="center"/>
            <w:hideMark/>
          </w:tcPr>
          <w:p w14:paraId="6C5B03B3" w14:textId="77777777" w:rsidR="000C0D70" w:rsidRPr="000C0D70" w:rsidRDefault="000C0D70" w:rsidP="000C0D70">
            <w:pPr>
              <w:spacing w:after="0" w:line="240" w:lineRule="auto"/>
              <w:ind w:left="105" w:right="0" w:firstLine="0"/>
              <w:jc w:val="left"/>
              <w:textAlignment w:val="baseline"/>
              <w:rPr>
                <w:rFonts w:ascii="Times New Roman" w:eastAsia="Times New Roman" w:hAnsi="Times New Roman" w:cs="Times New Roman"/>
                <w:szCs w:val="24"/>
              </w:rPr>
            </w:pPr>
            <w:r w:rsidRPr="000C0D70">
              <w:rPr>
                <w:rFonts w:eastAsia="Times New Roman"/>
                <w:b/>
                <w:bCs/>
                <w:szCs w:val="24"/>
              </w:rPr>
              <w:t>Program  </w:t>
            </w:r>
            <w:r w:rsidRPr="000C0D70">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7AA9E368"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8616DF"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szCs w:val="24"/>
              </w:rPr>
              <w:t>  </w:t>
            </w:r>
          </w:p>
        </w:tc>
      </w:tr>
      <w:tr w:rsidR="000C0D70" w:rsidRPr="000C0D70" w14:paraId="561AEC15" w14:textId="77777777" w:rsidTr="000C0D70">
        <w:trPr>
          <w:trHeight w:val="300"/>
        </w:trPr>
        <w:tc>
          <w:tcPr>
            <w:tcW w:w="2640" w:type="dxa"/>
            <w:tcBorders>
              <w:top w:val="single" w:sz="6" w:space="0" w:color="000000"/>
              <w:left w:val="single" w:sz="6" w:space="0" w:color="000000"/>
              <w:bottom w:val="single" w:sz="6" w:space="0" w:color="auto"/>
              <w:right w:val="single" w:sz="6" w:space="0" w:color="000000"/>
            </w:tcBorders>
            <w:shd w:val="clear" w:color="auto" w:fill="DBE5F1"/>
            <w:vAlign w:val="center"/>
            <w:hideMark/>
          </w:tcPr>
          <w:p w14:paraId="2100442C" w14:textId="77777777" w:rsidR="000C0D70" w:rsidRPr="000C0D70" w:rsidRDefault="000C0D70" w:rsidP="000C0D70">
            <w:pPr>
              <w:spacing w:after="0" w:line="240" w:lineRule="auto"/>
              <w:ind w:left="105" w:right="0" w:firstLine="0"/>
              <w:jc w:val="left"/>
              <w:textAlignment w:val="baseline"/>
              <w:rPr>
                <w:rFonts w:ascii="Times New Roman" w:eastAsia="Times New Roman" w:hAnsi="Times New Roman" w:cs="Times New Roman"/>
                <w:szCs w:val="24"/>
              </w:rPr>
            </w:pPr>
            <w:r w:rsidRPr="000C0D70">
              <w:rPr>
                <w:rFonts w:eastAsia="Times New Roman"/>
                <w:b/>
                <w:bCs/>
                <w:szCs w:val="24"/>
              </w:rPr>
              <w:t>College  </w:t>
            </w:r>
            <w:r w:rsidRPr="000C0D70">
              <w:rPr>
                <w:rFonts w:eastAsia="Times New Roman"/>
                <w:szCs w:val="24"/>
              </w:rPr>
              <w:t> </w:t>
            </w:r>
          </w:p>
        </w:tc>
        <w:tc>
          <w:tcPr>
            <w:tcW w:w="4185" w:type="dxa"/>
            <w:tcBorders>
              <w:top w:val="single" w:sz="6" w:space="0" w:color="000000"/>
              <w:left w:val="single" w:sz="6" w:space="0" w:color="000000"/>
              <w:bottom w:val="single" w:sz="6" w:space="0" w:color="auto"/>
              <w:right w:val="single" w:sz="6" w:space="0" w:color="000000"/>
            </w:tcBorders>
            <w:shd w:val="clear" w:color="auto" w:fill="auto"/>
            <w:vAlign w:val="center"/>
            <w:hideMark/>
          </w:tcPr>
          <w:p w14:paraId="2244212E" w14:textId="77777777" w:rsidR="000C0D70" w:rsidRPr="000C0D70" w:rsidRDefault="000C0D70" w:rsidP="000C0D70">
            <w:pPr>
              <w:spacing w:after="0" w:line="240" w:lineRule="auto"/>
              <w:ind w:left="105" w:right="0" w:firstLine="0"/>
              <w:jc w:val="left"/>
              <w:textAlignment w:val="baseline"/>
              <w:rPr>
                <w:rFonts w:ascii="Times New Roman" w:eastAsia="Times New Roman" w:hAnsi="Times New Roman" w:cs="Times New Roman"/>
                <w:szCs w:val="24"/>
              </w:rPr>
            </w:pPr>
            <w:r w:rsidRPr="000C0D70">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vAlign w:val="center"/>
            <w:hideMark/>
          </w:tcPr>
          <w:p w14:paraId="2AB9A958" w14:textId="77777777" w:rsidR="000C0D70" w:rsidRPr="000C0D70" w:rsidRDefault="000C0D70" w:rsidP="000C0D70">
            <w:pPr>
              <w:spacing w:after="0" w:line="240" w:lineRule="auto"/>
              <w:ind w:left="105" w:right="0" w:firstLine="0"/>
              <w:jc w:val="left"/>
              <w:textAlignment w:val="baseline"/>
              <w:rPr>
                <w:rFonts w:ascii="Times New Roman" w:eastAsia="Times New Roman" w:hAnsi="Times New Roman" w:cs="Times New Roman"/>
                <w:szCs w:val="24"/>
              </w:rPr>
            </w:pPr>
            <w:r w:rsidRPr="000C0D70">
              <w:rPr>
                <w:rFonts w:eastAsia="Times New Roman"/>
                <w:b/>
                <w:bCs/>
                <w:szCs w:val="24"/>
              </w:rPr>
              <w:t>Course Code  </w:t>
            </w:r>
            <w:r w:rsidRPr="000C0D70">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2FA26152"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37C6427"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szCs w:val="24"/>
              </w:rPr>
              <w:t>  </w:t>
            </w:r>
          </w:p>
        </w:tc>
      </w:tr>
      <w:tr w:rsidR="000C0D70" w:rsidRPr="000C0D70" w14:paraId="665688FF" w14:textId="77777777" w:rsidTr="000C0D70">
        <w:trPr>
          <w:trHeight w:val="300"/>
        </w:trPr>
        <w:tc>
          <w:tcPr>
            <w:tcW w:w="2640" w:type="dxa"/>
            <w:vMerge w:val="restart"/>
            <w:tcBorders>
              <w:top w:val="single" w:sz="6" w:space="0" w:color="auto"/>
              <w:left w:val="single" w:sz="6" w:space="0" w:color="auto"/>
              <w:bottom w:val="single" w:sz="6" w:space="0" w:color="auto"/>
              <w:right w:val="single" w:sz="6" w:space="0" w:color="auto"/>
            </w:tcBorders>
            <w:shd w:val="clear" w:color="auto" w:fill="DBE5F1"/>
            <w:vAlign w:val="center"/>
            <w:hideMark/>
          </w:tcPr>
          <w:p w14:paraId="61DFB925" w14:textId="77777777" w:rsidR="000C0D70" w:rsidRPr="000C0D70" w:rsidRDefault="000C0D70" w:rsidP="000C0D70">
            <w:pPr>
              <w:spacing w:after="0" w:line="240" w:lineRule="auto"/>
              <w:ind w:left="105" w:right="0" w:firstLine="0"/>
              <w:jc w:val="left"/>
              <w:textAlignment w:val="baseline"/>
              <w:rPr>
                <w:rFonts w:ascii="Times New Roman" w:eastAsia="Times New Roman" w:hAnsi="Times New Roman" w:cs="Times New Roman"/>
                <w:szCs w:val="24"/>
              </w:rPr>
            </w:pPr>
            <w:r w:rsidRPr="000C0D70">
              <w:rPr>
                <w:rFonts w:eastAsia="Times New Roman"/>
                <w:b/>
                <w:bCs/>
                <w:szCs w:val="24"/>
              </w:rPr>
              <w:t>Course Title  </w:t>
            </w:r>
            <w:r w:rsidRPr="000C0D70">
              <w:rPr>
                <w:rFonts w:eastAsia="Times New Roman"/>
                <w:szCs w:val="24"/>
              </w:rPr>
              <w:t> </w:t>
            </w:r>
          </w:p>
        </w:tc>
        <w:tc>
          <w:tcPr>
            <w:tcW w:w="41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5ECEA046" w14:textId="77777777" w:rsidR="000C0D70" w:rsidRPr="000C0D70" w:rsidRDefault="000C0D70" w:rsidP="000C0D70">
            <w:pPr>
              <w:spacing w:after="0" w:line="240" w:lineRule="auto"/>
              <w:ind w:left="105" w:right="0" w:firstLine="0"/>
              <w:jc w:val="left"/>
              <w:textAlignment w:val="baseline"/>
              <w:rPr>
                <w:rFonts w:ascii="Times New Roman" w:eastAsia="Times New Roman" w:hAnsi="Times New Roman" w:cs="Times New Roman"/>
                <w:szCs w:val="24"/>
              </w:rPr>
            </w:pPr>
            <w:r w:rsidRPr="000C0D70">
              <w:rPr>
                <w:rFonts w:eastAsia="Times New Roman"/>
                <w:szCs w:val="24"/>
              </w:rPr>
              <w:t>  </w:t>
            </w:r>
          </w:p>
        </w:tc>
        <w:tc>
          <w:tcPr>
            <w:tcW w:w="1425" w:type="dxa"/>
            <w:gridSpan w:val="2"/>
            <w:tcBorders>
              <w:top w:val="single" w:sz="6" w:space="0" w:color="000000"/>
              <w:left w:val="single" w:sz="6" w:space="0" w:color="auto"/>
              <w:bottom w:val="single" w:sz="6" w:space="0" w:color="auto"/>
              <w:right w:val="nil"/>
            </w:tcBorders>
            <w:shd w:val="clear" w:color="auto" w:fill="DBE5F1"/>
            <w:vAlign w:val="center"/>
            <w:hideMark/>
          </w:tcPr>
          <w:p w14:paraId="37E7837C" w14:textId="77777777" w:rsidR="000C0D70" w:rsidRPr="000C0D70" w:rsidRDefault="000C0D70" w:rsidP="000C0D70">
            <w:pPr>
              <w:spacing w:after="0" w:line="240" w:lineRule="auto"/>
              <w:ind w:left="105" w:right="0" w:firstLine="0"/>
              <w:jc w:val="left"/>
              <w:textAlignment w:val="baseline"/>
              <w:rPr>
                <w:rFonts w:ascii="Times New Roman" w:eastAsia="Times New Roman" w:hAnsi="Times New Roman" w:cs="Times New Roman"/>
                <w:szCs w:val="24"/>
              </w:rPr>
            </w:pPr>
            <w:r w:rsidRPr="000C0D70">
              <w:rPr>
                <w:rFonts w:eastAsia="Times New Roman"/>
                <w:b/>
                <w:bCs/>
                <w:szCs w:val="24"/>
              </w:rPr>
              <w:t>Academic Year</w:t>
            </w:r>
            <w:r w:rsidRPr="000C0D70">
              <w:rPr>
                <w:rFonts w:eastAsia="Times New Roman"/>
                <w:szCs w:val="24"/>
              </w:rPr>
              <w:t> </w:t>
            </w:r>
          </w:p>
        </w:tc>
        <w:tc>
          <w:tcPr>
            <w:tcW w:w="435" w:type="dxa"/>
            <w:gridSpan w:val="2"/>
            <w:tcBorders>
              <w:top w:val="single" w:sz="6" w:space="0" w:color="000000"/>
              <w:left w:val="nil"/>
              <w:bottom w:val="single" w:sz="6" w:space="0" w:color="auto"/>
              <w:right w:val="single" w:sz="6" w:space="0" w:color="000000"/>
            </w:tcBorders>
            <w:shd w:val="clear" w:color="auto" w:fill="DBE5F1"/>
            <w:vAlign w:val="center"/>
            <w:hideMark/>
          </w:tcPr>
          <w:p w14:paraId="47ABEEA8"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b/>
                <w:bCs/>
                <w:szCs w:val="24"/>
              </w:rPr>
              <w:t>  </w:t>
            </w:r>
            <w:r w:rsidRPr="000C0D70">
              <w:rPr>
                <w:rFonts w:eastAsia="Times New Roman"/>
                <w:szCs w:val="24"/>
              </w:rPr>
              <w:t> </w:t>
            </w:r>
          </w:p>
        </w:tc>
        <w:tc>
          <w:tcPr>
            <w:tcW w:w="2370" w:type="dxa"/>
            <w:gridSpan w:val="3"/>
            <w:tcBorders>
              <w:top w:val="single" w:sz="6" w:space="0" w:color="000000"/>
              <w:left w:val="single" w:sz="6" w:space="0" w:color="000000"/>
              <w:bottom w:val="single" w:sz="6" w:space="0" w:color="auto"/>
              <w:right w:val="single" w:sz="6" w:space="0" w:color="000000"/>
            </w:tcBorders>
            <w:shd w:val="clear" w:color="auto" w:fill="auto"/>
            <w:vAlign w:val="center"/>
            <w:hideMark/>
          </w:tcPr>
          <w:p w14:paraId="29EF8F3B"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szCs w:val="24"/>
              </w:rPr>
              <w:t>  </w:t>
            </w:r>
          </w:p>
        </w:tc>
      </w:tr>
      <w:tr w:rsidR="000C0D70" w:rsidRPr="000C0D70" w14:paraId="58365B88" w14:textId="77777777" w:rsidTr="000C0D70">
        <w:trPr>
          <w:trHeight w:val="476"/>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0D2922E" w14:textId="77777777" w:rsidR="000C0D70" w:rsidRPr="000C0D70" w:rsidRDefault="000C0D70" w:rsidP="000C0D70">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93EA5A2" w14:textId="77777777" w:rsidR="000C0D70" w:rsidRPr="000C0D70" w:rsidRDefault="000C0D70" w:rsidP="000C0D70">
            <w:pPr>
              <w:spacing w:after="0" w:line="240" w:lineRule="auto"/>
              <w:ind w:left="0" w:right="0" w:firstLine="0"/>
              <w:jc w:val="left"/>
              <w:rPr>
                <w:rFonts w:ascii="Times New Roman" w:eastAsia="Times New Roman" w:hAnsi="Times New Roman" w:cs="Times New Roman"/>
                <w:szCs w:val="24"/>
              </w:rPr>
            </w:pPr>
          </w:p>
        </w:tc>
        <w:tc>
          <w:tcPr>
            <w:tcW w:w="4230" w:type="dxa"/>
            <w:gridSpan w:val="7"/>
            <w:vMerge w:val="restart"/>
            <w:tcBorders>
              <w:top w:val="single" w:sz="6" w:space="0" w:color="auto"/>
              <w:left w:val="single" w:sz="6" w:space="0" w:color="auto"/>
              <w:bottom w:val="single" w:sz="6" w:space="0" w:color="auto"/>
              <w:right w:val="single" w:sz="6" w:space="0" w:color="auto"/>
            </w:tcBorders>
            <w:shd w:val="clear" w:color="auto" w:fill="DBE5F1"/>
            <w:vAlign w:val="center"/>
            <w:hideMark/>
          </w:tcPr>
          <w:p w14:paraId="0365172A" w14:textId="77777777" w:rsidR="000C0D70" w:rsidRPr="000C0D70" w:rsidRDefault="000C0D70" w:rsidP="000C0D70">
            <w:pPr>
              <w:spacing w:after="0" w:line="240" w:lineRule="auto"/>
              <w:ind w:left="0" w:right="0" w:firstLine="0"/>
              <w:jc w:val="center"/>
              <w:textAlignment w:val="baseline"/>
              <w:rPr>
                <w:rFonts w:ascii="Times New Roman" w:eastAsia="Times New Roman" w:hAnsi="Times New Roman" w:cs="Times New Roman"/>
                <w:szCs w:val="24"/>
              </w:rPr>
            </w:pPr>
            <w:r w:rsidRPr="000C0D70">
              <w:rPr>
                <w:rFonts w:eastAsia="Times New Roman"/>
                <w:b/>
                <w:bCs/>
                <w:szCs w:val="24"/>
              </w:rPr>
              <w:t>Semester</w:t>
            </w:r>
            <w:r w:rsidRPr="000C0D70">
              <w:rPr>
                <w:rFonts w:eastAsia="Times New Roman"/>
                <w:szCs w:val="24"/>
              </w:rPr>
              <w:t> </w:t>
            </w:r>
          </w:p>
        </w:tc>
      </w:tr>
      <w:tr w:rsidR="000C0D70" w:rsidRPr="000C0D70" w14:paraId="57626609" w14:textId="77777777" w:rsidTr="000C0D70">
        <w:trPr>
          <w:trHeight w:val="476"/>
        </w:trPr>
        <w:tc>
          <w:tcPr>
            <w:tcW w:w="2640" w:type="dxa"/>
            <w:vMerge w:val="restart"/>
            <w:tcBorders>
              <w:top w:val="single" w:sz="6" w:space="0" w:color="auto"/>
              <w:left w:val="single" w:sz="6" w:space="0" w:color="auto"/>
              <w:bottom w:val="single" w:sz="6" w:space="0" w:color="auto"/>
              <w:right w:val="single" w:sz="6" w:space="0" w:color="auto"/>
            </w:tcBorders>
            <w:shd w:val="clear" w:color="auto" w:fill="DBE5F1"/>
            <w:vAlign w:val="center"/>
            <w:hideMark/>
          </w:tcPr>
          <w:p w14:paraId="38624FDE" w14:textId="77777777" w:rsidR="000C0D70" w:rsidRPr="000C0D70" w:rsidRDefault="000C0D70" w:rsidP="000C0D70">
            <w:pPr>
              <w:spacing w:after="0" w:line="240" w:lineRule="auto"/>
              <w:ind w:left="105" w:right="0" w:firstLine="0"/>
              <w:jc w:val="left"/>
              <w:textAlignment w:val="baseline"/>
              <w:rPr>
                <w:rFonts w:ascii="Times New Roman" w:eastAsia="Times New Roman" w:hAnsi="Times New Roman" w:cs="Times New Roman"/>
                <w:szCs w:val="24"/>
              </w:rPr>
            </w:pPr>
            <w:r w:rsidRPr="000C0D70">
              <w:rPr>
                <w:rFonts w:eastAsia="Times New Roman"/>
                <w:b/>
                <w:bCs/>
                <w:szCs w:val="24"/>
              </w:rPr>
              <w:t>Project/ Project Title  </w:t>
            </w:r>
            <w:r w:rsidRPr="000C0D70">
              <w:rPr>
                <w:rFonts w:eastAsia="Times New Roman"/>
                <w:szCs w:val="24"/>
              </w:rPr>
              <w:t> </w:t>
            </w:r>
          </w:p>
        </w:tc>
        <w:tc>
          <w:tcPr>
            <w:tcW w:w="41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2E9EBADC" w14:textId="77777777" w:rsidR="000C0D70" w:rsidRPr="000C0D70" w:rsidRDefault="000C0D70" w:rsidP="000C0D70">
            <w:pPr>
              <w:spacing w:after="0" w:line="240" w:lineRule="auto"/>
              <w:ind w:left="105" w:right="0" w:firstLine="0"/>
              <w:jc w:val="left"/>
              <w:textAlignment w:val="baseline"/>
              <w:rPr>
                <w:rFonts w:ascii="Times New Roman" w:eastAsia="Times New Roman" w:hAnsi="Times New Roman" w:cs="Times New Roman"/>
                <w:szCs w:val="24"/>
              </w:rPr>
            </w:pPr>
            <w:r w:rsidRPr="000C0D70">
              <w:rPr>
                <w:rFonts w:eastAsia="Times New Roman"/>
                <w:szCs w:val="24"/>
              </w:rPr>
              <w:t>  </w:t>
            </w:r>
          </w:p>
        </w:tc>
        <w:tc>
          <w:tcPr>
            <w:tcW w:w="0" w:type="auto"/>
            <w:gridSpan w:val="7"/>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A736124" w14:textId="77777777" w:rsidR="000C0D70" w:rsidRPr="000C0D70" w:rsidRDefault="000C0D70" w:rsidP="000C0D70">
            <w:pPr>
              <w:spacing w:after="0" w:line="240" w:lineRule="auto"/>
              <w:ind w:left="0" w:right="0" w:firstLine="0"/>
              <w:jc w:val="left"/>
              <w:rPr>
                <w:rFonts w:ascii="Times New Roman" w:eastAsia="Times New Roman" w:hAnsi="Times New Roman" w:cs="Times New Roman"/>
                <w:szCs w:val="24"/>
              </w:rPr>
            </w:pPr>
          </w:p>
        </w:tc>
      </w:tr>
      <w:tr w:rsidR="000C0D70" w:rsidRPr="000C0D70" w14:paraId="3BF1E031" w14:textId="77777777" w:rsidTr="000C0D70">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4F15DCE" w14:textId="77777777" w:rsidR="000C0D70" w:rsidRPr="000C0D70" w:rsidRDefault="000C0D70" w:rsidP="000C0D70">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AA88F4F" w14:textId="77777777" w:rsidR="000C0D70" w:rsidRPr="000C0D70" w:rsidRDefault="000C0D70" w:rsidP="000C0D70">
            <w:pPr>
              <w:spacing w:after="0" w:line="240" w:lineRule="auto"/>
              <w:ind w:left="0" w:right="0" w:firstLine="0"/>
              <w:jc w:val="left"/>
              <w:rPr>
                <w:rFonts w:ascii="Times New Roman" w:eastAsia="Times New Roman" w:hAnsi="Times New Roman" w:cs="Times New Roman"/>
                <w:szCs w:val="24"/>
              </w:rPr>
            </w:pPr>
          </w:p>
        </w:tc>
        <w:tc>
          <w:tcPr>
            <w:tcW w:w="255" w:type="dxa"/>
            <w:tcBorders>
              <w:top w:val="single" w:sz="6" w:space="0" w:color="auto"/>
              <w:left w:val="single" w:sz="6" w:space="0" w:color="auto"/>
              <w:bottom w:val="single" w:sz="6" w:space="0" w:color="000000"/>
              <w:right w:val="single" w:sz="6" w:space="0" w:color="000000"/>
            </w:tcBorders>
            <w:shd w:val="clear" w:color="auto" w:fill="auto"/>
            <w:vAlign w:val="center"/>
            <w:hideMark/>
          </w:tcPr>
          <w:p w14:paraId="5F8EC40E" w14:textId="77777777" w:rsidR="000C0D70" w:rsidRPr="000C0D70" w:rsidRDefault="000C0D70" w:rsidP="000C0D70">
            <w:pPr>
              <w:spacing w:after="0" w:line="240" w:lineRule="auto"/>
              <w:ind w:left="105" w:right="0" w:firstLine="0"/>
              <w:jc w:val="center"/>
              <w:textAlignment w:val="baseline"/>
              <w:rPr>
                <w:rFonts w:ascii="Times New Roman" w:eastAsia="Times New Roman" w:hAnsi="Times New Roman" w:cs="Times New Roman"/>
                <w:szCs w:val="24"/>
              </w:rPr>
            </w:pPr>
            <w:r w:rsidRPr="000C0D70">
              <w:rPr>
                <w:rFonts w:eastAsia="Times New Roman"/>
                <w:szCs w:val="24"/>
              </w:rPr>
              <w:t> </w:t>
            </w:r>
          </w:p>
        </w:tc>
        <w:tc>
          <w:tcPr>
            <w:tcW w:w="1155" w:type="dxa"/>
            <w:tcBorders>
              <w:top w:val="single" w:sz="6" w:space="0" w:color="auto"/>
              <w:left w:val="single" w:sz="6" w:space="0" w:color="000000"/>
              <w:bottom w:val="single" w:sz="6" w:space="0" w:color="000000"/>
              <w:right w:val="single" w:sz="6" w:space="0" w:color="000000"/>
            </w:tcBorders>
            <w:shd w:val="clear" w:color="auto" w:fill="DBE5F1"/>
            <w:vAlign w:val="center"/>
            <w:hideMark/>
          </w:tcPr>
          <w:p w14:paraId="03043EAE" w14:textId="77777777" w:rsidR="000C0D70" w:rsidRPr="000C0D70" w:rsidRDefault="000C0D70" w:rsidP="000C0D70">
            <w:pPr>
              <w:spacing w:after="0" w:line="240" w:lineRule="auto"/>
              <w:ind w:left="90" w:right="0" w:firstLine="0"/>
              <w:jc w:val="center"/>
              <w:textAlignment w:val="baseline"/>
              <w:rPr>
                <w:rFonts w:ascii="Times New Roman" w:eastAsia="Times New Roman" w:hAnsi="Times New Roman" w:cs="Times New Roman"/>
                <w:szCs w:val="24"/>
              </w:rPr>
            </w:pPr>
            <w:r w:rsidRPr="000C0D70">
              <w:rPr>
                <w:rFonts w:eastAsia="Times New Roman"/>
                <w:b/>
                <w:bCs/>
                <w:szCs w:val="24"/>
              </w:rPr>
              <w:t>First</w:t>
            </w:r>
            <w:r w:rsidRPr="000C0D70">
              <w:rPr>
                <w:rFonts w:eastAsia="Times New Roman"/>
                <w:szCs w:val="24"/>
              </w:rPr>
              <w:t> </w:t>
            </w:r>
          </w:p>
        </w:tc>
        <w:tc>
          <w:tcPr>
            <w:tcW w:w="255" w:type="dxa"/>
            <w:tcBorders>
              <w:top w:val="single" w:sz="6" w:space="0" w:color="auto"/>
              <w:left w:val="single" w:sz="6" w:space="0" w:color="000000"/>
              <w:bottom w:val="single" w:sz="6" w:space="0" w:color="000000"/>
              <w:right w:val="single" w:sz="6" w:space="0" w:color="000000"/>
            </w:tcBorders>
            <w:shd w:val="clear" w:color="auto" w:fill="auto"/>
            <w:vAlign w:val="center"/>
            <w:hideMark/>
          </w:tcPr>
          <w:p w14:paraId="54E55AC6" w14:textId="77777777" w:rsidR="000C0D70" w:rsidRPr="000C0D70" w:rsidRDefault="000C0D70" w:rsidP="000C0D70">
            <w:pPr>
              <w:spacing w:after="0" w:line="240" w:lineRule="auto"/>
              <w:ind w:left="0" w:right="0" w:firstLine="0"/>
              <w:jc w:val="center"/>
              <w:textAlignment w:val="baseline"/>
              <w:rPr>
                <w:rFonts w:ascii="Times New Roman" w:eastAsia="Times New Roman" w:hAnsi="Times New Roman" w:cs="Times New Roman"/>
                <w:szCs w:val="24"/>
              </w:rPr>
            </w:pPr>
            <w:r w:rsidRPr="000C0D70">
              <w:rPr>
                <w:rFonts w:eastAsia="Times New Roman"/>
                <w:szCs w:val="24"/>
              </w:rPr>
              <w:t> </w:t>
            </w:r>
          </w:p>
        </w:tc>
        <w:tc>
          <w:tcPr>
            <w:tcW w:w="1320" w:type="dxa"/>
            <w:gridSpan w:val="2"/>
            <w:tcBorders>
              <w:top w:val="single" w:sz="6" w:space="0" w:color="auto"/>
              <w:left w:val="single" w:sz="6" w:space="0" w:color="000000"/>
              <w:bottom w:val="single" w:sz="6" w:space="0" w:color="000000"/>
              <w:right w:val="single" w:sz="6" w:space="0" w:color="000000"/>
            </w:tcBorders>
            <w:shd w:val="clear" w:color="auto" w:fill="DBE5F1"/>
            <w:vAlign w:val="center"/>
            <w:hideMark/>
          </w:tcPr>
          <w:p w14:paraId="7DD8354C" w14:textId="77777777" w:rsidR="000C0D70" w:rsidRPr="000C0D70" w:rsidRDefault="000C0D70" w:rsidP="000C0D70">
            <w:pPr>
              <w:spacing w:after="0" w:line="240" w:lineRule="auto"/>
              <w:ind w:left="90" w:right="0" w:firstLine="0"/>
              <w:jc w:val="center"/>
              <w:textAlignment w:val="baseline"/>
              <w:rPr>
                <w:rFonts w:ascii="Times New Roman" w:eastAsia="Times New Roman" w:hAnsi="Times New Roman" w:cs="Times New Roman"/>
                <w:szCs w:val="24"/>
              </w:rPr>
            </w:pPr>
            <w:r w:rsidRPr="000C0D70">
              <w:rPr>
                <w:rFonts w:eastAsia="Times New Roman"/>
                <w:b/>
                <w:bCs/>
                <w:szCs w:val="24"/>
              </w:rPr>
              <w:t>Second</w:t>
            </w:r>
            <w:r w:rsidRPr="000C0D70">
              <w:rPr>
                <w:rFonts w:eastAsia="Times New Roman"/>
                <w:szCs w:val="24"/>
              </w:rPr>
              <w:t> </w:t>
            </w:r>
          </w:p>
        </w:tc>
        <w:tc>
          <w:tcPr>
            <w:tcW w:w="255" w:type="dxa"/>
            <w:tcBorders>
              <w:top w:val="single" w:sz="6" w:space="0" w:color="auto"/>
              <w:left w:val="single" w:sz="6" w:space="0" w:color="000000"/>
              <w:bottom w:val="single" w:sz="6" w:space="0" w:color="000000"/>
              <w:right w:val="single" w:sz="6" w:space="0" w:color="000000"/>
            </w:tcBorders>
            <w:shd w:val="clear" w:color="auto" w:fill="auto"/>
            <w:vAlign w:val="center"/>
            <w:hideMark/>
          </w:tcPr>
          <w:p w14:paraId="6A818D82" w14:textId="77777777" w:rsidR="000C0D70" w:rsidRPr="000C0D70" w:rsidRDefault="000C0D70" w:rsidP="000C0D70">
            <w:pPr>
              <w:spacing w:after="0" w:line="240" w:lineRule="auto"/>
              <w:ind w:left="0" w:right="0" w:firstLine="0"/>
              <w:jc w:val="center"/>
              <w:textAlignment w:val="baseline"/>
              <w:rPr>
                <w:rFonts w:ascii="Times New Roman" w:eastAsia="Times New Roman" w:hAnsi="Times New Roman" w:cs="Times New Roman"/>
                <w:szCs w:val="24"/>
              </w:rPr>
            </w:pPr>
            <w:r w:rsidRPr="000C0D70">
              <w:rPr>
                <w:rFonts w:eastAsia="Times New Roman"/>
                <w:szCs w:val="24"/>
              </w:rPr>
              <w:t> </w:t>
            </w:r>
          </w:p>
        </w:tc>
        <w:tc>
          <w:tcPr>
            <w:tcW w:w="945" w:type="dxa"/>
            <w:tcBorders>
              <w:top w:val="single" w:sz="6" w:space="0" w:color="auto"/>
              <w:left w:val="single" w:sz="6" w:space="0" w:color="000000"/>
              <w:bottom w:val="single" w:sz="6" w:space="0" w:color="000000"/>
              <w:right w:val="single" w:sz="6" w:space="0" w:color="000000"/>
            </w:tcBorders>
            <w:shd w:val="clear" w:color="auto" w:fill="DBE5F1"/>
            <w:vAlign w:val="center"/>
            <w:hideMark/>
          </w:tcPr>
          <w:p w14:paraId="071E9975" w14:textId="77777777" w:rsidR="000C0D70" w:rsidRPr="000C0D70" w:rsidRDefault="000C0D70" w:rsidP="000C0D70">
            <w:pPr>
              <w:spacing w:after="0" w:line="240" w:lineRule="auto"/>
              <w:ind w:left="90" w:right="0" w:firstLine="0"/>
              <w:jc w:val="center"/>
              <w:textAlignment w:val="baseline"/>
              <w:rPr>
                <w:rFonts w:ascii="Times New Roman" w:eastAsia="Times New Roman" w:hAnsi="Times New Roman" w:cs="Times New Roman"/>
                <w:szCs w:val="24"/>
              </w:rPr>
            </w:pPr>
            <w:r w:rsidRPr="000C0D70">
              <w:rPr>
                <w:rFonts w:eastAsia="Times New Roman"/>
                <w:b/>
                <w:bCs/>
                <w:szCs w:val="24"/>
              </w:rPr>
              <w:t>Summer</w:t>
            </w:r>
            <w:r w:rsidRPr="000C0D70">
              <w:rPr>
                <w:rFonts w:eastAsia="Times New Roman"/>
                <w:szCs w:val="24"/>
              </w:rPr>
              <w:t> </w:t>
            </w:r>
          </w:p>
        </w:tc>
      </w:tr>
    </w:tbl>
    <w:p w14:paraId="4932849A" w14:textId="77777777" w:rsidR="000C0D70" w:rsidRPr="000C0D70" w:rsidRDefault="000C0D70" w:rsidP="000C0D70">
      <w:pPr>
        <w:spacing w:after="0" w:line="240" w:lineRule="auto"/>
        <w:ind w:left="1215" w:right="0" w:firstLine="0"/>
        <w:jc w:val="left"/>
        <w:textAlignment w:val="baseline"/>
        <w:rPr>
          <w:rFonts w:ascii="Segoe UI" w:eastAsia="Times New Roman" w:hAnsi="Segoe UI" w:cs="Segoe UI"/>
          <w:sz w:val="18"/>
          <w:szCs w:val="18"/>
        </w:rPr>
      </w:pPr>
      <w:r w:rsidRPr="000C0D70">
        <w:rPr>
          <w:rFonts w:eastAsia="Times New Roman"/>
          <w:szCs w:val="24"/>
        </w:rPr>
        <w:t>  </w:t>
      </w:r>
    </w:p>
    <w:tbl>
      <w:tblPr>
        <w:tblW w:w="10912"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5"/>
        <w:gridCol w:w="210"/>
        <w:gridCol w:w="4005"/>
        <w:gridCol w:w="90"/>
        <w:gridCol w:w="1695"/>
        <w:gridCol w:w="2227"/>
      </w:tblGrid>
      <w:tr w:rsidR="000C0D70" w:rsidRPr="000C0D70" w14:paraId="0D8F01AB" w14:textId="77777777" w:rsidTr="005A322C">
        <w:trPr>
          <w:trHeight w:val="300"/>
        </w:trPr>
        <w:tc>
          <w:tcPr>
            <w:tcW w:w="10912" w:type="dxa"/>
            <w:gridSpan w:val="6"/>
            <w:tcBorders>
              <w:top w:val="single" w:sz="6" w:space="0" w:color="000000"/>
              <w:left w:val="single" w:sz="6" w:space="0" w:color="000000"/>
              <w:bottom w:val="single" w:sz="6" w:space="0" w:color="000000"/>
              <w:right w:val="single" w:sz="6" w:space="0" w:color="000000"/>
            </w:tcBorders>
            <w:shd w:val="clear" w:color="auto" w:fill="DBE5F1"/>
            <w:hideMark/>
          </w:tcPr>
          <w:p w14:paraId="3215E8C1" w14:textId="5F1B307A" w:rsidR="000C0D70" w:rsidRPr="000C0D70" w:rsidRDefault="000C0D70" w:rsidP="000C0D70">
            <w:pPr>
              <w:spacing w:after="0" w:line="240" w:lineRule="auto"/>
              <w:ind w:left="0" w:right="0" w:firstLine="0"/>
              <w:textAlignment w:val="baseline"/>
              <w:divId w:val="2086297392"/>
              <w:rPr>
                <w:rFonts w:ascii="Times New Roman" w:eastAsia="Times New Roman" w:hAnsi="Times New Roman" w:cs="Times New Roman"/>
                <w:szCs w:val="24"/>
              </w:rPr>
            </w:pPr>
            <w:r w:rsidRPr="000C0D70">
              <w:rPr>
                <w:rFonts w:eastAsia="Times New Roman"/>
                <w:sz w:val="22"/>
              </w:rPr>
              <w:t xml:space="preserve">By signing this document, I confirm that I have read the Guidelines for the </w:t>
            </w:r>
            <w:r w:rsidRPr="000C0D70">
              <w:rPr>
                <w:rFonts w:eastAsia="Times New Roman"/>
                <w:szCs w:val="24"/>
              </w:rPr>
              <w:t>Capstone Project I and Capstone Project II</w:t>
            </w:r>
            <w:r w:rsidRPr="000C0D70">
              <w:rPr>
                <w:rFonts w:eastAsia="Times New Roman"/>
                <w:sz w:val="22"/>
              </w:rPr>
              <w:t xml:space="preserve"> (</w:t>
            </w:r>
            <w:r w:rsidRPr="000C0D70">
              <w:rPr>
                <w:rFonts w:eastAsia="Times New Roman"/>
                <w:szCs w:val="24"/>
              </w:rPr>
              <w:t>XXXX 495A and XXXX 495B)</w:t>
            </w:r>
            <w:r w:rsidRPr="000C0D70">
              <w:rPr>
                <w:rFonts w:eastAsia="Times New Roman"/>
                <w:sz w:val="22"/>
              </w:rPr>
              <w:t xml:space="preserve"> and that my report has been formulated as per the most recent version of the Guidelines. I understand that the correct formulating of the report is my responsibility. I also confirm that the work presented in this project report is solely my own work-product neither in part nor in whole copied from any unacknowledged sources. I understand that academic misconduct is unacceptable at AUBH University and, if suspected, the alleged misconduct will be referred to the Academic Integrity Committee for investigation, follow up, and, where warranted, disciplinary action</w:t>
            </w:r>
            <w:r w:rsidR="00181C44">
              <w:rPr>
                <w:rFonts w:eastAsia="Times New Roman"/>
                <w:sz w:val="22"/>
              </w:rPr>
              <w:t xml:space="preserve">. </w:t>
            </w:r>
            <w:ins w:id="69" w:author="Alaaeddine Ramadan" w:date="2024-10-17T11:29:00Z">
              <w:r w:rsidR="005A322C" w:rsidRPr="005A322C">
                <w:rPr>
                  <w:rFonts w:eastAsia="Times New Roman"/>
                  <w:sz w:val="22"/>
                </w:rPr>
                <w:t>Furthermore, I confirm that an ethics application form was submitted to the Research Centre and received approval prior to the commencement of any data collection</w:t>
              </w:r>
            </w:ins>
            <w:ins w:id="70" w:author="Alaaeddine Ramadan" w:date="2024-10-22T14:15:00Z">
              <w:r w:rsidR="006930B3">
                <w:rPr>
                  <w:rFonts w:eastAsia="Times New Roman"/>
                  <w:sz w:val="22"/>
                </w:rPr>
                <w:t xml:space="preserve"> (if a</w:t>
              </w:r>
              <w:r w:rsidR="00060C2B">
                <w:rPr>
                  <w:rFonts w:eastAsia="Times New Roman"/>
                  <w:sz w:val="22"/>
                </w:rPr>
                <w:t>ny</w:t>
              </w:r>
              <w:r w:rsidR="006930B3">
                <w:rPr>
                  <w:rFonts w:eastAsia="Times New Roman"/>
                  <w:sz w:val="22"/>
                </w:rPr>
                <w:t>)</w:t>
              </w:r>
            </w:ins>
            <w:ins w:id="71" w:author="Alaaeddine Ramadan" w:date="2024-10-17T11:29:00Z">
              <w:r w:rsidR="005A322C" w:rsidRPr="005A322C">
                <w:rPr>
                  <w:rFonts w:eastAsia="Times New Roman"/>
                  <w:sz w:val="22"/>
                </w:rPr>
                <w:t xml:space="preserve">. I understand that the failure to comply with </w:t>
              </w:r>
              <w:commentRangeStart w:id="72"/>
              <w:r w:rsidR="005A322C" w:rsidRPr="005A322C">
                <w:rPr>
                  <w:rFonts w:eastAsia="Times New Roman"/>
                  <w:sz w:val="22"/>
                </w:rPr>
                <w:t>the ethics procedures established at AUBH will result in a grade of zero for this course.</w:t>
              </w:r>
            </w:ins>
            <w:r w:rsidRPr="000C0D70">
              <w:rPr>
                <w:rFonts w:eastAsia="Times New Roman"/>
                <w:szCs w:val="24"/>
              </w:rPr>
              <w:t> </w:t>
            </w:r>
            <w:ins w:id="73" w:author="Alaaeddine Ramadan" w:date="2025-01-21T12:19:00Z">
              <w:r w:rsidR="009E5F34">
                <w:t>Lastly, I confirm that I agree for my thesis</w:t>
              </w:r>
              <w:r w:rsidR="009E5F34" w:rsidRPr="00C00FBD">
                <w:t xml:space="preserve"> </w:t>
              </w:r>
            </w:ins>
            <w:commentRangeEnd w:id="72"/>
            <w:r w:rsidR="00B26216">
              <w:rPr>
                <w:rStyle w:val="CommentReference"/>
              </w:rPr>
              <w:commentReference w:id="72"/>
            </w:r>
            <w:ins w:id="74" w:author="Alaaeddine Ramadan" w:date="2025-01-21T12:19:00Z">
              <w:r w:rsidR="009E5F34">
                <w:t>to</w:t>
              </w:r>
              <w:r w:rsidR="009E5F34" w:rsidRPr="00C00FBD">
                <w:t xml:space="preserve"> be published on </w:t>
              </w:r>
              <w:proofErr w:type="spellStart"/>
              <w:r w:rsidR="009E5F34" w:rsidRPr="00C00FBD">
                <w:t>Figshare</w:t>
              </w:r>
              <w:proofErr w:type="spellEnd"/>
              <w:r w:rsidR="009E5F34" w:rsidRPr="00C00FBD">
                <w:t>, the university repository.</w:t>
              </w:r>
            </w:ins>
            <w:r w:rsidRPr="000C0D70">
              <w:rPr>
                <w:rFonts w:eastAsia="Times New Roman"/>
                <w:szCs w:val="24"/>
              </w:rPr>
              <w:t> </w:t>
            </w:r>
          </w:p>
        </w:tc>
      </w:tr>
      <w:tr w:rsidR="000C0D70" w:rsidRPr="000C0D70" w14:paraId="0760333E" w14:textId="77777777" w:rsidTr="005A322C">
        <w:trPr>
          <w:trHeight w:val="300"/>
        </w:trPr>
        <w:tc>
          <w:tcPr>
            <w:tcW w:w="2895"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423FB086"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sz w:val="22"/>
              </w:rPr>
              <w:t>Signature of Student  </w:t>
            </w:r>
          </w:p>
        </w:tc>
        <w:tc>
          <w:tcPr>
            <w:tcW w:w="4095" w:type="dxa"/>
            <w:gridSpan w:val="2"/>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63CF63"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sz w:val="22"/>
              </w:rPr>
              <w:t>  </w:t>
            </w:r>
          </w:p>
        </w:tc>
        <w:tc>
          <w:tcPr>
            <w:tcW w:w="169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3017C01D"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sz w:val="22"/>
              </w:rPr>
              <w:t>Date   </w:t>
            </w:r>
          </w:p>
        </w:tc>
        <w:tc>
          <w:tcPr>
            <w:tcW w:w="222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A31E663"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sz w:val="22"/>
              </w:rPr>
              <w:t>  </w:t>
            </w:r>
          </w:p>
        </w:tc>
      </w:tr>
      <w:tr w:rsidR="000C0D70" w:rsidRPr="000C0D70" w14:paraId="13EFD709" w14:textId="77777777" w:rsidTr="005A322C">
        <w:trPr>
          <w:trHeight w:val="300"/>
        </w:trPr>
        <w:tc>
          <w:tcPr>
            <w:tcW w:w="10912" w:type="dxa"/>
            <w:gridSpan w:val="6"/>
            <w:tcBorders>
              <w:top w:val="single" w:sz="6" w:space="0" w:color="000000"/>
              <w:left w:val="single" w:sz="6" w:space="0" w:color="000000"/>
              <w:bottom w:val="single" w:sz="6" w:space="0" w:color="000000"/>
              <w:right w:val="single" w:sz="6" w:space="0" w:color="000000"/>
            </w:tcBorders>
            <w:shd w:val="clear" w:color="auto" w:fill="DBE5F1"/>
            <w:hideMark/>
          </w:tcPr>
          <w:p w14:paraId="109A8BBF" w14:textId="77777777" w:rsidR="000C0D70" w:rsidRPr="000C0D70" w:rsidRDefault="000C0D70" w:rsidP="000C0D70">
            <w:pPr>
              <w:spacing w:after="0" w:line="240" w:lineRule="auto"/>
              <w:ind w:left="0" w:right="45" w:firstLine="0"/>
              <w:textAlignment w:val="baseline"/>
              <w:rPr>
                <w:rFonts w:ascii="Times New Roman" w:eastAsia="Times New Roman" w:hAnsi="Times New Roman" w:cs="Times New Roman"/>
                <w:szCs w:val="24"/>
              </w:rPr>
            </w:pPr>
            <w:r w:rsidRPr="000C0D70">
              <w:rPr>
                <w:rFonts w:eastAsia="Times New Roman"/>
                <w:sz w:val="22"/>
              </w:rPr>
              <w:t>By signing this document, I confirm that I have read the most recent version of the Guidelines for the Capstone project (XXXX 495A and XXXX 495B) and that the student’s report complies with these guidelines. I also confirm that I have reviewed this student’s project, checked it on university approved anti-plagiarism software and have found it devoid of plagiarism and absent of any infringement of intellectual property. I agree that it can be submitted to the Student Project Committee.</w:t>
            </w:r>
            <w:r w:rsidRPr="000C0D70">
              <w:rPr>
                <w:rFonts w:eastAsia="Times New Roman"/>
                <w:szCs w:val="24"/>
              </w:rPr>
              <w:t>  </w:t>
            </w:r>
          </w:p>
        </w:tc>
      </w:tr>
      <w:tr w:rsidR="000C0D70" w:rsidRPr="000C0D70" w14:paraId="4E899B0F" w14:textId="77777777" w:rsidTr="005A322C">
        <w:trPr>
          <w:trHeight w:val="300"/>
        </w:trPr>
        <w:tc>
          <w:tcPr>
            <w:tcW w:w="2685" w:type="dxa"/>
            <w:tcBorders>
              <w:top w:val="single" w:sz="6" w:space="0" w:color="000000"/>
              <w:left w:val="single" w:sz="6" w:space="0" w:color="000000"/>
              <w:bottom w:val="single" w:sz="6" w:space="0" w:color="000000"/>
              <w:right w:val="single" w:sz="6" w:space="0" w:color="000000"/>
            </w:tcBorders>
            <w:shd w:val="clear" w:color="auto" w:fill="DBE5F1"/>
            <w:hideMark/>
          </w:tcPr>
          <w:p w14:paraId="73193408"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sz w:val="22"/>
              </w:rPr>
              <w:t>Plagiarism report</w:t>
            </w:r>
            <w:r w:rsidRPr="000C0D70">
              <w:rPr>
                <w:rFonts w:eastAsia="Times New Roman"/>
                <w:b/>
                <w:bCs/>
                <w:szCs w:val="24"/>
              </w:rPr>
              <w:t> </w:t>
            </w:r>
            <w:r w:rsidRPr="000C0D70">
              <w:rPr>
                <w:rFonts w:eastAsia="Times New Roman"/>
                <w:szCs w:val="24"/>
              </w:rPr>
              <w:t> </w:t>
            </w:r>
          </w:p>
        </w:tc>
        <w:tc>
          <w:tcPr>
            <w:tcW w:w="8227"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28EE06DA"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sz w:val="22"/>
              </w:rPr>
              <w:t>% (Print result from anti- plagiarism software and attach to this form)</w:t>
            </w:r>
            <w:r w:rsidRPr="000C0D70">
              <w:rPr>
                <w:rFonts w:eastAsia="Times New Roman"/>
                <w:szCs w:val="24"/>
              </w:rPr>
              <w:t>  </w:t>
            </w:r>
          </w:p>
        </w:tc>
      </w:tr>
      <w:tr w:rsidR="000C0D70" w:rsidRPr="000C0D70" w14:paraId="2B9BAE47" w14:textId="77777777" w:rsidTr="005A322C">
        <w:trPr>
          <w:trHeight w:val="300"/>
        </w:trPr>
        <w:tc>
          <w:tcPr>
            <w:tcW w:w="2895"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00E5B54"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sz w:val="22"/>
              </w:rPr>
              <w:t>Supervisor</w:t>
            </w:r>
            <w:r w:rsidRPr="000C0D70">
              <w:rPr>
                <w:rFonts w:eastAsia="Times New Roman"/>
                <w:szCs w:val="24"/>
              </w:rPr>
              <w:t xml:space="preserve"> Name and </w:t>
            </w:r>
            <w:r w:rsidRPr="000C0D70">
              <w:rPr>
                <w:rFonts w:eastAsia="Times New Roman"/>
                <w:sz w:val="22"/>
              </w:rPr>
              <w:t>Signature </w:t>
            </w:r>
          </w:p>
        </w:tc>
        <w:tc>
          <w:tcPr>
            <w:tcW w:w="400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D266EE"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szCs w:val="24"/>
              </w:rPr>
              <w:t>  </w:t>
            </w:r>
          </w:p>
        </w:tc>
        <w:tc>
          <w:tcPr>
            <w:tcW w:w="1785"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4FC381E4"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szCs w:val="24"/>
              </w:rPr>
              <w:t>Date   </w:t>
            </w:r>
          </w:p>
        </w:tc>
        <w:tc>
          <w:tcPr>
            <w:tcW w:w="222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A5AE1F8"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szCs w:val="24"/>
              </w:rPr>
              <w:t>  </w:t>
            </w:r>
          </w:p>
        </w:tc>
      </w:tr>
    </w:tbl>
    <w:p w14:paraId="0E79A2B4" w14:textId="77777777" w:rsidR="000C0D70" w:rsidRPr="000C0D70" w:rsidRDefault="000C0D70" w:rsidP="000C0D70">
      <w:pPr>
        <w:spacing w:after="0" w:line="240" w:lineRule="auto"/>
        <w:ind w:left="0" w:right="0" w:firstLine="0"/>
        <w:jc w:val="left"/>
        <w:textAlignment w:val="baseline"/>
        <w:rPr>
          <w:rFonts w:ascii="Segoe UI" w:eastAsia="Times New Roman" w:hAnsi="Segoe UI" w:cs="Segoe UI"/>
          <w:sz w:val="18"/>
          <w:szCs w:val="18"/>
        </w:rPr>
      </w:pPr>
      <w:r w:rsidRPr="000C0D70">
        <w:rPr>
          <w:rFonts w:eastAsia="Times New Roman"/>
          <w:b/>
          <w:bCs/>
          <w:szCs w:val="24"/>
        </w:rPr>
        <w:t> </w:t>
      </w:r>
      <w:r w:rsidRPr="000C0D70">
        <w:rPr>
          <w:rFonts w:eastAsia="Times New Roman"/>
          <w:szCs w:val="24"/>
        </w:rPr>
        <w:t> </w:t>
      </w:r>
    </w:p>
    <w:p w14:paraId="6B637CC0" w14:textId="77777777" w:rsidR="000C0D70" w:rsidRPr="000C0D70" w:rsidRDefault="000C0D70" w:rsidP="000C0D70">
      <w:pPr>
        <w:spacing w:after="0" w:line="240" w:lineRule="auto"/>
        <w:ind w:left="0" w:right="0" w:firstLine="0"/>
        <w:jc w:val="left"/>
        <w:textAlignment w:val="baseline"/>
        <w:rPr>
          <w:rFonts w:ascii="Segoe UI" w:eastAsia="Times New Roman" w:hAnsi="Segoe UI" w:cs="Segoe UI"/>
          <w:sz w:val="18"/>
          <w:szCs w:val="18"/>
        </w:rPr>
      </w:pPr>
      <w:r w:rsidRPr="000C0D70">
        <w:rPr>
          <w:rFonts w:eastAsia="Times New Roman"/>
          <w:b/>
          <w:bCs/>
          <w:szCs w:val="24"/>
        </w:rPr>
        <w:t> </w:t>
      </w:r>
      <w:r w:rsidRPr="000C0D70">
        <w:rPr>
          <w:rFonts w:eastAsia="Times New Roman"/>
          <w:szCs w:val="24"/>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3225"/>
        <w:gridCol w:w="1080"/>
        <w:gridCol w:w="2445"/>
        <w:gridCol w:w="870"/>
        <w:gridCol w:w="1155"/>
      </w:tblGrid>
      <w:tr w:rsidR="000C0D70" w:rsidRPr="000C0D70" w14:paraId="16737250" w14:textId="77777777" w:rsidTr="000C0D70">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DBE5F1"/>
            <w:hideMark/>
          </w:tcPr>
          <w:p w14:paraId="62B5B5C7"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b/>
                <w:bCs/>
                <w:sz w:val="22"/>
              </w:rPr>
              <w:t>Name of Program Lead   </w:t>
            </w:r>
            <w:r w:rsidRPr="000C0D70">
              <w:rPr>
                <w:rFonts w:eastAsia="Times New Roman"/>
                <w:sz w:val="22"/>
              </w:rPr>
              <w:t> </w:t>
            </w:r>
          </w:p>
        </w:tc>
        <w:tc>
          <w:tcPr>
            <w:tcW w:w="3225" w:type="dxa"/>
            <w:tcBorders>
              <w:top w:val="single" w:sz="6" w:space="0" w:color="000000"/>
              <w:left w:val="single" w:sz="6" w:space="0" w:color="000000"/>
              <w:bottom w:val="single" w:sz="6" w:space="0" w:color="000000"/>
              <w:right w:val="single" w:sz="6" w:space="0" w:color="000000"/>
            </w:tcBorders>
            <w:shd w:val="clear" w:color="auto" w:fill="auto"/>
            <w:hideMark/>
          </w:tcPr>
          <w:p w14:paraId="700B8003"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b/>
                <w:bCs/>
                <w:sz w:val="22"/>
              </w:rPr>
              <w:t> </w:t>
            </w:r>
            <w:r w:rsidRPr="000C0D70">
              <w:rPr>
                <w:rFonts w:eastAsia="Times New Roman"/>
                <w:sz w:val="22"/>
              </w:rPr>
              <w:t> </w:t>
            </w:r>
          </w:p>
        </w:tc>
        <w:tc>
          <w:tcPr>
            <w:tcW w:w="1080" w:type="dxa"/>
            <w:tcBorders>
              <w:top w:val="single" w:sz="6" w:space="0" w:color="000000"/>
              <w:left w:val="single" w:sz="6" w:space="0" w:color="000000"/>
              <w:bottom w:val="single" w:sz="6" w:space="0" w:color="000000"/>
              <w:right w:val="single" w:sz="6" w:space="0" w:color="000000"/>
            </w:tcBorders>
            <w:shd w:val="clear" w:color="auto" w:fill="DBE5F1"/>
            <w:hideMark/>
          </w:tcPr>
          <w:p w14:paraId="043AE270"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b/>
                <w:bCs/>
                <w:sz w:val="22"/>
              </w:rPr>
              <w:t>Signature  </w:t>
            </w:r>
            <w:r w:rsidRPr="000C0D70">
              <w:rPr>
                <w:rFonts w:eastAsia="Times New Roman"/>
                <w:sz w:val="22"/>
              </w:rPr>
              <w:t> </w:t>
            </w:r>
          </w:p>
        </w:tc>
        <w:tc>
          <w:tcPr>
            <w:tcW w:w="2445" w:type="dxa"/>
            <w:tcBorders>
              <w:top w:val="single" w:sz="6" w:space="0" w:color="000000"/>
              <w:left w:val="single" w:sz="6" w:space="0" w:color="000000"/>
              <w:bottom w:val="single" w:sz="6" w:space="0" w:color="000000"/>
              <w:right w:val="single" w:sz="6" w:space="0" w:color="000000"/>
            </w:tcBorders>
            <w:shd w:val="clear" w:color="auto" w:fill="auto"/>
            <w:hideMark/>
          </w:tcPr>
          <w:p w14:paraId="620D932A"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b/>
                <w:bCs/>
                <w:sz w:val="22"/>
              </w:rPr>
              <w:t> </w:t>
            </w:r>
            <w:r w:rsidRPr="000C0D70">
              <w:rPr>
                <w:rFonts w:eastAsia="Times New Roman"/>
                <w:sz w:val="22"/>
              </w:rPr>
              <w:t> </w:t>
            </w:r>
          </w:p>
        </w:tc>
        <w:tc>
          <w:tcPr>
            <w:tcW w:w="870" w:type="dxa"/>
            <w:tcBorders>
              <w:top w:val="single" w:sz="6" w:space="0" w:color="000000"/>
              <w:left w:val="single" w:sz="6" w:space="0" w:color="000000"/>
              <w:bottom w:val="single" w:sz="6" w:space="0" w:color="000000"/>
              <w:right w:val="single" w:sz="6" w:space="0" w:color="000000"/>
            </w:tcBorders>
            <w:shd w:val="clear" w:color="auto" w:fill="DBE5F1"/>
            <w:hideMark/>
          </w:tcPr>
          <w:p w14:paraId="3DD3A01A"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b/>
                <w:bCs/>
                <w:sz w:val="22"/>
              </w:rPr>
              <w:t>Date  </w:t>
            </w:r>
            <w:r w:rsidRPr="000C0D70">
              <w:rPr>
                <w:rFonts w:eastAsia="Times New Roman"/>
                <w:sz w:val="22"/>
              </w:rPr>
              <w:t> </w:t>
            </w:r>
          </w:p>
        </w:tc>
        <w:tc>
          <w:tcPr>
            <w:tcW w:w="1155" w:type="dxa"/>
            <w:tcBorders>
              <w:top w:val="single" w:sz="6" w:space="0" w:color="000000"/>
              <w:left w:val="single" w:sz="6" w:space="0" w:color="000000"/>
              <w:bottom w:val="single" w:sz="6" w:space="0" w:color="000000"/>
              <w:right w:val="single" w:sz="6" w:space="0" w:color="000000"/>
            </w:tcBorders>
            <w:shd w:val="clear" w:color="auto" w:fill="auto"/>
            <w:hideMark/>
          </w:tcPr>
          <w:p w14:paraId="7AB1EA38" w14:textId="77777777" w:rsidR="000C0D70" w:rsidRPr="000C0D70" w:rsidRDefault="000C0D70" w:rsidP="000C0D70">
            <w:pPr>
              <w:spacing w:after="0" w:line="240" w:lineRule="auto"/>
              <w:ind w:left="0" w:right="0" w:firstLine="0"/>
              <w:jc w:val="left"/>
              <w:textAlignment w:val="baseline"/>
              <w:rPr>
                <w:rFonts w:ascii="Times New Roman" w:eastAsia="Times New Roman" w:hAnsi="Times New Roman" w:cs="Times New Roman"/>
                <w:szCs w:val="24"/>
              </w:rPr>
            </w:pPr>
            <w:r w:rsidRPr="000C0D70">
              <w:rPr>
                <w:rFonts w:eastAsia="Times New Roman"/>
                <w:b/>
                <w:bCs/>
                <w:sz w:val="22"/>
              </w:rPr>
              <w:t> </w:t>
            </w:r>
            <w:r w:rsidRPr="000C0D70">
              <w:rPr>
                <w:rFonts w:eastAsia="Times New Roman"/>
                <w:sz w:val="22"/>
              </w:rPr>
              <w:t> </w:t>
            </w:r>
          </w:p>
        </w:tc>
      </w:tr>
    </w:tbl>
    <w:p w14:paraId="65F5263A" w14:textId="77777777" w:rsidR="000C0D70" w:rsidRPr="000C0D70" w:rsidRDefault="000C0D70" w:rsidP="000C0D70">
      <w:pPr>
        <w:spacing w:after="0" w:line="240" w:lineRule="auto"/>
        <w:ind w:left="0" w:right="0" w:firstLine="0"/>
        <w:textAlignment w:val="baseline"/>
        <w:rPr>
          <w:rFonts w:ascii="Segoe UI" w:eastAsia="Times New Roman" w:hAnsi="Segoe UI" w:cs="Segoe UI"/>
          <w:sz w:val="18"/>
          <w:szCs w:val="18"/>
        </w:rPr>
      </w:pPr>
      <w:r w:rsidRPr="000C0D70">
        <w:rPr>
          <w:rFonts w:eastAsia="Times New Roman"/>
          <w:szCs w:val="24"/>
        </w:rPr>
        <w:t> </w:t>
      </w:r>
    </w:p>
    <w:p w14:paraId="295B0FBE" w14:textId="77777777" w:rsidR="001C2C77" w:rsidRDefault="001C2C77" w:rsidP="001C2C77">
      <w:pPr>
        <w:spacing w:after="123" w:line="259" w:lineRule="auto"/>
        <w:ind w:left="1224" w:right="0" w:firstLine="0"/>
        <w:jc w:val="left"/>
        <w:rPr>
          <w:rFonts w:asciiTheme="minorHAnsi" w:eastAsia="Calibri" w:hAnsiTheme="minorHAnsi" w:cstheme="minorHAnsi"/>
        </w:rPr>
        <w:sectPr w:rsidR="001C2C77" w:rsidSect="001C2C77">
          <w:pgSz w:w="12240" w:h="15840"/>
          <w:pgMar w:top="864" w:right="576" w:bottom="1267" w:left="576" w:header="720" w:footer="965" w:gutter="0"/>
          <w:cols w:space="720"/>
          <w:docGrid w:linePitch="326"/>
        </w:sectPr>
      </w:pPr>
      <w:r w:rsidRPr="00224891">
        <w:rPr>
          <w:rFonts w:asciiTheme="minorHAnsi" w:eastAsia="Calibri" w:hAnsiTheme="minorHAnsi" w:cstheme="minorHAnsi"/>
        </w:rPr>
        <w:t xml:space="preserve"> </w:t>
      </w:r>
    </w:p>
    <w:p w14:paraId="5BB954AC" w14:textId="77777777" w:rsidR="006E5C09" w:rsidRDefault="006E5C09" w:rsidP="006E5C09">
      <w:pPr>
        <w:spacing w:after="0" w:line="240" w:lineRule="auto"/>
        <w:ind w:left="14" w:hanging="14"/>
        <w:jc w:val="center"/>
      </w:pPr>
      <w:r>
        <w:rPr>
          <w:noProof/>
        </w:rPr>
        <w:lastRenderedPageBreak/>
        <w:drawing>
          <wp:inline distT="0" distB="0" distL="0" distR="0" wp14:anchorId="4A538A83" wp14:editId="761CC540">
            <wp:extent cx="2185035" cy="594072"/>
            <wp:effectExtent l="0" t="0" r="5715" b="0"/>
            <wp:docPr id="13" name="Picture 13"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738" name="Picture 1738" descr="A picture containing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5035" cy="594072"/>
                    </a:xfrm>
                    <a:prstGeom prst="rect">
                      <a:avLst/>
                    </a:prstGeom>
                  </pic:spPr>
                </pic:pic>
              </a:graphicData>
            </a:graphic>
          </wp:inline>
        </w:drawing>
      </w:r>
    </w:p>
    <w:p w14:paraId="5E83731B" w14:textId="77777777" w:rsidR="002D3947" w:rsidRPr="002D3947" w:rsidRDefault="002D3947" w:rsidP="002D3947">
      <w:pPr>
        <w:spacing w:after="0" w:line="240" w:lineRule="auto"/>
        <w:ind w:left="0" w:right="0" w:firstLine="0"/>
        <w:jc w:val="center"/>
        <w:textAlignment w:val="baseline"/>
        <w:rPr>
          <w:rFonts w:ascii="Segoe UI" w:eastAsia="Times New Roman" w:hAnsi="Segoe UI" w:cs="Segoe UI"/>
          <w:b/>
          <w:bCs/>
          <w:color w:val="4F81BD"/>
          <w:sz w:val="18"/>
          <w:szCs w:val="18"/>
        </w:rPr>
      </w:pPr>
      <w:r w:rsidRPr="002D3947">
        <w:rPr>
          <w:rFonts w:eastAsia="Times New Roman"/>
          <w:b/>
          <w:bCs/>
          <w:i/>
          <w:iCs/>
          <w:color w:val="auto"/>
          <w:sz w:val="36"/>
          <w:szCs w:val="36"/>
        </w:rPr>
        <w:t>Capstone Project (XXXX 495B)</w:t>
      </w:r>
      <w:r w:rsidRPr="002D3947">
        <w:rPr>
          <w:rFonts w:eastAsia="Times New Roman"/>
          <w:b/>
          <w:bCs/>
          <w:color w:val="auto"/>
          <w:sz w:val="36"/>
          <w:szCs w:val="36"/>
        </w:rPr>
        <w:t> </w:t>
      </w:r>
    </w:p>
    <w:p w14:paraId="73E3C153" w14:textId="77777777" w:rsidR="002D3947" w:rsidRPr="002D3947" w:rsidRDefault="002D3947" w:rsidP="002D3947">
      <w:pPr>
        <w:spacing w:after="0" w:line="240" w:lineRule="auto"/>
        <w:ind w:left="0" w:right="0" w:firstLine="0"/>
        <w:jc w:val="center"/>
        <w:textAlignment w:val="baseline"/>
        <w:rPr>
          <w:rFonts w:ascii="Segoe UI" w:eastAsia="Times New Roman" w:hAnsi="Segoe UI" w:cs="Segoe UI"/>
          <w:b/>
          <w:bCs/>
          <w:color w:val="4F81BD"/>
          <w:sz w:val="18"/>
          <w:szCs w:val="18"/>
        </w:rPr>
      </w:pPr>
      <w:r w:rsidRPr="002D3947">
        <w:rPr>
          <w:rFonts w:eastAsia="Times New Roman"/>
          <w:b/>
          <w:bCs/>
          <w:i/>
          <w:iCs/>
          <w:color w:val="C00000"/>
          <w:sz w:val="28"/>
          <w:szCs w:val="28"/>
        </w:rPr>
        <w:t>Final Evaluation – Presentation</w:t>
      </w:r>
      <w:r w:rsidRPr="002D3947">
        <w:rPr>
          <w:rFonts w:eastAsia="Times New Roman"/>
          <w:b/>
          <w:bCs/>
          <w:color w:val="C00000"/>
          <w:sz w:val="28"/>
          <w:szCs w:val="28"/>
        </w:rPr>
        <w:t> </w:t>
      </w:r>
    </w:p>
    <w:p w14:paraId="037C8A49" w14:textId="77777777" w:rsidR="002D3947" w:rsidRPr="002D3947" w:rsidRDefault="002D3947" w:rsidP="002D3947">
      <w:pPr>
        <w:spacing w:after="0" w:line="240" w:lineRule="auto"/>
        <w:ind w:left="0" w:right="0" w:firstLine="0"/>
        <w:textAlignment w:val="baseline"/>
        <w:rPr>
          <w:rFonts w:ascii="Segoe UI" w:eastAsia="Times New Roman" w:hAnsi="Segoe UI" w:cs="Segoe UI"/>
          <w:sz w:val="18"/>
          <w:szCs w:val="18"/>
        </w:rPr>
      </w:pPr>
      <w:r w:rsidRPr="002D3947">
        <w:rPr>
          <w:rFonts w:eastAsia="Times New Roman"/>
          <w:szCs w:val="24"/>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6"/>
        <w:gridCol w:w="2788"/>
        <w:gridCol w:w="1496"/>
        <w:gridCol w:w="617"/>
        <w:gridCol w:w="779"/>
        <w:gridCol w:w="617"/>
        <w:gridCol w:w="887"/>
        <w:gridCol w:w="617"/>
        <w:gridCol w:w="932"/>
      </w:tblGrid>
      <w:tr w:rsidR="002D3947" w:rsidRPr="002D3947" w14:paraId="33349DD3" w14:textId="77777777" w:rsidTr="002D3947">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BD1D32E" w14:textId="77777777" w:rsidR="002D3947" w:rsidRPr="002D3947" w:rsidRDefault="002D3947" w:rsidP="002D3947">
            <w:pPr>
              <w:spacing w:after="0" w:line="240" w:lineRule="auto"/>
              <w:ind w:left="105" w:right="0" w:firstLine="0"/>
              <w:jc w:val="left"/>
              <w:textAlignment w:val="baseline"/>
              <w:rPr>
                <w:rFonts w:ascii="Times New Roman" w:eastAsia="Times New Roman" w:hAnsi="Times New Roman" w:cs="Times New Roman"/>
                <w:szCs w:val="24"/>
              </w:rPr>
            </w:pPr>
            <w:r w:rsidRPr="002D3947">
              <w:rPr>
                <w:rFonts w:eastAsia="Times New Roman"/>
                <w:b/>
                <w:bCs/>
                <w:szCs w:val="24"/>
              </w:rPr>
              <w:t>Name of Student  </w:t>
            </w:r>
            <w:r w:rsidRPr="002D3947">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9F828D" w14:textId="77777777" w:rsidR="002D3947" w:rsidRPr="002D3947" w:rsidRDefault="002D3947" w:rsidP="002D3947">
            <w:pPr>
              <w:spacing w:after="0" w:line="240" w:lineRule="auto"/>
              <w:ind w:left="105"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16011D8" w14:textId="77777777" w:rsidR="002D3947" w:rsidRPr="002D3947" w:rsidRDefault="002D3947" w:rsidP="002D3947">
            <w:pPr>
              <w:spacing w:after="0" w:line="240" w:lineRule="auto"/>
              <w:ind w:left="105" w:right="0" w:firstLine="0"/>
              <w:jc w:val="left"/>
              <w:textAlignment w:val="baseline"/>
              <w:rPr>
                <w:rFonts w:ascii="Times New Roman" w:eastAsia="Times New Roman" w:hAnsi="Times New Roman" w:cs="Times New Roman"/>
                <w:szCs w:val="24"/>
              </w:rPr>
            </w:pPr>
            <w:r w:rsidRPr="002D3947">
              <w:rPr>
                <w:rFonts w:eastAsia="Times New Roman"/>
                <w:b/>
                <w:bCs/>
                <w:szCs w:val="24"/>
              </w:rPr>
              <w:t>Student ID </w:t>
            </w:r>
            <w:r w:rsidRPr="002D3947">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6D997544"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070DD53C" w14:textId="77777777" w:rsidTr="002D3947">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49785B1" w14:textId="77777777" w:rsidR="002D3947" w:rsidRPr="002D3947" w:rsidRDefault="002D3947" w:rsidP="002D3947">
            <w:pPr>
              <w:spacing w:after="0" w:line="240" w:lineRule="auto"/>
              <w:ind w:left="105" w:right="0" w:firstLine="0"/>
              <w:jc w:val="left"/>
              <w:textAlignment w:val="baseline"/>
              <w:rPr>
                <w:rFonts w:ascii="Times New Roman" w:eastAsia="Times New Roman" w:hAnsi="Times New Roman" w:cs="Times New Roman"/>
                <w:szCs w:val="24"/>
              </w:rPr>
            </w:pPr>
            <w:r w:rsidRPr="002D3947">
              <w:rPr>
                <w:rFonts w:eastAsia="Times New Roman"/>
                <w:b/>
                <w:bCs/>
                <w:szCs w:val="24"/>
              </w:rPr>
              <w:t>College  </w:t>
            </w:r>
            <w:r w:rsidRPr="002D3947">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3F08934" w14:textId="77777777" w:rsidR="002D3947" w:rsidRPr="002D3947" w:rsidRDefault="002D3947" w:rsidP="002D3947">
            <w:pPr>
              <w:spacing w:after="0" w:line="240" w:lineRule="auto"/>
              <w:ind w:left="105"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DCC68AD" w14:textId="77777777" w:rsidR="002D3947" w:rsidRPr="002D3947" w:rsidRDefault="002D3947" w:rsidP="002D3947">
            <w:pPr>
              <w:spacing w:after="0" w:line="240" w:lineRule="auto"/>
              <w:ind w:left="105" w:right="0" w:firstLine="0"/>
              <w:jc w:val="left"/>
              <w:textAlignment w:val="baseline"/>
              <w:rPr>
                <w:rFonts w:ascii="Times New Roman" w:eastAsia="Times New Roman" w:hAnsi="Times New Roman" w:cs="Times New Roman"/>
                <w:szCs w:val="24"/>
              </w:rPr>
            </w:pPr>
            <w:r w:rsidRPr="002D3947">
              <w:rPr>
                <w:rFonts w:eastAsia="Times New Roman"/>
                <w:b/>
                <w:bCs/>
                <w:szCs w:val="24"/>
              </w:rPr>
              <w:t>Program  </w:t>
            </w:r>
            <w:r w:rsidRPr="002D3947">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25D8BE6B"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75FA19D2" w14:textId="77777777" w:rsidTr="002D3947">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8BA016A" w14:textId="77777777" w:rsidR="002D3947" w:rsidRPr="002D3947" w:rsidRDefault="002D3947" w:rsidP="002D3947">
            <w:pPr>
              <w:spacing w:after="0" w:line="240" w:lineRule="auto"/>
              <w:ind w:left="105" w:right="0" w:firstLine="0"/>
              <w:jc w:val="left"/>
              <w:textAlignment w:val="baseline"/>
              <w:rPr>
                <w:rFonts w:ascii="Times New Roman" w:eastAsia="Times New Roman" w:hAnsi="Times New Roman" w:cs="Times New Roman"/>
                <w:szCs w:val="24"/>
              </w:rPr>
            </w:pPr>
            <w:r w:rsidRPr="002D3947">
              <w:rPr>
                <w:rFonts w:eastAsia="Times New Roman"/>
                <w:b/>
                <w:bCs/>
                <w:szCs w:val="24"/>
              </w:rPr>
              <w:t>Course Title  </w:t>
            </w:r>
            <w:r w:rsidRPr="002D3947">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D51633" w14:textId="77777777" w:rsidR="002D3947" w:rsidRPr="002D3947" w:rsidRDefault="002D3947" w:rsidP="002D3947">
            <w:pPr>
              <w:spacing w:after="0" w:line="240" w:lineRule="auto"/>
              <w:ind w:left="105"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3C1826F" w14:textId="77777777" w:rsidR="002D3947" w:rsidRPr="002D3947" w:rsidRDefault="002D3947" w:rsidP="002D3947">
            <w:pPr>
              <w:spacing w:after="0" w:line="240" w:lineRule="auto"/>
              <w:ind w:left="105" w:right="0" w:firstLine="0"/>
              <w:jc w:val="left"/>
              <w:textAlignment w:val="baseline"/>
              <w:rPr>
                <w:rFonts w:ascii="Times New Roman" w:eastAsia="Times New Roman" w:hAnsi="Times New Roman" w:cs="Times New Roman"/>
                <w:szCs w:val="24"/>
              </w:rPr>
            </w:pPr>
            <w:r w:rsidRPr="002D3947">
              <w:rPr>
                <w:rFonts w:eastAsia="Times New Roman"/>
                <w:b/>
                <w:bCs/>
                <w:szCs w:val="24"/>
              </w:rPr>
              <w:t>Course Code </w:t>
            </w:r>
            <w:r w:rsidRPr="002D3947">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41B5C958"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6E726A17" w14:textId="77777777" w:rsidTr="002D3947">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6BD79DD" w14:textId="77777777" w:rsidR="002D3947" w:rsidRPr="002D3947" w:rsidRDefault="002D3947" w:rsidP="002D3947">
            <w:pPr>
              <w:spacing w:after="0" w:line="240" w:lineRule="auto"/>
              <w:ind w:left="105" w:right="0" w:firstLine="0"/>
              <w:jc w:val="left"/>
              <w:textAlignment w:val="baseline"/>
              <w:rPr>
                <w:rFonts w:ascii="Times New Roman" w:eastAsia="Times New Roman" w:hAnsi="Times New Roman" w:cs="Times New Roman"/>
                <w:szCs w:val="24"/>
              </w:rPr>
            </w:pPr>
            <w:r w:rsidRPr="002D3947">
              <w:rPr>
                <w:rFonts w:eastAsia="Times New Roman"/>
                <w:b/>
                <w:bCs/>
                <w:szCs w:val="24"/>
              </w:rPr>
              <w:t>Project/ Project Title</w:t>
            </w:r>
            <w:r w:rsidRPr="002D3947">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F8CE66" w14:textId="77777777" w:rsidR="002D3947" w:rsidRPr="002D3947" w:rsidRDefault="002D3947" w:rsidP="002D3947">
            <w:pPr>
              <w:spacing w:after="0" w:line="240" w:lineRule="auto"/>
              <w:ind w:left="105"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D132B52" w14:textId="77777777" w:rsidR="002D3947" w:rsidRPr="002D3947" w:rsidRDefault="002D3947" w:rsidP="002D3947">
            <w:pPr>
              <w:spacing w:after="0" w:line="240" w:lineRule="auto"/>
              <w:ind w:left="105" w:right="0" w:firstLine="0"/>
              <w:jc w:val="left"/>
              <w:textAlignment w:val="baseline"/>
              <w:rPr>
                <w:rFonts w:ascii="Times New Roman" w:eastAsia="Times New Roman" w:hAnsi="Times New Roman" w:cs="Times New Roman"/>
                <w:szCs w:val="24"/>
              </w:rPr>
            </w:pPr>
            <w:r w:rsidRPr="002D3947">
              <w:rPr>
                <w:rFonts w:eastAsia="Times New Roman"/>
                <w:b/>
                <w:bCs/>
                <w:szCs w:val="24"/>
              </w:rPr>
              <w:t>Academic Year</w:t>
            </w:r>
            <w:r w:rsidRPr="002D3947">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7371C3D3"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2C164B51" w14:textId="77777777" w:rsidTr="002D3947">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65CD8AF" w14:textId="77777777" w:rsidR="002D3947" w:rsidRPr="002D3947" w:rsidRDefault="002D3947" w:rsidP="002D3947">
            <w:pPr>
              <w:spacing w:after="0" w:line="240" w:lineRule="auto"/>
              <w:ind w:left="105" w:right="0" w:firstLine="0"/>
              <w:jc w:val="left"/>
              <w:textAlignment w:val="baseline"/>
              <w:rPr>
                <w:rFonts w:ascii="Times New Roman" w:eastAsia="Times New Roman" w:hAnsi="Times New Roman" w:cs="Times New Roman"/>
                <w:szCs w:val="24"/>
              </w:rPr>
            </w:pPr>
            <w:r w:rsidRPr="002D3947">
              <w:rPr>
                <w:rFonts w:eastAsia="Times New Roman"/>
                <w:b/>
                <w:bCs/>
                <w:szCs w:val="24"/>
              </w:rPr>
              <w:t>Supervisor Name    </w:t>
            </w:r>
            <w:r w:rsidRPr="002D3947">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F193CF" w14:textId="77777777" w:rsidR="002D3947" w:rsidRPr="002D3947" w:rsidRDefault="002D3947" w:rsidP="002D3947">
            <w:pPr>
              <w:spacing w:after="0" w:line="240" w:lineRule="auto"/>
              <w:ind w:left="105"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8C024B2" w14:textId="77777777" w:rsidR="002D3947" w:rsidRPr="002D3947" w:rsidRDefault="002D3947" w:rsidP="002D3947">
            <w:pPr>
              <w:spacing w:after="0" w:line="240" w:lineRule="auto"/>
              <w:ind w:left="105" w:right="0" w:firstLine="0"/>
              <w:jc w:val="left"/>
              <w:textAlignment w:val="baseline"/>
              <w:rPr>
                <w:rFonts w:ascii="Times New Roman" w:eastAsia="Times New Roman" w:hAnsi="Times New Roman" w:cs="Times New Roman"/>
                <w:szCs w:val="24"/>
              </w:rPr>
            </w:pPr>
            <w:r w:rsidRPr="002D3947">
              <w:rPr>
                <w:rFonts w:eastAsia="Times New Roman"/>
                <w:b/>
                <w:bCs/>
                <w:szCs w:val="24"/>
              </w:rPr>
              <w:t>Semester</w:t>
            </w:r>
            <w:r w:rsidRPr="002D3947">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4C98DA"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B90DB62"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b/>
                <w:bCs/>
                <w:szCs w:val="24"/>
              </w:rPr>
              <w:t>First</w:t>
            </w:r>
            <w:r w:rsidRPr="002D3947">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3CFF90"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22523A8"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b/>
                <w:bCs/>
                <w:szCs w:val="24"/>
              </w:rPr>
              <w:t>Second</w:t>
            </w:r>
            <w:r w:rsidRPr="002D3947">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D5D6E6"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7A1FA90"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b/>
                <w:bCs/>
                <w:szCs w:val="24"/>
              </w:rPr>
              <w:t>Summer</w:t>
            </w:r>
            <w:r w:rsidRPr="002D3947">
              <w:rPr>
                <w:rFonts w:eastAsia="Times New Roman"/>
                <w:szCs w:val="24"/>
              </w:rPr>
              <w:t> </w:t>
            </w:r>
          </w:p>
        </w:tc>
      </w:tr>
    </w:tbl>
    <w:p w14:paraId="6E543691" w14:textId="77777777" w:rsidR="002D3947" w:rsidRPr="002D3947" w:rsidRDefault="002D3947" w:rsidP="002D3947">
      <w:pPr>
        <w:spacing w:after="0" w:line="240" w:lineRule="auto"/>
        <w:ind w:left="0" w:right="0" w:firstLine="0"/>
        <w:textAlignment w:val="baseline"/>
        <w:rPr>
          <w:rFonts w:ascii="Segoe UI" w:eastAsia="Times New Roman" w:hAnsi="Segoe UI" w:cs="Segoe UI"/>
          <w:sz w:val="18"/>
          <w:szCs w:val="18"/>
        </w:rPr>
      </w:pPr>
      <w:r w:rsidRPr="002D3947">
        <w:rPr>
          <w:rFonts w:eastAsia="Times New Roman"/>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5"/>
        <w:gridCol w:w="4146"/>
        <w:gridCol w:w="722"/>
        <w:gridCol w:w="790"/>
        <w:gridCol w:w="3441"/>
      </w:tblGrid>
      <w:tr w:rsidR="002D3947" w:rsidRPr="002D3947" w14:paraId="6570CDE2" w14:textId="77777777" w:rsidTr="002D3947">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FBE5834"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b/>
                <w:bCs/>
                <w:szCs w:val="24"/>
              </w:rPr>
              <w:t>Criteria</w:t>
            </w:r>
            <w:r w:rsidRPr="002D3947">
              <w:rPr>
                <w:rFonts w:eastAsia="Times New Roman"/>
                <w:szCs w:val="24"/>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44AA2BA"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b/>
                <w:bCs/>
                <w:szCs w:val="24"/>
              </w:rPr>
              <w:t>Description</w:t>
            </w:r>
            <w:r w:rsidRPr="002D3947">
              <w:rPr>
                <w:rFonts w:eastAsia="Times New Roman"/>
                <w:szCs w:val="24"/>
              </w:rPr>
              <w:t> </w:t>
            </w:r>
          </w:p>
        </w:tc>
        <w:tc>
          <w:tcPr>
            <w:tcW w:w="9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E517943"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b/>
                <w:bCs/>
                <w:szCs w:val="24"/>
              </w:rPr>
              <w:t>PLOs / KPIs</w:t>
            </w:r>
            <w:r w:rsidRPr="002D3947">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6A5C1F4"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b/>
                <w:bCs/>
                <w:szCs w:val="24"/>
              </w:rPr>
              <w:t>Mark</w:t>
            </w:r>
            <w:r w:rsidRPr="002D3947">
              <w:rPr>
                <w:rFonts w:eastAsia="Times New Roman"/>
                <w:szCs w:val="24"/>
              </w:rPr>
              <w:t> </w:t>
            </w:r>
          </w:p>
        </w:tc>
        <w:tc>
          <w:tcPr>
            <w:tcW w:w="54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00E737A"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b/>
                <w:bCs/>
                <w:szCs w:val="24"/>
              </w:rPr>
              <w:t>Feedback</w:t>
            </w:r>
            <w:r w:rsidRPr="002D3947">
              <w:rPr>
                <w:rFonts w:eastAsia="Times New Roman"/>
                <w:szCs w:val="24"/>
              </w:rPr>
              <w:t> </w:t>
            </w:r>
          </w:p>
        </w:tc>
      </w:tr>
      <w:tr w:rsidR="002D3947" w:rsidRPr="002D3947" w14:paraId="5DA37EA6" w14:textId="77777777" w:rsidTr="002D3947">
        <w:trPr>
          <w:trHeight w:val="300"/>
        </w:trPr>
        <w:tc>
          <w:tcPr>
            <w:tcW w:w="177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33974AA4"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 w:val="22"/>
              </w:rPr>
              <w:t>Content and Organization </w:t>
            </w:r>
          </w:p>
          <w:p w14:paraId="4E1752DD"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 w:val="22"/>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FD2C797" w14:textId="77777777" w:rsidR="002D3947" w:rsidRPr="002D3947" w:rsidRDefault="002D3947" w:rsidP="00433E36">
            <w:pPr>
              <w:numPr>
                <w:ilvl w:val="0"/>
                <w:numId w:val="69"/>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The project title, topic, and objectives were clearly identified.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3FEDDC"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3.1 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94CA18"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19C4E6"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315D7114" w14:textId="77777777" w:rsidTr="002D394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43E9100" w14:textId="77777777" w:rsidR="002D3947" w:rsidRPr="002D3947" w:rsidRDefault="002D3947" w:rsidP="002D3947">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4DA004" w14:textId="77777777" w:rsidR="002D3947" w:rsidRPr="002D3947" w:rsidRDefault="002D3947" w:rsidP="00433E36">
            <w:pPr>
              <w:numPr>
                <w:ilvl w:val="0"/>
                <w:numId w:val="70"/>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A clear outline of the presentation was provided.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0008C52"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3.1 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1421F2"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F671A00"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798A2D01" w14:textId="77777777" w:rsidTr="002D394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8C7E880" w14:textId="77777777" w:rsidR="002D3947" w:rsidRPr="002D3947" w:rsidRDefault="002D3947" w:rsidP="002D3947">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82F6757" w14:textId="77777777" w:rsidR="002D3947" w:rsidRPr="002D3947" w:rsidRDefault="002D3947" w:rsidP="00433E36">
            <w:pPr>
              <w:numPr>
                <w:ilvl w:val="0"/>
                <w:numId w:val="71"/>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Sufficient background information was provided.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9C6393"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3.1 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A4D89D"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16F38C"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5F2A67EC" w14:textId="77777777" w:rsidTr="002D394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4ED75D3" w14:textId="77777777" w:rsidR="002D3947" w:rsidRPr="002D3947" w:rsidRDefault="002D3947" w:rsidP="002D3947">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CE003C" w14:textId="77777777" w:rsidR="002D3947" w:rsidRPr="002D3947" w:rsidRDefault="002D3947" w:rsidP="00433E36">
            <w:pPr>
              <w:numPr>
                <w:ilvl w:val="0"/>
                <w:numId w:val="72"/>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Any major constraints, problems or challenges were discussed.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DEBDCCE"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3.1 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82B0F6"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CBBD4F"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7AFCA76E" w14:textId="77777777" w:rsidTr="002D394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8E1BC0C" w14:textId="77777777" w:rsidR="002D3947" w:rsidRPr="002D3947" w:rsidRDefault="002D3947" w:rsidP="002D3947">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F8071B" w14:textId="77777777" w:rsidR="002D3947" w:rsidRPr="002D3947" w:rsidRDefault="002D3947" w:rsidP="00433E36">
            <w:pPr>
              <w:numPr>
                <w:ilvl w:val="0"/>
                <w:numId w:val="73"/>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Conclusions and recommendations were clear and drawn from findings.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355C44"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3.1 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218527"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FE0B1A"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7763F1F2" w14:textId="77777777" w:rsidTr="002D394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9B00FA3" w14:textId="77777777" w:rsidR="002D3947" w:rsidRPr="002D3947" w:rsidRDefault="002D3947" w:rsidP="002D3947">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54B09E" w14:textId="77777777" w:rsidR="002D3947" w:rsidRPr="002D3947" w:rsidRDefault="002D3947" w:rsidP="00433E36">
            <w:pPr>
              <w:numPr>
                <w:ilvl w:val="0"/>
                <w:numId w:val="74"/>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Presentation slides were supported with appropriate content (e.g., pictures, diagrams tables, animations, and video clips).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084D0F"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3.1 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780D9A6"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2A6B51"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6F876238" w14:textId="77777777" w:rsidTr="002D394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045BD09" w14:textId="77777777" w:rsidR="002D3947" w:rsidRPr="002D3947" w:rsidRDefault="002D3947" w:rsidP="002D3947">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71E04F" w14:textId="77777777" w:rsidR="002D3947" w:rsidRPr="002D3947" w:rsidRDefault="002D3947" w:rsidP="00433E36">
            <w:pPr>
              <w:numPr>
                <w:ilvl w:val="0"/>
                <w:numId w:val="75"/>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Presentation slides were clear, concise and attractive.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B6E89B"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3.1 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10634BD"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21F380"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42652D46" w14:textId="77777777" w:rsidTr="002D394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7CFEDB0" w14:textId="77777777" w:rsidR="002D3947" w:rsidRPr="002D3947" w:rsidRDefault="002D3947" w:rsidP="002D3947">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DE4FC8" w14:textId="77777777" w:rsidR="002D3947" w:rsidRPr="002D3947" w:rsidRDefault="002D3947" w:rsidP="00433E36">
            <w:pPr>
              <w:numPr>
                <w:ilvl w:val="0"/>
                <w:numId w:val="76"/>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Information was presented in a logical and well-organized manner.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A77323"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3.1 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FF8EA7E"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48C973"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4097E823" w14:textId="77777777" w:rsidTr="002D394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E86B0DE" w14:textId="77777777" w:rsidR="002D3947" w:rsidRPr="002D3947" w:rsidRDefault="002D3947" w:rsidP="002D3947">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03C17B4" w14:textId="77777777" w:rsidR="002D3947" w:rsidRPr="002D3947" w:rsidRDefault="002D3947" w:rsidP="00433E36">
            <w:pPr>
              <w:numPr>
                <w:ilvl w:val="0"/>
                <w:numId w:val="77"/>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Presentation contains accurate information with no fact errors.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66332D"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3.1 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C61691"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55CB4FC"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11E9A6F1" w14:textId="77777777" w:rsidTr="002D394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EB15039" w14:textId="77777777" w:rsidR="002D3947" w:rsidRPr="002D3947" w:rsidRDefault="002D3947" w:rsidP="002D3947">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5F5574" w14:textId="77777777" w:rsidR="002D3947" w:rsidRPr="002D3947" w:rsidRDefault="002D3947" w:rsidP="00433E36">
            <w:pPr>
              <w:numPr>
                <w:ilvl w:val="0"/>
                <w:numId w:val="78"/>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Presentation contains citations, references and acknowledged help/support received from others.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5E0633"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3.2 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20C22B"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C5DE31"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206552BD" w14:textId="77777777" w:rsidTr="002D394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BB61450" w14:textId="77777777" w:rsidR="002D3947" w:rsidRPr="002D3947" w:rsidRDefault="002D3947" w:rsidP="002D3947">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3613B6" w14:textId="77777777" w:rsidR="002D3947" w:rsidRPr="002D3947" w:rsidRDefault="002D3947" w:rsidP="00433E36">
            <w:pPr>
              <w:numPr>
                <w:ilvl w:val="0"/>
                <w:numId w:val="79"/>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Presentation is free of spilling and grammar errors.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9EEE01"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3.3 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1D81BE"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F0726B9"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499A4ECE" w14:textId="77777777" w:rsidTr="002D394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A23D3BB" w14:textId="77777777" w:rsidR="002D3947" w:rsidRPr="002D3947" w:rsidRDefault="002D3947" w:rsidP="002D3947">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7E9A2D" w14:textId="77777777" w:rsidR="002D3947" w:rsidRPr="002D3947" w:rsidRDefault="002D3947" w:rsidP="00433E36">
            <w:pPr>
              <w:numPr>
                <w:ilvl w:val="0"/>
                <w:numId w:val="80"/>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Work tasks performed, plan or methods used were presented.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EDAA1B"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5.3 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A3AE18"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5A91DB"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060A719F" w14:textId="77777777" w:rsidTr="002D3947">
        <w:trPr>
          <w:trHeight w:val="300"/>
        </w:trPr>
        <w:tc>
          <w:tcPr>
            <w:tcW w:w="177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3FCE2348"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lastRenderedPageBreak/>
              <w:t>Oral Presentation Skills </w:t>
            </w:r>
          </w:p>
          <w:p w14:paraId="622C50F4"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2A8BA3" w14:textId="77777777" w:rsidR="002D3947" w:rsidRPr="002D3947" w:rsidRDefault="002D3947" w:rsidP="00433E36">
            <w:pPr>
              <w:numPr>
                <w:ilvl w:val="0"/>
                <w:numId w:val="81"/>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Student maintains good eye contact with the audience and is appropriately animated (e.g., gestures, movement, etc.).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03BD4BD"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3.4 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5D3F69"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56766F"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7848E6B0" w14:textId="77777777" w:rsidTr="002D394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9B58673" w14:textId="77777777" w:rsidR="002D3947" w:rsidRPr="002D3947" w:rsidRDefault="002D3947" w:rsidP="002D3947">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F3D1A1" w14:textId="77777777" w:rsidR="002D3947" w:rsidRPr="002D3947" w:rsidRDefault="002D3947" w:rsidP="00433E36">
            <w:pPr>
              <w:numPr>
                <w:ilvl w:val="0"/>
                <w:numId w:val="82"/>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Student uses a clear, and audible voice.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BDDDE3"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3.4 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F6237C"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BC139B"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3F433C08" w14:textId="77777777" w:rsidTr="002D394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FC6F5C9" w14:textId="77777777" w:rsidR="002D3947" w:rsidRPr="002D3947" w:rsidRDefault="002D3947" w:rsidP="002D3947">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CFDFA3" w14:textId="77777777" w:rsidR="002D3947" w:rsidRPr="002D3947" w:rsidRDefault="002D3947" w:rsidP="00433E36">
            <w:pPr>
              <w:numPr>
                <w:ilvl w:val="0"/>
                <w:numId w:val="83"/>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Student used appropriate language and vocabulary for the purpose and for the audience.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C32BDB"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3.4 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7660E1"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96F5600"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5C651CA8" w14:textId="77777777" w:rsidTr="002D394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162C677" w14:textId="77777777" w:rsidR="002D3947" w:rsidRPr="002D3947" w:rsidRDefault="002D3947" w:rsidP="002D3947">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64889E" w14:textId="77777777" w:rsidR="002D3947" w:rsidRPr="002D3947" w:rsidRDefault="002D3947" w:rsidP="00433E36">
            <w:pPr>
              <w:numPr>
                <w:ilvl w:val="0"/>
                <w:numId w:val="84"/>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Student demonstrated professional attitude, appearance and body language.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D9D084"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3.4 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213DDB"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54ED599"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76EDE28A" w14:textId="77777777" w:rsidTr="002D394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E093D36" w14:textId="77777777" w:rsidR="002D3947" w:rsidRPr="002D3947" w:rsidRDefault="002D3947" w:rsidP="002D3947">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37E14D6" w14:textId="77777777" w:rsidR="002D3947" w:rsidRPr="002D3947" w:rsidRDefault="002D3947" w:rsidP="00433E36">
            <w:pPr>
              <w:numPr>
                <w:ilvl w:val="0"/>
                <w:numId w:val="85"/>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Student answered questions professionally and correctly.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F235E1"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3.4 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09ADF1"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62A8AE"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1189D79B" w14:textId="77777777" w:rsidTr="002D394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F18C557" w14:textId="77777777" w:rsidR="002D3947" w:rsidRPr="002D3947" w:rsidRDefault="002D3947" w:rsidP="002D3947">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57622A" w14:textId="77777777" w:rsidR="002D3947" w:rsidRPr="002D3947" w:rsidRDefault="002D3947" w:rsidP="00433E36">
            <w:pPr>
              <w:numPr>
                <w:ilvl w:val="0"/>
                <w:numId w:val="86"/>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Student responded positively and professionally to criticisms/suggestions/ comments.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5DAAA3"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3.4 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68370F"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C15206D"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61A577C8" w14:textId="77777777" w:rsidTr="002D3947">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0211F43"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Individual Responsibilities </w:t>
            </w:r>
          </w:p>
          <w:p w14:paraId="41B931E5"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b/>
                <w:bCs/>
                <w:i/>
                <w:iCs/>
                <w:sz w:val="18"/>
                <w:szCs w:val="18"/>
              </w:rPr>
              <w:t>**If applicable</w:t>
            </w:r>
            <w:r w:rsidRPr="002D3947">
              <w:rPr>
                <w:rFonts w:eastAsia="Times New Roman"/>
                <w:sz w:val="18"/>
                <w:szCs w:val="18"/>
              </w:rPr>
              <w:t> </w:t>
            </w:r>
          </w:p>
          <w:p w14:paraId="78BBEF09"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b/>
                <w:bCs/>
                <w:i/>
                <w:iCs/>
                <w:sz w:val="18"/>
                <w:szCs w:val="18"/>
              </w:rPr>
              <w:t> (Team project)</w:t>
            </w:r>
            <w:r w:rsidRPr="002D3947">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CCE2C19" w14:textId="77777777" w:rsidR="002D3947" w:rsidRPr="002D3947" w:rsidRDefault="002D3947" w:rsidP="00433E36">
            <w:pPr>
              <w:numPr>
                <w:ilvl w:val="0"/>
                <w:numId w:val="87"/>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Student participated and functioned effectively in the team.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7E906C"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5.2 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777B2A"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8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8BCE4E1"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48077EBE" w14:textId="77777777" w:rsidTr="002D3947">
        <w:trPr>
          <w:trHeight w:val="300"/>
        </w:trPr>
        <w:tc>
          <w:tcPr>
            <w:tcW w:w="177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23F13103"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Teamwork </w:t>
            </w:r>
          </w:p>
          <w:p w14:paraId="76F21581"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b/>
                <w:bCs/>
                <w:i/>
                <w:iCs/>
                <w:sz w:val="18"/>
                <w:szCs w:val="18"/>
              </w:rPr>
              <w:t>**If applicable </w:t>
            </w:r>
            <w:r w:rsidRPr="002D3947">
              <w:rPr>
                <w:rFonts w:eastAsia="Times New Roman"/>
                <w:sz w:val="18"/>
                <w:szCs w:val="18"/>
              </w:rPr>
              <w:t> </w:t>
            </w:r>
          </w:p>
          <w:p w14:paraId="402FF8C3"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b/>
                <w:bCs/>
                <w:i/>
                <w:iCs/>
                <w:sz w:val="18"/>
                <w:szCs w:val="18"/>
              </w:rPr>
              <w:t>(Team project)</w:t>
            </w:r>
            <w:r w:rsidRPr="002D3947">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B673745" w14:textId="77777777" w:rsidR="002D3947" w:rsidRPr="002D3947" w:rsidRDefault="002D3947" w:rsidP="00433E36">
            <w:pPr>
              <w:numPr>
                <w:ilvl w:val="0"/>
                <w:numId w:val="88"/>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The team allocated resources and task clearly.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C01129"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5.1 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5F0320"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07A311"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6A795F3C" w14:textId="77777777" w:rsidTr="002D394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296285F" w14:textId="77777777" w:rsidR="002D3947" w:rsidRPr="002D3947" w:rsidRDefault="002D3947" w:rsidP="002D3947">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597AD30" w14:textId="77777777" w:rsidR="002D3947" w:rsidRPr="002D3947" w:rsidRDefault="002D3947" w:rsidP="00433E36">
            <w:pPr>
              <w:numPr>
                <w:ilvl w:val="0"/>
                <w:numId w:val="89"/>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Transitions and rapport between team members were strong.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DBDAC3"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5.1 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B6439E5"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0DAB82"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704982F7" w14:textId="77777777" w:rsidTr="002D394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D4765CD" w14:textId="77777777" w:rsidR="002D3947" w:rsidRPr="002D3947" w:rsidRDefault="002D3947" w:rsidP="002D3947">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7193D9E" w14:textId="77777777" w:rsidR="002D3947" w:rsidRPr="002D3947" w:rsidRDefault="002D3947" w:rsidP="00433E36">
            <w:pPr>
              <w:numPr>
                <w:ilvl w:val="0"/>
                <w:numId w:val="90"/>
              </w:numPr>
              <w:spacing w:after="0" w:line="240" w:lineRule="auto"/>
              <w:ind w:right="0" w:firstLine="0"/>
              <w:jc w:val="left"/>
              <w:textAlignment w:val="baseline"/>
              <w:rPr>
                <w:rFonts w:eastAsia="Times New Roman"/>
                <w:color w:val="auto"/>
                <w:sz w:val="22"/>
              </w:rPr>
            </w:pPr>
            <w:r w:rsidRPr="002D3947">
              <w:rPr>
                <w:rFonts w:eastAsia="Times New Roman"/>
                <w:color w:val="auto"/>
                <w:sz w:val="22"/>
              </w:rPr>
              <w:t>Team members participated equally and helped each other as needed.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5DAF91"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5.1 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2506FF"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8A3CC1"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3E90DFB0" w14:textId="77777777" w:rsidTr="002D3947">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F32292D"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Total  </w:t>
            </w:r>
          </w:p>
          <w:p w14:paraId="52628F78"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b/>
                <w:bCs/>
                <w:i/>
                <w:iCs/>
                <w:sz w:val="18"/>
                <w:szCs w:val="18"/>
              </w:rPr>
              <w:t>Individual Project</w:t>
            </w:r>
            <w:r w:rsidRPr="002D3947">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A26CC8E" w14:textId="77777777" w:rsidR="002D3947" w:rsidRPr="002D3947" w:rsidRDefault="002D3947" w:rsidP="002D3947">
            <w:pPr>
              <w:spacing w:after="0" w:line="240" w:lineRule="auto"/>
              <w:ind w:left="0" w:right="0" w:firstLine="0"/>
              <w:jc w:val="right"/>
              <w:textAlignment w:val="baseline"/>
              <w:rPr>
                <w:rFonts w:ascii="Times New Roman" w:eastAsia="Times New Roman" w:hAnsi="Times New Roman" w:cs="Times New Roman"/>
                <w:szCs w:val="24"/>
              </w:rPr>
            </w:pPr>
            <w:r w:rsidRPr="002D3947">
              <w:rPr>
                <w:rFonts w:eastAsia="Times New Roman"/>
                <w:szCs w:val="24"/>
              </w:rPr>
              <w:t>Total (out of 72) </w:t>
            </w:r>
          </w:p>
        </w:tc>
        <w:tc>
          <w:tcPr>
            <w:tcW w:w="9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D8234E2"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7339F02"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72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26818EC"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6146FDD7" w14:textId="77777777" w:rsidTr="002D3947">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6E2477D"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Total </w:t>
            </w:r>
          </w:p>
          <w:p w14:paraId="41DD7D79"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b/>
                <w:bCs/>
                <w:i/>
                <w:iCs/>
                <w:sz w:val="18"/>
                <w:szCs w:val="18"/>
              </w:rPr>
              <w:t>Team project</w:t>
            </w:r>
            <w:r w:rsidRPr="002D3947">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923567C" w14:textId="77777777" w:rsidR="002D3947" w:rsidRPr="002D3947" w:rsidRDefault="002D3947" w:rsidP="002D3947">
            <w:pPr>
              <w:spacing w:after="0" w:line="240" w:lineRule="auto"/>
              <w:ind w:left="0" w:right="0" w:firstLine="0"/>
              <w:jc w:val="right"/>
              <w:textAlignment w:val="baseline"/>
              <w:rPr>
                <w:rFonts w:ascii="Times New Roman" w:eastAsia="Times New Roman" w:hAnsi="Times New Roman" w:cs="Times New Roman"/>
                <w:szCs w:val="24"/>
              </w:rPr>
            </w:pPr>
            <w:r w:rsidRPr="002D3947">
              <w:rPr>
                <w:rFonts w:eastAsia="Times New Roman"/>
                <w:szCs w:val="24"/>
              </w:rPr>
              <w:t>Total (out of 92) </w:t>
            </w:r>
          </w:p>
        </w:tc>
        <w:tc>
          <w:tcPr>
            <w:tcW w:w="9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BB9B07C"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DB44BED"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 92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D1BCDB"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r w:rsidR="002D3947" w:rsidRPr="002D3947" w14:paraId="010CAE71" w14:textId="77777777" w:rsidTr="002D3947">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850A9A"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9F4AC8F" w14:textId="77777777" w:rsidR="002D3947" w:rsidRPr="002D3947" w:rsidRDefault="002D3947" w:rsidP="002D3947">
            <w:pPr>
              <w:spacing w:after="0" w:line="240" w:lineRule="auto"/>
              <w:ind w:left="0" w:right="0" w:firstLine="0"/>
              <w:jc w:val="right"/>
              <w:textAlignment w:val="baseline"/>
              <w:rPr>
                <w:rFonts w:ascii="Times New Roman" w:eastAsia="Times New Roman" w:hAnsi="Times New Roman" w:cs="Times New Roman"/>
                <w:szCs w:val="24"/>
              </w:rPr>
            </w:pPr>
            <w:r w:rsidRPr="002D3947">
              <w:rPr>
                <w:rFonts w:eastAsia="Times New Roman"/>
                <w:b/>
                <w:bCs/>
                <w:szCs w:val="24"/>
              </w:rPr>
              <w:t>Final Grade (out of 20)</w:t>
            </w:r>
            <w:r w:rsidRPr="002D3947">
              <w:rPr>
                <w:rFonts w:eastAsia="Times New Roman"/>
                <w:szCs w:val="24"/>
              </w:rPr>
              <w:t> </w:t>
            </w:r>
          </w:p>
        </w:tc>
        <w:tc>
          <w:tcPr>
            <w:tcW w:w="9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A8CB21A"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2998C94" w14:textId="77777777" w:rsidR="002D3947" w:rsidRPr="002D3947" w:rsidRDefault="002D3947" w:rsidP="002D3947">
            <w:pPr>
              <w:spacing w:after="0" w:line="240" w:lineRule="auto"/>
              <w:ind w:left="0" w:right="0" w:firstLine="0"/>
              <w:jc w:val="center"/>
              <w:textAlignment w:val="baseline"/>
              <w:rPr>
                <w:rFonts w:ascii="Times New Roman" w:eastAsia="Times New Roman" w:hAnsi="Times New Roman" w:cs="Times New Roman"/>
                <w:szCs w:val="24"/>
              </w:rPr>
            </w:pPr>
            <w:r w:rsidRPr="002D3947">
              <w:rPr>
                <w:rFonts w:eastAsia="Times New Roman"/>
                <w:b/>
                <w:bCs/>
                <w:szCs w:val="24"/>
              </w:rPr>
              <w:t>   / 10</w:t>
            </w:r>
            <w:r w:rsidRPr="002D3947">
              <w:rPr>
                <w:rFonts w:eastAsia="Times New Roman"/>
                <w:szCs w:val="24"/>
              </w:rPr>
              <w:t>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B2CA6D" w14:textId="77777777" w:rsidR="002D3947" w:rsidRPr="002D3947" w:rsidRDefault="002D3947" w:rsidP="002D3947">
            <w:pPr>
              <w:spacing w:after="0" w:line="240" w:lineRule="auto"/>
              <w:ind w:left="0" w:right="0" w:firstLine="0"/>
              <w:jc w:val="left"/>
              <w:textAlignment w:val="baseline"/>
              <w:rPr>
                <w:rFonts w:ascii="Times New Roman" w:eastAsia="Times New Roman" w:hAnsi="Times New Roman" w:cs="Times New Roman"/>
                <w:szCs w:val="24"/>
              </w:rPr>
            </w:pPr>
            <w:r w:rsidRPr="002D3947">
              <w:rPr>
                <w:rFonts w:eastAsia="Times New Roman"/>
                <w:szCs w:val="24"/>
              </w:rPr>
              <w:t> </w:t>
            </w:r>
          </w:p>
        </w:tc>
      </w:tr>
    </w:tbl>
    <w:p w14:paraId="5E8CCC50" w14:textId="77777777" w:rsidR="002D3947" w:rsidRPr="002D3947" w:rsidRDefault="002D3947" w:rsidP="002D3947">
      <w:pPr>
        <w:spacing w:after="0" w:line="240" w:lineRule="auto"/>
        <w:ind w:left="360" w:right="0" w:firstLine="0"/>
        <w:textAlignment w:val="baseline"/>
        <w:rPr>
          <w:rFonts w:ascii="Segoe UI" w:eastAsia="Times New Roman" w:hAnsi="Segoe UI" w:cs="Segoe UI"/>
          <w:sz w:val="18"/>
          <w:szCs w:val="18"/>
        </w:rPr>
      </w:pPr>
      <w:r w:rsidRPr="002D3947">
        <w:rPr>
          <w:rFonts w:eastAsia="Times New Roman"/>
          <w:i/>
          <w:iCs/>
          <w:sz w:val="18"/>
          <w:szCs w:val="18"/>
        </w:rPr>
        <w:t>*Evaluated individually</w:t>
      </w:r>
      <w:r w:rsidRPr="002D3947">
        <w:rPr>
          <w:rFonts w:eastAsia="Times New Roman"/>
          <w:sz w:val="18"/>
          <w:szCs w:val="18"/>
        </w:rPr>
        <w:t> </w:t>
      </w:r>
    </w:p>
    <w:p w14:paraId="5A86F9CB" w14:textId="77777777" w:rsidR="002D3947" w:rsidRPr="002D3947" w:rsidRDefault="002D3947" w:rsidP="002D3947">
      <w:pPr>
        <w:spacing w:after="0" w:line="240" w:lineRule="auto"/>
        <w:ind w:left="360" w:right="0" w:firstLine="0"/>
        <w:textAlignment w:val="baseline"/>
        <w:rPr>
          <w:rFonts w:ascii="Segoe UI" w:eastAsia="Times New Roman" w:hAnsi="Segoe UI" w:cs="Segoe UI"/>
          <w:sz w:val="18"/>
          <w:szCs w:val="18"/>
        </w:rPr>
      </w:pPr>
      <w:r w:rsidRPr="002D3947">
        <w:rPr>
          <w:rFonts w:eastAsia="Times New Roman"/>
          <w:i/>
          <w:iCs/>
          <w:sz w:val="18"/>
          <w:szCs w:val="18"/>
        </w:rPr>
        <w:t>**For team project only</w:t>
      </w:r>
      <w:r w:rsidRPr="002D3947">
        <w:rPr>
          <w:rFonts w:eastAsia="Times New Roman"/>
          <w:sz w:val="18"/>
          <w:szCs w:val="18"/>
        </w:rPr>
        <w:t> </w:t>
      </w:r>
    </w:p>
    <w:p w14:paraId="0729D929" w14:textId="77777777" w:rsidR="002D3947" w:rsidRPr="002D3947" w:rsidRDefault="002D3947" w:rsidP="002D3947">
      <w:pPr>
        <w:spacing w:after="0" w:line="240" w:lineRule="auto"/>
        <w:ind w:left="360" w:right="0" w:firstLine="0"/>
        <w:textAlignment w:val="baseline"/>
        <w:rPr>
          <w:rFonts w:ascii="Segoe UI" w:eastAsia="Times New Roman" w:hAnsi="Segoe UI" w:cs="Segoe UI"/>
          <w:sz w:val="18"/>
          <w:szCs w:val="18"/>
        </w:rPr>
      </w:pPr>
      <w:r w:rsidRPr="002D3947">
        <w:rPr>
          <w:rFonts w:eastAsia="Times New Roman"/>
          <w:sz w:val="18"/>
          <w:szCs w:val="18"/>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43"/>
        <w:gridCol w:w="2905"/>
        <w:gridCol w:w="1185"/>
        <w:gridCol w:w="2180"/>
        <w:gridCol w:w="1068"/>
        <w:gridCol w:w="1508"/>
      </w:tblGrid>
      <w:tr w:rsidR="002D3947" w:rsidRPr="002D3947" w14:paraId="1C346423" w14:textId="77777777" w:rsidTr="002D3947">
        <w:trPr>
          <w:trHeight w:val="300"/>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B7CA966" w14:textId="77777777" w:rsidR="002D3947" w:rsidRPr="002D3947" w:rsidRDefault="002D3947" w:rsidP="002D3947">
            <w:pPr>
              <w:spacing w:after="0" w:line="240" w:lineRule="auto"/>
              <w:ind w:left="0" w:right="0" w:firstLine="0"/>
              <w:textAlignment w:val="baseline"/>
              <w:rPr>
                <w:rFonts w:ascii="Times New Roman" w:eastAsia="Times New Roman" w:hAnsi="Times New Roman" w:cs="Times New Roman"/>
                <w:szCs w:val="24"/>
              </w:rPr>
            </w:pPr>
            <w:r w:rsidRPr="002D3947">
              <w:rPr>
                <w:rFonts w:eastAsia="Times New Roman"/>
                <w:b/>
                <w:bCs/>
                <w:szCs w:val="24"/>
              </w:rPr>
              <w:t>Examiner Name</w:t>
            </w:r>
            <w:r w:rsidRPr="002D3947">
              <w:rPr>
                <w:rFonts w:eastAsia="Times New Roman"/>
                <w:szCs w:val="24"/>
              </w:rPr>
              <w:t> </w:t>
            </w:r>
          </w:p>
          <w:p w14:paraId="287B8E0A" w14:textId="77777777" w:rsidR="002D3947" w:rsidRPr="002D3947" w:rsidRDefault="002D3947" w:rsidP="002D3947">
            <w:pPr>
              <w:spacing w:after="0" w:line="240" w:lineRule="auto"/>
              <w:ind w:left="0" w:right="0" w:firstLine="0"/>
              <w:textAlignment w:val="baseline"/>
              <w:rPr>
                <w:rFonts w:ascii="Times New Roman" w:eastAsia="Times New Roman" w:hAnsi="Times New Roman" w:cs="Times New Roman"/>
                <w:szCs w:val="24"/>
              </w:rPr>
            </w:pPr>
            <w:r w:rsidRPr="002D3947">
              <w:rPr>
                <w:rFonts w:ascii="Wingdings" w:eastAsia="Times New Roman" w:hAnsi="Wingdings" w:cs="Times New Roman"/>
                <w:szCs w:val="24"/>
              </w:rPr>
              <w:t>¨</w:t>
            </w:r>
            <w:r w:rsidRPr="002D3947">
              <w:rPr>
                <w:rFonts w:eastAsia="Times New Roman"/>
                <w:szCs w:val="24"/>
              </w:rPr>
              <w:t xml:space="preserve"> Supervisor </w:t>
            </w:r>
          </w:p>
          <w:p w14:paraId="2704E356" w14:textId="7B009668" w:rsidR="002D3947" w:rsidRPr="002D3947" w:rsidRDefault="002D3947" w:rsidP="002D3947">
            <w:pPr>
              <w:spacing w:after="0" w:line="240" w:lineRule="auto"/>
              <w:ind w:left="0" w:right="0" w:firstLine="0"/>
              <w:textAlignment w:val="baseline"/>
              <w:rPr>
                <w:rFonts w:ascii="Times New Roman" w:eastAsia="Times New Roman" w:hAnsi="Times New Roman" w:cs="Times New Roman"/>
                <w:szCs w:val="24"/>
              </w:rPr>
            </w:pPr>
            <w:r w:rsidRPr="002D3947">
              <w:rPr>
                <w:rFonts w:ascii="Wingdings" w:eastAsia="Times New Roman" w:hAnsi="Wingdings" w:cs="Times New Roman"/>
                <w:szCs w:val="24"/>
              </w:rPr>
              <w:t>¨</w:t>
            </w:r>
            <w:r w:rsidRPr="002D3947">
              <w:rPr>
                <w:rFonts w:eastAsia="Times New Roman"/>
                <w:szCs w:val="24"/>
              </w:rPr>
              <w:t xml:space="preserve"> Internal Examiner </w:t>
            </w:r>
          </w:p>
          <w:p w14:paraId="01921B95" w14:textId="77777777" w:rsidR="002D3947" w:rsidRPr="002D3947" w:rsidRDefault="002D3947" w:rsidP="002D3947">
            <w:pPr>
              <w:spacing w:after="0" w:line="240" w:lineRule="auto"/>
              <w:ind w:left="0" w:right="0" w:firstLine="0"/>
              <w:textAlignment w:val="baseline"/>
              <w:rPr>
                <w:rFonts w:ascii="Times New Roman" w:eastAsia="Times New Roman" w:hAnsi="Times New Roman" w:cs="Times New Roman"/>
                <w:szCs w:val="24"/>
              </w:rPr>
            </w:pPr>
            <w:r w:rsidRPr="002D3947">
              <w:rPr>
                <w:rFonts w:ascii="Wingdings" w:eastAsia="Times New Roman" w:hAnsi="Wingdings" w:cs="Times New Roman"/>
                <w:szCs w:val="24"/>
              </w:rPr>
              <w:t>¨</w:t>
            </w:r>
            <w:r w:rsidRPr="002D3947">
              <w:rPr>
                <w:rFonts w:eastAsia="Times New Roman"/>
                <w:szCs w:val="24"/>
              </w:rPr>
              <w:t xml:space="preserve"> External Examiner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38E597" w14:textId="77777777" w:rsidR="002D3947" w:rsidRPr="002D3947" w:rsidRDefault="002D3947" w:rsidP="002D3947">
            <w:pPr>
              <w:spacing w:after="0" w:line="240" w:lineRule="auto"/>
              <w:ind w:left="0" w:right="0" w:firstLine="0"/>
              <w:textAlignment w:val="baseline"/>
              <w:rPr>
                <w:rFonts w:ascii="Times New Roman" w:eastAsia="Times New Roman" w:hAnsi="Times New Roman" w:cs="Times New Roman"/>
                <w:szCs w:val="24"/>
              </w:rPr>
            </w:pPr>
            <w:r w:rsidRPr="002D3947">
              <w:rPr>
                <w:rFonts w:eastAsia="Times New Roman"/>
                <w:b/>
                <w:bCs/>
                <w:szCs w:val="24"/>
              </w:rPr>
              <w:t> </w:t>
            </w:r>
            <w:r w:rsidRPr="002D3947">
              <w:rPr>
                <w:rFonts w:eastAsia="Times New Roman"/>
                <w:szCs w:val="24"/>
              </w:rPr>
              <w:t> </w:t>
            </w:r>
          </w:p>
          <w:p w14:paraId="6ACCB01D" w14:textId="77777777" w:rsidR="002D3947" w:rsidRPr="002D3947" w:rsidRDefault="002D3947" w:rsidP="002D3947">
            <w:pPr>
              <w:spacing w:after="0" w:line="240" w:lineRule="auto"/>
              <w:ind w:left="0" w:right="0" w:firstLine="0"/>
              <w:textAlignment w:val="baseline"/>
              <w:rPr>
                <w:rFonts w:ascii="Times New Roman" w:eastAsia="Times New Roman" w:hAnsi="Times New Roman" w:cs="Times New Roman"/>
                <w:szCs w:val="24"/>
              </w:rPr>
            </w:pPr>
            <w:r w:rsidRPr="002D3947">
              <w:rPr>
                <w:rFonts w:eastAsia="Times New Roman"/>
                <w:b/>
                <w:bCs/>
                <w:szCs w:val="24"/>
              </w:rPr>
              <w:t> </w:t>
            </w:r>
            <w:r w:rsidRPr="002D3947">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98D412B" w14:textId="77777777" w:rsidR="002D3947" w:rsidRPr="002D3947" w:rsidRDefault="002D3947" w:rsidP="002D3947">
            <w:pPr>
              <w:spacing w:after="0" w:line="240" w:lineRule="auto"/>
              <w:ind w:left="0" w:right="0" w:firstLine="0"/>
              <w:textAlignment w:val="baseline"/>
              <w:rPr>
                <w:rFonts w:ascii="Times New Roman" w:eastAsia="Times New Roman" w:hAnsi="Times New Roman" w:cs="Times New Roman"/>
                <w:szCs w:val="24"/>
              </w:rPr>
            </w:pPr>
            <w:r w:rsidRPr="002D3947">
              <w:rPr>
                <w:rFonts w:eastAsia="Times New Roman"/>
                <w:b/>
                <w:bCs/>
                <w:szCs w:val="24"/>
              </w:rPr>
              <w:t>Signature</w:t>
            </w:r>
            <w:r w:rsidRPr="002D3947">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09F98B" w14:textId="77777777" w:rsidR="002D3947" w:rsidRPr="002D3947" w:rsidRDefault="002D3947" w:rsidP="002D3947">
            <w:pPr>
              <w:spacing w:after="0" w:line="240" w:lineRule="auto"/>
              <w:ind w:left="0" w:right="0" w:firstLine="0"/>
              <w:textAlignment w:val="baseline"/>
              <w:rPr>
                <w:rFonts w:ascii="Times New Roman" w:eastAsia="Times New Roman" w:hAnsi="Times New Roman" w:cs="Times New Roman"/>
                <w:szCs w:val="24"/>
              </w:rPr>
            </w:pPr>
            <w:r w:rsidRPr="002D3947">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8B72B0D" w14:textId="77777777" w:rsidR="002D3947" w:rsidRPr="002D3947" w:rsidRDefault="002D3947" w:rsidP="002D3947">
            <w:pPr>
              <w:spacing w:after="0" w:line="240" w:lineRule="auto"/>
              <w:ind w:left="0" w:right="0" w:firstLine="0"/>
              <w:textAlignment w:val="baseline"/>
              <w:rPr>
                <w:rFonts w:ascii="Times New Roman" w:eastAsia="Times New Roman" w:hAnsi="Times New Roman" w:cs="Times New Roman"/>
                <w:szCs w:val="24"/>
              </w:rPr>
            </w:pPr>
            <w:r w:rsidRPr="002D3947">
              <w:rPr>
                <w:rFonts w:eastAsia="Times New Roman"/>
                <w:b/>
                <w:bCs/>
                <w:szCs w:val="24"/>
              </w:rPr>
              <w:t>Date  </w:t>
            </w:r>
            <w:r w:rsidRPr="002D3947">
              <w:rPr>
                <w:rFonts w:eastAsia="Times New Roman"/>
                <w:szCs w:val="24"/>
              </w:rPr>
              <w:t> </w:t>
            </w:r>
          </w:p>
        </w:tc>
        <w:tc>
          <w:tcPr>
            <w:tcW w:w="2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5FB7E99" w14:textId="77777777" w:rsidR="002D3947" w:rsidRPr="002D3947" w:rsidRDefault="002D3947" w:rsidP="002D3947">
            <w:pPr>
              <w:spacing w:after="0" w:line="240" w:lineRule="auto"/>
              <w:ind w:left="0" w:right="0" w:firstLine="0"/>
              <w:textAlignment w:val="baseline"/>
              <w:rPr>
                <w:rFonts w:ascii="Times New Roman" w:eastAsia="Times New Roman" w:hAnsi="Times New Roman" w:cs="Times New Roman"/>
                <w:szCs w:val="24"/>
              </w:rPr>
            </w:pPr>
            <w:r w:rsidRPr="002D3947">
              <w:rPr>
                <w:rFonts w:eastAsia="Times New Roman"/>
                <w:b/>
                <w:bCs/>
                <w:szCs w:val="24"/>
              </w:rPr>
              <w:t> </w:t>
            </w:r>
            <w:r w:rsidRPr="002D3947">
              <w:rPr>
                <w:rFonts w:eastAsia="Times New Roman"/>
                <w:szCs w:val="24"/>
              </w:rPr>
              <w:t> </w:t>
            </w:r>
          </w:p>
        </w:tc>
      </w:tr>
    </w:tbl>
    <w:p w14:paraId="20F2612B" w14:textId="77777777" w:rsidR="002D3947" w:rsidRPr="002D3947" w:rsidRDefault="002D3947" w:rsidP="002D3947">
      <w:pPr>
        <w:spacing w:after="0" w:line="240" w:lineRule="auto"/>
        <w:ind w:left="0" w:right="0" w:firstLine="0"/>
        <w:textAlignment w:val="baseline"/>
        <w:rPr>
          <w:rFonts w:ascii="Segoe UI" w:eastAsia="Times New Roman" w:hAnsi="Segoe UI" w:cs="Segoe UI"/>
          <w:sz w:val="18"/>
          <w:szCs w:val="18"/>
        </w:rPr>
      </w:pPr>
      <w:r w:rsidRPr="002D3947">
        <w:rPr>
          <w:rFonts w:eastAsia="Times New Roman"/>
          <w:szCs w:val="24"/>
        </w:rPr>
        <w:t> </w:t>
      </w:r>
    </w:p>
    <w:p w14:paraId="50812F1B" w14:textId="77777777" w:rsidR="007A26C2" w:rsidRDefault="007A26C2">
      <w:pPr>
        <w:spacing w:after="160" w:line="259" w:lineRule="auto"/>
        <w:ind w:left="0" w:right="0" w:firstLine="0"/>
        <w:jc w:val="left"/>
        <w:rPr>
          <w:rFonts w:asciiTheme="minorHAnsi" w:hAnsiTheme="minorHAnsi" w:cstheme="minorHAnsi"/>
        </w:rPr>
      </w:pPr>
    </w:p>
    <w:p w14:paraId="492C308A" w14:textId="77777777" w:rsidR="002D3947" w:rsidRDefault="002D3947">
      <w:pPr>
        <w:spacing w:after="160" w:line="259" w:lineRule="auto"/>
        <w:ind w:left="0" w:right="0" w:firstLine="0"/>
        <w:jc w:val="left"/>
        <w:rPr>
          <w:rFonts w:asciiTheme="minorHAnsi" w:hAnsiTheme="minorHAnsi" w:cstheme="minorHAnsi"/>
        </w:rPr>
      </w:pPr>
    </w:p>
    <w:p w14:paraId="5526EAA2" w14:textId="77777777" w:rsidR="002D3947" w:rsidRDefault="002D3947">
      <w:pPr>
        <w:spacing w:after="160" w:line="259" w:lineRule="auto"/>
        <w:ind w:left="0" w:right="0" w:firstLine="0"/>
        <w:jc w:val="left"/>
        <w:rPr>
          <w:rFonts w:asciiTheme="minorHAnsi" w:hAnsiTheme="minorHAnsi" w:cstheme="minorHAnsi"/>
        </w:rPr>
      </w:pPr>
    </w:p>
    <w:p w14:paraId="7BA57C86" w14:textId="77777777" w:rsidR="002D3947" w:rsidRDefault="002D3947">
      <w:pPr>
        <w:spacing w:after="160" w:line="259" w:lineRule="auto"/>
        <w:ind w:left="0" w:right="0" w:firstLine="0"/>
        <w:jc w:val="left"/>
        <w:rPr>
          <w:rFonts w:asciiTheme="minorHAnsi" w:hAnsiTheme="minorHAnsi" w:cstheme="minorHAnsi"/>
        </w:rPr>
      </w:pPr>
    </w:p>
    <w:p w14:paraId="2CA352AB" w14:textId="77777777" w:rsidR="00E40328" w:rsidRDefault="00E40328" w:rsidP="00E40328">
      <w:pPr>
        <w:spacing w:after="0" w:line="240" w:lineRule="auto"/>
        <w:ind w:left="0" w:right="0" w:firstLine="0"/>
        <w:textAlignment w:val="baseline"/>
        <w:rPr>
          <w:rFonts w:eastAsia="Times New Roman"/>
          <w:b/>
          <w:bCs/>
          <w:i/>
          <w:iCs/>
          <w:color w:val="auto"/>
          <w:sz w:val="36"/>
          <w:szCs w:val="36"/>
        </w:rPr>
      </w:pPr>
    </w:p>
    <w:p w14:paraId="7B8B0A2D" w14:textId="20124A86" w:rsidR="00E40328" w:rsidRDefault="00E40328" w:rsidP="00E40328">
      <w:pPr>
        <w:spacing w:after="0" w:line="240" w:lineRule="auto"/>
        <w:ind w:left="0" w:right="0" w:firstLine="0"/>
        <w:jc w:val="center"/>
        <w:textAlignment w:val="baseline"/>
        <w:rPr>
          <w:rFonts w:eastAsia="Times New Roman"/>
          <w:b/>
          <w:bCs/>
          <w:i/>
          <w:iCs/>
          <w:color w:val="auto"/>
          <w:sz w:val="36"/>
          <w:szCs w:val="36"/>
        </w:rPr>
      </w:pPr>
      <w:r>
        <w:rPr>
          <w:noProof/>
        </w:rPr>
        <w:drawing>
          <wp:inline distT="0" distB="0" distL="0" distR="0" wp14:anchorId="78C1B8FD" wp14:editId="767809CC">
            <wp:extent cx="2185035" cy="594072"/>
            <wp:effectExtent l="0" t="0" r="5715" b="0"/>
            <wp:docPr id="21" name="Picture 21"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738" name="Picture 1738" descr="A picture containing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5035" cy="594072"/>
                    </a:xfrm>
                    <a:prstGeom prst="rect">
                      <a:avLst/>
                    </a:prstGeom>
                  </pic:spPr>
                </pic:pic>
              </a:graphicData>
            </a:graphic>
          </wp:inline>
        </w:drawing>
      </w:r>
    </w:p>
    <w:p w14:paraId="79FA4865" w14:textId="10A74191" w:rsidR="00E40328" w:rsidRPr="00E40328" w:rsidRDefault="00E40328" w:rsidP="00E40328">
      <w:pPr>
        <w:spacing w:after="0" w:line="240" w:lineRule="auto"/>
        <w:ind w:left="0" w:right="0" w:firstLine="0"/>
        <w:jc w:val="center"/>
        <w:textAlignment w:val="baseline"/>
        <w:rPr>
          <w:rFonts w:ascii="Segoe UI" w:eastAsia="Times New Roman" w:hAnsi="Segoe UI" w:cs="Segoe UI"/>
          <w:b/>
          <w:bCs/>
          <w:color w:val="4F81BD"/>
          <w:sz w:val="18"/>
          <w:szCs w:val="18"/>
        </w:rPr>
      </w:pPr>
      <w:r w:rsidRPr="00E40328">
        <w:rPr>
          <w:rFonts w:eastAsia="Times New Roman"/>
          <w:b/>
          <w:bCs/>
          <w:i/>
          <w:iCs/>
          <w:color w:val="auto"/>
          <w:sz w:val="36"/>
          <w:szCs w:val="36"/>
        </w:rPr>
        <w:t>Capstone Project (XXXX 495B)</w:t>
      </w:r>
      <w:r w:rsidRPr="00E40328">
        <w:rPr>
          <w:rFonts w:eastAsia="Times New Roman"/>
          <w:b/>
          <w:bCs/>
          <w:color w:val="auto"/>
          <w:sz w:val="36"/>
          <w:szCs w:val="36"/>
        </w:rPr>
        <w:t> </w:t>
      </w:r>
    </w:p>
    <w:p w14:paraId="11B8474D" w14:textId="77777777" w:rsidR="00E40328" w:rsidRPr="00E40328" w:rsidRDefault="00E40328" w:rsidP="00E40328">
      <w:pPr>
        <w:spacing w:after="0" w:line="240" w:lineRule="auto"/>
        <w:ind w:left="0" w:right="0" w:firstLine="0"/>
        <w:jc w:val="center"/>
        <w:textAlignment w:val="baseline"/>
        <w:rPr>
          <w:rFonts w:ascii="Segoe UI" w:eastAsia="Times New Roman" w:hAnsi="Segoe UI" w:cs="Segoe UI"/>
          <w:b/>
          <w:bCs/>
          <w:color w:val="4F81BD"/>
          <w:sz w:val="18"/>
          <w:szCs w:val="18"/>
        </w:rPr>
      </w:pPr>
      <w:r w:rsidRPr="00E40328">
        <w:rPr>
          <w:rFonts w:eastAsia="Times New Roman"/>
          <w:b/>
          <w:bCs/>
          <w:i/>
          <w:iCs/>
          <w:color w:val="C00000"/>
          <w:sz w:val="28"/>
          <w:szCs w:val="28"/>
        </w:rPr>
        <w:t>Final Evaluation – Report</w:t>
      </w:r>
      <w:r w:rsidRPr="00E40328">
        <w:rPr>
          <w:rFonts w:eastAsia="Times New Roman"/>
          <w:b/>
          <w:bCs/>
          <w:color w:val="C00000"/>
          <w:sz w:val="28"/>
          <w:szCs w:val="28"/>
        </w:rPr>
        <w:t> </w:t>
      </w:r>
    </w:p>
    <w:p w14:paraId="65940B25" w14:textId="77777777" w:rsidR="00E40328" w:rsidRPr="00E40328" w:rsidRDefault="00E40328" w:rsidP="00E40328">
      <w:pPr>
        <w:spacing w:after="0" w:line="240" w:lineRule="auto"/>
        <w:ind w:left="0" w:right="0" w:firstLine="0"/>
        <w:textAlignment w:val="baseline"/>
        <w:rPr>
          <w:rFonts w:ascii="Segoe UI" w:eastAsia="Times New Roman" w:hAnsi="Segoe UI" w:cs="Segoe UI"/>
          <w:sz w:val="18"/>
          <w:szCs w:val="18"/>
        </w:rPr>
      </w:pPr>
      <w:r w:rsidRPr="00E40328">
        <w:rPr>
          <w:rFonts w:eastAsia="Times New Roman"/>
          <w:szCs w:val="24"/>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6"/>
        <w:gridCol w:w="2788"/>
        <w:gridCol w:w="1496"/>
        <w:gridCol w:w="617"/>
        <w:gridCol w:w="779"/>
        <w:gridCol w:w="617"/>
        <w:gridCol w:w="887"/>
        <w:gridCol w:w="617"/>
        <w:gridCol w:w="932"/>
      </w:tblGrid>
      <w:tr w:rsidR="00E40328" w:rsidRPr="00E40328" w14:paraId="2B70EDDD" w14:textId="77777777" w:rsidTr="00E40328">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B7C70CA" w14:textId="77777777" w:rsidR="00E40328" w:rsidRPr="00E40328" w:rsidRDefault="00E40328" w:rsidP="00E40328">
            <w:pPr>
              <w:spacing w:after="0" w:line="240" w:lineRule="auto"/>
              <w:ind w:left="105" w:right="0" w:firstLine="0"/>
              <w:jc w:val="left"/>
              <w:textAlignment w:val="baseline"/>
              <w:rPr>
                <w:rFonts w:ascii="Times New Roman" w:eastAsia="Times New Roman" w:hAnsi="Times New Roman" w:cs="Times New Roman"/>
                <w:szCs w:val="24"/>
              </w:rPr>
            </w:pPr>
            <w:r w:rsidRPr="00E40328">
              <w:rPr>
                <w:rFonts w:eastAsia="Times New Roman"/>
                <w:b/>
                <w:bCs/>
                <w:szCs w:val="24"/>
              </w:rPr>
              <w:t>Name of Student  </w:t>
            </w:r>
            <w:r w:rsidRPr="00E40328">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FFFFA3A" w14:textId="77777777" w:rsidR="00E40328" w:rsidRPr="00E40328" w:rsidRDefault="00E40328" w:rsidP="00E40328">
            <w:pPr>
              <w:spacing w:after="0" w:line="240" w:lineRule="auto"/>
              <w:ind w:left="105"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A2F8538" w14:textId="77777777" w:rsidR="00E40328" w:rsidRPr="00E40328" w:rsidRDefault="00E40328" w:rsidP="00E40328">
            <w:pPr>
              <w:spacing w:after="0" w:line="240" w:lineRule="auto"/>
              <w:ind w:left="105" w:right="0" w:firstLine="0"/>
              <w:jc w:val="left"/>
              <w:textAlignment w:val="baseline"/>
              <w:rPr>
                <w:rFonts w:ascii="Times New Roman" w:eastAsia="Times New Roman" w:hAnsi="Times New Roman" w:cs="Times New Roman"/>
                <w:szCs w:val="24"/>
              </w:rPr>
            </w:pPr>
            <w:r w:rsidRPr="00E40328">
              <w:rPr>
                <w:rFonts w:eastAsia="Times New Roman"/>
                <w:b/>
                <w:bCs/>
                <w:szCs w:val="24"/>
              </w:rPr>
              <w:t>Student ID </w:t>
            </w:r>
            <w:r w:rsidRPr="00E40328">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1C16A2D1"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0D04DC4E" w14:textId="77777777" w:rsidTr="00E40328">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6620B22" w14:textId="77777777" w:rsidR="00E40328" w:rsidRPr="00E40328" w:rsidRDefault="00E40328" w:rsidP="00E40328">
            <w:pPr>
              <w:spacing w:after="0" w:line="240" w:lineRule="auto"/>
              <w:ind w:left="105" w:right="0" w:firstLine="0"/>
              <w:jc w:val="left"/>
              <w:textAlignment w:val="baseline"/>
              <w:rPr>
                <w:rFonts w:ascii="Times New Roman" w:eastAsia="Times New Roman" w:hAnsi="Times New Roman" w:cs="Times New Roman"/>
                <w:szCs w:val="24"/>
              </w:rPr>
            </w:pPr>
            <w:r w:rsidRPr="00E40328">
              <w:rPr>
                <w:rFonts w:eastAsia="Times New Roman"/>
                <w:b/>
                <w:bCs/>
                <w:szCs w:val="24"/>
              </w:rPr>
              <w:t>College  </w:t>
            </w:r>
            <w:r w:rsidRPr="00E40328">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51D4A5" w14:textId="77777777" w:rsidR="00E40328" w:rsidRPr="00E40328" w:rsidRDefault="00E40328" w:rsidP="00E40328">
            <w:pPr>
              <w:spacing w:after="0" w:line="240" w:lineRule="auto"/>
              <w:ind w:left="105"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05787BF" w14:textId="77777777" w:rsidR="00E40328" w:rsidRPr="00E40328" w:rsidRDefault="00E40328" w:rsidP="00E40328">
            <w:pPr>
              <w:spacing w:after="0" w:line="240" w:lineRule="auto"/>
              <w:ind w:left="105" w:right="0" w:firstLine="0"/>
              <w:jc w:val="left"/>
              <w:textAlignment w:val="baseline"/>
              <w:rPr>
                <w:rFonts w:ascii="Times New Roman" w:eastAsia="Times New Roman" w:hAnsi="Times New Roman" w:cs="Times New Roman"/>
                <w:szCs w:val="24"/>
              </w:rPr>
            </w:pPr>
            <w:r w:rsidRPr="00E40328">
              <w:rPr>
                <w:rFonts w:eastAsia="Times New Roman"/>
                <w:b/>
                <w:bCs/>
                <w:szCs w:val="24"/>
              </w:rPr>
              <w:t>Program  </w:t>
            </w:r>
            <w:r w:rsidRPr="00E40328">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48FF8101"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25DBCB58" w14:textId="77777777" w:rsidTr="00E40328">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E84671E" w14:textId="77777777" w:rsidR="00E40328" w:rsidRPr="00E40328" w:rsidRDefault="00E40328" w:rsidP="00E40328">
            <w:pPr>
              <w:spacing w:after="0" w:line="240" w:lineRule="auto"/>
              <w:ind w:left="105" w:right="0" w:firstLine="0"/>
              <w:jc w:val="left"/>
              <w:textAlignment w:val="baseline"/>
              <w:rPr>
                <w:rFonts w:ascii="Times New Roman" w:eastAsia="Times New Roman" w:hAnsi="Times New Roman" w:cs="Times New Roman"/>
                <w:szCs w:val="24"/>
              </w:rPr>
            </w:pPr>
            <w:r w:rsidRPr="00E40328">
              <w:rPr>
                <w:rFonts w:eastAsia="Times New Roman"/>
                <w:b/>
                <w:bCs/>
                <w:szCs w:val="24"/>
              </w:rPr>
              <w:t>Course Title  </w:t>
            </w:r>
            <w:r w:rsidRPr="00E40328">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874A805" w14:textId="77777777" w:rsidR="00E40328" w:rsidRPr="00E40328" w:rsidRDefault="00E40328" w:rsidP="00E40328">
            <w:pPr>
              <w:spacing w:after="0" w:line="240" w:lineRule="auto"/>
              <w:ind w:left="105"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E5E6B2E" w14:textId="77777777" w:rsidR="00E40328" w:rsidRPr="00E40328" w:rsidRDefault="00E40328" w:rsidP="00E40328">
            <w:pPr>
              <w:spacing w:after="0" w:line="240" w:lineRule="auto"/>
              <w:ind w:left="105" w:right="0" w:firstLine="0"/>
              <w:jc w:val="left"/>
              <w:textAlignment w:val="baseline"/>
              <w:rPr>
                <w:rFonts w:ascii="Times New Roman" w:eastAsia="Times New Roman" w:hAnsi="Times New Roman" w:cs="Times New Roman"/>
                <w:szCs w:val="24"/>
              </w:rPr>
            </w:pPr>
            <w:r w:rsidRPr="00E40328">
              <w:rPr>
                <w:rFonts w:eastAsia="Times New Roman"/>
                <w:b/>
                <w:bCs/>
                <w:szCs w:val="24"/>
              </w:rPr>
              <w:t>Course Code </w:t>
            </w:r>
            <w:r w:rsidRPr="00E40328">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0742B9BA"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34BEE1E4" w14:textId="77777777" w:rsidTr="00E40328">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C14C056" w14:textId="77777777" w:rsidR="00E40328" w:rsidRPr="00E40328" w:rsidRDefault="00E40328" w:rsidP="00E40328">
            <w:pPr>
              <w:spacing w:after="0" w:line="240" w:lineRule="auto"/>
              <w:ind w:left="105" w:right="0" w:firstLine="0"/>
              <w:jc w:val="left"/>
              <w:textAlignment w:val="baseline"/>
              <w:rPr>
                <w:rFonts w:ascii="Times New Roman" w:eastAsia="Times New Roman" w:hAnsi="Times New Roman" w:cs="Times New Roman"/>
                <w:szCs w:val="24"/>
              </w:rPr>
            </w:pPr>
            <w:r w:rsidRPr="00E40328">
              <w:rPr>
                <w:rFonts w:eastAsia="Times New Roman"/>
                <w:b/>
                <w:bCs/>
                <w:szCs w:val="24"/>
              </w:rPr>
              <w:t>Project/ Project Title</w:t>
            </w:r>
            <w:r w:rsidRPr="00E40328">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323AD7C" w14:textId="77777777" w:rsidR="00E40328" w:rsidRPr="00E40328" w:rsidRDefault="00E40328" w:rsidP="00E40328">
            <w:pPr>
              <w:spacing w:after="0" w:line="240" w:lineRule="auto"/>
              <w:ind w:left="105"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AC34CD5" w14:textId="77777777" w:rsidR="00E40328" w:rsidRPr="00E40328" w:rsidRDefault="00E40328" w:rsidP="00E40328">
            <w:pPr>
              <w:spacing w:after="0" w:line="240" w:lineRule="auto"/>
              <w:ind w:left="105" w:right="0" w:firstLine="0"/>
              <w:jc w:val="left"/>
              <w:textAlignment w:val="baseline"/>
              <w:rPr>
                <w:rFonts w:ascii="Times New Roman" w:eastAsia="Times New Roman" w:hAnsi="Times New Roman" w:cs="Times New Roman"/>
                <w:szCs w:val="24"/>
              </w:rPr>
            </w:pPr>
            <w:r w:rsidRPr="00E40328">
              <w:rPr>
                <w:rFonts w:eastAsia="Times New Roman"/>
                <w:b/>
                <w:bCs/>
                <w:szCs w:val="24"/>
              </w:rPr>
              <w:t>Academic Year</w:t>
            </w:r>
            <w:r w:rsidRPr="00E40328">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4167589A"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5AFA20E7" w14:textId="77777777" w:rsidTr="00E40328">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9ECA86B" w14:textId="77777777" w:rsidR="00E40328" w:rsidRPr="00E40328" w:rsidRDefault="00E40328" w:rsidP="00E40328">
            <w:pPr>
              <w:spacing w:after="0" w:line="240" w:lineRule="auto"/>
              <w:ind w:left="105" w:right="0" w:firstLine="0"/>
              <w:jc w:val="left"/>
              <w:textAlignment w:val="baseline"/>
              <w:rPr>
                <w:rFonts w:ascii="Times New Roman" w:eastAsia="Times New Roman" w:hAnsi="Times New Roman" w:cs="Times New Roman"/>
                <w:szCs w:val="24"/>
              </w:rPr>
            </w:pPr>
            <w:r w:rsidRPr="00E40328">
              <w:rPr>
                <w:rFonts w:eastAsia="Times New Roman"/>
                <w:b/>
                <w:bCs/>
                <w:szCs w:val="24"/>
              </w:rPr>
              <w:t>Supervisor Name    </w:t>
            </w:r>
            <w:r w:rsidRPr="00E40328">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05DA61" w14:textId="77777777" w:rsidR="00E40328" w:rsidRPr="00E40328" w:rsidRDefault="00E40328" w:rsidP="00E40328">
            <w:pPr>
              <w:spacing w:after="0" w:line="240" w:lineRule="auto"/>
              <w:ind w:left="105"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69775FC" w14:textId="77777777" w:rsidR="00E40328" w:rsidRPr="00E40328" w:rsidRDefault="00E40328" w:rsidP="00E40328">
            <w:pPr>
              <w:spacing w:after="0" w:line="240" w:lineRule="auto"/>
              <w:ind w:left="105" w:right="0" w:firstLine="0"/>
              <w:jc w:val="left"/>
              <w:textAlignment w:val="baseline"/>
              <w:rPr>
                <w:rFonts w:ascii="Times New Roman" w:eastAsia="Times New Roman" w:hAnsi="Times New Roman" w:cs="Times New Roman"/>
                <w:szCs w:val="24"/>
              </w:rPr>
            </w:pPr>
            <w:r w:rsidRPr="00E40328">
              <w:rPr>
                <w:rFonts w:eastAsia="Times New Roman"/>
                <w:b/>
                <w:bCs/>
                <w:szCs w:val="24"/>
              </w:rPr>
              <w:t>Semester</w:t>
            </w:r>
            <w:r w:rsidRPr="00E40328">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96079C"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5AEB4F3"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b/>
                <w:bCs/>
                <w:szCs w:val="24"/>
              </w:rPr>
              <w:t>First</w:t>
            </w:r>
            <w:r w:rsidRPr="00E40328">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60C0D7"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CD2EDE4"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b/>
                <w:bCs/>
                <w:szCs w:val="24"/>
              </w:rPr>
              <w:t>Second</w:t>
            </w:r>
            <w:r w:rsidRPr="00E40328">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FD3258"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681572C"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b/>
                <w:bCs/>
                <w:szCs w:val="24"/>
              </w:rPr>
              <w:t>Summer</w:t>
            </w:r>
            <w:r w:rsidRPr="00E40328">
              <w:rPr>
                <w:rFonts w:eastAsia="Times New Roman"/>
                <w:szCs w:val="24"/>
              </w:rPr>
              <w:t> </w:t>
            </w:r>
          </w:p>
        </w:tc>
      </w:tr>
    </w:tbl>
    <w:p w14:paraId="48CD29BD" w14:textId="77777777" w:rsidR="00E40328" w:rsidRPr="00E40328" w:rsidRDefault="00E40328" w:rsidP="00E40328">
      <w:pPr>
        <w:spacing w:after="0" w:line="240" w:lineRule="auto"/>
        <w:ind w:left="0" w:right="0" w:firstLine="0"/>
        <w:textAlignment w:val="baseline"/>
        <w:rPr>
          <w:rFonts w:ascii="Segoe UI" w:eastAsia="Times New Roman" w:hAnsi="Segoe UI" w:cs="Segoe UI"/>
          <w:sz w:val="18"/>
          <w:szCs w:val="18"/>
        </w:rPr>
      </w:pPr>
      <w:r w:rsidRPr="00E40328">
        <w:rPr>
          <w:rFonts w:eastAsia="Times New Roman"/>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3"/>
        <w:gridCol w:w="4906"/>
        <w:gridCol w:w="706"/>
        <w:gridCol w:w="759"/>
        <w:gridCol w:w="2720"/>
      </w:tblGrid>
      <w:tr w:rsidR="00E40328" w:rsidRPr="00E40328" w14:paraId="7CD71BB1" w14:textId="77777777" w:rsidTr="00E40328">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1C7201D"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b/>
                <w:bCs/>
                <w:szCs w:val="24"/>
              </w:rPr>
              <w:t>Criteria</w:t>
            </w:r>
            <w:r w:rsidRPr="00E40328">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F27B3F4"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b/>
                <w:bCs/>
                <w:szCs w:val="24"/>
              </w:rPr>
              <w:t>Description</w:t>
            </w:r>
            <w:r w:rsidRPr="00E40328">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12F730E"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b/>
                <w:bCs/>
                <w:szCs w:val="24"/>
              </w:rPr>
              <w:t>PLOs / KPIs</w:t>
            </w:r>
            <w:r w:rsidRPr="00E40328">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45DC1A4"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b/>
                <w:bCs/>
                <w:szCs w:val="24"/>
              </w:rPr>
              <w:t>Mark</w:t>
            </w:r>
            <w:r w:rsidRPr="00E40328">
              <w:rPr>
                <w:rFonts w:eastAsia="Times New Roman"/>
                <w:szCs w:val="24"/>
              </w:rPr>
              <w:t> </w:t>
            </w:r>
          </w:p>
        </w:tc>
        <w:tc>
          <w:tcPr>
            <w:tcW w:w="48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BDA9D73"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b/>
                <w:bCs/>
                <w:szCs w:val="24"/>
              </w:rPr>
              <w:t>Feedback</w:t>
            </w:r>
            <w:r w:rsidRPr="00E40328">
              <w:rPr>
                <w:rFonts w:eastAsia="Times New Roman"/>
                <w:szCs w:val="24"/>
              </w:rPr>
              <w:t> </w:t>
            </w:r>
          </w:p>
        </w:tc>
      </w:tr>
      <w:tr w:rsidR="00E40328" w:rsidRPr="00E40328" w14:paraId="5E54A708" w14:textId="77777777" w:rsidTr="00E40328">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634E4A1D"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 w:val="22"/>
              </w:rPr>
              <w:t>Written Communication Skill  </w:t>
            </w:r>
          </w:p>
          <w:p w14:paraId="4D7E1B44"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79E8ECA5" w14:textId="77777777" w:rsidR="00E40328" w:rsidRPr="00E40328" w:rsidRDefault="00E40328" w:rsidP="00433E36">
            <w:pPr>
              <w:numPr>
                <w:ilvl w:val="0"/>
                <w:numId w:val="91"/>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Report is developed using standard technical report.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CB7A30"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3.1 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1B7434"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C45D6F7"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6156518A"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098CDEC"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3120C5C8" w14:textId="77777777" w:rsidR="00E40328" w:rsidRPr="00E40328" w:rsidRDefault="00E40328" w:rsidP="00433E36">
            <w:pPr>
              <w:numPr>
                <w:ilvl w:val="0"/>
                <w:numId w:val="92"/>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Main body of report is well organized in sections and sub-sections.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15044A0"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3.1 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F658618"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D603A3"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146A3DD2"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783065B"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0897A821" w14:textId="77777777" w:rsidR="00E40328" w:rsidRPr="00E40328" w:rsidRDefault="00E40328" w:rsidP="00433E36">
            <w:pPr>
              <w:numPr>
                <w:ilvl w:val="0"/>
                <w:numId w:val="93"/>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Figures, tables, graphs, and drawings are well quoted and presented.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19B003"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3.1 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823B82"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31AA97"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1234D7F3"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AD26865"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04FBD2FF" w14:textId="77777777" w:rsidR="00E40328" w:rsidRPr="00E40328" w:rsidRDefault="00E40328" w:rsidP="00433E36">
            <w:pPr>
              <w:numPr>
                <w:ilvl w:val="0"/>
                <w:numId w:val="94"/>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Mathematical equations are presented in clarity and explanations are provided.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DA2E1E"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3.3 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C28188E"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942C963"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483082B2"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04D37DB"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7D649755" w14:textId="77777777" w:rsidR="00E40328" w:rsidRPr="00E40328" w:rsidRDefault="00E40328" w:rsidP="00433E36">
            <w:pPr>
              <w:numPr>
                <w:ilvl w:val="0"/>
                <w:numId w:val="95"/>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Report is free of spilling and grammar errors.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70EA2B9"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3.3 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855D03"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4E12B5"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5C7A603C"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812B172"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502E2087" w14:textId="77777777" w:rsidR="00E40328" w:rsidRPr="00E40328" w:rsidRDefault="00E40328" w:rsidP="00433E36">
            <w:pPr>
              <w:numPr>
                <w:ilvl w:val="0"/>
                <w:numId w:val="96"/>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English language is well imposed.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A2CB23"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3.3 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57CD5D"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6E45D8"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00935336"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DCAC5DF"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4715E151" w14:textId="77777777" w:rsidR="00E40328" w:rsidRPr="00E40328" w:rsidRDefault="00E40328" w:rsidP="00433E36">
            <w:pPr>
              <w:numPr>
                <w:ilvl w:val="0"/>
                <w:numId w:val="97"/>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References are cited and written in the required standard format.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71AA15"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3.2 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C96B04E"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BF6A7E2"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59A38387" w14:textId="77777777" w:rsidTr="00E40328">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EBE462"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Abstract </w:t>
            </w:r>
          </w:p>
          <w:p w14:paraId="2AA54C0F"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2263B33B" w14:textId="77777777" w:rsidR="00E40328" w:rsidRPr="00E40328" w:rsidRDefault="00E40328" w:rsidP="00433E36">
            <w:pPr>
              <w:numPr>
                <w:ilvl w:val="0"/>
                <w:numId w:val="98"/>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Abstract is well written and include an overview of project problem, methodology, solution, findings, and conclusion.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DF9D1C"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3.1 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9B25FB"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10CF86F"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6D1D2D4A" w14:textId="77777777" w:rsidTr="00E40328">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70F9BDA3"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Project Problem and objectives  </w:t>
            </w:r>
          </w:p>
          <w:p w14:paraId="37ED1020"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1C90637C" w14:textId="77777777" w:rsidR="00E40328" w:rsidRPr="00E40328" w:rsidRDefault="00E40328" w:rsidP="00433E36">
            <w:pPr>
              <w:numPr>
                <w:ilvl w:val="0"/>
                <w:numId w:val="99"/>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The discussion of the topic/problem is very clear.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4546F0"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1.1 </w:t>
            </w:r>
          </w:p>
        </w:tc>
        <w:tc>
          <w:tcPr>
            <w:tcW w:w="960" w:type="dxa"/>
            <w:tcBorders>
              <w:top w:val="single" w:sz="6" w:space="0" w:color="auto"/>
              <w:left w:val="single" w:sz="6" w:space="0" w:color="auto"/>
              <w:bottom w:val="single" w:sz="6" w:space="0" w:color="auto"/>
              <w:right w:val="single" w:sz="6" w:space="0" w:color="auto"/>
            </w:tcBorders>
            <w:shd w:val="clear" w:color="auto" w:fill="auto"/>
            <w:hideMark/>
          </w:tcPr>
          <w:p w14:paraId="7EBF5C8B"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E4E4E44"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5029AAE9"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35F5EA1"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4CBE0BF2" w14:textId="77777777" w:rsidR="00E40328" w:rsidRPr="00E40328" w:rsidRDefault="00E40328" w:rsidP="00433E36">
            <w:pPr>
              <w:numPr>
                <w:ilvl w:val="0"/>
                <w:numId w:val="100"/>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Project objectives and scopes are clearly stated.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1DD2B5E"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1.2 </w:t>
            </w:r>
          </w:p>
        </w:tc>
        <w:tc>
          <w:tcPr>
            <w:tcW w:w="960" w:type="dxa"/>
            <w:tcBorders>
              <w:top w:val="single" w:sz="6" w:space="0" w:color="auto"/>
              <w:left w:val="single" w:sz="6" w:space="0" w:color="auto"/>
              <w:bottom w:val="single" w:sz="6" w:space="0" w:color="auto"/>
              <w:right w:val="single" w:sz="6" w:space="0" w:color="auto"/>
            </w:tcBorders>
            <w:shd w:val="clear" w:color="auto" w:fill="auto"/>
            <w:hideMark/>
          </w:tcPr>
          <w:p w14:paraId="0CD57092"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C4616"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2F05FA87"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98E7C4B"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1A43264F" w14:textId="77777777" w:rsidR="00E40328" w:rsidRPr="00E40328" w:rsidRDefault="00E40328" w:rsidP="00433E36">
            <w:pPr>
              <w:numPr>
                <w:ilvl w:val="0"/>
                <w:numId w:val="101"/>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Objective(s) related to global/economic/environment/society/ is mentioned in the project objective and is of higher significance.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216F1B"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4.1 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B02073"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DD993C0"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012A8421" w14:textId="77777777" w:rsidTr="00E40328">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1368D55A"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Methodology and Plan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37CD9C09" w14:textId="77777777" w:rsidR="00E40328" w:rsidRPr="00E40328" w:rsidRDefault="00E40328" w:rsidP="00433E36">
            <w:pPr>
              <w:numPr>
                <w:ilvl w:val="0"/>
                <w:numId w:val="102"/>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Project methodology is clearly discussed.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E7E3E7"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1.3 </w:t>
            </w:r>
          </w:p>
        </w:tc>
        <w:tc>
          <w:tcPr>
            <w:tcW w:w="960" w:type="dxa"/>
            <w:tcBorders>
              <w:top w:val="single" w:sz="6" w:space="0" w:color="auto"/>
              <w:left w:val="single" w:sz="6" w:space="0" w:color="auto"/>
              <w:bottom w:val="single" w:sz="6" w:space="0" w:color="auto"/>
              <w:right w:val="single" w:sz="6" w:space="0" w:color="auto"/>
            </w:tcBorders>
            <w:shd w:val="clear" w:color="auto" w:fill="auto"/>
            <w:hideMark/>
          </w:tcPr>
          <w:p w14:paraId="0C1EFE92"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18DEDD"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011C592D"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71B902C"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5776CBF0" w14:textId="77777777" w:rsidR="00E40328" w:rsidRPr="00E40328" w:rsidRDefault="00E40328" w:rsidP="00433E36">
            <w:pPr>
              <w:numPr>
                <w:ilvl w:val="0"/>
                <w:numId w:val="103"/>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Project Plan is well defined.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7AA755"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5.3 </w:t>
            </w:r>
          </w:p>
        </w:tc>
        <w:tc>
          <w:tcPr>
            <w:tcW w:w="960" w:type="dxa"/>
            <w:tcBorders>
              <w:top w:val="single" w:sz="6" w:space="0" w:color="auto"/>
              <w:left w:val="single" w:sz="6" w:space="0" w:color="auto"/>
              <w:bottom w:val="single" w:sz="6" w:space="0" w:color="auto"/>
              <w:right w:val="single" w:sz="6" w:space="0" w:color="auto"/>
            </w:tcBorders>
            <w:shd w:val="clear" w:color="auto" w:fill="auto"/>
            <w:hideMark/>
          </w:tcPr>
          <w:p w14:paraId="137225FF"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p w14:paraId="1D28715E"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391F2CC"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3495703E" w14:textId="77777777" w:rsidTr="00E40328">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3795B764"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 w:val="22"/>
              </w:rPr>
              <w:lastRenderedPageBreak/>
              <w:t>Literature Review </w:t>
            </w:r>
          </w:p>
          <w:p w14:paraId="05A938F8"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w:t>
            </w:r>
          </w:p>
          <w:p w14:paraId="47FB4587"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0DA7382B" w14:textId="77777777" w:rsidR="00E40328" w:rsidRPr="00E40328" w:rsidRDefault="00E40328" w:rsidP="00433E36">
            <w:pPr>
              <w:numPr>
                <w:ilvl w:val="0"/>
                <w:numId w:val="104"/>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Detailed study is made on existing systems and their limitations.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228137"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7.1 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C412A4"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0BFA7E"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08483009"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3FFC467"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661E8100" w14:textId="77777777" w:rsidR="00E40328" w:rsidRPr="00E40328" w:rsidRDefault="00E40328" w:rsidP="00433E36">
            <w:pPr>
              <w:numPr>
                <w:ilvl w:val="0"/>
                <w:numId w:val="105"/>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The surveyed papers are comprehensive to the problem and cover recent developments.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B47D82F"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7.2 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3D4E3A"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EEE808"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65449315"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467746D"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1FEA6B6A" w14:textId="77777777" w:rsidR="00E40328" w:rsidRPr="00E40328" w:rsidRDefault="00E40328" w:rsidP="00433E36">
            <w:pPr>
              <w:numPr>
                <w:ilvl w:val="0"/>
                <w:numId w:val="106"/>
              </w:numPr>
              <w:spacing w:after="0" w:line="240" w:lineRule="auto"/>
              <w:ind w:right="0" w:firstLine="0"/>
              <w:jc w:val="left"/>
              <w:textAlignment w:val="baseline"/>
              <w:rPr>
                <w:rFonts w:eastAsia="Times New Roman"/>
                <w:sz w:val="22"/>
              </w:rPr>
            </w:pPr>
            <w:r w:rsidRPr="00E40328">
              <w:rPr>
                <w:rFonts w:eastAsia="Times New Roman"/>
                <w:sz w:val="22"/>
              </w:rPr>
              <w:t>An overview analysis for the previous solutions is well identified.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F2797F9"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7.3 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FE1CD3"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A49DC0"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2C85BDDD" w14:textId="77777777" w:rsidTr="00E40328">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12CB7FA6"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Analysis and Design </w:t>
            </w:r>
          </w:p>
          <w:p w14:paraId="23ECAFD0"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4A21945B" w14:textId="77777777" w:rsidR="00E40328" w:rsidRPr="00E40328" w:rsidRDefault="00E40328" w:rsidP="00433E36">
            <w:pPr>
              <w:numPr>
                <w:ilvl w:val="0"/>
                <w:numId w:val="107"/>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Effectively determines and analysis project requirements.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5454014"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2.1 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B7EAA6"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B1C2AA"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0372F438"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1D1936A"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001111F8" w14:textId="77777777" w:rsidR="00E40328" w:rsidRPr="00E40328" w:rsidRDefault="00E40328" w:rsidP="00433E36">
            <w:pPr>
              <w:numPr>
                <w:ilvl w:val="0"/>
                <w:numId w:val="108"/>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Sources of data/information selected directly relate to an appropriate solution.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9EAFD02"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2.1 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F90C1F"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B52D2F0"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1DF8DC20"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C0FB034"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30E7AD02" w14:textId="77777777" w:rsidR="00E40328" w:rsidRPr="00E40328" w:rsidRDefault="00E40328" w:rsidP="00433E36">
            <w:pPr>
              <w:numPr>
                <w:ilvl w:val="0"/>
                <w:numId w:val="109"/>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Excellent analysis of the system with respect to the requirements of the stakeholders.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E4F1C7"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2.1 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1C4724"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E226D7"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6F8C494B"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F217F2E"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7318F374" w14:textId="77777777" w:rsidR="00E40328" w:rsidRPr="00E40328" w:rsidRDefault="00E40328" w:rsidP="00433E36">
            <w:pPr>
              <w:numPr>
                <w:ilvl w:val="0"/>
                <w:numId w:val="110"/>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Excellent analysis of general ethical issues related to design/solution and its impact on society/environment.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40B123"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4.2, 4.3 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FD85945"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9E55F77"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3200A65D"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3E4C631"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2A94410F" w14:textId="77777777" w:rsidR="00E40328" w:rsidRPr="00E40328" w:rsidRDefault="00E40328" w:rsidP="00433E36">
            <w:pPr>
              <w:numPr>
                <w:ilvl w:val="0"/>
                <w:numId w:val="111"/>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Appropriate design standards and specifications are used.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90AEA6"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2.2 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D88D3C0"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301E20"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621DCE51"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DFB1779"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04C0670F" w14:textId="77777777" w:rsidR="00E40328" w:rsidRPr="00E40328" w:rsidRDefault="00E40328" w:rsidP="00433E36">
            <w:pPr>
              <w:numPr>
                <w:ilvl w:val="0"/>
                <w:numId w:val="112"/>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Designs are verified against the constraints, verified, and concluded.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3E65B7"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2.3 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8D11152"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7924996"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7990FAD7"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C80D690"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65B423AF" w14:textId="77777777" w:rsidR="00E40328" w:rsidRPr="00E40328" w:rsidRDefault="00E40328" w:rsidP="00433E36">
            <w:pPr>
              <w:numPr>
                <w:ilvl w:val="0"/>
                <w:numId w:val="113"/>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Appropriate design alternative/s is provided.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C9D474"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2.4 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BE844DA"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8A62973"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6A93D960"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9F3F0AF"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2E6536AD" w14:textId="77777777" w:rsidR="00E40328" w:rsidRPr="00E40328" w:rsidRDefault="00E40328" w:rsidP="00433E36">
            <w:pPr>
              <w:numPr>
                <w:ilvl w:val="0"/>
                <w:numId w:val="114"/>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Modern engineering design software and/or tools are used for analyzing the problem.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EF6129"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2.5 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96F6BB0"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831A47"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6CD91567" w14:textId="77777777" w:rsidTr="00E40328">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450731EF"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Experiments / Testing </w:t>
            </w:r>
          </w:p>
          <w:p w14:paraId="4013738B"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45446D8B" w14:textId="77777777" w:rsidR="00E40328" w:rsidRPr="00E40328" w:rsidRDefault="00E40328" w:rsidP="00433E36">
            <w:pPr>
              <w:numPr>
                <w:ilvl w:val="0"/>
                <w:numId w:val="115"/>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Experiments/Testing setup and steps are accurately described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2B435D"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6.1 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C426C5"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102145"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4AFC68C3"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F16F93E"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0F649DDD" w14:textId="77777777" w:rsidR="00E40328" w:rsidRPr="00E40328" w:rsidRDefault="00E40328" w:rsidP="00433E36">
            <w:pPr>
              <w:numPr>
                <w:ilvl w:val="0"/>
                <w:numId w:val="116"/>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Appropriate data/results collection tools and techniques are used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08CEB3"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6.2 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EE7155"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7EAE95"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64BA5559"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04BEA7D"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0B6F9B99" w14:textId="77777777" w:rsidR="00E40328" w:rsidRPr="00E40328" w:rsidRDefault="00E40328" w:rsidP="00433E36">
            <w:pPr>
              <w:numPr>
                <w:ilvl w:val="0"/>
                <w:numId w:val="117"/>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Findings/Outcomes/Results are appropriately documented and summarized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3B0FC6C"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6.3 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7D08BC8"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8F5B9D"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46291239"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B6923D4"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6B905674" w14:textId="77777777" w:rsidR="00E40328" w:rsidRPr="00E40328" w:rsidRDefault="00E40328" w:rsidP="00433E36">
            <w:pPr>
              <w:numPr>
                <w:ilvl w:val="0"/>
                <w:numId w:val="118"/>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Interpretation of findings/outcomes/results is clearly discussed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518333"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6.3 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122F41A"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FB423D"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4A3ECA3D"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0ACFC69"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775C0A9A" w14:textId="77777777" w:rsidR="00E40328" w:rsidRPr="00E40328" w:rsidRDefault="00E40328" w:rsidP="00433E36">
            <w:pPr>
              <w:numPr>
                <w:ilvl w:val="0"/>
                <w:numId w:val="119"/>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Findings/Outcomes/Results are clearly connected back to learning objectives and specific aims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10FBA92"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6.4 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7539FE"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3EC5FF"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084C48BD" w14:textId="77777777" w:rsidTr="00E40328">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E150B6"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Conclusion </w:t>
            </w:r>
          </w:p>
          <w:p w14:paraId="0FE24C0F"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778C8B2D" w14:textId="77777777" w:rsidR="00E40328" w:rsidRPr="00E40328" w:rsidRDefault="00E40328" w:rsidP="00433E36">
            <w:pPr>
              <w:numPr>
                <w:ilvl w:val="0"/>
                <w:numId w:val="120"/>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The conclusion restates the report, summarizes the ideas and findings.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C4323C"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3.1 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C80F6D"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048417"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1E9CB81D" w14:textId="77777777" w:rsidTr="00E40328">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718F4117"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Teamwork and Communication </w:t>
            </w:r>
          </w:p>
          <w:p w14:paraId="1FC105AB"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b/>
                <w:bCs/>
                <w:i/>
                <w:iCs/>
                <w:sz w:val="18"/>
                <w:szCs w:val="18"/>
              </w:rPr>
              <w:t>**If applicable (Team project)</w:t>
            </w:r>
            <w:r w:rsidRPr="00E40328">
              <w:rPr>
                <w:rFonts w:eastAsia="Times New Roman"/>
                <w:sz w:val="18"/>
                <w:szCs w:val="18"/>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4B0343C4" w14:textId="77777777" w:rsidR="00E40328" w:rsidRPr="00E40328" w:rsidRDefault="00E40328" w:rsidP="00433E36">
            <w:pPr>
              <w:numPr>
                <w:ilvl w:val="0"/>
                <w:numId w:val="121"/>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High level of mutual respect, and collaboration between team members to communicate and discuss project ideas, objectives, achievements, tasks, and the process.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4B9D74"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5.1 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AE45086"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F1CEF0"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2738785A" w14:textId="77777777" w:rsidTr="00E4032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D4FEBCD" w14:textId="77777777" w:rsidR="00E40328" w:rsidRPr="00E40328" w:rsidRDefault="00E40328" w:rsidP="00E40328">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7E160B4F" w14:textId="77777777" w:rsidR="00E40328" w:rsidRPr="00E40328" w:rsidRDefault="00E40328" w:rsidP="00433E36">
            <w:pPr>
              <w:numPr>
                <w:ilvl w:val="0"/>
                <w:numId w:val="122"/>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t>The team worked well together to achieve objectives, and each member contributed in a valuable way to the project.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BCCF02"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5.2 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5E5C91"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11DC2C"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71C8BB84" w14:textId="77777777" w:rsidTr="00E40328">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C6DCB9E"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Individual Responsibilities </w:t>
            </w:r>
          </w:p>
          <w:p w14:paraId="5B294BB5"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b/>
                <w:bCs/>
                <w:i/>
                <w:iCs/>
                <w:sz w:val="18"/>
                <w:szCs w:val="18"/>
              </w:rPr>
              <w:lastRenderedPageBreak/>
              <w:t>**If applicable (Team project)</w:t>
            </w:r>
            <w:r w:rsidRPr="00E40328">
              <w:rPr>
                <w:rFonts w:eastAsia="Times New Roman"/>
                <w:sz w:val="18"/>
                <w:szCs w:val="18"/>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5A4A3A64" w14:textId="77777777" w:rsidR="00E40328" w:rsidRPr="00E40328" w:rsidRDefault="00E40328" w:rsidP="00433E36">
            <w:pPr>
              <w:numPr>
                <w:ilvl w:val="0"/>
                <w:numId w:val="123"/>
              </w:numPr>
              <w:spacing w:after="0" w:line="240" w:lineRule="auto"/>
              <w:ind w:right="0" w:firstLine="0"/>
              <w:jc w:val="left"/>
              <w:textAlignment w:val="baseline"/>
              <w:rPr>
                <w:rFonts w:eastAsia="Times New Roman"/>
                <w:color w:val="auto"/>
                <w:sz w:val="22"/>
              </w:rPr>
            </w:pPr>
            <w:r w:rsidRPr="00E40328">
              <w:rPr>
                <w:rFonts w:eastAsia="Times New Roman"/>
                <w:color w:val="auto"/>
                <w:sz w:val="22"/>
              </w:rPr>
              <w:lastRenderedPageBreak/>
              <w:t>Student fulfilled individual responsibilities and contributed in a valuable way to the project. *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AEEDC9"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5.2 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DE52199"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24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469B83"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6A1791A3" w14:textId="77777777" w:rsidTr="00E40328">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CCEA95F"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Total </w:t>
            </w:r>
          </w:p>
          <w:p w14:paraId="5F446313"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b/>
                <w:bCs/>
                <w:i/>
                <w:iCs/>
                <w:sz w:val="18"/>
                <w:szCs w:val="18"/>
              </w:rPr>
              <w:t>Individual Project</w:t>
            </w:r>
            <w:r w:rsidRPr="00E40328">
              <w:rPr>
                <w:rFonts w:eastAsia="Times New Roman"/>
                <w:sz w:val="18"/>
                <w:szCs w:val="18"/>
              </w:rPr>
              <w:t> </w:t>
            </w:r>
          </w:p>
        </w:tc>
        <w:tc>
          <w:tcPr>
            <w:tcW w:w="57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D99A744" w14:textId="77777777" w:rsidR="00E40328" w:rsidRPr="00E40328" w:rsidRDefault="00E40328" w:rsidP="00E40328">
            <w:pPr>
              <w:spacing w:after="0" w:line="240" w:lineRule="auto"/>
              <w:ind w:left="0" w:right="0" w:firstLine="0"/>
              <w:jc w:val="right"/>
              <w:textAlignment w:val="baseline"/>
              <w:rPr>
                <w:rFonts w:ascii="Times New Roman" w:eastAsia="Times New Roman" w:hAnsi="Times New Roman" w:cs="Times New Roman"/>
                <w:szCs w:val="24"/>
              </w:rPr>
            </w:pPr>
            <w:r w:rsidRPr="00E40328">
              <w:rPr>
                <w:rFonts w:eastAsia="Times New Roman"/>
                <w:szCs w:val="24"/>
              </w:rPr>
              <w:t>Total (out of 120)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AB2D3F6"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97A72A9"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120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98DA59F"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1539DA58" w14:textId="77777777" w:rsidTr="00E40328">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53B01FE"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Total </w:t>
            </w:r>
          </w:p>
          <w:p w14:paraId="63C836B4"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b/>
                <w:bCs/>
                <w:i/>
                <w:iCs/>
                <w:sz w:val="18"/>
                <w:szCs w:val="18"/>
              </w:rPr>
              <w:t>Team project</w:t>
            </w:r>
            <w:r w:rsidRPr="00E40328">
              <w:rPr>
                <w:rFonts w:eastAsia="Times New Roman"/>
                <w:sz w:val="18"/>
                <w:szCs w:val="18"/>
              </w:rPr>
              <w:t> </w:t>
            </w:r>
          </w:p>
        </w:tc>
        <w:tc>
          <w:tcPr>
            <w:tcW w:w="57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2E77188" w14:textId="77777777" w:rsidR="00E40328" w:rsidRPr="00E40328" w:rsidRDefault="00E40328" w:rsidP="00E40328">
            <w:pPr>
              <w:spacing w:after="0" w:line="240" w:lineRule="auto"/>
              <w:ind w:left="0" w:right="0" w:firstLine="0"/>
              <w:jc w:val="right"/>
              <w:textAlignment w:val="baseline"/>
              <w:rPr>
                <w:rFonts w:ascii="Times New Roman" w:eastAsia="Times New Roman" w:hAnsi="Times New Roman" w:cs="Times New Roman"/>
                <w:szCs w:val="24"/>
              </w:rPr>
            </w:pPr>
            <w:r w:rsidRPr="00E40328">
              <w:rPr>
                <w:rFonts w:eastAsia="Times New Roman"/>
                <w:szCs w:val="24"/>
              </w:rPr>
              <w:t>Total (out of 152)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3FB3596"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743AAC2"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 152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9FACA91"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r w:rsidR="00E40328" w:rsidRPr="00E40328" w14:paraId="52E12136" w14:textId="77777777" w:rsidTr="00E40328">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7A2840"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46707A0" w14:textId="77777777" w:rsidR="00E40328" w:rsidRPr="00E40328" w:rsidRDefault="00E40328" w:rsidP="00E40328">
            <w:pPr>
              <w:spacing w:after="0" w:line="240" w:lineRule="auto"/>
              <w:ind w:left="0" w:right="0" w:firstLine="0"/>
              <w:jc w:val="right"/>
              <w:textAlignment w:val="baseline"/>
              <w:rPr>
                <w:rFonts w:ascii="Times New Roman" w:eastAsia="Times New Roman" w:hAnsi="Times New Roman" w:cs="Times New Roman"/>
                <w:szCs w:val="24"/>
              </w:rPr>
            </w:pPr>
            <w:r w:rsidRPr="00E40328">
              <w:rPr>
                <w:rFonts w:eastAsia="Times New Roman"/>
                <w:b/>
                <w:bCs/>
                <w:szCs w:val="24"/>
              </w:rPr>
              <w:t>Final Grade (out of 40)</w:t>
            </w:r>
            <w:r w:rsidRPr="00E40328">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F9C5FF1"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D1959B8" w14:textId="77777777" w:rsidR="00E40328" w:rsidRPr="00E40328" w:rsidRDefault="00E40328" w:rsidP="00E40328">
            <w:pPr>
              <w:spacing w:after="0" w:line="240" w:lineRule="auto"/>
              <w:ind w:left="0" w:right="0" w:firstLine="0"/>
              <w:jc w:val="center"/>
              <w:textAlignment w:val="baseline"/>
              <w:rPr>
                <w:rFonts w:ascii="Times New Roman" w:eastAsia="Times New Roman" w:hAnsi="Times New Roman" w:cs="Times New Roman"/>
                <w:szCs w:val="24"/>
              </w:rPr>
            </w:pPr>
            <w:r w:rsidRPr="00E40328">
              <w:rPr>
                <w:rFonts w:eastAsia="Times New Roman"/>
                <w:b/>
                <w:bCs/>
                <w:szCs w:val="24"/>
              </w:rPr>
              <w:t>   / 40</w:t>
            </w:r>
            <w:r w:rsidRPr="00E40328">
              <w:rPr>
                <w:rFonts w:eastAsia="Times New Roman"/>
                <w:szCs w:val="24"/>
              </w:rPr>
              <w:t>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093D863" w14:textId="77777777" w:rsidR="00E40328" w:rsidRPr="00E40328" w:rsidRDefault="00E40328" w:rsidP="00E40328">
            <w:pPr>
              <w:spacing w:after="0" w:line="240" w:lineRule="auto"/>
              <w:ind w:left="0" w:right="0" w:firstLine="0"/>
              <w:jc w:val="left"/>
              <w:textAlignment w:val="baseline"/>
              <w:rPr>
                <w:rFonts w:ascii="Times New Roman" w:eastAsia="Times New Roman" w:hAnsi="Times New Roman" w:cs="Times New Roman"/>
                <w:szCs w:val="24"/>
              </w:rPr>
            </w:pPr>
            <w:r w:rsidRPr="00E40328">
              <w:rPr>
                <w:rFonts w:eastAsia="Times New Roman"/>
                <w:szCs w:val="24"/>
              </w:rPr>
              <w:t> </w:t>
            </w:r>
          </w:p>
        </w:tc>
      </w:tr>
    </w:tbl>
    <w:p w14:paraId="21C3E6E4" w14:textId="77777777" w:rsidR="00E40328" w:rsidRPr="00E40328" w:rsidRDefault="00E40328" w:rsidP="00E40328">
      <w:pPr>
        <w:spacing w:after="0" w:line="240" w:lineRule="auto"/>
        <w:ind w:left="360" w:right="0" w:firstLine="0"/>
        <w:textAlignment w:val="baseline"/>
        <w:rPr>
          <w:rFonts w:ascii="Segoe UI" w:eastAsia="Times New Roman" w:hAnsi="Segoe UI" w:cs="Segoe UI"/>
          <w:sz w:val="18"/>
          <w:szCs w:val="18"/>
        </w:rPr>
      </w:pPr>
      <w:r w:rsidRPr="00E40328">
        <w:rPr>
          <w:rFonts w:eastAsia="Times New Roman"/>
          <w:i/>
          <w:iCs/>
          <w:sz w:val="18"/>
          <w:szCs w:val="18"/>
        </w:rPr>
        <w:t>*Evaluated individually</w:t>
      </w:r>
      <w:r w:rsidRPr="00E40328">
        <w:rPr>
          <w:rFonts w:eastAsia="Times New Roman"/>
          <w:sz w:val="18"/>
          <w:szCs w:val="18"/>
        </w:rPr>
        <w:t> </w:t>
      </w:r>
    </w:p>
    <w:p w14:paraId="737D7D3C" w14:textId="77777777" w:rsidR="00E40328" w:rsidRPr="00E40328" w:rsidRDefault="00E40328" w:rsidP="00E40328">
      <w:pPr>
        <w:spacing w:after="0" w:line="240" w:lineRule="auto"/>
        <w:ind w:left="360" w:right="0" w:firstLine="0"/>
        <w:textAlignment w:val="baseline"/>
        <w:rPr>
          <w:rFonts w:ascii="Segoe UI" w:eastAsia="Times New Roman" w:hAnsi="Segoe UI" w:cs="Segoe UI"/>
          <w:sz w:val="18"/>
          <w:szCs w:val="18"/>
        </w:rPr>
      </w:pPr>
      <w:r w:rsidRPr="00E40328">
        <w:rPr>
          <w:rFonts w:eastAsia="Times New Roman"/>
          <w:i/>
          <w:iCs/>
          <w:sz w:val="18"/>
          <w:szCs w:val="18"/>
        </w:rPr>
        <w:t>**For team project only</w:t>
      </w:r>
      <w:r w:rsidRPr="00E40328">
        <w:rPr>
          <w:rFonts w:eastAsia="Times New Roman"/>
          <w:sz w:val="18"/>
          <w:szCs w:val="18"/>
        </w:rPr>
        <w:t> </w:t>
      </w:r>
    </w:p>
    <w:p w14:paraId="303A60C8" w14:textId="77777777" w:rsidR="00E40328" w:rsidRPr="00E40328" w:rsidRDefault="00E40328" w:rsidP="00E40328">
      <w:pPr>
        <w:spacing w:after="0" w:line="240" w:lineRule="auto"/>
        <w:ind w:left="360" w:right="0" w:firstLine="0"/>
        <w:textAlignment w:val="baseline"/>
        <w:rPr>
          <w:rFonts w:ascii="Segoe UI" w:eastAsia="Times New Roman" w:hAnsi="Segoe UI" w:cs="Segoe UI"/>
          <w:sz w:val="18"/>
          <w:szCs w:val="18"/>
        </w:rPr>
      </w:pPr>
      <w:r w:rsidRPr="00E40328">
        <w:rPr>
          <w:rFonts w:eastAsia="Times New Roman"/>
          <w:sz w:val="18"/>
          <w:szCs w:val="18"/>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7"/>
        <w:gridCol w:w="3064"/>
        <w:gridCol w:w="1194"/>
        <w:gridCol w:w="2300"/>
        <w:gridCol w:w="1092"/>
        <w:gridCol w:w="1142"/>
      </w:tblGrid>
      <w:tr w:rsidR="00E40328" w:rsidRPr="00E40328" w14:paraId="2821E1B9" w14:textId="77777777" w:rsidTr="00E40328">
        <w:trPr>
          <w:trHeight w:val="300"/>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A9FA768" w14:textId="77777777" w:rsidR="00E40328" w:rsidRPr="00E40328" w:rsidRDefault="00E40328" w:rsidP="00E40328">
            <w:pPr>
              <w:spacing w:after="0" w:line="240" w:lineRule="auto"/>
              <w:ind w:left="0" w:right="0" w:firstLine="0"/>
              <w:textAlignment w:val="baseline"/>
              <w:rPr>
                <w:rFonts w:ascii="Times New Roman" w:eastAsia="Times New Roman" w:hAnsi="Times New Roman" w:cs="Times New Roman"/>
                <w:szCs w:val="24"/>
              </w:rPr>
            </w:pPr>
            <w:r w:rsidRPr="00E40328">
              <w:rPr>
                <w:rFonts w:eastAsia="Times New Roman"/>
                <w:b/>
                <w:bCs/>
                <w:szCs w:val="24"/>
              </w:rPr>
              <w:t>Examiner Name</w:t>
            </w:r>
            <w:r w:rsidRPr="00E40328">
              <w:rPr>
                <w:rFonts w:eastAsia="Times New Roman"/>
                <w:szCs w:val="24"/>
              </w:rPr>
              <w:t> </w:t>
            </w:r>
          </w:p>
          <w:p w14:paraId="69E616F2" w14:textId="77777777" w:rsidR="00E40328" w:rsidRPr="00E40328" w:rsidRDefault="00E40328" w:rsidP="00E40328">
            <w:pPr>
              <w:spacing w:after="0" w:line="240" w:lineRule="auto"/>
              <w:ind w:left="0" w:right="0" w:firstLine="0"/>
              <w:textAlignment w:val="baseline"/>
              <w:rPr>
                <w:rFonts w:ascii="Times New Roman" w:eastAsia="Times New Roman" w:hAnsi="Times New Roman" w:cs="Times New Roman"/>
                <w:szCs w:val="24"/>
              </w:rPr>
            </w:pPr>
            <w:r w:rsidRPr="00E40328">
              <w:rPr>
                <w:rFonts w:ascii="Wingdings" w:eastAsia="Times New Roman" w:hAnsi="Wingdings" w:cs="Times New Roman"/>
                <w:szCs w:val="24"/>
              </w:rPr>
              <w:t>¨</w:t>
            </w:r>
            <w:r w:rsidRPr="00E40328">
              <w:rPr>
                <w:rFonts w:eastAsia="Times New Roman"/>
                <w:szCs w:val="24"/>
              </w:rPr>
              <w:t xml:space="preserve"> Supervisor </w:t>
            </w:r>
          </w:p>
          <w:p w14:paraId="3B0B3DC5" w14:textId="4BA547F3" w:rsidR="00E40328" w:rsidRPr="00E40328" w:rsidRDefault="00E40328" w:rsidP="00E40328">
            <w:pPr>
              <w:spacing w:after="0" w:line="240" w:lineRule="auto"/>
              <w:ind w:left="0" w:right="0" w:firstLine="0"/>
              <w:textAlignment w:val="baseline"/>
              <w:rPr>
                <w:rFonts w:ascii="Times New Roman" w:eastAsia="Times New Roman" w:hAnsi="Times New Roman" w:cs="Times New Roman"/>
                <w:szCs w:val="24"/>
              </w:rPr>
            </w:pPr>
            <w:r w:rsidRPr="00E40328">
              <w:rPr>
                <w:rFonts w:ascii="Wingdings" w:eastAsia="Times New Roman" w:hAnsi="Wingdings" w:cs="Times New Roman"/>
                <w:szCs w:val="24"/>
              </w:rPr>
              <w:t>¨</w:t>
            </w:r>
            <w:r w:rsidRPr="00E40328">
              <w:rPr>
                <w:rFonts w:eastAsia="Times New Roman"/>
                <w:szCs w:val="24"/>
              </w:rPr>
              <w:t xml:space="preserve"> Internal Examiner </w:t>
            </w:r>
          </w:p>
          <w:p w14:paraId="394D9212" w14:textId="77777777" w:rsidR="00E40328" w:rsidRPr="00E40328" w:rsidRDefault="00E40328" w:rsidP="00E40328">
            <w:pPr>
              <w:spacing w:after="0" w:line="240" w:lineRule="auto"/>
              <w:ind w:left="0" w:right="0" w:firstLine="0"/>
              <w:textAlignment w:val="baseline"/>
              <w:rPr>
                <w:rFonts w:ascii="Times New Roman" w:eastAsia="Times New Roman" w:hAnsi="Times New Roman" w:cs="Times New Roman"/>
                <w:szCs w:val="24"/>
              </w:rPr>
            </w:pPr>
            <w:r w:rsidRPr="00E40328">
              <w:rPr>
                <w:rFonts w:ascii="Wingdings" w:eastAsia="Times New Roman" w:hAnsi="Wingdings" w:cs="Times New Roman"/>
                <w:szCs w:val="24"/>
              </w:rPr>
              <w:t>¨</w:t>
            </w:r>
            <w:r w:rsidRPr="00E40328">
              <w:rPr>
                <w:rFonts w:eastAsia="Times New Roman"/>
                <w:szCs w:val="24"/>
              </w:rPr>
              <w:t xml:space="preserve"> External Examiner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FE99EC4" w14:textId="77777777" w:rsidR="00E40328" w:rsidRPr="00E40328" w:rsidRDefault="00E40328" w:rsidP="00E40328">
            <w:pPr>
              <w:spacing w:after="0" w:line="240" w:lineRule="auto"/>
              <w:ind w:left="0" w:right="0" w:firstLine="0"/>
              <w:textAlignment w:val="baseline"/>
              <w:rPr>
                <w:rFonts w:ascii="Times New Roman" w:eastAsia="Times New Roman" w:hAnsi="Times New Roman" w:cs="Times New Roman"/>
                <w:szCs w:val="24"/>
              </w:rPr>
            </w:pPr>
            <w:r w:rsidRPr="00E40328">
              <w:rPr>
                <w:rFonts w:eastAsia="Times New Roman"/>
                <w:b/>
                <w:bCs/>
                <w:szCs w:val="24"/>
              </w:rPr>
              <w:t> </w:t>
            </w:r>
            <w:r w:rsidRPr="00E40328">
              <w:rPr>
                <w:rFonts w:eastAsia="Times New Roman"/>
                <w:szCs w:val="24"/>
              </w:rPr>
              <w:t> </w:t>
            </w:r>
          </w:p>
          <w:p w14:paraId="707CCA6C" w14:textId="77777777" w:rsidR="00E40328" w:rsidRPr="00E40328" w:rsidRDefault="00E40328" w:rsidP="00E40328">
            <w:pPr>
              <w:spacing w:after="0" w:line="240" w:lineRule="auto"/>
              <w:ind w:left="0" w:right="0" w:firstLine="0"/>
              <w:textAlignment w:val="baseline"/>
              <w:rPr>
                <w:rFonts w:ascii="Times New Roman" w:eastAsia="Times New Roman" w:hAnsi="Times New Roman" w:cs="Times New Roman"/>
                <w:szCs w:val="24"/>
              </w:rPr>
            </w:pPr>
            <w:r w:rsidRPr="00E40328">
              <w:rPr>
                <w:rFonts w:eastAsia="Times New Roman"/>
                <w:b/>
                <w:bCs/>
                <w:szCs w:val="24"/>
              </w:rPr>
              <w:t> </w:t>
            </w:r>
            <w:r w:rsidRPr="00E40328">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E6E8FEF" w14:textId="77777777" w:rsidR="00E40328" w:rsidRPr="00E40328" w:rsidRDefault="00E40328" w:rsidP="00E40328">
            <w:pPr>
              <w:spacing w:after="0" w:line="240" w:lineRule="auto"/>
              <w:ind w:left="0" w:right="0" w:firstLine="0"/>
              <w:textAlignment w:val="baseline"/>
              <w:rPr>
                <w:rFonts w:ascii="Times New Roman" w:eastAsia="Times New Roman" w:hAnsi="Times New Roman" w:cs="Times New Roman"/>
                <w:szCs w:val="24"/>
              </w:rPr>
            </w:pPr>
            <w:r w:rsidRPr="00E40328">
              <w:rPr>
                <w:rFonts w:eastAsia="Times New Roman"/>
                <w:b/>
                <w:bCs/>
                <w:szCs w:val="24"/>
              </w:rPr>
              <w:t>Signature</w:t>
            </w:r>
            <w:r w:rsidRPr="00E40328">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94CA05" w14:textId="77777777" w:rsidR="00E40328" w:rsidRPr="00E40328" w:rsidRDefault="00E40328" w:rsidP="00E40328">
            <w:pPr>
              <w:spacing w:after="0" w:line="240" w:lineRule="auto"/>
              <w:ind w:left="0" w:right="0" w:firstLine="0"/>
              <w:textAlignment w:val="baseline"/>
              <w:rPr>
                <w:rFonts w:ascii="Times New Roman" w:eastAsia="Times New Roman" w:hAnsi="Times New Roman" w:cs="Times New Roman"/>
                <w:szCs w:val="24"/>
              </w:rPr>
            </w:pPr>
            <w:r w:rsidRPr="00E40328">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11707F1" w14:textId="77777777" w:rsidR="00E40328" w:rsidRPr="00E40328" w:rsidRDefault="00E40328" w:rsidP="00E40328">
            <w:pPr>
              <w:spacing w:after="0" w:line="240" w:lineRule="auto"/>
              <w:ind w:left="0" w:right="0" w:firstLine="0"/>
              <w:textAlignment w:val="baseline"/>
              <w:rPr>
                <w:rFonts w:ascii="Times New Roman" w:eastAsia="Times New Roman" w:hAnsi="Times New Roman" w:cs="Times New Roman"/>
                <w:szCs w:val="24"/>
              </w:rPr>
            </w:pPr>
            <w:r w:rsidRPr="00E40328">
              <w:rPr>
                <w:rFonts w:eastAsia="Times New Roman"/>
                <w:b/>
                <w:bCs/>
                <w:szCs w:val="24"/>
              </w:rPr>
              <w:t>Date  </w:t>
            </w:r>
            <w:r w:rsidRPr="00E40328">
              <w:rPr>
                <w:rFonts w:eastAsia="Times New Roman"/>
                <w:szCs w:val="24"/>
              </w:rPr>
              <w:t> </w:t>
            </w:r>
          </w:p>
        </w:tc>
        <w:tc>
          <w:tcPr>
            <w:tcW w:w="15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989891" w14:textId="77777777" w:rsidR="00E40328" w:rsidRPr="00E40328" w:rsidRDefault="00E40328" w:rsidP="00E40328">
            <w:pPr>
              <w:spacing w:after="0" w:line="240" w:lineRule="auto"/>
              <w:ind w:left="0" w:right="0" w:firstLine="0"/>
              <w:textAlignment w:val="baseline"/>
              <w:rPr>
                <w:rFonts w:ascii="Times New Roman" w:eastAsia="Times New Roman" w:hAnsi="Times New Roman" w:cs="Times New Roman"/>
                <w:szCs w:val="24"/>
              </w:rPr>
            </w:pPr>
            <w:r w:rsidRPr="00E40328">
              <w:rPr>
                <w:rFonts w:eastAsia="Times New Roman"/>
                <w:b/>
                <w:bCs/>
                <w:szCs w:val="24"/>
              </w:rPr>
              <w:t> </w:t>
            </w:r>
            <w:r w:rsidRPr="00E40328">
              <w:rPr>
                <w:rFonts w:eastAsia="Times New Roman"/>
                <w:szCs w:val="24"/>
              </w:rPr>
              <w:t> </w:t>
            </w:r>
          </w:p>
        </w:tc>
      </w:tr>
    </w:tbl>
    <w:p w14:paraId="36DD312D" w14:textId="77777777" w:rsidR="00E40328" w:rsidRPr="00E40328" w:rsidRDefault="00E40328" w:rsidP="00E40328">
      <w:pPr>
        <w:spacing w:after="0" w:line="240" w:lineRule="auto"/>
        <w:ind w:left="0" w:right="0" w:firstLine="0"/>
        <w:textAlignment w:val="baseline"/>
        <w:rPr>
          <w:rFonts w:ascii="Segoe UI" w:eastAsia="Times New Roman" w:hAnsi="Segoe UI" w:cs="Segoe UI"/>
          <w:sz w:val="18"/>
          <w:szCs w:val="18"/>
        </w:rPr>
      </w:pPr>
      <w:r w:rsidRPr="00E40328">
        <w:rPr>
          <w:rFonts w:eastAsia="Times New Roman"/>
          <w:szCs w:val="24"/>
        </w:rPr>
        <w:t> </w:t>
      </w:r>
    </w:p>
    <w:p w14:paraId="5EB46350" w14:textId="77777777" w:rsidR="00E40328" w:rsidRPr="00E40328" w:rsidRDefault="00E40328" w:rsidP="00E40328">
      <w:pPr>
        <w:spacing w:after="0" w:line="240" w:lineRule="auto"/>
        <w:ind w:left="0" w:right="0" w:firstLine="0"/>
        <w:textAlignment w:val="baseline"/>
        <w:rPr>
          <w:rFonts w:ascii="Segoe UI" w:eastAsia="Times New Roman" w:hAnsi="Segoe UI" w:cs="Segoe UI"/>
          <w:sz w:val="18"/>
          <w:szCs w:val="18"/>
        </w:rPr>
      </w:pPr>
      <w:r w:rsidRPr="00E40328">
        <w:rPr>
          <w:rFonts w:eastAsia="Times New Roman"/>
          <w:szCs w:val="24"/>
        </w:rPr>
        <w:t> </w:t>
      </w:r>
    </w:p>
    <w:p w14:paraId="4A82628B" w14:textId="77777777" w:rsidR="00EB5EC2" w:rsidRPr="0006660E" w:rsidRDefault="00EB5EC2" w:rsidP="00EB5EC2">
      <w:pPr>
        <w:rPr>
          <w:rFonts w:cstheme="minorHAnsi"/>
        </w:rPr>
      </w:pPr>
    </w:p>
    <w:p w14:paraId="070B40B2" w14:textId="77777777" w:rsidR="00EB5EC2" w:rsidRPr="004A751A" w:rsidRDefault="00EB5EC2" w:rsidP="00EB5EC2"/>
    <w:p w14:paraId="65192DFA" w14:textId="77777777" w:rsidR="00EB5EC2" w:rsidRDefault="00EB5EC2">
      <w:pPr>
        <w:spacing w:after="160" w:line="259" w:lineRule="auto"/>
        <w:ind w:left="0" w:right="0" w:firstLine="0"/>
        <w:jc w:val="left"/>
        <w:rPr>
          <w:rFonts w:asciiTheme="minorHAnsi" w:hAnsiTheme="minorHAnsi" w:cstheme="minorHAnsi"/>
        </w:rPr>
      </w:pPr>
      <w:r>
        <w:rPr>
          <w:rFonts w:asciiTheme="minorHAnsi" w:hAnsiTheme="minorHAnsi" w:cstheme="minorHAnsi"/>
        </w:rPr>
        <w:br w:type="page"/>
      </w:r>
    </w:p>
    <w:p w14:paraId="5E2C8DF1" w14:textId="64567D7E" w:rsidR="00EB5EC2" w:rsidRPr="00E0239E" w:rsidRDefault="00EB5EC2" w:rsidP="00EB5EC2">
      <w:pPr>
        <w:spacing w:after="160" w:line="259" w:lineRule="auto"/>
        <w:ind w:left="0" w:right="0" w:firstLine="0"/>
        <w:jc w:val="center"/>
        <w:rPr>
          <w:rFonts w:asciiTheme="minorHAnsi" w:hAnsiTheme="minorHAnsi" w:cstheme="minorHAnsi"/>
        </w:rPr>
      </w:pPr>
      <w:r>
        <w:rPr>
          <w:noProof/>
        </w:rPr>
        <w:lastRenderedPageBreak/>
        <w:drawing>
          <wp:inline distT="0" distB="0" distL="0" distR="0" wp14:anchorId="6352DB5D" wp14:editId="4D920935">
            <wp:extent cx="2185035" cy="594072"/>
            <wp:effectExtent l="0" t="0" r="5715" b="0"/>
            <wp:docPr id="23" name="Picture 23"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738" name="Picture 1738" descr="A picture containing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5035" cy="594072"/>
                    </a:xfrm>
                    <a:prstGeom prst="rect">
                      <a:avLst/>
                    </a:prstGeom>
                  </pic:spPr>
                </pic:pic>
              </a:graphicData>
            </a:graphic>
          </wp:inline>
        </w:drawing>
      </w:r>
    </w:p>
    <w:p w14:paraId="7A2487E8" w14:textId="77777777" w:rsidR="001324B8" w:rsidRPr="001324B8" w:rsidRDefault="001324B8" w:rsidP="001324B8">
      <w:pPr>
        <w:spacing w:after="0" w:line="240" w:lineRule="auto"/>
        <w:ind w:left="0" w:right="0" w:firstLine="0"/>
        <w:jc w:val="center"/>
        <w:textAlignment w:val="baseline"/>
        <w:rPr>
          <w:rFonts w:ascii="Segoe UI" w:eastAsia="Times New Roman" w:hAnsi="Segoe UI" w:cs="Segoe UI"/>
          <w:b/>
          <w:bCs/>
          <w:color w:val="4F81BD"/>
          <w:sz w:val="18"/>
          <w:szCs w:val="18"/>
        </w:rPr>
      </w:pPr>
      <w:bookmarkStart w:id="75" w:name="_Toc97417109"/>
      <w:bookmarkEnd w:id="66"/>
      <w:r w:rsidRPr="001324B8">
        <w:rPr>
          <w:rFonts w:eastAsia="Times New Roman"/>
          <w:b/>
          <w:bCs/>
          <w:i/>
          <w:iCs/>
          <w:color w:val="auto"/>
          <w:sz w:val="36"/>
          <w:szCs w:val="36"/>
        </w:rPr>
        <w:t>Capstone Project (XXXX 495B)</w:t>
      </w:r>
      <w:r w:rsidRPr="001324B8">
        <w:rPr>
          <w:rFonts w:eastAsia="Times New Roman"/>
          <w:b/>
          <w:bCs/>
          <w:color w:val="auto"/>
          <w:sz w:val="36"/>
          <w:szCs w:val="36"/>
        </w:rPr>
        <w:t> </w:t>
      </w:r>
    </w:p>
    <w:p w14:paraId="667ECDFC" w14:textId="77777777" w:rsidR="001324B8" w:rsidRPr="001324B8" w:rsidRDefault="001324B8" w:rsidP="001324B8">
      <w:pPr>
        <w:spacing w:after="0" w:line="240" w:lineRule="auto"/>
        <w:ind w:left="0" w:right="0" w:firstLine="0"/>
        <w:jc w:val="center"/>
        <w:textAlignment w:val="baseline"/>
        <w:rPr>
          <w:rFonts w:ascii="Segoe UI" w:eastAsia="Times New Roman" w:hAnsi="Segoe UI" w:cs="Segoe UI"/>
          <w:b/>
          <w:bCs/>
          <w:color w:val="4F81BD"/>
          <w:sz w:val="18"/>
          <w:szCs w:val="18"/>
        </w:rPr>
      </w:pPr>
      <w:r w:rsidRPr="001324B8">
        <w:rPr>
          <w:rFonts w:eastAsia="Times New Roman"/>
          <w:b/>
          <w:bCs/>
          <w:i/>
          <w:iCs/>
          <w:color w:val="C00000"/>
          <w:sz w:val="28"/>
          <w:szCs w:val="28"/>
        </w:rPr>
        <w:t>Final Evaluation – Implementation</w:t>
      </w:r>
      <w:r w:rsidRPr="001324B8">
        <w:rPr>
          <w:rFonts w:eastAsia="Times New Roman"/>
          <w:b/>
          <w:bCs/>
          <w:color w:val="C00000"/>
          <w:sz w:val="28"/>
          <w:szCs w:val="28"/>
        </w:rPr>
        <w:t> </w:t>
      </w:r>
    </w:p>
    <w:p w14:paraId="29B12AC5" w14:textId="77777777" w:rsidR="001324B8" w:rsidRPr="001324B8" w:rsidRDefault="001324B8" w:rsidP="001324B8">
      <w:pPr>
        <w:spacing w:after="0" w:line="240" w:lineRule="auto"/>
        <w:ind w:left="0" w:right="0" w:firstLine="0"/>
        <w:textAlignment w:val="baseline"/>
        <w:rPr>
          <w:rFonts w:ascii="Segoe UI" w:eastAsia="Times New Roman" w:hAnsi="Segoe UI" w:cs="Segoe UI"/>
          <w:sz w:val="18"/>
          <w:szCs w:val="18"/>
        </w:rPr>
      </w:pPr>
      <w:r w:rsidRPr="001324B8">
        <w:rPr>
          <w:rFonts w:eastAsia="Times New Roman"/>
          <w:szCs w:val="24"/>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6"/>
        <w:gridCol w:w="2788"/>
        <w:gridCol w:w="1496"/>
        <w:gridCol w:w="617"/>
        <w:gridCol w:w="779"/>
        <w:gridCol w:w="617"/>
        <w:gridCol w:w="887"/>
        <w:gridCol w:w="617"/>
        <w:gridCol w:w="932"/>
      </w:tblGrid>
      <w:tr w:rsidR="001324B8" w:rsidRPr="001324B8" w14:paraId="49AF7935" w14:textId="77777777" w:rsidTr="001324B8">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CC28277" w14:textId="77777777" w:rsidR="001324B8" w:rsidRPr="001324B8" w:rsidRDefault="001324B8" w:rsidP="001324B8">
            <w:pPr>
              <w:spacing w:after="0" w:line="240" w:lineRule="auto"/>
              <w:ind w:left="105" w:right="0" w:firstLine="0"/>
              <w:jc w:val="left"/>
              <w:textAlignment w:val="baseline"/>
              <w:rPr>
                <w:rFonts w:ascii="Times New Roman" w:eastAsia="Times New Roman" w:hAnsi="Times New Roman" w:cs="Times New Roman"/>
                <w:szCs w:val="24"/>
              </w:rPr>
            </w:pPr>
            <w:r w:rsidRPr="001324B8">
              <w:rPr>
                <w:rFonts w:eastAsia="Times New Roman"/>
                <w:b/>
                <w:bCs/>
                <w:szCs w:val="24"/>
              </w:rPr>
              <w:t>Name of Student  </w:t>
            </w:r>
            <w:r w:rsidRPr="001324B8">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13B9DE" w14:textId="77777777" w:rsidR="001324B8" w:rsidRPr="001324B8" w:rsidRDefault="001324B8" w:rsidP="001324B8">
            <w:pPr>
              <w:spacing w:after="0" w:line="240" w:lineRule="auto"/>
              <w:ind w:left="105"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8CE3AB0" w14:textId="77777777" w:rsidR="001324B8" w:rsidRPr="001324B8" w:rsidRDefault="001324B8" w:rsidP="001324B8">
            <w:pPr>
              <w:spacing w:after="0" w:line="240" w:lineRule="auto"/>
              <w:ind w:left="105" w:right="0" w:firstLine="0"/>
              <w:jc w:val="left"/>
              <w:textAlignment w:val="baseline"/>
              <w:rPr>
                <w:rFonts w:ascii="Times New Roman" w:eastAsia="Times New Roman" w:hAnsi="Times New Roman" w:cs="Times New Roman"/>
                <w:szCs w:val="24"/>
              </w:rPr>
            </w:pPr>
            <w:r w:rsidRPr="001324B8">
              <w:rPr>
                <w:rFonts w:eastAsia="Times New Roman"/>
                <w:b/>
                <w:bCs/>
                <w:szCs w:val="24"/>
              </w:rPr>
              <w:t>Student ID </w:t>
            </w:r>
            <w:r w:rsidRPr="001324B8">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3AAE3EE4"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r w:rsidR="001324B8" w:rsidRPr="001324B8" w14:paraId="44DC041D" w14:textId="77777777" w:rsidTr="001324B8">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BC9D1EC" w14:textId="77777777" w:rsidR="001324B8" w:rsidRPr="001324B8" w:rsidRDefault="001324B8" w:rsidP="001324B8">
            <w:pPr>
              <w:spacing w:after="0" w:line="240" w:lineRule="auto"/>
              <w:ind w:left="105" w:right="0" w:firstLine="0"/>
              <w:jc w:val="left"/>
              <w:textAlignment w:val="baseline"/>
              <w:rPr>
                <w:rFonts w:ascii="Times New Roman" w:eastAsia="Times New Roman" w:hAnsi="Times New Roman" w:cs="Times New Roman"/>
                <w:szCs w:val="24"/>
              </w:rPr>
            </w:pPr>
            <w:r w:rsidRPr="001324B8">
              <w:rPr>
                <w:rFonts w:eastAsia="Times New Roman"/>
                <w:b/>
                <w:bCs/>
                <w:szCs w:val="24"/>
              </w:rPr>
              <w:t>College  </w:t>
            </w:r>
            <w:r w:rsidRPr="001324B8">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874B9D" w14:textId="77777777" w:rsidR="001324B8" w:rsidRPr="001324B8" w:rsidRDefault="001324B8" w:rsidP="001324B8">
            <w:pPr>
              <w:spacing w:after="0" w:line="240" w:lineRule="auto"/>
              <w:ind w:left="105"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96C89B2" w14:textId="77777777" w:rsidR="001324B8" w:rsidRPr="001324B8" w:rsidRDefault="001324B8" w:rsidP="001324B8">
            <w:pPr>
              <w:spacing w:after="0" w:line="240" w:lineRule="auto"/>
              <w:ind w:left="105" w:right="0" w:firstLine="0"/>
              <w:jc w:val="left"/>
              <w:textAlignment w:val="baseline"/>
              <w:rPr>
                <w:rFonts w:ascii="Times New Roman" w:eastAsia="Times New Roman" w:hAnsi="Times New Roman" w:cs="Times New Roman"/>
                <w:szCs w:val="24"/>
              </w:rPr>
            </w:pPr>
            <w:r w:rsidRPr="001324B8">
              <w:rPr>
                <w:rFonts w:eastAsia="Times New Roman"/>
                <w:b/>
                <w:bCs/>
                <w:szCs w:val="24"/>
              </w:rPr>
              <w:t>Program  </w:t>
            </w:r>
            <w:r w:rsidRPr="001324B8">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13EB4C55"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r w:rsidR="001324B8" w:rsidRPr="001324B8" w14:paraId="1B153949" w14:textId="77777777" w:rsidTr="001324B8">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7969EF5" w14:textId="77777777" w:rsidR="001324B8" w:rsidRPr="001324B8" w:rsidRDefault="001324B8" w:rsidP="001324B8">
            <w:pPr>
              <w:spacing w:after="0" w:line="240" w:lineRule="auto"/>
              <w:ind w:left="105" w:right="0" w:firstLine="0"/>
              <w:jc w:val="left"/>
              <w:textAlignment w:val="baseline"/>
              <w:rPr>
                <w:rFonts w:ascii="Times New Roman" w:eastAsia="Times New Roman" w:hAnsi="Times New Roman" w:cs="Times New Roman"/>
                <w:szCs w:val="24"/>
              </w:rPr>
            </w:pPr>
            <w:r w:rsidRPr="001324B8">
              <w:rPr>
                <w:rFonts w:eastAsia="Times New Roman"/>
                <w:b/>
                <w:bCs/>
                <w:szCs w:val="24"/>
              </w:rPr>
              <w:t>Course Title  </w:t>
            </w:r>
            <w:r w:rsidRPr="001324B8">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85CEF59" w14:textId="77777777" w:rsidR="001324B8" w:rsidRPr="001324B8" w:rsidRDefault="001324B8" w:rsidP="001324B8">
            <w:pPr>
              <w:spacing w:after="0" w:line="240" w:lineRule="auto"/>
              <w:ind w:left="105"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0571B13" w14:textId="77777777" w:rsidR="001324B8" w:rsidRPr="001324B8" w:rsidRDefault="001324B8" w:rsidP="001324B8">
            <w:pPr>
              <w:spacing w:after="0" w:line="240" w:lineRule="auto"/>
              <w:ind w:left="105" w:right="0" w:firstLine="0"/>
              <w:jc w:val="left"/>
              <w:textAlignment w:val="baseline"/>
              <w:rPr>
                <w:rFonts w:ascii="Times New Roman" w:eastAsia="Times New Roman" w:hAnsi="Times New Roman" w:cs="Times New Roman"/>
                <w:szCs w:val="24"/>
              </w:rPr>
            </w:pPr>
            <w:r w:rsidRPr="001324B8">
              <w:rPr>
                <w:rFonts w:eastAsia="Times New Roman"/>
                <w:b/>
                <w:bCs/>
                <w:szCs w:val="24"/>
              </w:rPr>
              <w:t>Course Code </w:t>
            </w:r>
            <w:r w:rsidRPr="001324B8">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48B6778D"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r w:rsidR="001324B8" w:rsidRPr="001324B8" w14:paraId="7BC2DEA9" w14:textId="77777777" w:rsidTr="001324B8">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8436FED" w14:textId="77777777" w:rsidR="001324B8" w:rsidRPr="001324B8" w:rsidRDefault="001324B8" w:rsidP="001324B8">
            <w:pPr>
              <w:spacing w:after="0" w:line="240" w:lineRule="auto"/>
              <w:ind w:left="105" w:right="0" w:firstLine="0"/>
              <w:jc w:val="left"/>
              <w:textAlignment w:val="baseline"/>
              <w:rPr>
                <w:rFonts w:ascii="Times New Roman" w:eastAsia="Times New Roman" w:hAnsi="Times New Roman" w:cs="Times New Roman"/>
                <w:szCs w:val="24"/>
              </w:rPr>
            </w:pPr>
            <w:r w:rsidRPr="001324B8">
              <w:rPr>
                <w:rFonts w:eastAsia="Times New Roman"/>
                <w:b/>
                <w:bCs/>
                <w:szCs w:val="24"/>
              </w:rPr>
              <w:t>Project/ Project Title</w:t>
            </w:r>
            <w:r w:rsidRPr="001324B8">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2998BB" w14:textId="77777777" w:rsidR="001324B8" w:rsidRPr="001324B8" w:rsidRDefault="001324B8" w:rsidP="001324B8">
            <w:pPr>
              <w:spacing w:after="0" w:line="240" w:lineRule="auto"/>
              <w:ind w:left="105"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CD542A2" w14:textId="77777777" w:rsidR="001324B8" w:rsidRPr="001324B8" w:rsidRDefault="001324B8" w:rsidP="001324B8">
            <w:pPr>
              <w:spacing w:after="0" w:line="240" w:lineRule="auto"/>
              <w:ind w:left="105" w:right="0" w:firstLine="0"/>
              <w:jc w:val="left"/>
              <w:textAlignment w:val="baseline"/>
              <w:rPr>
                <w:rFonts w:ascii="Times New Roman" w:eastAsia="Times New Roman" w:hAnsi="Times New Roman" w:cs="Times New Roman"/>
                <w:szCs w:val="24"/>
              </w:rPr>
            </w:pPr>
            <w:r w:rsidRPr="001324B8">
              <w:rPr>
                <w:rFonts w:eastAsia="Times New Roman"/>
                <w:b/>
                <w:bCs/>
                <w:szCs w:val="24"/>
              </w:rPr>
              <w:t>Academic Year</w:t>
            </w:r>
            <w:r w:rsidRPr="001324B8">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2C6A0EB4"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r w:rsidR="001324B8" w:rsidRPr="001324B8" w14:paraId="172481E5" w14:textId="77777777" w:rsidTr="001324B8">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DE50056" w14:textId="77777777" w:rsidR="001324B8" w:rsidRPr="001324B8" w:rsidRDefault="001324B8" w:rsidP="001324B8">
            <w:pPr>
              <w:spacing w:after="0" w:line="240" w:lineRule="auto"/>
              <w:ind w:left="105" w:right="0" w:firstLine="0"/>
              <w:jc w:val="left"/>
              <w:textAlignment w:val="baseline"/>
              <w:rPr>
                <w:rFonts w:ascii="Times New Roman" w:eastAsia="Times New Roman" w:hAnsi="Times New Roman" w:cs="Times New Roman"/>
                <w:szCs w:val="24"/>
              </w:rPr>
            </w:pPr>
            <w:r w:rsidRPr="001324B8">
              <w:rPr>
                <w:rFonts w:eastAsia="Times New Roman"/>
                <w:b/>
                <w:bCs/>
                <w:szCs w:val="24"/>
              </w:rPr>
              <w:t>Supervisor Name    </w:t>
            </w:r>
            <w:r w:rsidRPr="001324B8">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4AE8B0" w14:textId="77777777" w:rsidR="001324B8" w:rsidRPr="001324B8" w:rsidRDefault="001324B8" w:rsidP="001324B8">
            <w:pPr>
              <w:spacing w:after="0" w:line="240" w:lineRule="auto"/>
              <w:ind w:left="105"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5CD951C" w14:textId="77777777" w:rsidR="001324B8" w:rsidRPr="001324B8" w:rsidRDefault="001324B8" w:rsidP="001324B8">
            <w:pPr>
              <w:spacing w:after="0" w:line="240" w:lineRule="auto"/>
              <w:ind w:left="105" w:right="0" w:firstLine="0"/>
              <w:jc w:val="left"/>
              <w:textAlignment w:val="baseline"/>
              <w:rPr>
                <w:rFonts w:ascii="Times New Roman" w:eastAsia="Times New Roman" w:hAnsi="Times New Roman" w:cs="Times New Roman"/>
                <w:szCs w:val="24"/>
              </w:rPr>
            </w:pPr>
            <w:r w:rsidRPr="001324B8">
              <w:rPr>
                <w:rFonts w:eastAsia="Times New Roman"/>
                <w:b/>
                <w:bCs/>
                <w:szCs w:val="24"/>
              </w:rPr>
              <w:t>Semester</w:t>
            </w:r>
            <w:r w:rsidRPr="001324B8">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DE1F9A"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66F14EA"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b/>
                <w:bCs/>
                <w:szCs w:val="24"/>
              </w:rPr>
              <w:t>First</w:t>
            </w:r>
            <w:r w:rsidRPr="001324B8">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E8210CE"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ECB605D"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b/>
                <w:bCs/>
                <w:szCs w:val="24"/>
              </w:rPr>
              <w:t>Second</w:t>
            </w:r>
            <w:r w:rsidRPr="001324B8">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3CAC19"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1A30C87"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b/>
                <w:bCs/>
                <w:szCs w:val="24"/>
              </w:rPr>
              <w:t>Summer</w:t>
            </w:r>
            <w:r w:rsidRPr="001324B8">
              <w:rPr>
                <w:rFonts w:eastAsia="Times New Roman"/>
                <w:szCs w:val="24"/>
              </w:rPr>
              <w:t> </w:t>
            </w:r>
          </w:p>
        </w:tc>
      </w:tr>
    </w:tbl>
    <w:p w14:paraId="6E97E290" w14:textId="77777777" w:rsidR="001324B8" w:rsidRPr="001324B8" w:rsidRDefault="001324B8" w:rsidP="001324B8">
      <w:pPr>
        <w:spacing w:after="0" w:line="240" w:lineRule="auto"/>
        <w:ind w:left="0" w:right="0" w:firstLine="0"/>
        <w:jc w:val="left"/>
        <w:textAlignment w:val="baseline"/>
        <w:rPr>
          <w:rFonts w:ascii="Segoe UI" w:eastAsia="Times New Roman" w:hAnsi="Segoe UI" w:cs="Segoe UI"/>
          <w:sz w:val="18"/>
          <w:szCs w:val="18"/>
        </w:rPr>
      </w:pPr>
      <w:r w:rsidRPr="001324B8">
        <w:rPr>
          <w:rFonts w:eastAsia="Times New Roman"/>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5"/>
        <w:gridCol w:w="4711"/>
        <w:gridCol w:w="714"/>
        <w:gridCol w:w="764"/>
        <w:gridCol w:w="2760"/>
      </w:tblGrid>
      <w:tr w:rsidR="001324B8" w:rsidRPr="001324B8" w14:paraId="3414B28A" w14:textId="77777777" w:rsidTr="001324B8">
        <w:trPr>
          <w:trHeight w:val="300"/>
        </w:trPr>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3DBAD3D"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b/>
                <w:bCs/>
                <w:szCs w:val="24"/>
              </w:rPr>
              <w:t>Criteria</w:t>
            </w:r>
            <w:r w:rsidRPr="001324B8">
              <w:rPr>
                <w:rFonts w:eastAsia="Times New Roman"/>
                <w:szCs w:val="24"/>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D91F1FA"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b/>
                <w:bCs/>
                <w:szCs w:val="24"/>
              </w:rPr>
              <w:t>Description</w:t>
            </w:r>
            <w:r w:rsidRPr="001324B8">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2FCBE1D"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b/>
                <w:bCs/>
                <w:szCs w:val="24"/>
              </w:rPr>
              <w:t>PLOs / KPIs</w:t>
            </w:r>
            <w:r w:rsidRPr="001324B8">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5164483"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b/>
                <w:bCs/>
                <w:szCs w:val="24"/>
              </w:rPr>
              <w:t>Mark</w:t>
            </w:r>
            <w:r w:rsidRPr="001324B8">
              <w:rPr>
                <w:rFonts w:eastAsia="Times New Roman"/>
                <w:szCs w:val="24"/>
              </w:rPr>
              <w:t> </w:t>
            </w:r>
          </w:p>
        </w:tc>
        <w:tc>
          <w:tcPr>
            <w:tcW w:w="46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24F379A"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b/>
                <w:bCs/>
                <w:szCs w:val="24"/>
              </w:rPr>
              <w:t>Feedback</w:t>
            </w:r>
            <w:r w:rsidRPr="001324B8">
              <w:rPr>
                <w:rFonts w:eastAsia="Times New Roman"/>
                <w:szCs w:val="24"/>
              </w:rPr>
              <w:t> </w:t>
            </w:r>
          </w:p>
        </w:tc>
      </w:tr>
      <w:tr w:rsidR="001324B8" w:rsidRPr="001324B8" w14:paraId="37A0EA54" w14:textId="77777777" w:rsidTr="001324B8">
        <w:trPr>
          <w:trHeight w:val="300"/>
        </w:trPr>
        <w:tc>
          <w:tcPr>
            <w:tcW w:w="21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9121654"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 w:val="22"/>
              </w:rPr>
              <w:t>Prototype / Initial Design / Model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65EF55DA" w14:textId="77777777" w:rsidR="001324B8" w:rsidRPr="001324B8" w:rsidRDefault="001324B8" w:rsidP="00433E36">
            <w:pPr>
              <w:numPr>
                <w:ilvl w:val="0"/>
                <w:numId w:val="124"/>
              </w:numPr>
              <w:spacing w:after="0" w:line="240" w:lineRule="auto"/>
              <w:ind w:right="0" w:firstLine="0"/>
              <w:jc w:val="left"/>
              <w:textAlignment w:val="baseline"/>
              <w:rPr>
                <w:rFonts w:eastAsia="Times New Roman"/>
                <w:color w:val="auto"/>
                <w:sz w:val="22"/>
              </w:rPr>
            </w:pPr>
            <w:r w:rsidRPr="001324B8">
              <w:rPr>
                <w:rFonts w:eastAsia="Times New Roman"/>
                <w:color w:val="auto"/>
                <w:sz w:val="22"/>
              </w:rPr>
              <w:t>Prototype / initial design / model is built completely and accurately to fulfill the objectives and requirements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9BD7506"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2.2 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3F1F13"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 8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980912"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r w:rsidR="001324B8" w:rsidRPr="001324B8" w14:paraId="72093E26" w14:textId="77777777" w:rsidTr="001324B8">
        <w:trPr>
          <w:trHeight w:val="300"/>
        </w:trPr>
        <w:tc>
          <w:tcPr>
            <w:tcW w:w="211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334A7CD9"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 w:val="22"/>
              </w:rPr>
              <w:t>Solution Design / User Interface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4BA44CA0" w14:textId="77777777" w:rsidR="001324B8" w:rsidRPr="001324B8" w:rsidRDefault="001324B8" w:rsidP="00433E36">
            <w:pPr>
              <w:numPr>
                <w:ilvl w:val="0"/>
                <w:numId w:val="125"/>
              </w:numPr>
              <w:spacing w:after="0" w:line="240" w:lineRule="auto"/>
              <w:ind w:right="0" w:firstLine="0"/>
              <w:jc w:val="left"/>
              <w:textAlignment w:val="baseline"/>
              <w:rPr>
                <w:rFonts w:eastAsia="Times New Roman"/>
                <w:color w:val="auto"/>
                <w:sz w:val="22"/>
              </w:rPr>
            </w:pPr>
            <w:r w:rsidRPr="001324B8">
              <w:rPr>
                <w:rFonts w:eastAsia="Times New Roman"/>
                <w:color w:val="auto"/>
                <w:sz w:val="22"/>
              </w:rPr>
              <w:t>Appropriate, attractive, and intuitive design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91C6E03"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2.5 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B56BC4"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F40FA7"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r w:rsidR="001324B8" w:rsidRPr="001324B8" w14:paraId="5DA6BB4A" w14:textId="77777777" w:rsidTr="001324B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7A238C1" w14:textId="77777777" w:rsidR="001324B8" w:rsidRPr="001324B8" w:rsidRDefault="001324B8" w:rsidP="001324B8">
            <w:pPr>
              <w:spacing w:after="0" w:line="240" w:lineRule="auto"/>
              <w:ind w:left="0" w:right="0" w:firstLine="0"/>
              <w:jc w:val="left"/>
              <w:rPr>
                <w:rFonts w:ascii="Times New Roman" w:eastAsia="Times New Roman" w:hAnsi="Times New Roman" w:cs="Times New Roman"/>
                <w:szCs w:val="24"/>
              </w:rPr>
            </w:pP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5568352E" w14:textId="77777777" w:rsidR="001324B8" w:rsidRPr="001324B8" w:rsidRDefault="001324B8" w:rsidP="00433E36">
            <w:pPr>
              <w:numPr>
                <w:ilvl w:val="0"/>
                <w:numId w:val="126"/>
              </w:numPr>
              <w:spacing w:after="0" w:line="240" w:lineRule="auto"/>
              <w:ind w:right="0" w:firstLine="0"/>
              <w:jc w:val="left"/>
              <w:textAlignment w:val="baseline"/>
              <w:rPr>
                <w:rFonts w:eastAsia="Times New Roman"/>
                <w:color w:val="auto"/>
                <w:sz w:val="22"/>
              </w:rPr>
            </w:pPr>
            <w:r w:rsidRPr="001324B8">
              <w:rPr>
                <w:rFonts w:eastAsia="Times New Roman"/>
                <w:color w:val="auto"/>
                <w:sz w:val="22"/>
              </w:rPr>
              <w:t>Navigation and controls are clear and easy to use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9CD0339"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2.5 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9016F8E"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219038"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r w:rsidR="001324B8" w:rsidRPr="001324B8" w14:paraId="2E3A3ACD" w14:textId="77777777" w:rsidTr="001324B8">
        <w:trPr>
          <w:trHeight w:val="300"/>
        </w:trPr>
        <w:tc>
          <w:tcPr>
            <w:tcW w:w="211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606BE4F7"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 w:val="22"/>
              </w:rPr>
              <w:t>Functionality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263BC4D4" w14:textId="77777777" w:rsidR="001324B8" w:rsidRPr="001324B8" w:rsidRDefault="001324B8" w:rsidP="00433E36">
            <w:pPr>
              <w:numPr>
                <w:ilvl w:val="0"/>
                <w:numId w:val="127"/>
              </w:numPr>
              <w:spacing w:after="0" w:line="240" w:lineRule="auto"/>
              <w:ind w:right="0" w:firstLine="0"/>
              <w:jc w:val="left"/>
              <w:textAlignment w:val="baseline"/>
              <w:rPr>
                <w:rFonts w:eastAsia="Times New Roman"/>
                <w:color w:val="auto"/>
                <w:sz w:val="22"/>
              </w:rPr>
            </w:pPr>
            <w:r w:rsidRPr="001324B8">
              <w:rPr>
                <w:rFonts w:eastAsia="Times New Roman"/>
                <w:color w:val="auto"/>
                <w:sz w:val="22"/>
              </w:rPr>
              <w:t>All required features implemented and working correctly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FABE79"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2.5 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6A1067"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 16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B044790"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r w:rsidR="001324B8" w:rsidRPr="001324B8" w14:paraId="338D841B" w14:textId="77777777" w:rsidTr="001324B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AEE9C00" w14:textId="77777777" w:rsidR="001324B8" w:rsidRPr="001324B8" w:rsidRDefault="001324B8" w:rsidP="001324B8">
            <w:pPr>
              <w:spacing w:after="0" w:line="240" w:lineRule="auto"/>
              <w:ind w:left="0" w:right="0" w:firstLine="0"/>
              <w:jc w:val="left"/>
              <w:rPr>
                <w:rFonts w:ascii="Times New Roman" w:eastAsia="Times New Roman" w:hAnsi="Times New Roman" w:cs="Times New Roman"/>
                <w:szCs w:val="24"/>
              </w:rPr>
            </w:pP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7EE35116" w14:textId="77777777" w:rsidR="001324B8" w:rsidRPr="001324B8" w:rsidRDefault="001324B8" w:rsidP="00433E36">
            <w:pPr>
              <w:numPr>
                <w:ilvl w:val="0"/>
                <w:numId w:val="128"/>
              </w:numPr>
              <w:spacing w:after="0" w:line="240" w:lineRule="auto"/>
              <w:ind w:right="0" w:firstLine="0"/>
              <w:jc w:val="left"/>
              <w:textAlignment w:val="baseline"/>
              <w:rPr>
                <w:rFonts w:eastAsia="Times New Roman"/>
                <w:color w:val="auto"/>
                <w:sz w:val="22"/>
              </w:rPr>
            </w:pPr>
            <w:r w:rsidRPr="001324B8">
              <w:rPr>
                <w:rFonts w:eastAsia="Times New Roman"/>
                <w:color w:val="auto"/>
                <w:sz w:val="22"/>
              </w:rPr>
              <w:t>Bugs and errors minimized or absent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AAB5D2"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2.5 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0E2ACE"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8D01DE"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r w:rsidR="001324B8" w:rsidRPr="001324B8" w14:paraId="3742B8F5" w14:textId="77777777" w:rsidTr="001324B8">
        <w:trPr>
          <w:trHeight w:val="300"/>
        </w:trPr>
        <w:tc>
          <w:tcPr>
            <w:tcW w:w="211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5711CD35"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 w:val="22"/>
              </w:rPr>
              <w:t>Performance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60FA5C71" w14:textId="77777777" w:rsidR="001324B8" w:rsidRPr="001324B8" w:rsidRDefault="001324B8" w:rsidP="00433E36">
            <w:pPr>
              <w:numPr>
                <w:ilvl w:val="0"/>
                <w:numId w:val="129"/>
              </w:numPr>
              <w:spacing w:after="0" w:line="240" w:lineRule="auto"/>
              <w:ind w:right="0" w:firstLine="0"/>
              <w:jc w:val="left"/>
              <w:textAlignment w:val="baseline"/>
              <w:rPr>
                <w:rFonts w:eastAsia="Times New Roman"/>
                <w:color w:val="auto"/>
                <w:sz w:val="22"/>
              </w:rPr>
            </w:pPr>
            <w:r w:rsidRPr="001324B8">
              <w:rPr>
                <w:rFonts w:eastAsia="Times New Roman"/>
                <w:color w:val="auto"/>
                <w:sz w:val="22"/>
              </w:rPr>
              <w:t>Fast and responsive user interactions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FB9545B"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2.5 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E62A30"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ED221E"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r w:rsidR="001324B8" w:rsidRPr="001324B8" w14:paraId="227B5986" w14:textId="77777777" w:rsidTr="001324B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5BE639A" w14:textId="77777777" w:rsidR="001324B8" w:rsidRPr="001324B8" w:rsidRDefault="001324B8" w:rsidP="001324B8">
            <w:pPr>
              <w:spacing w:after="0" w:line="240" w:lineRule="auto"/>
              <w:ind w:left="0" w:right="0" w:firstLine="0"/>
              <w:jc w:val="left"/>
              <w:rPr>
                <w:rFonts w:ascii="Times New Roman" w:eastAsia="Times New Roman" w:hAnsi="Times New Roman" w:cs="Times New Roman"/>
                <w:szCs w:val="24"/>
              </w:rPr>
            </w:pP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43FFC132" w14:textId="77777777" w:rsidR="001324B8" w:rsidRPr="001324B8" w:rsidRDefault="001324B8" w:rsidP="00433E36">
            <w:pPr>
              <w:numPr>
                <w:ilvl w:val="0"/>
                <w:numId w:val="130"/>
              </w:numPr>
              <w:spacing w:after="0" w:line="240" w:lineRule="auto"/>
              <w:ind w:right="0" w:firstLine="0"/>
              <w:jc w:val="left"/>
              <w:textAlignment w:val="baseline"/>
              <w:rPr>
                <w:rFonts w:eastAsia="Times New Roman"/>
                <w:color w:val="auto"/>
                <w:sz w:val="22"/>
              </w:rPr>
            </w:pPr>
            <w:r w:rsidRPr="001324B8">
              <w:rPr>
                <w:rFonts w:eastAsia="Times New Roman"/>
                <w:color w:val="auto"/>
                <w:sz w:val="22"/>
              </w:rPr>
              <w:t>Efficient resource usage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5A3621F"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2.5 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F819A1"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FBEB36"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r w:rsidR="001324B8" w:rsidRPr="001324B8" w14:paraId="776D66C3" w14:textId="77777777" w:rsidTr="001324B8">
        <w:trPr>
          <w:trHeight w:val="300"/>
        </w:trPr>
        <w:tc>
          <w:tcPr>
            <w:tcW w:w="211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71263A86"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 w:val="22"/>
              </w:rPr>
              <w:t>Creativity and Innovation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62A02681" w14:textId="77777777" w:rsidR="001324B8" w:rsidRPr="001324B8" w:rsidRDefault="001324B8" w:rsidP="00433E36">
            <w:pPr>
              <w:numPr>
                <w:ilvl w:val="0"/>
                <w:numId w:val="131"/>
              </w:numPr>
              <w:spacing w:after="0" w:line="240" w:lineRule="auto"/>
              <w:ind w:right="0" w:firstLine="0"/>
              <w:jc w:val="left"/>
              <w:textAlignment w:val="baseline"/>
              <w:rPr>
                <w:rFonts w:eastAsia="Times New Roman"/>
                <w:color w:val="auto"/>
                <w:sz w:val="22"/>
              </w:rPr>
            </w:pPr>
            <w:r w:rsidRPr="001324B8">
              <w:rPr>
                <w:rFonts w:eastAsia="Times New Roman"/>
                <w:color w:val="auto"/>
                <w:sz w:val="22"/>
              </w:rPr>
              <w:t>Innovative use of technology or unique approach/features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F21E92"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7.3 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78B9C9B"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03D0C8"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r w:rsidR="001324B8" w:rsidRPr="001324B8" w14:paraId="03C656B3" w14:textId="77777777" w:rsidTr="001324B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B0C4C70" w14:textId="77777777" w:rsidR="001324B8" w:rsidRPr="001324B8" w:rsidRDefault="001324B8" w:rsidP="001324B8">
            <w:pPr>
              <w:spacing w:after="0" w:line="240" w:lineRule="auto"/>
              <w:ind w:left="0" w:right="0" w:firstLine="0"/>
              <w:jc w:val="left"/>
              <w:rPr>
                <w:rFonts w:ascii="Times New Roman" w:eastAsia="Times New Roman" w:hAnsi="Times New Roman" w:cs="Times New Roman"/>
                <w:szCs w:val="24"/>
              </w:rPr>
            </w:pP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61DD396E" w14:textId="77777777" w:rsidR="001324B8" w:rsidRPr="001324B8" w:rsidRDefault="001324B8" w:rsidP="00433E36">
            <w:pPr>
              <w:numPr>
                <w:ilvl w:val="0"/>
                <w:numId w:val="132"/>
              </w:numPr>
              <w:spacing w:after="0" w:line="240" w:lineRule="auto"/>
              <w:ind w:right="0" w:firstLine="0"/>
              <w:jc w:val="left"/>
              <w:textAlignment w:val="baseline"/>
              <w:rPr>
                <w:rFonts w:eastAsia="Times New Roman"/>
                <w:color w:val="auto"/>
                <w:sz w:val="22"/>
              </w:rPr>
            </w:pPr>
            <w:r w:rsidRPr="001324B8">
              <w:rPr>
                <w:rFonts w:eastAsia="Times New Roman"/>
                <w:color w:val="auto"/>
                <w:sz w:val="22"/>
              </w:rPr>
              <w:t>Creative problem-solving demonstrated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F11B81"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7.3 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B92F4F"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589E87"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r w:rsidR="001324B8" w:rsidRPr="001324B8" w14:paraId="5B3EAA31" w14:textId="77777777" w:rsidTr="001324B8">
        <w:trPr>
          <w:trHeight w:val="300"/>
        </w:trPr>
        <w:tc>
          <w:tcPr>
            <w:tcW w:w="21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F8B73D"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 w:val="22"/>
              </w:rPr>
              <w:t>Findings / Outcomes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629A916D" w14:textId="77777777" w:rsidR="001324B8" w:rsidRPr="001324B8" w:rsidRDefault="001324B8" w:rsidP="00433E36">
            <w:pPr>
              <w:numPr>
                <w:ilvl w:val="0"/>
                <w:numId w:val="133"/>
              </w:numPr>
              <w:spacing w:after="0" w:line="240" w:lineRule="auto"/>
              <w:ind w:right="0" w:firstLine="0"/>
              <w:jc w:val="left"/>
              <w:textAlignment w:val="baseline"/>
              <w:rPr>
                <w:rFonts w:eastAsia="Times New Roman"/>
                <w:color w:val="auto"/>
                <w:sz w:val="22"/>
              </w:rPr>
            </w:pPr>
            <w:r w:rsidRPr="001324B8">
              <w:rPr>
                <w:rFonts w:eastAsia="Times New Roman"/>
                <w:sz w:val="22"/>
              </w:rPr>
              <w:t>Findings/Outcomes/Results are clearly connected to project objectives and specific aims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C9DC96"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6.2 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20461B"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2E2498"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r w:rsidR="001324B8" w:rsidRPr="001324B8" w14:paraId="1B370D01" w14:textId="77777777" w:rsidTr="001324B8">
        <w:trPr>
          <w:trHeight w:val="300"/>
        </w:trPr>
        <w:tc>
          <w:tcPr>
            <w:tcW w:w="21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E141057"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Impact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32C39AB8" w14:textId="77777777" w:rsidR="001324B8" w:rsidRPr="001324B8" w:rsidRDefault="001324B8" w:rsidP="00433E36">
            <w:pPr>
              <w:numPr>
                <w:ilvl w:val="0"/>
                <w:numId w:val="134"/>
              </w:numPr>
              <w:spacing w:after="0" w:line="240" w:lineRule="auto"/>
              <w:ind w:right="0" w:firstLine="0"/>
              <w:jc w:val="left"/>
              <w:textAlignment w:val="baseline"/>
              <w:rPr>
                <w:rFonts w:eastAsia="Times New Roman"/>
                <w:color w:val="auto"/>
                <w:sz w:val="22"/>
              </w:rPr>
            </w:pPr>
            <w:r w:rsidRPr="001324B8">
              <w:rPr>
                <w:rFonts w:eastAsia="Times New Roman"/>
                <w:color w:val="auto"/>
                <w:sz w:val="22"/>
              </w:rPr>
              <w:t>Impact of project in a global, economic, environmental, and societal context was clearly demonstrated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1358C4"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4.3 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411B77"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C769EA"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r w:rsidR="001324B8" w:rsidRPr="001324B8" w14:paraId="2CB1B7BB" w14:textId="77777777" w:rsidTr="001324B8">
        <w:trPr>
          <w:trHeight w:val="300"/>
        </w:trPr>
        <w:tc>
          <w:tcPr>
            <w:tcW w:w="21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9FA8E6C"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Individual Responsibilities </w:t>
            </w:r>
          </w:p>
          <w:p w14:paraId="0C367B69"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b/>
                <w:bCs/>
                <w:i/>
                <w:iCs/>
                <w:sz w:val="18"/>
                <w:szCs w:val="18"/>
              </w:rPr>
              <w:t>**If applicable</w:t>
            </w:r>
            <w:r w:rsidRPr="001324B8">
              <w:rPr>
                <w:rFonts w:eastAsia="Times New Roman"/>
                <w:sz w:val="18"/>
                <w:szCs w:val="18"/>
              </w:rPr>
              <w:t> </w:t>
            </w:r>
          </w:p>
          <w:p w14:paraId="21292B23"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b/>
                <w:bCs/>
                <w:i/>
                <w:iCs/>
                <w:sz w:val="18"/>
                <w:szCs w:val="18"/>
              </w:rPr>
              <w:t> (Team project)</w:t>
            </w:r>
            <w:r w:rsidRPr="001324B8">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36895D6" w14:textId="77777777" w:rsidR="001324B8" w:rsidRPr="001324B8" w:rsidRDefault="001324B8" w:rsidP="00433E36">
            <w:pPr>
              <w:numPr>
                <w:ilvl w:val="0"/>
                <w:numId w:val="135"/>
              </w:numPr>
              <w:spacing w:after="0" w:line="240" w:lineRule="auto"/>
              <w:ind w:right="0" w:firstLine="0"/>
              <w:jc w:val="left"/>
              <w:textAlignment w:val="baseline"/>
              <w:rPr>
                <w:rFonts w:eastAsia="Times New Roman"/>
                <w:color w:val="auto"/>
                <w:sz w:val="22"/>
              </w:rPr>
            </w:pPr>
            <w:r w:rsidRPr="001324B8">
              <w:rPr>
                <w:rFonts w:eastAsia="Times New Roman"/>
                <w:color w:val="auto"/>
                <w:sz w:val="22"/>
              </w:rPr>
              <w:t>Student participated and functioned effectively in the team. *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490E75"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5.2 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BC5E91"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 8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84C622"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r w:rsidR="001324B8" w:rsidRPr="001324B8" w14:paraId="1B29405D" w14:textId="77777777" w:rsidTr="001324B8">
        <w:trPr>
          <w:trHeight w:val="300"/>
        </w:trPr>
        <w:tc>
          <w:tcPr>
            <w:tcW w:w="211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38E24F4F"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Teamwork </w:t>
            </w:r>
          </w:p>
          <w:p w14:paraId="5D096363"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b/>
                <w:bCs/>
                <w:i/>
                <w:iCs/>
                <w:sz w:val="18"/>
                <w:szCs w:val="18"/>
              </w:rPr>
              <w:t>**If applicable </w:t>
            </w:r>
            <w:r w:rsidRPr="001324B8">
              <w:rPr>
                <w:rFonts w:eastAsia="Times New Roman"/>
                <w:sz w:val="18"/>
                <w:szCs w:val="18"/>
              </w:rPr>
              <w:t> </w:t>
            </w:r>
          </w:p>
          <w:p w14:paraId="4C36B710"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b/>
                <w:bCs/>
                <w:i/>
                <w:iCs/>
                <w:sz w:val="18"/>
                <w:szCs w:val="18"/>
              </w:rPr>
              <w:lastRenderedPageBreak/>
              <w:t>(Team project)</w:t>
            </w:r>
            <w:r w:rsidRPr="001324B8">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19C271" w14:textId="77777777" w:rsidR="001324B8" w:rsidRPr="001324B8" w:rsidRDefault="001324B8" w:rsidP="00433E36">
            <w:pPr>
              <w:numPr>
                <w:ilvl w:val="0"/>
                <w:numId w:val="136"/>
              </w:numPr>
              <w:spacing w:after="0" w:line="240" w:lineRule="auto"/>
              <w:ind w:right="0" w:firstLine="0"/>
              <w:jc w:val="left"/>
              <w:textAlignment w:val="baseline"/>
              <w:rPr>
                <w:rFonts w:eastAsia="Times New Roman"/>
                <w:color w:val="auto"/>
                <w:sz w:val="22"/>
              </w:rPr>
            </w:pPr>
            <w:r w:rsidRPr="001324B8">
              <w:rPr>
                <w:rFonts w:eastAsia="Times New Roman"/>
                <w:color w:val="auto"/>
                <w:sz w:val="22"/>
              </w:rPr>
              <w:lastRenderedPageBreak/>
              <w:t>The team allocated resources and task clearly.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9455CE3"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5.1 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09699F"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525EE07"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r w:rsidR="001324B8" w:rsidRPr="001324B8" w14:paraId="1112C7D5" w14:textId="77777777" w:rsidTr="001324B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896DDA5" w14:textId="77777777" w:rsidR="001324B8" w:rsidRPr="001324B8" w:rsidRDefault="001324B8" w:rsidP="001324B8">
            <w:pPr>
              <w:spacing w:after="0" w:line="240" w:lineRule="auto"/>
              <w:ind w:left="0" w:right="0" w:firstLine="0"/>
              <w:jc w:val="left"/>
              <w:rPr>
                <w:rFonts w:ascii="Times New Roman" w:eastAsia="Times New Roman" w:hAnsi="Times New Roman" w:cs="Times New Roman"/>
                <w:szCs w:val="24"/>
              </w:rPr>
            </w:pPr>
          </w:p>
        </w:tc>
        <w:tc>
          <w:tcPr>
            <w:tcW w:w="55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C1BCB5" w14:textId="77777777" w:rsidR="001324B8" w:rsidRPr="001324B8" w:rsidRDefault="001324B8" w:rsidP="00433E36">
            <w:pPr>
              <w:numPr>
                <w:ilvl w:val="0"/>
                <w:numId w:val="137"/>
              </w:numPr>
              <w:spacing w:after="0" w:line="240" w:lineRule="auto"/>
              <w:ind w:right="0" w:firstLine="0"/>
              <w:jc w:val="left"/>
              <w:textAlignment w:val="baseline"/>
              <w:rPr>
                <w:rFonts w:eastAsia="Times New Roman"/>
                <w:color w:val="auto"/>
                <w:sz w:val="22"/>
              </w:rPr>
            </w:pPr>
            <w:r w:rsidRPr="001324B8">
              <w:rPr>
                <w:rFonts w:eastAsia="Times New Roman"/>
                <w:color w:val="auto"/>
                <w:sz w:val="22"/>
              </w:rPr>
              <w:t>Transitions and rapport between team members were strong.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9716DAF"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5.1 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8984DA"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BA7477"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r w:rsidR="001324B8" w:rsidRPr="001324B8" w14:paraId="0459ADD7" w14:textId="77777777" w:rsidTr="001324B8">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888FE9D" w14:textId="77777777" w:rsidR="001324B8" w:rsidRPr="001324B8" w:rsidRDefault="001324B8" w:rsidP="001324B8">
            <w:pPr>
              <w:spacing w:after="0" w:line="240" w:lineRule="auto"/>
              <w:ind w:left="0" w:right="0" w:firstLine="0"/>
              <w:jc w:val="left"/>
              <w:rPr>
                <w:rFonts w:ascii="Times New Roman" w:eastAsia="Times New Roman" w:hAnsi="Times New Roman" w:cs="Times New Roman"/>
                <w:szCs w:val="24"/>
              </w:rPr>
            </w:pPr>
          </w:p>
        </w:tc>
        <w:tc>
          <w:tcPr>
            <w:tcW w:w="55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9C8468" w14:textId="77777777" w:rsidR="001324B8" w:rsidRPr="001324B8" w:rsidRDefault="001324B8" w:rsidP="00433E36">
            <w:pPr>
              <w:numPr>
                <w:ilvl w:val="0"/>
                <w:numId w:val="138"/>
              </w:numPr>
              <w:spacing w:after="0" w:line="240" w:lineRule="auto"/>
              <w:ind w:right="0" w:firstLine="0"/>
              <w:jc w:val="left"/>
              <w:textAlignment w:val="baseline"/>
              <w:rPr>
                <w:rFonts w:eastAsia="Times New Roman"/>
                <w:color w:val="auto"/>
                <w:sz w:val="22"/>
              </w:rPr>
            </w:pPr>
            <w:r w:rsidRPr="001324B8">
              <w:rPr>
                <w:rFonts w:eastAsia="Times New Roman"/>
                <w:color w:val="auto"/>
                <w:sz w:val="22"/>
              </w:rPr>
              <w:t>Team members participated equally and helped each other as needed.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1906C89"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5.1 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CA0AD0B"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1B60B5"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r w:rsidR="001324B8" w:rsidRPr="001324B8" w14:paraId="5E562B05" w14:textId="77777777" w:rsidTr="001324B8">
        <w:trPr>
          <w:trHeight w:val="300"/>
        </w:trPr>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F6EB96A"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Total  </w:t>
            </w:r>
          </w:p>
          <w:p w14:paraId="55CC0D12"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b/>
                <w:bCs/>
                <w:i/>
                <w:iCs/>
                <w:sz w:val="18"/>
                <w:szCs w:val="18"/>
              </w:rPr>
              <w:t>Individual Project</w:t>
            </w:r>
            <w:r w:rsidRPr="001324B8">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01E453B" w14:textId="77777777" w:rsidR="001324B8" w:rsidRPr="001324B8" w:rsidRDefault="001324B8" w:rsidP="001324B8">
            <w:pPr>
              <w:spacing w:after="0" w:line="240" w:lineRule="auto"/>
              <w:ind w:left="0" w:right="0" w:firstLine="0"/>
              <w:jc w:val="right"/>
              <w:textAlignment w:val="baseline"/>
              <w:rPr>
                <w:rFonts w:ascii="Times New Roman" w:eastAsia="Times New Roman" w:hAnsi="Times New Roman" w:cs="Times New Roman"/>
                <w:szCs w:val="24"/>
              </w:rPr>
            </w:pPr>
            <w:r w:rsidRPr="001324B8">
              <w:rPr>
                <w:rFonts w:eastAsia="Times New Roman"/>
                <w:szCs w:val="24"/>
              </w:rPr>
              <w:t>Total (out of 60)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452AC2A"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2A3CF41"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 60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52BE2B"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r w:rsidR="001324B8" w:rsidRPr="001324B8" w14:paraId="35E27CF6" w14:textId="77777777" w:rsidTr="001324B8">
        <w:trPr>
          <w:trHeight w:val="300"/>
        </w:trPr>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ABD4FE3"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Total </w:t>
            </w:r>
          </w:p>
          <w:p w14:paraId="3BAE7A14"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b/>
                <w:bCs/>
                <w:i/>
                <w:iCs/>
                <w:sz w:val="18"/>
                <w:szCs w:val="18"/>
              </w:rPr>
              <w:t>Team project</w:t>
            </w:r>
            <w:r w:rsidRPr="001324B8">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F8E171A" w14:textId="77777777" w:rsidR="001324B8" w:rsidRPr="001324B8" w:rsidRDefault="001324B8" w:rsidP="001324B8">
            <w:pPr>
              <w:spacing w:after="0" w:line="240" w:lineRule="auto"/>
              <w:ind w:left="0" w:right="0" w:firstLine="0"/>
              <w:jc w:val="right"/>
              <w:textAlignment w:val="baseline"/>
              <w:rPr>
                <w:rFonts w:ascii="Times New Roman" w:eastAsia="Times New Roman" w:hAnsi="Times New Roman" w:cs="Times New Roman"/>
                <w:szCs w:val="24"/>
              </w:rPr>
            </w:pPr>
            <w:r w:rsidRPr="001324B8">
              <w:rPr>
                <w:rFonts w:eastAsia="Times New Roman"/>
                <w:szCs w:val="24"/>
              </w:rPr>
              <w:t>Total (out of 80)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918FF02"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EFBE344"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 80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04A8524"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r w:rsidR="001324B8" w:rsidRPr="001324B8" w14:paraId="69771F1D" w14:textId="77777777" w:rsidTr="001324B8">
        <w:trPr>
          <w:trHeight w:val="300"/>
        </w:trPr>
        <w:tc>
          <w:tcPr>
            <w:tcW w:w="21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E0BCC3"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4B6650C" w14:textId="77777777" w:rsidR="001324B8" w:rsidRPr="001324B8" w:rsidRDefault="001324B8" w:rsidP="001324B8">
            <w:pPr>
              <w:spacing w:after="0" w:line="240" w:lineRule="auto"/>
              <w:ind w:left="0" w:right="0" w:firstLine="0"/>
              <w:jc w:val="right"/>
              <w:textAlignment w:val="baseline"/>
              <w:rPr>
                <w:rFonts w:ascii="Times New Roman" w:eastAsia="Times New Roman" w:hAnsi="Times New Roman" w:cs="Times New Roman"/>
                <w:szCs w:val="24"/>
              </w:rPr>
            </w:pPr>
            <w:r w:rsidRPr="001324B8">
              <w:rPr>
                <w:rFonts w:eastAsia="Times New Roman"/>
                <w:b/>
                <w:bCs/>
                <w:szCs w:val="24"/>
              </w:rPr>
              <w:t>Final Grade (out of 20)</w:t>
            </w:r>
            <w:r w:rsidRPr="001324B8">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44F5FE4"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41E8233" w14:textId="77777777" w:rsidR="001324B8" w:rsidRPr="001324B8" w:rsidRDefault="001324B8" w:rsidP="001324B8">
            <w:pPr>
              <w:spacing w:after="0" w:line="240" w:lineRule="auto"/>
              <w:ind w:left="0" w:right="0" w:firstLine="0"/>
              <w:jc w:val="center"/>
              <w:textAlignment w:val="baseline"/>
              <w:rPr>
                <w:rFonts w:ascii="Times New Roman" w:eastAsia="Times New Roman" w:hAnsi="Times New Roman" w:cs="Times New Roman"/>
                <w:szCs w:val="24"/>
              </w:rPr>
            </w:pPr>
            <w:r w:rsidRPr="001324B8">
              <w:rPr>
                <w:rFonts w:eastAsia="Times New Roman"/>
                <w:b/>
                <w:bCs/>
                <w:szCs w:val="24"/>
              </w:rPr>
              <w:t>   / 20</w:t>
            </w:r>
            <w:r w:rsidRPr="001324B8">
              <w:rPr>
                <w:rFonts w:eastAsia="Times New Roman"/>
                <w:szCs w:val="24"/>
              </w:rPr>
              <w:t>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75A63D" w14:textId="77777777" w:rsidR="001324B8" w:rsidRPr="001324B8" w:rsidRDefault="001324B8" w:rsidP="001324B8">
            <w:pPr>
              <w:spacing w:after="0" w:line="240" w:lineRule="auto"/>
              <w:ind w:left="0" w:right="0" w:firstLine="0"/>
              <w:jc w:val="left"/>
              <w:textAlignment w:val="baseline"/>
              <w:rPr>
                <w:rFonts w:ascii="Times New Roman" w:eastAsia="Times New Roman" w:hAnsi="Times New Roman" w:cs="Times New Roman"/>
                <w:szCs w:val="24"/>
              </w:rPr>
            </w:pPr>
            <w:r w:rsidRPr="001324B8">
              <w:rPr>
                <w:rFonts w:eastAsia="Times New Roman"/>
                <w:szCs w:val="24"/>
              </w:rPr>
              <w:t> </w:t>
            </w:r>
          </w:p>
        </w:tc>
      </w:tr>
    </w:tbl>
    <w:p w14:paraId="19F19B24" w14:textId="77777777" w:rsidR="001324B8" w:rsidRPr="001324B8" w:rsidRDefault="001324B8" w:rsidP="001324B8">
      <w:pPr>
        <w:spacing w:after="0" w:line="240" w:lineRule="auto"/>
        <w:ind w:left="360" w:right="0" w:firstLine="0"/>
        <w:textAlignment w:val="baseline"/>
        <w:rPr>
          <w:rFonts w:ascii="Segoe UI" w:eastAsia="Times New Roman" w:hAnsi="Segoe UI" w:cs="Segoe UI"/>
          <w:sz w:val="18"/>
          <w:szCs w:val="18"/>
        </w:rPr>
      </w:pPr>
      <w:r w:rsidRPr="001324B8">
        <w:rPr>
          <w:rFonts w:eastAsia="Times New Roman"/>
          <w:i/>
          <w:iCs/>
          <w:sz w:val="18"/>
          <w:szCs w:val="18"/>
        </w:rPr>
        <w:t>*Evaluated individually</w:t>
      </w:r>
      <w:r w:rsidRPr="001324B8">
        <w:rPr>
          <w:rFonts w:eastAsia="Times New Roman"/>
          <w:sz w:val="18"/>
          <w:szCs w:val="18"/>
        </w:rPr>
        <w:t> </w:t>
      </w:r>
    </w:p>
    <w:p w14:paraId="64D9745D" w14:textId="77777777" w:rsidR="001324B8" w:rsidRPr="001324B8" w:rsidRDefault="001324B8" w:rsidP="001324B8">
      <w:pPr>
        <w:spacing w:after="0" w:line="240" w:lineRule="auto"/>
        <w:ind w:left="360" w:right="0" w:firstLine="0"/>
        <w:textAlignment w:val="baseline"/>
        <w:rPr>
          <w:rFonts w:ascii="Segoe UI" w:eastAsia="Times New Roman" w:hAnsi="Segoe UI" w:cs="Segoe UI"/>
          <w:sz w:val="18"/>
          <w:szCs w:val="18"/>
        </w:rPr>
      </w:pPr>
      <w:r w:rsidRPr="001324B8">
        <w:rPr>
          <w:rFonts w:eastAsia="Times New Roman"/>
          <w:i/>
          <w:iCs/>
          <w:sz w:val="18"/>
          <w:szCs w:val="18"/>
        </w:rPr>
        <w:t>**For team project only</w:t>
      </w:r>
      <w:r w:rsidRPr="001324B8">
        <w:rPr>
          <w:rFonts w:eastAsia="Times New Roman"/>
          <w:sz w:val="18"/>
          <w:szCs w:val="18"/>
        </w:rPr>
        <w:t> </w:t>
      </w:r>
    </w:p>
    <w:p w14:paraId="05520E26" w14:textId="77777777" w:rsidR="001324B8" w:rsidRPr="001324B8" w:rsidRDefault="001324B8" w:rsidP="001324B8">
      <w:pPr>
        <w:spacing w:after="0" w:line="240" w:lineRule="auto"/>
        <w:ind w:left="0" w:right="0" w:firstLine="0"/>
        <w:textAlignment w:val="baseline"/>
        <w:rPr>
          <w:rFonts w:ascii="Segoe UI" w:eastAsia="Times New Roman" w:hAnsi="Segoe UI" w:cs="Segoe UI"/>
          <w:sz w:val="18"/>
          <w:szCs w:val="18"/>
        </w:rPr>
      </w:pPr>
      <w:r w:rsidRPr="001324B8">
        <w:rPr>
          <w:rFonts w:eastAsia="Times New Roman"/>
          <w:sz w:val="18"/>
          <w:szCs w:val="18"/>
        </w:rPr>
        <w:t> </w:t>
      </w:r>
    </w:p>
    <w:p w14:paraId="37F56CAC" w14:textId="77777777" w:rsidR="001324B8" w:rsidRPr="001324B8" w:rsidRDefault="001324B8" w:rsidP="001324B8">
      <w:pPr>
        <w:spacing w:after="0" w:line="240" w:lineRule="auto"/>
        <w:ind w:left="360" w:right="0" w:firstLine="0"/>
        <w:textAlignment w:val="baseline"/>
        <w:rPr>
          <w:rFonts w:ascii="Segoe UI" w:eastAsia="Times New Roman" w:hAnsi="Segoe UI" w:cs="Segoe UI"/>
          <w:sz w:val="18"/>
          <w:szCs w:val="18"/>
        </w:rPr>
      </w:pPr>
      <w:r w:rsidRPr="001324B8">
        <w:rPr>
          <w:rFonts w:eastAsia="Times New Roman"/>
          <w:sz w:val="18"/>
          <w:szCs w:val="18"/>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49"/>
        <w:gridCol w:w="2907"/>
        <w:gridCol w:w="1186"/>
        <w:gridCol w:w="2193"/>
        <w:gridCol w:w="1071"/>
        <w:gridCol w:w="1393"/>
      </w:tblGrid>
      <w:tr w:rsidR="001324B8" w:rsidRPr="001324B8" w14:paraId="3CE7B98D" w14:textId="77777777" w:rsidTr="001324B8">
        <w:trPr>
          <w:trHeight w:val="300"/>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D56C40C" w14:textId="77777777" w:rsidR="001324B8" w:rsidRPr="001324B8" w:rsidRDefault="001324B8" w:rsidP="001324B8">
            <w:pPr>
              <w:spacing w:after="0" w:line="240" w:lineRule="auto"/>
              <w:ind w:left="0" w:right="0" w:firstLine="0"/>
              <w:textAlignment w:val="baseline"/>
              <w:rPr>
                <w:rFonts w:ascii="Times New Roman" w:eastAsia="Times New Roman" w:hAnsi="Times New Roman" w:cs="Times New Roman"/>
                <w:szCs w:val="24"/>
              </w:rPr>
            </w:pPr>
            <w:r w:rsidRPr="001324B8">
              <w:rPr>
                <w:rFonts w:eastAsia="Times New Roman"/>
                <w:b/>
                <w:bCs/>
                <w:szCs w:val="24"/>
              </w:rPr>
              <w:t>Examiner Name</w:t>
            </w:r>
            <w:r w:rsidRPr="001324B8">
              <w:rPr>
                <w:rFonts w:eastAsia="Times New Roman"/>
                <w:szCs w:val="24"/>
              </w:rPr>
              <w:t> </w:t>
            </w:r>
          </w:p>
          <w:p w14:paraId="64ABD7B9" w14:textId="77777777" w:rsidR="001324B8" w:rsidRPr="001324B8" w:rsidRDefault="001324B8" w:rsidP="001324B8">
            <w:pPr>
              <w:spacing w:after="0" w:line="240" w:lineRule="auto"/>
              <w:ind w:left="0" w:right="0" w:firstLine="0"/>
              <w:textAlignment w:val="baseline"/>
              <w:rPr>
                <w:rFonts w:ascii="Times New Roman" w:eastAsia="Times New Roman" w:hAnsi="Times New Roman" w:cs="Times New Roman"/>
                <w:szCs w:val="24"/>
              </w:rPr>
            </w:pPr>
            <w:r w:rsidRPr="001324B8">
              <w:rPr>
                <w:rFonts w:ascii="Wingdings" w:eastAsia="Times New Roman" w:hAnsi="Wingdings" w:cs="Times New Roman"/>
                <w:szCs w:val="24"/>
              </w:rPr>
              <w:t>¨</w:t>
            </w:r>
            <w:r w:rsidRPr="001324B8">
              <w:rPr>
                <w:rFonts w:eastAsia="Times New Roman"/>
                <w:szCs w:val="24"/>
              </w:rPr>
              <w:t xml:space="preserve"> Supervisor </w:t>
            </w:r>
          </w:p>
          <w:p w14:paraId="2F7FCC78" w14:textId="77777777" w:rsidR="001324B8" w:rsidRPr="001324B8" w:rsidRDefault="001324B8" w:rsidP="001324B8">
            <w:pPr>
              <w:spacing w:after="0" w:line="240" w:lineRule="auto"/>
              <w:ind w:left="0" w:right="0" w:firstLine="0"/>
              <w:textAlignment w:val="baseline"/>
              <w:rPr>
                <w:rFonts w:ascii="Times New Roman" w:eastAsia="Times New Roman" w:hAnsi="Times New Roman" w:cs="Times New Roman"/>
                <w:szCs w:val="24"/>
              </w:rPr>
            </w:pPr>
            <w:r w:rsidRPr="001324B8">
              <w:rPr>
                <w:rFonts w:ascii="Wingdings" w:eastAsia="Times New Roman" w:hAnsi="Wingdings" w:cs="Times New Roman"/>
                <w:szCs w:val="24"/>
              </w:rPr>
              <w:t>¨</w:t>
            </w:r>
            <w:r w:rsidRPr="001324B8">
              <w:rPr>
                <w:rFonts w:eastAsia="Times New Roman"/>
                <w:szCs w:val="24"/>
              </w:rPr>
              <w:t xml:space="preserve"> Internal Examiner </w:t>
            </w:r>
          </w:p>
          <w:p w14:paraId="54D3DF86" w14:textId="77777777" w:rsidR="001324B8" w:rsidRPr="001324B8" w:rsidRDefault="001324B8" w:rsidP="001324B8">
            <w:pPr>
              <w:spacing w:after="0" w:line="240" w:lineRule="auto"/>
              <w:ind w:left="0" w:right="0" w:firstLine="0"/>
              <w:textAlignment w:val="baseline"/>
              <w:rPr>
                <w:rFonts w:ascii="Times New Roman" w:eastAsia="Times New Roman" w:hAnsi="Times New Roman" w:cs="Times New Roman"/>
                <w:szCs w:val="24"/>
              </w:rPr>
            </w:pPr>
            <w:r w:rsidRPr="001324B8">
              <w:rPr>
                <w:rFonts w:ascii="Wingdings" w:eastAsia="Times New Roman" w:hAnsi="Wingdings" w:cs="Times New Roman"/>
                <w:szCs w:val="24"/>
              </w:rPr>
              <w:t>¨</w:t>
            </w:r>
            <w:r w:rsidRPr="001324B8">
              <w:rPr>
                <w:rFonts w:eastAsia="Times New Roman"/>
                <w:szCs w:val="24"/>
              </w:rPr>
              <w:t xml:space="preserve"> External Examiner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32FFE7" w14:textId="77777777" w:rsidR="001324B8" w:rsidRPr="001324B8" w:rsidRDefault="001324B8" w:rsidP="001324B8">
            <w:pPr>
              <w:spacing w:after="0" w:line="240" w:lineRule="auto"/>
              <w:ind w:left="0" w:right="0" w:firstLine="0"/>
              <w:textAlignment w:val="baseline"/>
              <w:rPr>
                <w:rFonts w:ascii="Times New Roman" w:eastAsia="Times New Roman" w:hAnsi="Times New Roman" w:cs="Times New Roman"/>
                <w:szCs w:val="24"/>
              </w:rPr>
            </w:pPr>
            <w:r w:rsidRPr="001324B8">
              <w:rPr>
                <w:rFonts w:eastAsia="Times New Roman"/>
                <w:szCs w:val="24"/>
              </w:rPr>
              <w:t> </w:t>
            </w:r>
          </w:p>
          <w:p w14:paraId="42903428" w14:textId="77777777" w:rsidR="001324B8" w:rsidRPr="001324B8" w:rsidRDefault="001324B8" w:rsidP="001324B8">
            <w:pPr>
              <w:spacing w:after="0" w:line="240" w:lineRule="auto"/>
              <w:ind w:left="0" w:right="0" w:firstLine="0"/>
              <w:textAlignment w:val="baseline"/>
              <w:rPr>
                <w:rFonts w:ascii="Times New Roman" w:eastAsia="Times New Roman" w:hAnsi="Times New Roman" w:cs="Times New Roman"/>
                <w:szCs w:val="24"/>
              </w:rPr>
            </w:pPr>
            <w:r w:rsidRPr="001324B8">
              <w:rPr>
                <w:rFonts w:eastAsia="Times New Roman"/>
                <w:szCs w:val="24"/>
              </w:rPr>
              <w:t> </w:t>
            </w:r>
          </w:p>
          <w:p w14:paraId="312DCA4F" w14:textId="77777777" w:rsidR="001324B8" w:rsidRPr="001324B8" w:rsidRDefault="001324B8" w:rsidP="001324B8">
            <w:pPr>
              <w:spacing w:after="0" w:line="240" w:lineRule="auto"/>
              <w:ind w:left="0" w:right="0" w:firstLine="0"/>
              <w:textAlignment w:val="baseline"/>
              <w:rPr>
                <w:rFonts w:ascii="Times New Roman" w:eastAsia="Times New Roman" w:hAnsi="Times New Roman" w:cs="Times New Roman"/>
                <w:szCs w:val="24"/>
              </w:rPr>
            </w:pPr>
            <w:r w:rsidRPr="001324B8">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4B70221" w14:textId="77777777" w:rsidR="001324B8" w:rsidRPr="001324B8" w:rsidRDefault="001324B8" w:rsidP="001324B8">
            <w:pPr>
              <w:spacing w:after="0" w:line="240" w:lineRule="auto"/>
              <w:ind w:left="0" w:right="0" w:firstLine="0"/>
              <w:textAlignment w:val="baseline"/>
              <w:rPr>
                <w:rFonts w:ascii="Times New Roman" w:eastAsia="Times New Roman" w:hAnsi="Times New Roman" w:cs="Times New Roman"/>
                <w:szCs w:val="24"/>
              </w:rPr>
            </w:pPr>
            <w:r w:rsidRPr="001324B8">
              <w:rPr>
                <w:rFonts w:eastAsia="Times New Roman"/>
                <w:b/>
                <w:bCs/>
                <w:szCs w:val="24"/>
              </w:rPr>
              <w:t>Signature</w:t>
            </w:r>
            <w:r w:rsidRPr="001324B8">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BD98621" w14:textId="77777777" w:rsidR="001324B8" w:rsidRPr="001324B8" w:rsidRDefault="001324B8" w:rsidP="001324B8">
            <w:pPr>
              <w:spacing w:after="0" w:line="240" w:lineRule="auto"/>
              <w:ind w:left="0" w:right="0" w:firstLine="0"/>
              <w:textAlignment w:val="baseline"/>
              <w:rPr>
                <w:rFonts w:ascii="Times New Roman" w:eastAsia="Times New Roman" w:hAnsi="Times New Roman" w:cs="Times New Roman"/>
                <w:szCs w:val="24"/>
              </w:rPr>
            </w:pPr>
            <w:r w:rsidRPr="001324B8">
              <w:rPr>
                <w:rFonts w:ascii="Cambria" w:eastAsia="Times New Roman" w:hAnsi="Cambria" w:cs="Cambria"/>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2FB672C" w14:textId="77777777" w:rsidR="001324B8" w:rsidRPr="001324B8" w:rsidRDefault="001324B8" w:rsidP="001324B8">
            <w:pPr>
              <w:spacing w:after="0" w:line="240" w:lineRule="auto"/>
              <w:ind w:left="0" w:right="0" w:firstLine="0"/>
              <w:textAlignment w:val="baseline"/>
              <w:rPr>
                <w:rFonts w:ascii="Times New Roman" w:eastAsia="Times New Roman" w:hAnsi="Times New Roman" w:cs="Times New Roman"/>
                <w:szCs w:val="24"/>
              </w:rPr>
            </w:pPr>
            <w:r w:rsidRPr="001324B8">
              <w:rPr>
                <w:rFonts w:eastAsia="Times New Roman"/>
                <w:b/>
                <w:bCs/>
                <w:szCs w:val="24"/>
              </w:rPr>
              <w:t>Date  </w:t>
            </w:r>
            <w:r w:rsidRPr="001324B8">
              <w:rPr>
                <w:rFonts w:eastAsia="Times New Roman"/>
                <w:szCs w:val="24"/>
              </w:rPr>
              <w:t> </w:t>
            </w:r>
          </w:p>
        </w:tc>
        <w:tc>
          <w:tcPr>
            <w:tcW w:w="19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1B1CBE4" w14:textId="77777777" w:rsidR="001324B8" w:rsidRPr="001324B8" w:rsidRDefault="001324B8" w:rsidP="001324B8">
            <w:pPr>
              <w:spacing w:after="0" w:line="240" w:lineRule="auto"/>
              <w:ind w:left="0" w:right="0" w:firstLine="0"/>
              <w:textAlignment w:val="baseline"/>
              <w:rPr>
                <w:rFonts w:ascii="Times New Roman" w:eastAsia="Times New Roman" w:hAnsi="Times New Roman" w:cs="Times New Roman"/>
                <w:szCs w:val="24"/>
              </w:rPr>
            </w:pPr>
            <w:r w:rsidRPr="001324B8">
              <w:rPr>
                <w:rFonts w:eastAsia="Times New Roman"/>
                <w:b/>
                <w:bCs/>
                <w:szCs w:val="24"/>
              </w:rPr>
              <w:t> </w:t>
            </w:r>
            <w:r w:rsidRPr="001324B8">
              <w:rPr>
                <w:rFonts w:eastAsia="Times New Roman"/>
                <w:szCs w:val="24"/>
              </w:rPr>
              <w:t> </w:t>
            </w:r>
          </w:p>
        </w:tc>
      </w:tr>
    </w:tbl>
    <w:p w14:paraId="20C63A41" w14:textId="77777777" w:rsidR="001324B8" w:rsidRDefault="001324B8" w:rsidP="001324B8">
      <w:pPr>
        <w:spacing w:after="0" w:line="240" w:lineRule="auto"/>
        <w:ind w:left="0" w:right="0" w:firstLine="0"/>
        <w:textAlignment w:val="baseline"/>
        <w:rPr>
          <w:rFonts w:eastAsia="Times New Roman"/>
          <w:szCs w:val="24"/>
        </w:rPr>
      </w:pPr>
      <w:r w:rsidRPr="001324B8">
        <w:rPr>
          <w:rFonts w:eastAsia="Times New Roman"/>
          <w:szCs w:val="24"/>
        </w:rPr>
        <w:t> </w:t>
      </w:r>
    </w:p>
    <w:p w14:paraId="2EED45D1" w14:textId="77777777" w:rsidR="001324B8" w:rsidRDefault="001324B8" w:rsidP="001324B8">
      <w:pPr>
        <w:spacing w:after="0" w:line="240" w:lineRule="auto"/>
        <w:ind w:left="0" w:right="0" w:firstLine="0"/>
        <w:textAlignment w:val="baseline"/>
        <w:rPr>
          <w:rFonts w:eastAsia="Times New Roman"/>
          <w:szCs w:val="24"/>
        </w:rPr>
      </w:pPr>
    </w:p>
    <w:p w14:paraId="04DD1F05" w14:textId="77777777" w:rsidR="001324B8" w:rsidRDefault="001324B8" w:rsidP="001324B8">
      <w:pPr>
        <w:spacing w:after="0" w:line="240" w:lineRule="auto"/>
        <w:ind w:left="0" w:right="0" w:firstLine="0"/>
        <w:textAlignment w:val="baseline"/>
        <w:rPr>
          <w:rFonts w:eastAsia="Times New Roman"/>
          <w:szCs w:val="24"/>
        </w:rPr>
      </w:pPr>
    </w:p>
    <w:p w14:paraId="228CD5E6" w14:textId="77777777" w:rsidR="001324B8" w:rsidRDefault="001324B8" w:rsidP="001324B8">
      <w:pPr>
        <w:spacing w:after="0" w:line="240" w:lineRule="auto"/>
        <w:ind w:left="0" w:right="0" w:firstLine="0"/>
        <w:textAlignment w:val="baseline"/>
        <w:rPr>
          <w:rFonts w:eastAsia="Times New Roman"/>
          <w:szCs w:val="24"/>
        </w:rPr>
      </w:pPr>
    </w:p>
    <w:p w14:paraId="05632729" w14:textId="77777777" w:rsidR="001324B8" w:rsidRDefault="001324B8" w:rsidP="001324B8">
      <w:pPr>
        <w:spacing w:after="0" w:line="240" w:lineRule="auto"/>
        <w:ind w:left="0" w:right="0" w:firstLine="0"/>
        <w:textAlignment w:val="baseline"/>
        <w:rPr>
          <w:rFonts w:eastAsia="Times New Roman"/>
          <w:szCs w:val="24"/>
        </w:rPr>
      </w:pPr>
    </w:p>
    <w:p w14:paraId="465751C9" w14:textId="77777777" w:rsidR="001324B8" w:rsidRDefault="001324B8" w:rsidP="001324B8">
      <w:pPr>
        <w:spacing w:after="0" w:line="240" w:lineRule="auto"/>
        <w:ind w:left="0" w:right="0" w:firstLine="0"/>
        <w:textAlignment w:val="baseline"/>
        <w:rPr>
          <w:rFonts w:eastAsia="Times New Roman"/>
          <w:szCs w:val="24"/>
        </w:rPr>
      </w:pPr>
    </w:p>
    <w:p w14:paraId="7A3D82DE" w14:textId="77777777" w:rsidR="001324B8" w:rsidRDefault="001324B8" w:rsidP="001324B8">
      <w:pPr>
        <w:spacing w:after="0" w:line="240" w:lineRule="auto"/>
        <w:ind w:left="0" w:right="0" w:firstLine="0"/>
        <w:textAlignment w:val="baseline"/>
        <w:rPr>
          <w:rFonts w:eastAsia="Times New Roman"/>
          <w:szCs w:val="24"/>
        </w:rPr>
      </w:pPr>
    </w:p>
    <w:p w14:paraId="39900BFF" w14:textId="77777777" w:rsidR="001324B8" w:rsidRDefault="001324B8" w:rsidP="001324B8">
      <w:pPr>
        <w:spacing w:after="0" w:line="240" w:lineRule="auto"/>
        <w:ind w:left="0" w:right="0" w:firstLine="0"/>
        <w:textAlignment w:val="baseline"/>
        <w:rPr>
          <w:rFonts w:eastAsia="Times New Roman"/>
          <w:szCs w:val="24"/>
        </w:rPr>
      </w:pPr>
    </w:p>
    <w:p w14:paraId="4E7A818E" w14:textId="77777777" w:rsidR="001324B8" w:rsidRDefault="001324B8" w:rsidP="001324B8">
      <w:pPr>
        <w:spacing w:after="0" w:line="240" w:lineRule="auto"/>
        <w:ind w:left="0" w:right="0" w:firstLine="0"/>
        <w:textAlignment w:val="baseline"/>
        <w:rPr>
          <w:rFonts w:eastAsia="Times New Roman"/>
          <w:szCs w:val="24"/>
        </w:rPr>
      </w:pPr>
    </w:p>
    <w:p w14:paraId="563A08BE" w14:textId="77777777" w:rsidR="001324B8" w:rsidRDefault="001324B8" w:rsidP="001324B8">
      <w:pPr>
        <w:spacing w:after="0" w:line="240" w:lineRule="auto"/>
        <w:ind w:left="0" w:right="0" w:firstLine="0"/>
        <w:textAlignment w:val="baseline"/>
        <w:rPr>
          <w:rFonts w:eastAsia="Times New Roman"/>
          <w:szCs w:val="24"/>
        </w:rPr>
      </w:pPr>
    </w:p>
    <w:p w14:paraId="202552D4" w14:textId="77777777" w:rsidR="001324B8" w:rsidRDefault="001324B8" w:rsidP="001324B8">
      <w:pPr>
        <w:spacing w:after="0" w:line="240" w:lineRule="auto"/>
        <w:ind w:left="0" w:right="0" w:firstLine="0"/>
        <w:textAlignment w:val="baseline"/>
        <w:rPr>
          <w:rFonts w:eastAsia="Times New Roman"/>
          <w:szCs w:val="24"/>
        </w:rPr>
      </w:pPr>
    </w:p>
    <w:p w14:paraId="0F58B1A5" w14:textId="77777777" w:rsidR="001324B8" w:rsidRDefault="001324B8" w:rsidP="001324B8">
      <w:pPr>
        <w:spacing w:after="0" w:line="240" w:lineRule="auto"/>
        <w:ind w:left="0" w:right="0" w:firstLine="0"/>
        <w:textAlignment w:val="baseline"/>
        <w:rPr>
          <w:rFonts w:eastAsia="Times New Roman"/>
          <w:szCs w:val="24"/>
        </w:rPr>
      </w:pPr>
    </w:p>
    <w:p w14:paraId="1B9553A9" w14:textId="77777777" w:rsidR="001324B8" w:rsidRDefault="001324B8" w:rsidP="001324B8">
      <w:pPr>
        <w:spacing w:after="0" w:line="240" w:lineRule="auto"/>
        <w:ind w:left="0" w:right="0" w:firstLine="0"/>
        <w:textAlignment w:val="baseline"/>
        <w:rPr>
          <w:rFonts w:eastAsia="Times New Roman"/>
          <w:szCs w:val="24"/>
        </w:rPr>
      </w:pPr>
    </w:p>
    <w:p w14:paraId="6FCF3C89" w14:textId="77777777" w:rsidR="001324B8" w:rsidRDefault="001324B8" w:rsidP="001324B8">
      <w:pPr>
        <w:spacing w:after="0" w:line="240" w:lineRule="auto"/>
        <w:ind w:left="0" w:right="0" w:firstLine="0"/>
        <w:textAlignment w:val="baseline"/>
        <w:rPr>
          <w:rFonts w:eastAsia="Times New Roman"/>
          <w:szCs w:val="24"/>
        </w:rPr>
      </w:pPr>
    </w:p>
    <w:p w14:paraId="7B97BE35" w14:textId="77777777" w:rsidR="001324B8" w:rsidRDefault="001324B8" w:rsidP="001324B8">
      <w:pPr>
        <w:spacing w:after="0" w:line="240" w:lineRule="auto"/>
        <w:ind w:left="0" w:right="0" w:firstLine="0"/>
        <w:textAlignment w:val="baseline"/>
        <w:rPr>
          <w:rFonts w:eastAsia="Times New Roman"/>
          <w:szCs w:val="24"/>
        </w:rPr>
      </w:pPr>
    </w:p>
    <w:p w14:paraId="5E0A365B" w14:textId="77777777" w:rsidR="001324B8" w:rsidRDefault="001324B8" w:rsidP="001324B8">
      <w:pPr>
        <w:spacing w:after="0" w:line="240" w:lineRule="auto"/>
        <w:ind w:left="0" w:right="0" w:firstLine="0"/>
        <w:textAlignment w:val="baseline"/>
        <w:rPr>
          <w:rFonts w:eastAsia="Times New Roman"/>
          <w:szCs w:val="24"/>
        </w:rPr>
      </w:pPr>
    </w:p>
    <w:p w14:paraId="0FF2AEDF" w14:textId="77777777" w:rsidR="001324B8" w:rsidRDefault="001324B8" w:rsidP="001324B8">
      <w:pPr>
        <w:spacing w:after="0" w:line="240" w:lineRule="auto"/>
        <w:ind w:left="0" w:right="0" w:firstLine="0"/>
        <w:textAlignment w:val="baseline"/>
        <w:rPr>
          <w:rFonts w:eastAsia="Times New Roman"/>
          <w:szCs w:val="24"/>
        </w:rPr>
      </w:pPr>
    </w:p>
    <w:p w14:paraId="5626E7A4" w14:textId="77777777" w:rsidR="001324B8" w:rsidRDefault="001324B8" w:rsidP="001324B8">
      <w:pPr>
        <w:spacing w:after="0" w:line="240" w:lineRule="auto"/>
        <w:ind w:left="0" w:right="0" w:firstLine="0"/>
        <w:textAlignment w:val="baseline"/>
        <w:rPr>
          <w:rFonts w:eastAsia="Times New Roman"/>
          <w:szCs w:val="24"/>
        </w:rPr>
      </w:pPr>
    </w:p>
    <w:p w14:paraId="3CD448B7" w14:textId="77777777" w:rsidR="001324B8" w:rsidRDefault="001324B8" w:rsidP="001324B8">
      <w:pPr>
        <w:spacing w:after="0" w:line="240" w:lineRule="auto"/>
        <w:ind w:left="0" w:right="0" w:firstLine="0"/>
        <w:textAlignment w:val="baseline"/>
        <w:rPr>
          <w:rFonts w:eastAsia="Times New Roman"/>
          <w:szCs w:val="24"/>
        </w:rPr>
      </w:pPr>
    </w:p>
    <w:p w14:paraId="25F05D1A" w14:textId="77777777" w:rsidR="001324B8" w:rsidRDefault="001324B8" w:rsidP="001324B8">
      <w:pPr>
        <w:spacing w:after="0" w:line="240" w:lineRule="auto"/>
        <w:ind w:left="0" w:right="0" w:firstLine="0"/>
        <w:textAlignment w:val="baseline"/>
        <w:rPr>
          <w:rFonts w:eastAsia="Times New Roman"/>
          <w:szCs w:val="24"/>
        </w:rPr>
      </w:pPr>
    </w:p>
    <w:p w14:paraId="0BEF40F5" w14:textId="77777777" w:rsidR="001324B8" w:rsidRDefault="001324B8" w:rsidP="001324B8">
      <w:pPr>
        <w:spacing w:after="0" w:line="240" w:lineRule="auto"/>
        <w:ind w:left="0" w:right="0" w:firstLine="0"/>
        <w:textAlignment w:val="baseline"/>
        <w:rPr>
          <w:rFonts w:eastAsia="Times New Roman"/>
          <w:szCs w:val="24"/>
        </w:rPr>
      </w:pPr>
    </w:p>
    <w:p w14:paraId="124CC958" w14:textId="77777777" w:rsidR="001324B8" w:rsidRDefault="001324B8" w:rsidP="001324B8">
      <w:pPr>
        <w:spacing w:after="0" w:line="240" w:lineRule="auto"/>
        <w:ind w:left="0" w:right="0" w:firstLine="0"/>
        <w:textAlignment w:val="baseline"/>
        <w:rPr>
          <w:rFonts w:eastAsia="Times New Roman"/>
          <w:szCs w:val="24"/>
        </w:rPr>
      </w:pPr>
    </w:p>
    <w:p w14:paraId="4FAFBD0D" w14:textId="77777777" w:rsidR="001324B8" w:rsidRDefault="001324B8" w:rsidP="001324B8">
      <w:pPr>
        <w:spacing w:after="0" w:line="240" w:lineRule="auto"/>
        <w:ind w:left="0" w:right="0" w:firstLine="0"/>
        <w:textAlignment w:val="baseline"/>
        <w:rPr>
          <w:rFonts w:eastAsia="Times New Roman"/>
          <w:szCs w:val="24"/>
        </w:rPr>
      </w:pPr>
    </w:p>
    <w:p w14:paraId="77B2FFED" w14:textId="77777777" w:rsidR="001324B8" w:rsidRDefault="001324B8" w:rsidP="001324B8">
      <w:pPr>
        <w:spacing w:after="0" w:line="240" w:lineRule="auto"/>
        <w:ind w:left="0" w:right="0" w:firstLine="0"/>
        <w:textAlignment w:val="baseline"/>
        <w:rPr>
          <w:rFonts w:eastAsia="Times New Roman"/>
          <w:szCs w:val="24"/>
        </w:rPr>
      </w:pPr>
    </w:p>
    <w:p w14:paraId="0F82A4BA" w14:textId="77777777" w:rsidR="001324B8" w:rsidRDefault="001324B8" w:rsidP="001324B8">
      <w:pPr>
        <w:spacing w:after="0" w:line="240" w:lineRule="auto"/>
        <w:ind w:left="0" w:right="0" w:firstLine="0"/>
        <w:textAlignment w:val="baseline"/>
        <w:rPr>
          <w:rFonts w:eastAsia="Times New Roman"/>
          <w:szCs w:val="24"/>
        </w:rPr>
      </w:pPr>
    </w:p>
    <w:p w14:paraId="7BCBE2F3" w14:textId="77777777" w:rsidR="001324B8" w:rsidRDefault="001324B8" w:rsidP="001324B8">
      <w:pPr>
        <w:spacing w:after="0" w:line="240" w:lineRule="auto"/>
        <w:ind w:left="0" w:right="0" w:firstLine="0"/>
        <w:textAlignment w:val="baseline"/>
        <w:rPr>
          <w:rFonts w:eastAsia="Times New Roman"/>
          <w:szCs w:val="24"/>
        </w:rPr>
      </w:pPr>
    </w:p>
    <w:p w14:paraId="2864185E" w14:textId="77777777" w:rsidR="001324B8" w:rsidRDefault="001324B8" w:rsidP="001324B8">
      <w:pPr>
        <w:spacing w:after="0" w:line="240" w:lineRule="auto"/>
        <w:ind w:left="0" w:right="0" w:firstLine="0"/>
        <w:textAlignment w:val="baseline"/>
        <w:rPr>
          <w:rFonts w:eastAsia="Times New Roman"/>
          <w:szCs w:val="24"/>
        </w:rPr>
      </w:pPr>
    </w:p>
    <w:p w14:paraId="73D933B7" w14:textId="77777777" w:rsidR="001324B8" w:rsidRPr="001324B8" w:rsidRDefault="001324B8" w:rsidP="001324B8">
      <w:pPr>
        <w:spacing w:after="0" w:line="240" w:lineRule="auto"/>
        <w:ind w:left="0" w:right="0" w:firstLine="0"/>
        <w:textAlignment w:val="baseline"/>
        <w:rPr>
          <w:rFonts w:ascii="Segoe UI" w:eastAsia="Times New Roman" w:hAnsi="Segoe UI" w:cs="Segoe UI"/>
          <w:sz w:val="18"/>
          <w:szCs w:val="18"/>
        </w:rPr>
      </w:pPr>
    </w:p>
    <w:p w14:paraId="0D9FE63D" w14:textId="77777777" w:rsidR="00224891" w:rsidRPr="00224891" w:rsidRDefault="00224891" w:rsidP="00224891">
      <w:pPr>
        <w:spacing w:after="0" w:line="240" w:lineRule="auto"/>
        <w:ind w:left="14" w:right="0" w:hanging="14"/>
        <w:jc w:val="center"/>
        <w:rPr>
          <w:rFonts w:asciiTheme="minorHAnsi" w:hAnsiTheme="minorHAnsi" w:cstheme="minorHAnsi"/>
        </w:rPr>
      </w:pPr>
      <w:r w:rsidRPr="00224891">
        <w:rPr>
          <w:rFonts w:asciiTheme="minorHAnsi" w:hAnsiTheme="minorHAnsi" w:cstheme="minorHAnsi"/>
          <w:noProof/>
        </w:rPr>
        <w:lastRenderedPageBreak/>
        <w:drawing>
          <wp:inline distT="0" distB="0" distL="0" distR="0" wp14:anchorId="3AC32D7F" wp14:editId="5E11024C">
            <wp:extent cx="2185035" cy="594072"/>
            <wp:effectExtent l="0" t="0" r="5715" b="0"/>
            <wp:docPr id="4" name="Picture 4"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738" name="Picture 1738" descr="A picture containing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5035" cy="594072"/>
                    </a:xfrm>
                    <a:prstGeom prst="rect">
                      <a:avLst/>
                    </a:prstGeom>
                  </pic:spPr>
                </pic:pic>
              </a:graphicData>
            </a:graphic>
          </wp:inline>
        </w:drawing>
      </w:r>
    </w:p>
    <w:p w14:paraId="7EF6557E" w14:textId="77777777" w:rsidR="0022192B" w:rsidRPr="0022192B" w:rsidRDefault="0022192B" w:rsidP="0022192B">
      <w:pPr>
        <w:spacing w:after="0" w:line="240" w:lineRule="auto"/>
        <w:ind w:left="0" w:right="0" w:firstLine="0"/>
        <w:jc w:val="center"/>
        <w:textAlignment w:val="baseline"/>
        <w:rPr>
          <w:rFonts w:ascii="Segoe UI" w:eastAsia="Times New Roman" w:hAnsi="Segoe UI" w:cs="Segoe UI"/>
          <w:b/>
          <w:bCs/>
          <w:color w:val="4F81BD"/>
          <w:sz w:val="18"/>
          <w:szCs w:val="18"/>
        </w:rPr>
      </w:pPr>
      <w:bookmarkStart w:id="76" w:name="_Toc97417110"/>
      <w:bookmarkEnd w:id="75"/>
      <w:r w:rsidRPr="0022192B">
        <w:rPr>
          <w:rFonts w:eastAsia="Times New Roman"/>
          <w:b/>
          <w:bCs/>
          <w:i/>
          <w:iCs/>
          <w:color w:val="auto"/>
          <w:sz w:val="36"/>
          <w:szCs w:val="36"/>
        </w:rPr>
        <w:t>Capstone Project (XXXX 495B)</w:t>
      </w:r>
      <w:r w:rsidRPr="0022192B">
        <w:rPr>
          <w:rFonts w:eastAsia="Times New Roman"/>
          <w:b/>
          <w:bCs/>
          <w:color w:val="auto"/>
          <w:sz w:val="36"/>
          <w:szCs w:val="36"/>
        </w:rPr>
        <w:t> </w:t>
      </w:r>
    </w:p>
    <w:p w14:paraId="4B3AB856" w14:textId="396D5439" w:rsidR="0022192B" w:rsidRPr="0022192B" w:rsidRDefault="0022192B" w:rsidP="000F0BE6">
      <w:pPr>
        <w:spacing w:after="0" w:line="240" w:lineRule="auto"/>
        <w:ind w:left="0" w:right="0" w:firstLine="0"/>
        <w:jc w:val="center"/>
        <w:textAlignment w:val="baseline"/>
        <w:rPr>
          <w:rFonts w:ascii="Segoe UI" w:eastAsia="Times New Roman" w:hAnsi="Segoe UI" w:cs="Segoe UI"/>
          <w:b/>
          <w:bCs/>
          <w:color w:val="4F81BD"/>
          <w:sz w:val="18"/>
          <w:szCs w:val="18"/>
        </w:rPr>
      </w:pPr>
      <w:r w:rsidRPr="0022192B">
        <w:rPr>
          <w:rFonts w:eastAsia="Times New Roman"/>
          <w:b/>
          <w:bCs/>
          <w:i/>
          <w:iCs/>
          <w:color w:val="C00000"/>
          <w:sz w:val="28"/>
          <w:szCs w:val="28"/>
        </w:rPr>
        <w:t>Final Evaluation Form</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1"/>
        <w:gridCol w:w="4069"/>
        <w:gridCol w:w="255"/>
        <w:gridCol w:w="1148"/>
        <w:gridCol w:w="266"/>
        <w:gridCol w:w="180"/>
        <w:gridCol w:w="1129"/>
        <w:gridCol w:w="251"/>
        <w:gridCol w:w="1005"/>
      </w:tblGrid>
      <w:tr w:rsidR="0022192B" w:rsidRPr="0022192B" w14:paraId="38074986" w14:textId="77777777" w:rsidTr="0022192B">
        <w:trPr>
          <w:trHeight w:val="300"/>
        </w:trPr>
        <w:tc>
          <w:tcPr>
            <w:tcW w:w="26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6BE94EF" w14:textId="77777777" w:rsidR="0022192B" w:rsidRPr="0022192B" w:rsidRDefault="0022192B" w:rsidP="0022192B">
            <w:pPr>
              <w:spacing w:after="0" w:line="240" w:lineRule="auto"/>
              <w:ind w:left="105" w:right="0" w:firstLine="0"/>
              <w:jc w:val="left"/>
              <w:textAlignment w:val="baseline"/>
              <w:rPr>
                <w:rFonts w:ascii="Times New Roman" w:eastAsia="Times New Roman" w:hAnsi="Times New Roman" w:cs="Times New Roman"/>
                <w:szCs w:val="24"/>
              </w:rPr>
            </w:pPr>
            <w:r w:rsidRPr="0022192B">
              <w:rPr>
                <w:rFonts w:eastAsia="Times New Roman"/>
                <w:b/>
                <w:bCs/>
                <w:szCs w:val="24"/>
              </w:rPr>
              <w:t>Name of Student  </w:t>
            </w:r>
            <w:r w:rsidRPr="0022192B">
              <w:rPr>
                <w:rFonts w:eastAsia="Times New Roman"/>
                <w:szCs w:val="24"/>
              </w:rPr>
              <w:t> </w:t>
            </w:r>
          </w:p>
        </w:tc>
        <w:tc>
          <w:tcPr>
            <w:tcW w:w="4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864588E" w14:textId="77777777" w:rsidR="0022192B" w:rsidRPr="0022192B" w:rsidRDefault="0022192B" w:rsidP="0022192B">
            <w:pPr>
              <w:spacing w:after="0" w:line="240" w:lineRule="auto"/>
              <w:ind w:left="105"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c>
          <w:tcPr>
            <w:tcW w:w="1410" w:type="dxa"/>
            <w:gridSpan w:val="2"/>
            <w:tcBorders>
              <w:top w:val="single" w:sz="6" w:space="0" w:color="000000"/>
              <w:left w:val="single" w:sz="6" w:space="0" w:color="000000"/>
              <w:bottom w:val="single" w:sz="6" w:space="0" w:color="000000"/>
              <w:right w:val="nil"/>
            </w:tcBorders>
            <w:shd w:val="clear" w:color="auto" w:fill="DBE5F1"/>
            <w:vAlign w:val="center"/>
            <w:hideMark/>
          </w:tcPr>
          <w:p w14:paraId="3CA64795" w14:textId="77777777" w:rsidR="0022192B" w:rsidRPr="0022192B" w:rsidRDefault="0022192B" w:rsidP="0022192B">
            <w:pPr>
              <w:spacing w:after="0" w:line="240" w:lineRule="auto"/>
              <w:ind w:left="105" w:right="0" w:firstLine="0"/>
              <w:jc w:val="left"/>
              <w:textAlignment w:val="baseline"/>
              <w:rPr>
                <w:rFonts w:ascii="Times New Roman" w:eastAsia="Times New Roman" w:hAnsi="Times New Roman" w:cs="Times New Roman"/>
                <w:szCs w:val="24"/>
              </w:rPr>
            </w:pPr>
            <w:r w:rsidRPr="0022192B">
              <w:rPr>
                <w:rFonts w:eastAsia="Times New Roman"/>
                <w:b/>
                <w:bCs/>
                <w:szCs w:val="24"/>
              </w:rPr>
              <w:t>Student ID </w:t>
            </w:r>
            <w:r w:rsidRPr="0022192B">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5214ECAE"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c>
          <w:tcPr>
            <w:tcW w:w="2385"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C8A8FB"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r>
      <w:tr w:rsidR="0022192B" w:rsidRPr="0022192B" w14:paraId="3A01618D" w14:textId="77777777" w:rsidTr="0022192B">
        <w:trPr>
          <w:trHeight w:val="300"/>
        </w:trPr>
        <w:tc>
          <w:tcPr>
            <w:tcW w:w="26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A9C7732" w14:textId="77777777" w:rsidR="0022192B" w:rsidRPr="0022192B" w:rsidRDefault="0022192B" w:rsidP="0022192B">
            <w:pPr>
              <w:spacing w:after="0" w:line="240" w:lineRule="auto"/>
              <w:ind w:left="105" w:right="0" w:firstLine="0"/>
              <w:jc w:val="left"/>
              <w:textAlignment w:val="baseline"/>
              <w:rPr>
                <w:rFonts w:ascii="Times New Roman" w:eastAsia="Times New Roman" w:hAnsi="Times New Roman" w:cs="Times New Roman"/>
                <w:szCs w:val="24"/>
              </w:rPr>
            </w:pPr>
            <w:r w:rsidRPr="0022192B">
              <w:rPr>
                <w:rFonts w:eastAsia="Times New Roman"/>
                <w:b/>
                <w:bCs/>
                <w:szCs w:val="24"/>
              </w:rPr>
              <w:t>College  </w:t>
            </w:r>
            <w:r w:rsidRPr="0022192B">
              <w:rPr>
                <w:rFonts w:eastAsia="Times New Roman"/>
                <w:szCs w:val="24"/>
              </w:rPr>
              <w:t> </w:t>
            </w:r>
          </w:p>
        </w:tc>
        <w:tc>
          <w:tcPr>
            <w:tcW w:w="4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F9560A7" w14:textId="77777777" w:rsidR="0022192B" w:rsidRPr="0022192B" w:rsidRDefault="0022192B" w:rsidP="0022192B">
            <w:pPr>
              <w:spacing w:after="0" w:line="240" w:lineRule="auto"/>
              <w:ind w:left="105" w:right="0" w:firstLine="0"/>
              <w:jc w:val="left"/>
              <w:textAlignment w:val="baseline"/>
              <w:rPr>
                <w:rFonts w:ascii="Times New Roman" w:eastAsia="Times New Roman" w:hAnsi="Times New Roman" w:cs="Times New Roman"/>
                <w:szCs w:val="24"/>
              </w:rPr>
            </w:pPr>
            <w:r w:rsidRPr="0022192B">
              <w:rPr>
                <w:rFonts w:eastAsia="Times New Roman"/>
                <w:b/>
                <w:bCs/>
                <w:szCs w:val="24"/>
              </w:rPr>
              <w:t> </w:t>
            </w:r>
            <w:r w:rsidRPr="0022192B">
              <w:rPr>
                <w:rFonts w:eastAsia="Times New Roman"/>
                <w:szCs w:val="24"/>
              </w:rPr>
              <w:t> </w:t>
            </w:r>
          </w:p>
        </w:tc>
        <w:tc>
          <w:tcPr>
            <w:tcW w:w="1410" w:type="dxa"/>
            <w:gridSpan w:val="2"/>
            <w:tcBorders>
              <w:top w:val="single" w:sz="6" w:space="0" w:color="000000"/>
              <w:left w:val="single" w:sz="6" w:space="0" w:color="000000"/>
              <w:bottom w:val="single" w:sz="6" w:space="0" w:color="000000"/>
              <w:right w:val="nil"/>
            </w:tcBorders>
            <w:shd w:val="clear" w:color="auto" w:fill="DBE5F1"/>
            <w:vAlign w:val="center"/>
            <w:hideMark/>
          </w:tcPr>
          <w:p w14:paraId="10A9B5F2" w14:textId="77777777" w:rsidR="0022192B" w:rsidRPr="0022192B" w:rsidRDefault="0022192B" w:rsidP="0022192B">
            <w:pPr>
              <w:spacing w:after="0" w:line="240" w:lineRule="auto"/>
              <w:ind w:left="105" w:right="0" w:firstLine="0"/>
              <w:jc w:val="left"/>
              <w:textAlignment w:val="baseline"/>
              <w:rPr>
                <w:rFonts w:ascii="Times New Roman" w:eastAsia="Times New Roman" w:hAnsi="Times New Roman" w:cs="Times New Roman"/>
                <w:szCs w:val="24"/>
              </w:rPr>
            </w:pPr>
            <w:r w:rsidRPr="0022192B">
              <w:rPr>
                <w:rFonts w:eastAsia="Times New Roman"/>
                <w:b/>
                <w:bCs/>
                <w:szCs w:val="24"/>
              </w:rPr>
              <w:t>Program  </w:t>
            </w:r>
            <w:r w:rsidRPr="0022192B">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59B5BF22"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c>
          <w:tcPr>
            <w:tcW w:w="2385"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725A5D"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r>
      <w:tr w:rsidR="0022192B" w:rsidRPr="0022192B" w14:paraId="7454E51E" w14:textId="77777777" w:rsidTr="0022192B">
        <w:trPr>
          <w:trHeight w:val="300"/>
        </w:trPr>
        <w:tc>
          <w:tcPr>
            <w:tcW w:w="26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20827CD" w14:textId="77777777" w:rsidR="0022192B" w:rsidRPr="0022192B" w:rsidRDefault="0022192B" w:rsidP="0022192B">
            <w:pPr>
              <w:spacing w:after="0" w:line="240" w:lineRule="auto"/>
              <w:ind w:left="105" w:right="0" w:firstLine="0"/>
              <w:jc w:val="left"/>
              <w:textAlignment w:val="baseline"/>
              <w:rPr>
                <w:rFonts w:ascii="Times New Roman" w:eastAsia="Times New Roman" w:hAnsi="Times New Roman" w:cs="Times New Roman"/>
                <w:szCs w:val="24"/>
              </w:rPr>
            </w:pPr>
            <w:r w:rsidRPr="0022192B">
              <w:rPr>
                <w:rFonts w:eastAsia="Times New Roman"/>
                <w:b/>
                <w:bCs/>
                <w:szCs w:val="24"/>
              </w:rPr>
              <w:t>Course Title  </w:t>
            </w:r>
            <w:r w:rsidRPr="0022192B">
              <w:rPr>
                <w:rFonts w:eastAsia="Times New Roman"/>
                <w:szCs w:val="24"/>
              </w:rPr>
              <w:t> </w:t>
            </w:r>
          </w:p>
        </w:tc>
        <w:tc>
          <w:tcPr>
            <w:tcW w:w="4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EBCB8C" w14:textId="77777777" w:rsidR="0022192B" w:rsidRPr="0022192B" w:rsidRDefault="0022192B" w:rsidP="0022192B">
            <w:pPr>
              <w:spacing w:after="0" w:line="240" w:lineRule="auto"/>
              <w:ind w:left="105"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c>
          <w:tcPr>
            <w:tcW w:w="1410" w:type="dxa"/>
            <w:gridSpan w:val="2"/>
            <w:tcBorders>
              <w:top w:val="single" w:sz="6" w:space="0" w:color="000000"/>
              <w:left w:val="single" w:sz="6" w:space="0" w:color="000000"/>
              <w:bottom w:val="single" w:sz="6" w:space="0" w:color="000000"/>
              <w:right w:val="nil"/>
            </w:tcBorders>
            <w:shd w:val="clear" w:color="auto" w:fill="DBE5F1"/>
            <w:vAlign w:val="center"/>
            <w:hideMark/>
          </w:tcPr>
          <w:p w14:paraId="09EC9F2B" w14:textId="77777777" w:rsidR="0022192B" w:rsidRPr="0022192B" w:rsidRDefault="0022192B" w:rsidP="0022192B">
            <w:pPr>
              <w:spacing w:after="0" w:line="240" w:lineRule="auto"/>
              <w:ind w:left="105" w:right="0" w:firstLine="0"/>
              <w:jc w:val="left"/>
              <w:textAlignment w:val="baseline"/>
              <w:rPr>
                <w:rFonts w:ascii="Times New Roman" w:eastAsia="Times New Roman" w:hAnsi="Times New Roman" w:cs="Times New Roman"/>
                <w:szCs w:val="24"/>
              </w:rPr>
            </w:pPr>
            <w:r w:rsidRPr="0022192B">
              <w:rPr>
                <w:rFonts w:eastAsia="Times New Roman"/>
                <w:b/>
                <w:bCs/>
                <w:szCs w:val="24"/>
              </w:rPr>
              <w:t>Course Code </w:t>
            </w:r>
            <w:r w:rsidRPr="0022192B">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55A2D7E9"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c>
          <w:tcPr>
            <w:tcW w:w="2385"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341F4B0"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r>
      <w:tr w:rsidR="0022192B" w:rsidRPr="0022192B" w14:paraId="69EF4004" w14:textId="77777777" w:rsidTr="0022192B">
        <w:trPr>
          <w:trHeight w:val="300"/>
        </w:trPr>
        <w:tc>
          <w:tcPr>
            <w:tcW w:w="2640" w:type="dxa"/>
            <w:vMerge w:val="restart"/>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7E6A04A" w14:textId="77777777" w:rsidR="0022192B" w:rsidRPr="0022192B" w:rsidRDefault="0022192B" w:rsidP="0022192B">
            <w:pPr>
              <w:spacing w:after="0" w:line="240" w:lineRule="auto"/>
              <w:ind w:left="105" w:right="0" w:firstLine="0"/>
              <w:jc w:val="left"/>
              <w:textAlignment w:val="baseline"/>
              <w:rPr>
                <w:rFonts w:ascii="Times New Roman" w:eastAsia="Times New Roman" w:hAnsi="Times New Roman" w:cs="Times New Roman"/>
                <w:szCs w:val="24"/>
              </w:rPr>
            </w:pPr>
            <w:r w:rsidRPr="0022192B">
              <w:rPr>
                <w:rFonts w:eastAsia="Times New Roman"/>
                <w:b/>
                <w:bCs/>
                <w:szCs w:val="24"/>
              </w:rPr>
              <w:t>Supervisor Name  </w:t>
            </w:r>
            <w:r w:rsidRPr="0022192B">
              <w:rPr>
                <w:rFonts w:eastAsia="Times New Roman"/>
                <w:szCs w:val="24"/>
              </w:rPr>
              <w:t> </w:t>
            </w:r>
          </w:p>
        </w:tc>
        <w:tc>
          <w:tcPr>
            <w:tcW w:w="417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A02267" w14:textId="77777777" w:rsidR="0022192B" w:rsidRPr="0022192B" w:rsidRDefault="0022192B" w:rsidP="0022192B">
            <w:pPr>
              <w:spacing w:after="0" w:line="240" w:lineRule="auto"/>
              <w:ind w:left="105"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c>
          <w:tcPr>
            <w:tcW w:w="1860" w:type="dxa"/>
            <w:gridSpan w:val="4"/>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4B54BC6F" w14:textId="77777777" w:rsidR="0022192B" w:rsidRPr="0022192B" w:rsidRDefault="0022192B" w:rsidP="0022192B">
            <w:pPr>
              <w:spacing w:after="0" w:line="240" w:lineRule="auto"/>
              <w:ind w:left="105" w:right="0" w:firstLine="0"/>
              <w:jc w:val="left"/>
              <w:textAlignment w:val="baseline"/>
              <w:rPr>
                <w:rFonts w:ascii="Times New Roman" w:eastAsia="Times New Roman" w:hAnsi="Times New Roman" w:cs="Times New Roman"/>
                <w:szCs w:val="24"/>
              </w:rPr>
            </w:pPr>
            <w:r w:rsidRPr="0022192B">
              <w:rPr>
                <w:rFonts w:eastAsia="Times New Roman"/>
                <w:b/>
                <w:bCs/>
                <w:szCs w:val="24"/>
              </w:rPr>
              <w:t>Academic Year</w:t>
            </w:r>
            <w:r w:rsidRPr="0022192B">
              <w:rPr>
                <w:rFonts w:eastAsia="Times New Roman"/>
                <w:szCs w:val="24"/>
              </w:rPr>
              <w:t> </w:t>
            </w:r>
          </w:p>
          <w:p w14:paraId="0CCDC133"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Cs w:val="24"/>
              </w:rPr>
              <w:t> </w:t>
            </w:r>
            <w:r w:rsidRPr="0022192B">
              <w:rPr>
                <w:rFonts w:eastAsia="Times New Roman"/>
                <w:szCs w:val="24"/>
              </w:rPr>
              <w:t> </w:t>
            </w:r>
          </w:p>
        </w:tc>
        <w:tc>
          <w:tcPr>
            <w:tcW w:w="2385"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C7970F5"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r>
      <w:tr w:rsidR="0022192B" w:rsidRPr="0022192B" w14:paraId="5DD5E5FC" w14:textId="77777777" w:rsidTr="0022192B">
        <w:trPr>
          <w:trHeight w:val="476"/>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A77D191" w14:textId="77777777" w:rsidR="0022192B" w:rsidRPr="0022192B" w:rsidRDefault="0022192B" w:rsidP="0022192B">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AF61AD" w14:textId="77777777" w:rsidR="0022192B" w:rsidRPr="0022192B" w:rsidRDefault="0022192B" w:rsidP="0022192B">
            <w:pPr>
              <w:spacing w:after="0" w:line="240" w:lineRule="auto"/>
              <w:ind w:left="0" w:right="0" w:firstLine="0"/>
              <w:jc w:val="left"/>
              <w:rPr>
                <w:rFonts w:ascii="Times New Roman" w:eastAsia="Times New Roman" w:hAnsi="Times New Roman" w:cs="Times New Roman"/>
                <w:szCs w:val="24"/>
              </w:rPr>
            </w:pPr>
          </w:p>
        </w:tc>
        <w:tc>
          <w:tcPr>
            <w:tcW w:w="4260" w:type="dxa"/>
            <w:gridSpan w:val="7"/>
            <w:vMerge w:val="restart"/>
            <w:tcBorders>
              <w:top w:val="single" w:sz="6" w:space="0" w:color="000000"/>
              <w:left w:val="single" w:sz="6" w:space="0" w:color="000000"/>
              <w:bottom w:val="nil"/>
              <w:right w:val="single" w:sz="6" w:space="0" w:color="000000"/>
            </w:tcBorders>
            <w:shd w:val="clear" w:color="auto" w:fill="DBE5F1"/>
            <w:vAlign w:val="center"/>
            <w:hideMark/>
          </w:tcPr>
          <w:p w14:paraId="4042CD97" w14:textId="77777777" w:rsidR="0022192B" w:rsidRPr="0022192B" w:rsidRDefault="0022192B" w:rsidP="0022192B">
            <w:pPr>
              <w:spacing w:after="0" w:line="240" w:lineRule="auto"/>
              <w:ind w:left="0" w:right="0" w:firstLine="0"/>
              <w:jc w:val="center"/>
              <w:textAlignment w:val="baseline"/>
              <w:rPr>
                <w:rFonts w:ascii="Times New Roman" w:eastAsia="Times New Roman" w:hAnsi="Times New Roman" w:cs="Times New Roman"/>
                <w:szCs w:val="24"/>
              </w:rPr>
            </w:pPr>
            <w:r w:rsidRPr="0022192B">
              <w:rPr>
                <w:rFonts w:eastAsia="Times New Roman"/>
                <w:b/>
                <w:bCs/>
                <w:szCs w:val="24"/>
              </w:rPr>
              <w:t>Semester</w:t>
            </w:r>
            <w:r w:rsidRPr="0022192B">
              <w:rPr>
                <w:rFonts w:eastAsia="Times New Roman"/>
                <w:szCs w:val="24"/>
              </w:rPr>
              <w:t> </w:t>
            </w:r>
          </w:p>
        </w:tc>
      </w:tr>
      <w:tr w:rsidR="0022192B" w:rsidRPr="0022192B" w14:paraId="07D9FAB1" w14:textId="77777777" w:rsidTr="0022192B">
        <w:trPr>
          <w:trHeight w:val="476"/>
        </w:trPr>
        <w:tc>
          <w:tcPr>
            <w:tcW w:w="2640" w:type="dxa"/>
            <w:vMerge w:val="restart"/>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1E4D401" w14:textId="77777777" w:rsidR="0022192B" w:rsidRPr="0022192B" w:rsidRDefault="0022192B" w:rsidP="0022192B">
            <w:pPr>
              <w:spacing w:after="0" w:line="240" w:lineRule="auto"/>
              <w:ind w:left="105" w:right="0" w:firstLine="0"/>
              <w:jc w:val="left"/>
              <w:textAlignment w:val="baseline"/>
              <w:rPr>
                <w:rFonts w:ascii="Times New Roman" w:eastAsia="Times New Roman" w:hAnsi="Times New Roman" w:cs="Times New Roman"/>
                <w:szCs w:val="24"/>
              </w:rPr>
            </w:pPr>
            <w:r w:rsidRPr="0022192B">
              <w:rPr>
                <w:rFonts w:eastAsia="Times New Roman"/>
                <w:b/>
                <w:bCs/>
                <w:szCs w:val="24"/>
              </w:rPr>
              <w:t>Project Title  </w:t>
            </w:r>
            <w:r w:rsidRPr="0022192B">
              <w:rPr>
                <w:rFonts w:eastAsia="Times New Roman"/>
                <w:szCs w:val="24"/>
              </w:rPr>
              <w:t> </w:t>
            </w:r>
          </w:p>
        </w:tc>
        <w:tc>
          <w:tcPr>
            <w:tcW w:w="417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A613EF" w14:textId="77777777" w:rsidR="0022192B" w:rsidRPr="0022192B" w:rsidRDefault="0022192B" w:rsidP="0022192B">
            <w:pPr>
              <w:spacing w:after="0" w:line="240" w:lineRule="auto"/>
              <w:ind w:left="105"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c>
          <w:tcPr>
            <w:tcW w:w="0" w:type="auto"/>
            <w:gridSpan w:val="7"/>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57B57A" w14:textId="77777777" w:rsidR="0022192B" w:rsidRPr="0022192B" w:rsidRDefault="0022192B" w:rsidP="0022192B">
            <w:pPr>
              <w:spacing w:after="0" w:line="240" w:lineRule="auto"/>
              <w:ind w:left="0" w:right="0" w:firstLine="0"/>
              <w:jc w:val="left"/>
              <w:rPr>
                <w:rFonts w:ascii="Times New Roman" w:eastAsia="Times New Roman" w:hAnsi="Times New Roman" w:cs="Times New Roman"/>
                <w:szCs w:val="24"/>
              </w:rPr>
            </w:pPr>
          </w:p>
        </w:tc>
      </w:tr>
      <w:tr w:rsidR="0022192B" w:rsidRPr="0022192B" w14:paraId="207E650D" w14:textId="77777777" w:rsidTr="0022192B">
        <w:trPr>
          <w:trHeight w:val="30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7304F5" w14:textId="77777777" w:rsidR="0022192B" w:rsidRPr="0022192B" w:rsidRDefault="0022192B" w:rsidP="0022192B">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7920EBB" w14:textId="77777777" w:rsidR="0022192B" w:rsidRPr="0022192B" w:rsidRDefault="0022192B" w:rsidP="0022192B">
            <w:pPr>
              <w:spacing w:after="0" w:line="240" w:lineRule="auto"/>
              <w:ind w:left="0" w:right="0" w:firstLine="0"/>
              <w:jc w:val="left"/>
              <w:rPr>
                <w:rFonts w:ascii="Times New Roman" w:eastAsia="Times New Roman" w:hAnsi="Times New Roman" w:cs="Times New Roman"/>
                <w:szCs w:val="24"/>
              </w:rPr>
            </w:pPr>
          </w:p>
        </w:tc>
        <w:tc>
          <w:tcPr>
            <w:tcW w:w="2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94C1311" w14:textId="77777777" w:rsidR="0022192B" w:rsidRPr="0022192B" w:rsidRDefault="0022192B" w:rsidP="0022192B">
            <w:pPr>
              <w:spacing w:after="0" w:line="240" w:lineRule="auto"/>
              <w:ind w:left="105" w:right="0" w:firstLine="0"/>
              <w:jc w:val="center"/>
              <w:textAlignment w:val="baseline"/>
              <w:rPr>
                <w:rFonts w:ascii="Times New Roman" w:eastAsia="Times New Roman" w:hAnsi="Times New Roman" w:cs="Times New Roman"/>
                <w:szCs w:val="24"/>
              </w:rPr>
            </w:pPr>
            <w:r w:rsidRPr="0022192B">
              <w:rPr>
                <w:rFonts w:eastAsia="Times New Roman"/>
                <w:szCs w:val="24"/>
              </w:rPr>
              <w:t> </w:t>
            </w:r>
          </w:p>
        </w:tc>
        <w:tc>
          <w:tcPr>
            <w:tcW w:w="11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6846C09" w14:textId="77777777" w:rsidR="0022192B" w:rsidRPr="0022192B" w:rsidRDefault="0022192B" w:rsidP="0022192B">
            <w:pPr>
              <w:spacing w:after="0" w:line="240" w:lineRule="auto"/>
              <w:ind w:left="90" w:right="0" w:firstLine="0"/>
              <w:jc w:val="center"/>
              <w:textAlignment w:val="baseline"/>
              <w:rPr>
                <w:rFonts w:ascii="Times New Roman" w:eastAsia="Times New Roman" w:hAnsi="Times New Roman" w:cs="Times New Roman"/>
                <w:szCs w:val="24"/>
              </w:rPr>
            </w:pPr>
            <w:r w:rsidRPr="0022192B">
              <w:rPr>
                <w:rFonts w:eastAsia="Times New Roman"/>
                <w:b/>
                <w:bCs/>
                <w:szCs w:val="24"/>
              </w:rPr>
              <w:t>First</w:t>
            </w:r>
            <w:r w:rsidRPr="0022192B">
              <w:rPr>
                <w:rFonts w:eastAsia="Times New Roman"/>
                <w:szCs w:val="24"/>
              </w:rPr>
              <w:t> </w:t>
            </w:r>
          </w:p>
        </w:tc>
        <w:tc>
          <w:tcPr>
            <w:tcW w:w="2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316E96" w14:textId="77777777" w:rsidR="0022192B" w:rsidRPr="0022192B" w:rsidRDefault="0022192B" w:rsidP="0022192B">
            <w:pPr>
              <w:spacing w:after="0" w:line="240" w:lineRule="auto"/>
              <w:ind w:left="30" w:right="0" w:firstLine="0"/>
              <w:jc w:val="center"/>
              <w:textAlignment w:val="baseline"/>
              <w:rPr>
                <w:rFonts w:ascii="Times New Roman" w:eastAsia="Times New Roman" w:hAnsi="Times New Roman" w:cs="Times New Roman"/>
                <w:szCs w:val="24"/>
              </w:rPr>
            </w:pPr>
            <w:r w:rsidRPr="0022192B">
              <w:rPr>
                <w:rFonts w:eastAsia="Times New Roman"/>
                <w:szCs w:val="24"/>
              </w:rPr>
              <w:t> </w:t>
            </w:r>
          </w:p>
        </w:tc>
        <w:tc>
          <w:tcPr>
            <w:tcW w:w="1320"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06C37C0" w14:textId="77777777" w:rsidR="0022192B" w:rsidRPr="0022192B" w:rsidRDefault="0022192B" w:rsidP="0022192B">
            <w:pPr>
              <w:spacing w:after="0" w:line="240" w:lineRule="auto"/>
              <w:ind w:left="90" w:right="0" w:firstLine="0"/>
              <w:jc w:val="center"/>
              <w:textAlignment w:val="baseline"/>
              <w:rPr>
                <w:rFonts w:ascii="Times New Roman" w:eastAsia="Times New Roman" w:hAnsi="Times New Roman" w:cs="Times New Roman"/>
                <w:szCs w:val="24"/>
              </w:rPr>
            </w:pPr>
            <w:r w:rsidRPr="0022192B">
              <w:rPr>
                <w:rFonts w:eastAsia="Times New Roman"/>
                <w:b/>
                <w:bCs/>
                <w:szCs w:val="24"/>
              </w:rPr>
              <w:t>Second</w:t>
            </w:r>
            <w:r w:rsidRPr="0022192B">
              <w:rPr>
                <w:rFonts w:eastAsia="Times New Roman"/>
                <w:szCs w:val="24"/>
              </w:rPr>
              <w:t> </w:t>
            </w:r>
          </w:p>
        </w:tc>
        <w:tc>
          <w:tcPr>
            <w:tcW w:w="2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A3909F" w14:textId="77777777" w:rsidR="0022192B" w:rsidRPr="0022192B" w:rsidRDefault="0022192B" w:rsidP="0022192B">
            <w:pPr>
              <w:spacing w:after="0" w:line="240" w:lineRule="auto"/>
              <w:ind w:left="30" w:right="0" w:firstLine="0"/>
              <w:jc w:val="center"/>
              <w:textAlignment w:val="baseline"/>
              <w:rPr>
                <w:rFonts w:ascii="Times New Roman" w:eastAsia="Times New Roman" w:hAnsi="Times New Roman" w:cs="Times New Roman"/>
                <w:szCs w:val="24"/>
              </w:rPr>
            </w:pPr>
            <w:r w:rsidRPr="0022192B">
              <w:rPr>
                <w:rFonts w:eastAsia="Times New Roman"/>
                <w:szCs w:val="24"/>
              </w:rPr>
              <w:t> </w:t>
            </w:r>
          </w:p>
        </w:tc>
        <w:tc>
          <w:tcPr>
            <w:tcW w:w="96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7F015BB" w14:textId="77777777" w:rsidR="0022192B" w:rsidRPr="0022192B" w:rsidRDefault="0022192B" w:rsidP="0022192B">
            <w:pPr>
              <w:spacing w:after="0" w:line="240" w:lineRule="auto"/>
              <w:ind w:left="90" w:right="0" w:firstLine="0"/>
              <w:jc w:val="center"/>
              <w:textAlignment w:val="baseline"/>
              <w:rPr>
                <w:rFonts w:ascii="Times New Roman" w:eastAsia="Times New Roman" w:hAnsi="Times New Roman" w:cs="Times New Roman"/>
                <w:szCs w:val="24"/>
              </w:rPr>
            </w:pPr>
            <w:r w:rsidRPr="0022192B">
              <w:rPr>
                <w:rFonts w:eastAsia="Times New Roman"/>
                <w:b/>
                <w:bCs/>
                <w:szCs w:val="24"/>
              </w:rPr>
              <w:t>Summer</w:t>
            </w:r>
            <w:r w:rsidRPr="0022192B">
              <w:rPr>
                <w:rFonts w:eastAsia="Times New Roman"/>
                <w:szCs w:val="24"/>
              </w:rPr>
              <w:t> </w:t>
            </w:r>
          </w:p>
        </w:tc>
      </w:tr>
    </w:tbl>
    <w:p w14:paraId="2BF76D74" w14:textId="77777777" w:rsidR="0022192B" w:rsidRPr="0022192B" w:rsidRDefault="0022192B" w:rsidP="0022192B">
      <w:pPr>
        <w:spacing w:after="0" w:line="240" w:lineRule="auto"/>
        <w:ind w:left="1215" w:right="0" w:firstLine="0"/>
        <w:jc w:val="left"/>
        <w:textAlignment w:val="baseline"/>
        <w:rPr>
          <w:rFonts w:ascii="Segoe UI" w:eastAsia="Times New Roman" w:hAnsi="Segoe UI" w:cs="Segoe UI"/>
          <w:sz w:val="18"/>
          <w:szCs w:val="18"/>
        </w:rPr>
      </w:pPr>
      <w:r w:rsidRPr="0022192B">
        <w:rPr>
          <w:rFonts w:eastAsia="Times New Roman"/>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8"/>
        <w:gridCol w:w="615"/>
        <w:gridCol w:w="2113"/>
        <w:gridCol w:w="584"/>
        <w:gridCol w:w="2125"/>
        <w:gridCol w:w="615"/>
        <w:gridCol w:w="1779"/>
      </w:tblGrid>
      <w:tr w:rsidR="0022192B" w:rsidRPr="0022192B" w14:paraId="18AC53FF" w14:textId="77777777" w:rsidTr="0022192B">
        <w:trPr>
          <w:trHeight w:val="30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4E2ECACA" w14:textId="77777777" w:rsidR="0022192B" w:rsidRPr="0022192B" w:rsidRDefault="0022192B" w:rsidP="0022192B">
            <w:pPr>
              <w:spacing w:after="0" w:line="240" w:lineRule="auto"/>
              <w:ind w:left="0" w:right="0" w:firstLine="0"/>
              <w:jc w:val="center"/>
              <w:textAlignment w:val="baseline"/>
              <w:rPr>
                <w:rFonts w:ascii="Times New Roman" w:eastAsia="Times New Roman" w:hAnsi="Times New Roman" w:cs="Times New Roman"/>
                <w:szCs w:val="24"/>
              </w:rPr>
            </w:pPr>
            <w:r w:rsidRPr="0022192B">
              <w:rPr>
                <w:rFonts w:eastAsia="Times New Roman"/>
                <w:b/>
                <w:bCs/>
                <w:sz w:val="22"/>
              </w:rPr>
              <w:t>Evaluation Result</w:t>
            </w:r>
            <w:r w:rsidRPr="0022192B">
              <w:rPr>
                <w:rFonts w:eastAsia="Times New Roman"/>
                <w:sz w:val="22"/>
              </w:rPr>
              <w:t> </w:t>
            </w:r>
          </w:p>
        </w:tc>
        <w:tc>
          <w:tcPr>
            <w:tcW w:w="2775"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4268471" w14:textId="77777777" w:rsidR="0022192B" w:rsidRPr="0022192B" w:rsidRDefault="0022192B" w:rsidP="0022192B">
            <w:pPr>
              <w:spacing w:after="0" w:line="240" w:lineRule="auto"/>
              <w:ind w:left="0" w:right="0" w:firstLine="0"/>
              <w:jc w:val="center"/>
              <w:textAlignment w:val="baseline"/>
              <w:rPr>
                <w:rFonts w:ascii="Times New Roman" w:eastAsia="Times New Roman" w:hAnsi="Times New Roman" w:cs="Times New Roman"/>
                <w:szCs w:val="24"/>
              </w:rPr>
            </w:pPr>
            <w:r w:rsidRPr="0022192B">
              <w:rPr>
                <w:rFonts w:eastAsia="Times New Roman"/>
                <w:b/>
                <w:bCs/>
                <w:sz w:val="22"/>
              </w:rPr>
              <w:t>Examiner 1 (supervisor)</w:t>
            </w:r>
            <w:r w:rsidRPr="0022192B">
              <w:rPr>
                <w:rFonts w:eastAsia="Times New Roman"/>
                <w:sz w:val="22"/>
              </w:rPr>
              <w:t> </w:t>
            </w:r>
          </w:p>
        </w:tc>
        <w:tc>
          <w:tcPr>
            <w:tcW w:w="2760"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4B3D3D2" w14:textId="77777777" w:rsidR="0022192B" w:rsidRPr="0022192B" w:rsidRDefault="0022192B" w:rsidP="0022192B">
            <w:pPr>
              <w:spacing w:after="0" w:line="240" w:lineRule="auto"/>
              <w:ind w:left="180" w:right="0" w:firstLine="0"/>
              <w:jc w:val="center"/>
              <w:textAlignment w:val="baseline"/>
              <w:rPr>
                <w:rFonts w:ascii="Times New Roman" w:eastAsia="Times New Roman" w:hAnsi="Times New Roman" w:cs="Times New Roman"/>
                <w:szCs w:val="24"/>
              </w:rPr>
            </w:pPr>
            <w:r w:rsidRPr="0022192B">
              <w:rPr>
                <w:rFonts w:eastAsia="Times New Roman"/>
                <w:b/>
                <w:bCs/>
                <w:sz w:val="22"/>
              </w:rPr>
              <w:t>Examiner 2</w:t>
            </w:r>
            <w:r w:rsidRPr="0022192B">
              <w:rPr>
                <w:rFonts w:eastAsia="Times New Roman"/>
                <w:sz w:val="22"/>
              </w:rPr>
              <w:t> </w:t>
            </w:r>
          </w:p>
        </w:tc>
        <w:tc>
          <w:tcPr>
            <w:tcW w:w="2415"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1D1E101" w14:textId="77777777" w:rsidR="0022192B" w:rsidRPr="0022192B" w:rsidRDefault="0022192B" w:rsidP="0022192B">
            <w:pPr>
              <w:spacing w:after="0" w:line="240" w:lineRule="auto"/>
              <w:ind w:left="225" w:right="0" w:firstLine="0"/>
              <w:jc w:val="center"/>
              <w:textAlignment w:val="baseline"/>
              <w:rPr>
                <w:rFonts w:ascii="Times New Roman" w:eastAsia="Times New Roman" w:hAnsi="Times New Roman" w:cs="Times New Roman"/>
                <w:szCs w:val="24"/>
              </w:rPr>
            </w:pPr>
            <w:r w:rsidRPr="0022192B">
              <w:rPr>
                <w:rFonts w:eastAsia="Times New Roman"/>
                <w:b/>
                <w:bCs/>
                <w:sz w:val="22"/>
              </w:rPr>
              <w:t>Examiner 3</w:t>
            </w:r>
            <w:r w:rsidRPr="0022192B">
              <w:rPr>
                <w:rFonts w:eastAsia="Times New Roman"/>
                <w:sz w:val="22"/>
              </w:rPr>
              <w:t> </w:t>
            </w:r>
          </w:p>
          <w:p w14:paraId="6BB1A24D" w14:textId="77777777" w:rsidR="0022192B" w:rsidRPr="0022192B" w:rsidRDefault="0022192B" w:rsidP="0022192B">
            <w:pPr>
              <w:spacing w:after="0" w:line="240" w:lineRule="auto"/>
              <w:ind w:left="225" w:right="0" w:firstLine="0"/>
              <w:jc w:val="center"/>
              <w:textAlignment w:val="baseline"/>
              <w:rPr>
                <w:rFonts w:ascii="Times New Roman" w:eastAsia="Times New Roman" w:hAnsi="Times New Roman" w:cs="Times New Roman"/>
                <w:szCs w:val="24"/>
              </w:rPr>
            </w:pPr>
            <w:r w:rsidRPr="0022192B">
              <w:rPr>
                <w:rFonts w:eastAsia="Times New Roman"/>
                <w:sz w:val="22"/>
              </w:rPr>
              <w:t>(Optional) </w:t>
            </w:r>
          </w:p>
        </w:tc>
      </w:tr>
      <w:tr w:rsidR="0022192B" w:rsidRPr="0022192B" w14:paraId="068E7B8F" w14:textId="77777777" w:rsidTr="0022192B">
        <w:trPr>
          <w:trHeight w:val="30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61F16F5"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22"/>
              </w:rPr>
              <w:t>Name of Examiner  </w:t>
            </w:r>
            <w:r w:rsidRPr="0022192B">
              <w:rPr>
                <w:rFonts w:eastAsia="Times New Roman"/>
                <w:sz w:val="22"/>
              </w:rPr>
              <w:t> </w:t>
            </w:r>
          </w:p>
        </w:tc>
        <w:tc>
          <w:tcPr>
            <w:tcW w:w="277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1C08D1F"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p w14:paraId="22F2A91E"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c>
          <w:tcPr>
            <w:tcW w:w="276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24EA8FB"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c>
          <w:tcPr>
            <w:tcW w:w="24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EB59128"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r>
      <w:tr w:rsidR="0022192B" w:rsidRPr="0022192B" w14:paraId="1ED7F8AD" w14:textId="77777777" w:rsidTr="0022192B">
        <w:trPr>
          <w:trHeight w:val="300"/>
        </w:trPr>
        <w:tc>
          <w:tcPr>
            <w:tcW w:w="3105" w:type="dxa"/>
            <w:tcBorders>
              <w:top w:val="single" w:sz="6" w:space="0" w:color="000000"/>
              <w:left w:val="single" w:sz="6" w:space="0" w:color="000000"/>
              <w:bottom w:val="single" w:sz="6" w:space="0" w:color="000000"/>
              <w:right w:val="single" w:sz="6" w:space="0" w:color="000000"/>
            </w:tcBorders>
            <w:shd w:val="clear" w:color="auto" w:fill="DBE5F1"/>
            <w:hideMark/>
          </w:tcPr>
          <w:p w14:paraId="2326D021"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22"/>
              </w:rPr>
              <w:t>Mark for Written Report</w:t>
            </w:r>
            <w:r w:rsidRPr="0022192B">
              <w:rPr>
                <w:rFonts w:eastAsia="Times New Roman"/>
                <w:sz w:val="22"/>
              </w:rPr>
              <w:t> </w:t>
            </w:r>
          </w:p>
          <w:p w14:paraId="230B37CA"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18"/>
                <w:szCs w:val="18"/>
              </w:rPr>
              <w:t>(Out of 40)</w:t>
            </w:r>
            <w:r w:rsidRPr="0022192B">
              <w:rPr>
                <w:rFonts w:eastAsia="Times New Roman"/>
                <w:sz w:val="18"/>
                <w:szCs w:val="18"/>
              </w:rPr>
              <w:t> </w:t>
            </w:r>
          </w:p>
        </w:tc>
        <w:tc>
          <w:tcPr>
            <w:tcW w:w="277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06803E6"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c>
          <w:tcPr>
            <w:tcW w:w="276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16A34EB"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c>
          <w:tcPr>
            <w:tcW w:w="24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27CF536"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r>
      <w:tr w:rsidR="0022192B" w:rsidRPr="0022192B" w14:paraId="3E6C127E" w14:textId="77777777" w:rsidTr="0022192B">
        <w:trPr>
          <w:trHeight w:val="300"/>
        </w:trPr>
        <w:tc>
          <w:tcPr>
            <w:tcW w:w="3105" w:type="dxa"/>
            <w:tcBorders>
              <w:top w:val="single" w:sz="6" w:space="0" w:color="000000"/>
              <w:left w:val="single" w:sz="6" w:space="0" w:color="000000"/>
              <w:bottom w:val="single" w:sz="6" w:space="0" w:color="000000"/>
              <w:right w:val="single" w:sz="6" w:space="0" w:color="000000"/>
            </w:tcBorders>
            <w:shd w:val="clear" w:color="auto" w:fill="DBE5F1"/>
            <w:hideMark/>
          </w:tcPr>
          <w:p w14:paraId="5E6BD971"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22"/>
              </w:rPr>
              <w:t>Mark of Implementation / Demonstration</w:t>
            </w:r>
            <w:r w:rsidRPr="0022192B">
              <w:rPr>
                <w:rFonts w:eastAsia="Times New Roman"/>
                <w:sz w:val="22"/>
              </w:rPr>
              <w:t> </w:t>
            </w:r>
          </w:p>
          <w:p w14:paraId="6A81A0A9"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18"/>
                <w:szCs w:val="18"/>
              </w:rPr>
              <w:t>(Out of 20)</w:t>
            </w:r>
            <w:r w:rsidRPr="0022192B">
              <w:rPr>
                <w:rFonts w:eastAsia="Times New Roman"/>
                <w:sz w:val="18"/>
                <w:szCs w:val="18"/>
              </w:rPr>
              <w:t> </w:t>
            </w:r>
          </w:p>
        </w:tc>
        <w:tc>
          <w:tcPr>
            <w:tcW w:w="277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9FD60B8"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c>
          <w:tcPr>
            <w:tcW w:w="276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87426D8"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c>
          <w:tcPr>
            <w:tcW w:w="24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B03088D"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r>
      <w:tr w:rsidR="0022192B" w:rsidRPr="0022192B" w14:paraId="7A785693" w14:textId="77777777" w:rsidTr="0022192B">
        <w:trPr>
          <w:trHeight w:val="300"/>
        </w:trPr>
        <w:tc>
          <w:tcPr>
            <w:tcW w:w="3105" w:type="dxa"/>
            <w:tcBorders>
              <w:top w:val="single" w:sz="6" w:space="0" w:color="000000"/>
              <w:left w:val="single" w:sz="6" w:space="0" w:color="000000"/>
              <w:bottom w:val="single" w:sz="6" w:space="0" w:color="000000"/>
              <w:right w:val="single" w:sz="6" w:space="0" w:color="000000"/>
            </w:tcBorders>
            <w:shd w:val="clear" w:color="auto" w:fill="DBE5F1"/>
            <w:hideMark/>
          </w:tcPr>
          <w:p w14:paraId="530E3C9F"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22"/>
              </w:rPr>
              <w:t>Mark of Oral Presentation </w:t>
            </w:r>
            <w:r w:rsidRPr="0022192B">
              <w:rPr>
                <w:rFonts w:eastAsia="Times New Roman"/>
                <w:sz w:val="22"/>
              </w:rPr>
              <w:t> </w:t>
            </w:r>
          </w:p>
          <w:p w14:paraId="64387939"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18"/>
                <w:szCs w:val="18"/>
              </w:rPr>
              <w:t>(Out of 10)</w:t>
            </w:r>
            <w:r w:rsidRPr="0022192B">
              <w:rPr>
                <w:rFonts w:eastAsia="Times New Roman"/>
                <w:sz w:val="18"/>
                <w:szCs w:val="18"/>
              </w:rPr>
              <w:t> </w:t>
            </w:r>
          </w:p>
        </w:tc>
        <w:tc>
          <w:tcPr>
            <w:tcW w:w="277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58F7B43"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c>
          <w:tcPr>
            <w:tcW w:w="276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C78A756"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c>
          <w:tcPr>
            <w:tcW w:w="24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BB85A98"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r>
      <w:tr w:rsidR="0022192B" w:rsidRPr="0022192B" w14:paraId="7EE0129F" w14:textId="77777777" w:rsidTr="0022192B">
        <w:trPr>
          <w:trHeight w:val="300"/>
        </w:trPr>
        <w:tc>
          <w:tcPr>
            <w:tcW w:w="3105" w:type="dxa"/>
            <w:tcBorders>
              <w:top w:val="single" w:sz="6" w:space="0" w:color="000000"/>
              <w:left w:val="single" w:sz="6" w:space="0" w:color="000000"/>
              <w:bottom w:val="single" w:sz="6" w:space="0" w:color="000000"/>
              <w:right w:val="single" w:sz="6" w:space="0" w:color="000000"/>
            </w:tcBorders>
            <w:shd w:val="clear" w:color="auto" w:fill="DBE5F1"/>
            <w:hideMark/>
          </w:tcPr>
          <w:p w14:paraId="759E520A"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22"/>
              </w:rPr>
              <w:t>Total Mark: </w:t>
            </w:r>
            <w:r w:rsidRPr="0022192B">
              <w:rPr>
                <w:rFonts w:eastAsia="Times New Roman"/>
                <w:sz w:val="22"/>
              </w:rPr>
              <w:t> </w:t>
            </w:r>
          </w:p>
          <w:p w14:paraId="55BE4796"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i/>
                <w:iCs/>
                <w:sz w:val="16"/>
                <w:szCs w:val="16"/>
              </w:rPr>
              <w:t>Written Report + implementation + Oral Presentation </w:t>
            </w:r>
            <w:r w:rsidRPr="0022192B">
              <w:rPr>
                <w:rFonts w:eastAsia="Times New Roman"/>
                <w:b/>
                <w:bCs/>
                <w:i/>
                <w:iCs/>
                <w:sz w:val="22"/>
              </w:rPr>
              <w:t> </w:t>
            </w:r>
            <w:r w:rsidRPr="0022192B">
              <w:rPr>
                <w:rFonts w:eastAsia="Times New Roman"/>
                <w:sz w:val="22"/>
              </w:rPr>
              <w:t> </w:t>
            </w:r>
          </w:p>
        </w:tc>
        <w:tc>
          <w:tcPr>
            <w:tcW w:w="615" w:type="dxa"/>
            <w:tcBorders>
              <w:top w:val="single" w:sz="6" w:space="0" w:color="000000"/>
              <w:left w:val="single" w:sz="6" w:space="0" w:color="000000"/>
              <w:bottom w:val="single" w:sz="6" w:space="0" w:color="000000"/>
              <w:right w:val="single" w:sz="6" w:space="0" w:color="000000"/>
            </w:tcBorders>
            <w:shd w:val="clear" w:color="auto" w:fill="DBE5F1"/>
            <w:vAlign w:val="bottom"/>
            <w:hideMark/>
          </w:tcPr>
          <w:p w14:paraId="7FCD2C5D"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i/>
                <w:iCs/>
                <w:sz w:val="16"/>
                <w:szCs w:val="16"/>
              </w:rPr>
              <w:t>T1= </w:t>
            </w:r>
            <w:r w:rsidRPr="0022192B">
              <w:rPr>
                <w:rFonts w:eastAsia="Times New Roman"/>
                <w:sz w:val="16"/>
                <w:szCs w:val="16"/>
              </w:rPr>
              <w:t> </w:t>
            </w:r>
          </w:p>
        </w:tc>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7D2BFB0B"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c>
          <w:tcPr>
            <w:tcW w:w="585" w:type="dxa"/>
            <w:tcBorders>
              <w:top w:val="single" w:sz="6" w:space="0" w:color="000000"/>
              <w:left w:val="single" w:sz="6" w:space="0" w:color="000000"/>
              <w:bottom w:val="single" w:sz="6" w:space="0" w:color="000000"/>
              <w:right w:val="single" w:sz="6" w:space="0" w:color="000000"/>
            </w:tcBorders>
            <w:shd w:val="clear" w:color="auto" w:fill="DBE5F1"/>
            <w:vAlign w:val="bottom"/>
            <w:hideMark/>
          </w:tcPr>
          <w:p w14:paraId="1B4AE097"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i/>
                <w:iCs/>
                <w:sz w:val="16"/>
                <w:szCs w:val="16"/>
              </w:rPr>
              <w:t>T2=</w:t>
            </w:r>
            <w:r w:rsidRPr="0022192B">
              <w:rPr>
                <w:rFonts w:eastAsia="Times New Roman"/>
                <w:b/>
                <w:bCs/>
                <w:i/>
                <w:iCs/>
                <w:sz w:val="18"/>
                <w:szCs w:val="18"/>
              </w:rPr>
              <w:t> </w:t>
            </w:r>
            <w:r w:rsidRPr="0022192B">
              <w:rPr>
                <w:rFonts w:eastAsia="Times New Roman"/>
                <w:sz w:val="18"/>
                <w:szCs w:val="18"/>
              </w:rPr>
              <w:t> </w:t>
            </w:r>
          </w:p>
        </w:tc>
        <w:tc>
          <w:tcPr>
            <w:tcW w:w="2175" w:type="dxa"/>
            <w:tcBorders>
              <w:top w:val="single" w:sz="6" w:space="0" w:color="000000"/>
              <w:left w:val="single" w:sz="6" w:space="0" w:color="000000"/>
              <w:bottom w:val="single" w:sz="6" w:space="0" w:color="000000"/>
              <w:right w:val="single" w:sz="6" w:space="0" w:color="000000"/>
            </w:tcBorders>
            <w:shd w:val="clear" w:color="auto" w:fill="auto"/>
            <w:hideMark/>
          </w:tcPr>
          <w:p w14:paraId="2296C39E"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c>
          <w:tcPr>
            <w:tcW w:w="615" w:type="dxa"/>
            <w:tcBorders>
              <w:top w:val="single" w:sz="6" w:space="0" w:color="000000"/>
              <w:left w:val="single" w:sz="6" w:space="0" w:color="000000"/>
              <w:bottom w:val="single" w:sz="6" w:space="0" w:color="000000"/>
              <w:right w:val="single" w:sz="6" w:space="0" w:color="000000"/>
            </w:tcBorders>
            <w:shd w:val="clear" w:color="auto" w:fill="DBE5F1"/>
            <w:vAlign w:val="bottom"/>
            <w:hideMark/>
          </w:tcPr>
          <w:p w14:paraId="0CDB582C"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i/>
                <w:iCs/>
                <w:sz w:val="16"/>
                <w:szCs w:val="16"/>
              </w:rPr>
              <w:t>T3= </w:t>
            </w:r>
            <w:r w:rsidRPr="0022192B">
              <w:rPr>
                <w:rFonts w:eastAsia="Times New Roman"/>
                <w:sz w:val="16"/>
                <w:szCs w:val="16"/>
              </w:rPr>
              <w:t> </w:t>
            </w:r>
          </w:p>
        </w:tc>
        <w:tc>
          <w:tcPr>
            <w:tcW w:w="1785" w:type="dxa"/>
            <w:tcBorders>
              <w:top w:val="single" w:sz="6" w:space="0" w:color="000000"/>
              <w:left w:val="single" w:sz="6" w:space="0" w:color="000000"/>
              <w:bottom w:val="single" w:sz="6" w:space="0" w:color="000000"/>
              <w:right w:val="single" w:sz="6" w:space="0" w:color="000000"/>
            </w:tcBorders>
            <w:shd w:val="clear" w:color="auto" w:fill="auto"/>
            <w:hideMark/>
          </w:tcPr>
          <w:p w14:paraId="55D2464E"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r>
      <w:tr w:rsidR="0022192B" w:rsidRPr="0022192B" w14:paraId="5796CC02" w14:textId="77777777" w:rsidTr="0022192B">
        <w:trPr>
          <w:trHeight w:val="30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5375A5D"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22"/>
              </w:rPr>
              <w:t>Signature of Examiners  </w:t>
            </w:r>
            <w:r w:rsidRPr="0022192B">
              <w:rPr>
                <w:rFonts w:eastAsia="Times New Roman"/>
                <w:sz w:val="22"/>
              </w:rPr>
              <w:t> </w:t>
            </w:r>
          </w:p>
        </w:tc>
        <w:tc>
          <w:tcPr>
            <w:tcW w:w="277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792A4AF"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p w14:paraId="7FC4B3FF"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p w14:paraId="383A4974"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c>
          <w:tcPr>
            <w:tcW w:w="276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F20BEE2"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c>
          <w:tcPr>
            <w:tcW w:w="24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647B27B"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r>
      <w:tr w:rsidR="0022192B" w:rsidRPr="0022192B" w14:paraId="0691C7F2" w14:textId="77777777" w:rsidTr="0022192B">
        <w:trPr>
          <w:trHeight w:val="30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4F1D52D3"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22"/>
              </w:rPr>
              <w:t>Date  </w:t>
            </w:r>
            <w:r w:rsidRPr="0022192B">
              <w:rPr>
                <w:rFonts w:eastAsia="Times New Roman"/>
                <w:sz w:val="22"/>
              </w:rPr>
              <w:t> </w:t>
            </w:r>
          </w:p>
        </w:tc>
        <w:tc>
          <w:tcPr>
            <w:tcW w:w="277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2FF4A49"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p w14:paraId="06D1A000"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c>
          <w:tcPr>
            <w:tcW w:w="276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2F3CC6F"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c>
          <w:tcPr>
            <w:tcW w:w="24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DF68D26"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r>
      <w:tr w:rsidR="0022192B" w:rsidRPr="0022192B" w14:paraId="0ED71F5F" w14:textId="77777777" w:rsidTr="0022192B">
        <w:trPr>
          <w:trHeight w:val="30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1B039ED"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22"/>
              </w:rPr>
              <w:t>Average Total Mark </w:t>
            </w:r>
            <w:r w:rsidRPr="0022192B">
              <w:rPr>
                <w:rFonts w:eastAsia="Times New Roman"/>
                <w:sz w:val="22"/>
              </w:rPr>
              <w:t> </w:t>
            </w:r>
          </w:p>
          <w:p w14:paraId="00AAF69E"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18"/>
                <w:szCs w:val="18"/>
              </w:rPr>
              <w:t>(Out of 70)</w:t>
            </w:r>
            <w:r w:rsidRPr="0022192B">
              <w:rPr>
                <w:rFonts w:eastAsia="Times New Roman"/>
                <w:sz w:val="18"/>
                <w:szCs w:val="18"/>
              </w:rPr>
              <w:t> </w:t>
            </w:r>
          </w:p>
          <w:p w14:paraId="39C3C3BF"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i/>
                <w:iCs/>
                <w:sz w:val="18"/>
                <w:szCs w:val="18"/>
              </w:rPr>
              <w:t>Completed by Supervisor  </w:t>
            </w:r>
            <w:r w:rsidRPr="0022192B">
              <w:rPr>
                <w:rFonts w:eastAsia="Times New Roman"/>
                <w:sz w:val="18"/>
                <w:szCs w:val="18"/>
              </w:rPr>
              <w:t> </w:t>
            </w:r>
          </w:p>
        </w:tc>
        <w:tc>
          <w:tcPr>
            <w:tcW w:w="7965" w:type="dxa"/>
            <w:gridSpan w:val="6"/>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63940A5" w14:textId="77777777" w:rsidR="0022192B" w:rsidRPr="0022192B" w:rsidRDefault="0022192B" w:rsidP="0022192B">
            <w:pPr>
              <w:spacing w:after="0" w:line="240" w:lineRule="auto"/>
              <w:ind w:left="765" w:right="0" w:firstLine="0"/>
              <w:jc w:val="center"/>
              <w:textAlignment w:val="baseline"/>
              <w:rPr>
                <w:rFonts w:ascii="Times New Roman" w:eastAsia="Times New Roman" w:hAnsi="Times New Roman" w:cs="Times New Roman"/>
                <w:szCs w:val="24"/>
              </w:rPr>
            </w:pPr>
            <w:r w:rsidRPr="0022192B">
              <w:rPr>
                <w:rFonts w:eastAsia="Times New Roman"/>
                <w:szCs w:val="24"/>
              </w:rPr>
              <w:t> </w:t>
            </w:r>
          </w:p>
          <w:p w14:paraId="7D71B91A" w14:textId="77777777" w:rsidR="0022192B" w:rsidRPr="0022192B" w:rsidRDefault="0022192B" w:rsidP="0022192B">
            <w:pPr>
              <w:spacing w:after="0" w:line="240" w:lineRule="auto"/>
              <w:ind w:left="0" w:right="0" w:firstLine="0"/>
              <w:jc w:val="center"/>
              <w:textAlignment w:val="baseline"/>
              <w:rPr>
                <w:rFonts w:ascii="Times New Roman" w:eastAsia="Times New Roman" w:hAnsi="Times New Roman" w:cs="Times New Roman"/>
                <w:szCs w:val="24"/>
              </w:rPr>
            </w:pPr>
            <w:r w:rsidRPr="0022192B">
              <w:rPr>
                <w:rFonts w:eastAsia="Times New Roman"/>
                <w:b/>
                <w:bCs/>
                <w:i/>
                <w:iCs/>
                <w:sz w:val="18"/>
                <w:szCs w:val="18"/>
              </w:rPr>
              <w:t>(T1+ T2+ T3) / 3</w:t>
            </w:r>
            <w:r w:rsidRPr="0022192B">
              <w:rPr>
                <w:rFonts w:eastAsia="Times New Roman"/>
                <w:sz w:val="18"/>
                <w:szCs w:val="18"/>
              </w:rPr>
              <w:t> </w:t>
            </w:r>
          </w:p>
        </w:tc>
      </w:tr>
      <w:tr w:rsidR="0022192B" w:rsidRPr="0022192B" w14:paraId="0FDE8250" w14:textId="77777777" w:rsidTr="0022192B">
        <w:trPr>
          <w:trHeight w:val="30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DDB3BFA"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22"/>
              </w:rPr>
              <w:t>Progress Evaluation Mark</w:t>
            </w:r>
            <w:r w:rsidRPr="0022192B">
              <w:rPr>
                <w:rFonts w:eastAsia="Times New Roman"/>
                <w:sz w:val="22"/>
              </w:rPr>
              <w:t> </w:t>
            </w:r>
          </w:p>
          <w:p w14:paraId="0E98D611"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18"/>
                <w:szCs w:val="18"/>
              </w:rPr>
              <w:t>(Out of 30)</w:t>
            </w:r>
            <w:r w:rsidRPr="0022192B">
              <w:rPr>
                <w:rFonts w:eastAsia="Times New Roman"/>
                <w:sz w:val="18"/>
                <w:szCs w:val="18"/>
              </w:rPr>
              <w:t> </w:t>
            </w:r>
          </w:p>
          <w:p w14:paraId="1859018D"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i/>
                <w:iCs/>
                <w:sz w:val="18"/>
                <w:szCs w:val="18"/>
              </w:rPr>
              <w:t>Completed by Supervisor  </w:t>
            </w:r>
            <w:r w:rsidRPr="0022192B">
              <w:rPr>
                <w:rFonts w:eastAsia="Times New Roman"/>
                <w:sz w:val="18"/>
                <w:szCs w:val="18"/>
              </w:rPr>
              <w:t> </w:t>
            </w:r>
          </w:p>
        </w:tc>
        <w:tc>
          <w:tcPr>
            <w:tcW w:w="7965" w:type="dxa"/>
            <w:gridSpan w:val="6"/>
            <w:tcBorders>
              <w:top w:val="single" w:sz="6" w:space="0" w:color="000000"/>
              <w:left w:val="single" w:sz="6" w:space="0" w:color="000000"/>
              <w:bottom w:val="single" w:sz="6" w:space="0" w:color="000000"/>
              <w:right w:val="single" w:sz="6" w:space="0" w:color="000000"/>
            </w:tcBorders>
            <w:shd w:val="clear" w:color="auto" w:fill="auto"/>
            <w:hideMark/>
          </w:tcPr>
          <w:p w14:paraId="299D3A9E"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r>
      <w:tr w:rsidR="0022192B" w:rsidRPr="0022192B" w14:paraId="2132A51C" w14:textId="77777777" w:rsidTr="0022192B">
        <w:trPr>
          <w:trHeight w:val="30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639F267"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22"/>
              </w:rPr>
              <w:t>Total Mark</w:t>
            </w:r>
            <w:r w:rsidRPr="0022192B">
              <w:rPr>
                <w:rFonts w:eastAsia="Times New Roman"/>
                <w:sz w:val="22"/>
              </w:rPr>
              <w:t> </w:t>
            </w:r>
          </w:p>
          <w:p w14:paraId="58155439"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18"/>
                <w:szCs w:val="18"/>
              </w:rPr>
              <w:t>(Out of 100)</w:t>
            </w:r>
            <w:r w:rsidRPr="0022192B">
              <w:rPr>
                <w:rFonts w:eastAsia="Times New Roman"/>
                <w:sz w:val="18"/>
                <w:szCs w:val="18"/>
              </w:rPr>
              <w:t> </w:t>
            </w:r>
          </w:p>
          <w:p w14:paraId="454D03BF"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i/>
                <w:iCs/>
                <w:sz w:val="18"/>
                <w:szCs w:val="18"/>
              </w:rPr>
              <w:t>Completed by Supervisor  </w:t>
            </w:r>
            <w:r w:rsidRPr="0022192B">
              <w:rPr>
                <w:rFonts w:eastAsia="Times New Roman"/>
                <w:sz w:val="18"/>
                <w:szCs w:val="18"/>
              </w:rPr>
              <w:t> </w:t>
            </w:r>
          </w:p>
        </w:tc>
        <w:tc>
          <w:tcPr>
            <w:tcW w:w="7965" w:type="dxa"/>
            <w:gridSpan w:val="6"/>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6958596" w14:textId="77777777" w:rsidR="0022192B" w:rsidRPr="0022192B" w:rsidRDefault="0022192B" w:rsidP="0022192B">
            <w:pPr>
              <w:spacing w:after="0" w:line="240" w:lineRule="auto"/>
              <w:ind w:left="0" w:right="0" w:firstLine="0"/>
              <w:jc w:val="center"/>
              <w:textAlignment w:val="baseline"/>
              <w:rPr>
                <w:rFonts w:ascii="Times New Roman" w:eastAsia="Times New Roman" w:hAnsi="Times New Roman" w:cs="Times New Roman"/>
                <w:szCs w:val="24"/>
              </w:rPr>
            </w:pPr>
            <w:r w:rsidRPr="0022192B">
              <w:rPr>
                <w:rFonts w:eastAsia="Times New Roman"/>
                <w:b/>
                <w:bCs/>
                <w:i/>
                <w:iCs/>
                <w:sz w:val="18"/>
                <w:szCs w:val="18"/>
              </w:rPr>
              <w:t>(Average Final Mark + Progress Evaluation Mark)</w:t>
            </w:r>
            <w:r w:rsidRPr="0022192B">
              <w:rPr>
                <w:rFonts w:eastAsia="Times New Roman"/>
                <w:sz w:val="18"/>
                <w:szCs w:val="18"/>
              </w:rPr>
              <w:t> </w:t>
            </w:r>
          </w:p>
        </w:tc>
      </w:tr>
      <w:tr w:rsidR="0022192B" w:rsidRPr="0022192B" w14:paraId="447EEDA7" w14:textId="77777777" w:rsidTr="0022192B">
        <w:trPr>
          <w:trHeight w:val="30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EF4DFF1"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22"/>
              </w:rPr>
              <w:t>Final Grade Awarded  </w:t>
            </w:r>
            <w:r w:rsidRPr="0022192B">
              <w:rPr>
                <w:rFonts w:eastAsia="Times New Roman"/>
                <w:sz w:val="22"/>
              </w:rPr>
              <w:t> </w:t>
            </w:r>
          </w:p>
        </w:tc>
        <w:tc>
          <w:tcPr>
            <w:tcW w:w="7965" w:type="dxa"/>
            <w:gridSpan w:val="6"/>
            <w:tcBorders>
              <w:top w:val="single" w:sz="6" w:space="0" w:color="000000"/>
              <w:left w:val="single" w:sz="6" w:space="0" w:color="000000"/>
              <w:bottom w:val="single" w:sz="6" w:space="0" w:color="000000"/>
              <w:right w:val="single" w:sz="6" w:space="0" w:color="000000"/>
            </w:tcBorders>
            <w:shd w:val="clear" w:color="auto" w:fill="auto"/>
            <w:hideMark/>
          </w:tcPr>
          <w:p w14:paraId="033FDFF2"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szCs w:val="24"/>
              </w:rPr>
              <w:t>  </w:t>
            </w:r>
          </w:p>
        </w:tc>
      </w:tr>
    </w:tbl>
    <w:p w14:paraId="663CBEFA" w14:textId="4DD3550F" w:rsidR="0022192B" w:rsidRPr="0022192B" w:rsidRDefault="0022192B" w:rsidP="000F0BE6">
      <w:pPr>
        <w:spacing w:after="0" w:line="240" w:lineRule="auto"/>
        <w:ind w:left="1215" w:right="0" w:firstLine="0"/>
        <w:jc w:val="left"/>
        <w:textAlignment w:val="baseline"/>
        <w:rPr>
          <w:rFonts w:ascii="Segoe UI" w:eastAsia="Times New Roman" w:hAnsi="Segoe UI" w:cs="Segoe UI"/>
          <w:sz w:val="18"/>
          <w:szCs w:val="18"/>
        </w:rPr>
      </w:pPr>
      <w:r w:rsidRPr="0022192B">
        <w:rPr>
          <w:rFonts w:eastAsia="Times New Roman"/>
          <w:szCs w:val="24"/>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29"/>
        <w:gridCol w:w="3179"/>
        <w:gridCol w:w="1079"/>
        <w:gridCol w:w="2411"/>
        <w:gridCol w:w="866"/>
        <w:gridCol w:w="1140"/>
      </w:tblGrid>
      <w:tr w:rsidR="0022192B" w:rsidRPr="0022192B" w14:paraId="667961DB" w14:textId="77777777" w:rsidTr="0022192B">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DBE5F1"/>
            <w:hideMark/>
          </w:tcPr>
          <w:p w14:paraId="43777561"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22"/>
              </w:rPr>
              <w:t>Name of Program Lead   </w:t>
            </w:r>
            <w:r w:rsidRPr="0022192B">
              <w:rPr>
                <w:rFonts w:eastAsia="Times New Roman"/>
                <w:sz w:val="22"/>
              </w:rPr>
              <w:t> </w:t>
            </w:r>
          </w:p>
        </w:tc>
        <w:tc>
          <w:tcPr>
            <w:tcW w:w="3225" w:type="dxa"/>
            <w:tcBorders>
              <w:top w:val="single" w:sz="6" w:space="0" w:color="000000"/>
              <w:left w:val="single" w:sz="6" w:space="0" w:color="000000"/>
              <w:bottom w:val="single" w:sz="6" w:space="0" w:color="000000"/>
              <w:right w:val="single" w:sz="6" w:space="0" w:color="000000"/>
            </w:tcBorders>
            <w:shd w:val="clear" w:color="auto" w:fill="auto"/>
            <w:hideMark/>
          </w:tcPr>
          <w:p w14:paraId="58DEEE0B"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22"/>
              </w:rPr>
              <w:t> </w:t>
            </w:r>
            <w:r w:rsidRPr="0022192B">
              <w:rPr>
                <w:rFonts w:eastAsia="Times New Roman"/>
                <w:sz w:val="22"/>
              </w:rPr>
              <w:t> </w:t>
            </w:r>
          </w:p>
        </w:tc>
        <w:tc>
          <w:tcPr>
            <w:tcW w:w="1080" w:type="dxa"/>
            <w:tcBorders>
              <w:top w:val="single" w:sz="6" w:space="0" w:color="000000"/>
              <w:left w:val="single" w:sz="6" w:space="0" w:color="000000"/>
              <w:bottom w:val="single" w:sz="6" w:space="0" w:color="000000"/>
              <w:right w:val="single" w:sz="6" w:space="0" w:color="000000"/>
            </w:tcBorders>
            <w:shd w:val="clear" w:color="auto" w:fill="DBE5F1"/>
            <w:hideMark/>
          </w:tcPr>
          <w:p w14:paraId="7B5EF3BC"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22"/>
              </w:rPr>
              <w:t>Signature  </w:t>
            </w:r>
            <w:r w:rsidRPr="0022192B">
              <w:rPr>
                <w:rFonts w:eastAsia="Times New Roman"/>
                <w:sz w:val="22"/>
              </w:rPr>
              <w:t> </w:t>
            </w:r>
          </w:p>
        </w:tc>
        <w:tc>
          <w:tcPr>
            <w:tcW w:w="2445" w:type="dxa"/>
            <w:tcBorders>
              <w:top w:val="single" w:sz="6" w:space="0" w:color="000000"/>
              <w:left w:val="single" w:sz="6" w:space="0" w:color="000000"/>
              <w:bottom w:val="single" w:sz="6" w:space="0" w:color="000000"/>
              <w:right w:val="single" w:sz="6" w:space="0" w:color="000000"/>
            </w:tcBorders>
            <w:shd w:val="clear" w:color="auto" w:fill="auto"/>
            <w:hideMark/>
          </w:tcPr>
          <w:p w14:paraId="04B9680A"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22"/>
              </w:rPr>
              <w:t> </w:t>
            </w:r>
            <w:r w:rsidRPr="0022192B">
              <w:rPr>
                <w:rFonts w:eastAsia="Times New Roman"/>
                <w:sz w:val="22"/>
              </w:rPr>
              <w:t> </w:t>
            </w:r>
          </w:p>
        </w:tc>
        <w:tc>
          <w:tcPr>
            <w:tcW w:w="870" w:type="dxa"/>
            <w:tcBorders>
              <w:top w:val="single" w:sz="6" w:space="0" w:color="000000"/>
              <w:left w:val="single" w:sz="6" w:space="0" w:color="000000"/>
              <w:bottom w:val="single" w:sz="6" w:space="0" w:color="000000"/>
              <w:right w:val="single" w:sz="6" w:space="0" w:color="000000"/>
            </w:tcBorders>
            <w:shd w:val="clear" w:color="auto" w:fill="DBE5F1"/>
            <w:hideMark/>
          </w:tcPr>
          <w:p w14:paraId="57D8FB1C"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22"/>
              </w:rPr>
              <w:t>Date  </w:t>
            </w:r>
            <w:r w:rsidRPr="0022192B">
              <w:rPr>
                <w:rFonts w:eastAsia="Times New Roman"/>
                <w:sz w:val="22"/>
              </w:rPr>
              <w:t> </w:t>
            </w:r>
          </w:p>
        </w:tc>
        <w:tc>
          <w:tcPr>
            <w:tcW w:w="1155" w:type="dxa"/>
            <w:tcBorders>
              <w:top w:val="single" w:sz="6" w:space="0" w:color="000000"/>
              <w:left w:val="single" w:sz="6" w:space="0" w:color="000000"/>
              <w:bottom w:val="single" w:sz="6" w:space="0" w:color="000000"/>
              <w:right w:val="single" w:sz="6" w:space="0" w:color="000000"/>
            </w:tcBorders>
            <w:shd w:val="clear" w:color="auto" w:fill="auto"/>
            <w:hideMark/>
          </w:tcPr>
          <w:p w14:paraId="3A2632D8" w14:textId="77777777" w:rsidR="0022192B" w:rsidRPr="0022192B" w:rsidRDefault="0022192B" w:rsidP="0022192B">
            <w:pPr>
              <w:spacing w:after="0" w:line="240" w:lineRule="auto"/>
              <w:ind w:left="0" w:right="0" w:firstLine="0"/>
              <w:jc w:val="left"/>
              <w:textAlignment w:val="baseline"/>
              <w:rPr>
                <w:rFonts w:ascii="Times New Roman" w:eastAsia="Times New Roman" w:hAnsi="Times New Roman" w:cs="Times New Roman"/>
                <w:szCs w:val="24"/>
              </w:rPr>
            </w:pPr>
            <w:r w:rsidRPr="0022192B">
              <w:rPr>
                <w:rFonts w:eastAsia="Times New Roman"/>
                <w:b/>
                <w:bCs/>
                <w:sz w:val="22"/>
              </w:rPr>
              <w:t> </w:t>
            </w:r>
            <w:r w:rsidRPr="0022192B">
              <w:rPr>
                <w:rFonts w:eastAsia="Times New Roman"/>
                <w:sz w:val="22"/>
              </w:rPr>
              <w:t> </w:t>
            </w:r>
          </w:p>
        </w:tc>
      </w:tr>
    </w:tbl>
    <w:p w14:paraId="0D0CD7F4" w14:textId="52ACFDED" w:rsidR="00224891" w:rsidRPr="00224891" w:rsidRDefault="00224891" w:rsidP="00224891">
      <w:pPr>
        <w:spacing w:after="0" w:line="240" w:lineRule="auto"/>
        <w:ind w:left="14" w:right="0" w:hanging="14"/>
        <w:jc w:val="center"/>
        <w:rPr>
          <w:rFonts w:asciiTheme="minorHAnsi" w:hAnsiTheme="minorHAnsi" w:cstheme="minorHAnsi"/>
        </w:rPr>
      </w:pPr>
      <w:r w:rsidRPr="00224891">
        <w:rPr>
          <w:rFonts w:asciiTheme="minorHAnsi" w:hAnsiTheme="minorHAnsi" w:cstheme="minorHAnsi"/>
          <w:noProof/>
        </w:rPr>
        <w:lastRenderedPageBreak/>
        <w:drawing>
          <wp:inline distT="0" distB="0" distL="0" distR="0" wp14:anchorId="7FD2586B" wp14:editId="3E6C5BF8">
            <wp:extent cx="2185035" cy="594072"/>
            <wp:effectExtent l="0" t="0" r="5715" b="0"/>
            <wp:docPr id="5" name="Picture 5"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738" name="Picture 1738" descr="A picture containing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5035" cy="594072"/>
                    </a:xfrm>
                    <a:prstGeom prst="rect">
                      <a:avLst/>
                    </a:prstGeom>
                  </pic:spPr>
                </pic:pic>
              </a:graphicData>
            </a:graphic>
          </wp:inline>
        </w:drawing>
      </w:r>
    </w:p>
    <w:bookmarkEnd w:id="76"/>
    <w:p w14:paraId="0637033A" w14:textId="2B8D439A" w:rsidR="00B16C07" w:rsidRPr="00B16C07" w:rsidRDefault="00B16C07" w:rsidP="00B16C07">
      <w:pPr>
        <w:spacing w:after="0" w:line="240" w:lineRule="auto"/>
        <w:ind w:left="0" w:right="0" w:firstLine="0"/>
        <w:jc w:val="center"/>
        <w:textAlignment w:val="baseline"/>
        <w:rPr>
          <w:rFonts w:ascii="Segoe UI" w:eastAsia="Times New Roman" w:hAnsi="Segoe UI" w:cs="Segoe UI"/>
          <w:sz w:val="18"/>
          <w:szCs w:val="18"/>
        </w:rPr>
      </w:pPr>
      <w:r w:rsidRPr="00B16C07">
        <w:rPr>
          <w:rFonts w:eastAsia="Times New Roman"/>
          <w:szCs w:val="24"/>
        </w:rPr>
        <w:t> </w:t>
      </w:r>
    </w:p>
    <w:p w14:paraId="07837EB2" w14:textId="77777777" w:rsidR="00B16C07" w:rsidRPr="00B16C07" w:rsidRDefault="00B16C07" w:rsidP="00B16C07">
      <w:pPr>
        <w:spacing w:after="0" w:line="240" w:lineRule="auto"/>
        <w:ind w:left="0" w:right="0" w:firstLine="0"/>
        <w:jc w:val="center"/>
        <w:textAlignment w:val="baseline"/>
        <w:rPr>
          <w:rFonts w:ascii="Segoe UI" w:eastAsia="Times New Roman" w:hAnsi="Segoe UI" w:cs="Segoe UI"/>
          <w:b/>
          <w:bCs/>
          <w:color w:val="4F81BD"/>
          <w:sz w:val="18"/>
          <w:szCs w:val="18"/>
        </w:rPr>
      </w:pPr>
      <w:r w:rsidRPr="00B16C07">
        <w:rPr>
          <w:rFonts w:eastAsia="Times New Roman"/>
          <w:b/>
          <w:bCs/>
          <w:i/>
          <w:iCs/>
          <w:color w:val="auto"/>
          <w:sz w:val="36"/>
          <w:szCs w:val="36"/>
        </w:rPr>
        <w:t>Capstone Project (XXXX 495B)</w:t>
      </w:r>
      <w:r w:rsidRPr="00B16C07">
        <w:rPr>
          <w:rFonts w:eastAsia="Times New Roman"/>
          <w:b/>
          <w:bCs/>
          <w:color w:val="auto"/>
          <w:sz w:val="36"/>
          <w:szCs w:val="36"/>
        </w:rPr>
        <w:t> </w:t>
      </w:r>
    </w:p>
    <w:p w14:paraId="5AA03619" w14:textId="77777777" w:rsidR="00B16C07" w:rsidRPr="00B16C07" w:rsidRDefault="00B16C07" w:rsidP="00B16C07">
      <w:pPr>
        <w:spacing w:after="0" w:line="240" w:lineRule="auto"/>
        <w:ind w:left="150" w:right="0" w:firstLine="0"/>
        <w:jc w:val="center"/>
        <w:textAlignment w:val="baseline"/>
        <w:rPr>
          <w:rFonts w:ascii="Segoe UI" w:eastAsia="Times New Roman" w:hAnsi="Segoe UI" w:cs="Segoe UI"/>
          <w:b/>
          <w:bCs/>
          <w:color w:val="4F81BD"/>
          <w:sz w:val="18"/>
          <w:szCs w:val="18"/>
        </w:rPr>
      </w:pPr>
      <w:r w:rsidRPr="00B16C07">
        <w:rPr>
          <w:rFonts w:eastAsia="Times New Roman"/>
          <w:b/>
          <w:bCs/>
          <w:i/>
          <w:iCs/>
          <w:color w:val="C00000"/>
          <w:sz w:val="28"/>
          <w:szCs w:val="28"/>
        </w:rPr>
        <w:t>Moderator’s Report Form </w:t>
      </w:r>
      <w:r w:rsidRPr="00B16C07">
        <w:rPr>
          <w:rFonts w:eastAsia="Times New Roman"/>
          <w:b/>
          <w:bCs/>
          <w:color w:val="C00000"/>
          <w:sz w:val="28"/>
          <w:szCs w:val="28"/>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6"/>
        <w:gridCol w:w="4069"/>
        <w:gridCol w:w="255"/>
        <w:gridCol w:w="1156"/>
        <w:gridCol w:w="249"/>
        <w:gridCol w:w="180"/>
        <w:gridCol w:w="1137"/>
        <w:gridCol w:w="248"/>
        <w:gridCol w:w="1014"/>
      </w:tblGrid>
      <w:tr w:rsidR="00B16C07" w:rsidRPr="00B16C07" w14:paraId="0D6BE2AA" w14:textId="77777777" w:rsidTr="00B16C07">
        <w:trPr>
          <w:trHeight w:val="300"/>
        </w:trPr>
        <w:tc>
          <w:tcPr>
            <w:tcW w:w="265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4F484934" w14:textId="77777777" w:rsidR="00B16C07" w:rsidRPr="00B16C07" w:rsidRDefault="00B16C07" w:rsidP="00B16C07">
            <w:pPr>
              <w:spacing w:after="0" w:line="240" w:lineRule="auto"/>
              <w:ind w:left="105" w:right="0" w:firstLine="0"/>
              <w:jc w:val="left"/>
              <w:textAlignment w:val="baseline"/>
              <w:rPr>
                <w:rFonts w:ascii="Times New Roman" w:eastAsia="Times New Roman" w:hAnsi="Times New Roman" w:cs="Times New Roman"/>
                <w:szCs w:val="24"/>
              </w:rPr>
            </w:pPr>
            <w:r w:rsidRPr="00B16C07">
              <w:rPr>
                <w:rFonts w:eastAsia="Times New Roman"/>
                <w:b/>
                <w:bCs/>
                <w:szCs w:val="24"/>
              </w:rPr>
              <w:t>Name of Student  </w:t>
            </w:r>
            <w:r w:rsidRPr="00B16C07">
              <w:rPr>
                <w:rFonts w:eastAsia="Times New Roman"/>
                <w:szCs w:val="24"/>
              </w:rPr>
              <w:t> </w:t>
            </w:r>
          </w:p>
        </w:tc>
        <w:tc>
          <w:tcPr>
            <w:tcW w:w="42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2D2DDA" w14:textId="77777777" w:rsidR="00B16C07" w:rsidRPr="00B16C07" w:rsidRDefault="00B16C07" w:rsidP="00B16C07">
            <w:pPr>
              <w:spacing w:after="0" w:line="240" w:lineRule="auto"/>
              <w:ind w:left="105"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vAlign w:val="center"/>
            <w:hideMark/>
          </w:tcPr>
          <w:p w14:paraId="1744D57F" w14:textId="77777777" w:rsidR="00B16C07" w:rsidRPr="00B16C07" w:rsidRDefault="00B16C07" w:rsidP="00B16C07">
            <w:pPr>
              <w:spacing w:after="0" w:line="240" w:lineRule="auto"/>
              <w:ind w:left="105" w:right="0" w:firstLine="0"/>
              <w:jc w:val="left"/>
              <w:textAlignment w:val="baseline"/>
              <w:rPr>
                <w:rFonts w:ascii="Times New Roman" w:eastAsia="Times New Roman" w:hAnsi="Times New Roman" w:cs="Times New Roman"/>
                <w:szCs w:val="24"/>
              </w:rPr>
            </w:pPr>
            <w:r w:rsidRPr="00B16C07">
              <w:rPr>
                <w:rFonts w:eastAsia="Times New Roman"/>
                <w:b/>
                <w:bCs/>
                <w:szCs w:val="24"/>
              </w:rPr>
              <w:t>Student ID </w:t>
            </w:r>
            <w:r w:rsidRPr="00B16C07">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46BF1FAF"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D2F5F68"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r>
      <w:tr w:rsidR="00B16C07" w:rsidRPr="00B16C07" w14:paraId="771C72C3" w14:textId="77777777" w:rsidTr="00B16C07">
        <w:trPr>
          <w:trHeight w:val="300"/>
        </w:trPr>
        <w:tc>
          <w:tcPr>
            <w:tcW w:w="265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EE34AFA" w14:textId="77777777" w:rsidR="00B16C07" w:rsidRPr="00B16C07" w:rsidRDefault="00B16C07" w:rsidP="00B16C07">
            <w:pPr>
              <w:spacing w:after="0" w:line="240" w:lineRule="auto"/>
              <w:ind w:left="105" w:right="0" w:firstLine="0"/>
              <w:jc w:val="left"/>
              <w:textAlignment w:val="baseline"/>
              <w:rPr>
                <w:rFonts w:ascii="Times New Roman" w:eastAsia="Times New Roman" w:hAnsi="Times New Roman" w:cs="Times New Roman"/>
                <w:szCs w:val="24"/>
              </w:rPr>
            </w:pPr>
            <w:r w:rsidRPr="00B16C07">
              <w:rPr>
                <w:rFonts w:eastAsia="Times New Roman"/>
                <w:b/>
                <w:bCs/>
                <w:szCs w:val="24"/>
              </w:rPr>
              <w:t>College  </w:t>
            </w:r>
            <w:r w:rsidRPr="00B16C07">
              <w:rPr>
                <w:rFonts w:eastAsia="Times New Roman"/>
                <w:szCs w:val="24"/>
              </w:rPr>
              <w:t> </w:t>
            </w:r>
          </w:p>
        </w:tc>
        <w:tc>
          <w:tcPr>
            <w:tcW w:w="42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C05400" w14:textId="77777777" w:rsidR="00B16C07" w:rsidRPr="00B16C07" w:rsidRDefault="00B16C07" w:rsidP="00B16C07">
            <w:pPr>
              <w:spacing w:after="0" w:line="240" w:lineRule="auto"/>
              <w:ind w:left="105" w:right="0" w:firstLine="0"/>
              <w:jc w:val="left"/>
              <w:textAlignment w:val="baseline"/>
              <w:rPr>
                <w:rFonts w:ascii="Times New Roman" w:eastAsia="Times New Roman" w:hAnsi="Times New Roman" w:cs="Times New Roman"/>
                <w:szCs w:val="24"/>
              </w:rPr>
            </w:pPr>
            <w:r w:rsidRPr="00B16C07">
              <w:rPr>
                <w:rFonts w:eastAsia="Times New Roman"/>
                <w:b/>
                <w:bCs/>
                <w:szCs w:val="24"/>
              </w:rPr>
              <w:t> </w:t>
            </w:r>
            <w:r w:rsidRPr="00B16C07">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vAlign w:val="center"/>
            <w:hideMark/>
          </w:tcPr>
          <w:p w14:paraId="1D637585" w14:textId="77777777" w:rsidR="00B16C07" w:rsidRPr="00B16C07" w:rsidRDefault="00B16C07" w:rsidP="00B16C07">
            <w:pPr>
              <w:spacing w:after="0" w:line="240" w:lineRule="auto"/>
              <w:ind w:left="105" w:right="0" w:firstLine="0"/>
              <w:jc w:val="left"/>
              <w:textAlignment w:val="baseline"/>
              <w:rPr>
                <w:rFonts w:ascii="Times New Roman" w:eastAsia="Times New Roman" w:hAnsi="Times New Roman" w:cs="Times New Roman"/>
                <w:szCs w:val="24"/>
              </w:rPr>
            </w:pPr>
            <w:r w:rsidRPr="00B16C07">
              <w:rPr>
                <w:rFonts w:eastAsia="Times New Roman"/>
                <w:b/>
                <w:bCs/>
                <w:szCs w:val="24"/>
              </w:rPr>
              <w:t>Program </w:t>
            </w:r>
            <w:r w:rsidRPr="00B16C07">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0BA029FD"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A778B01"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r>
      <w:tr w:rsidR="00B16C07" w:rsidRPr="00B16C07" w14:paraId="2B851AAF" w14:textId="77777777" w:rsidTr="00B16C07">
        <w:trPr>
          <w:trHeight w:val="300"/>
        </w:trPr>
        <w:tc>
          <w:tcPr>
            <w:tcW w:w="265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96B9509" w14:textId="77777777" w:rsidR="00B16C07" w:rsidRPr="00B16C07" w:rsidRDefault="00B16C07" w:rsidP="00B16C07">
            <w:pPr>
              <w:spacing w:after="0" w:line="240" w:lineRule="auto"/>
              <w:ind w:left="105" w:right="0" w:firstLine="0"/>
              <w:jc w:val="left"/>
              <w:textAlignment w:val="baseline"/>
              <w:rPr>
                <w:rFonts w:ascii="Times New Roman" w:eastAsia="Times New Roman" w:hAnsi="Times New Roman" w:cs="Times New Roman"/>
                <w:szCs w:val="24"/>
              </w:rPr>
            </w:pPr>
            <w:r w:rsidRPr="00B16C07">
              <w:rPr>
                <w:rFonts w:eastAsia="Times New Roman"/>
                <w:b/>
                <w:bCs/>
                <w:szCs w:val="24"/>
              </w:rPr>
              <w:t>Course Title  </w:t>
            </w:r>
            <w:r w:rsidRPr="00B16C07">
              <w:rPr>
                <w:rFonts w:eastAsia="Times New Roman"/>
                <w:szCs w:val="24"/>
              </w:rPr>
              <w:t> </w:t>
            </w:r>
          </w:p>
        </w:tc>
        <w:tc>
          <w:tcPr>
            <w:tcW w:w="42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F4126DA" w14:textId="77777777" w:rsidR="00B16C07" w:rsidRPr="00B16C07" w:rsidRDefault="00B16C07" w:rsidP="00B16C07">
            <w:pPr>
              <w:spacing w:after="0" w:line="240" w:lineRule="auto"/>
              <w:ind w:left="105"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vAlign w:val="center"/>
            <w:hideMark/>
          </w:tcPr>
          <w:p w14:paraId="117C55F6" w14:textId="77777777" w:rsidR="00B16C07" w:rsidRPr="00B16C07" w:rsidRDefault="00B16C07" w:rsidP="00B16C07">
            <w:pPr>
              <w:spacing w:after="0" w:line="240" w:lineRule="auto"/>
              <w:ind w:left="105" w:right="0" w:firstLine="0"/>
              <w:jc w:val="left"/>
              <w:textAlignment w:val="baseline"/>
              <w:rPr>
                <w:rFonts w:ascii="Times New Roman" w:eastAsia="Times New Roman" w:hAnsi="Times New Roman" w:cs="Times New Roman"/>
                <w:szCs w:val="24"/>
              </w:rPr>
            </w:pPr>
            <w:r w:rsidRPr="00B16C07">
              <w:rPr>
                <w:rFonts w:eastAsia="Times New Roman"/>
                <w:b/>
                <w:bCs/>
                <w:szCs w:val="24"/>
              </w:rPr>
              <w:t>Course Code  </w:t>
            </w:r>
            <w:r w:rsidRPr="00B16C07">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69FA6CE5"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3085AD"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r>
      <w:tr w:rsidR="00B16C07" w:rsidRPr="00B16C07" w14:paraId="58C23E7B" w14:textId="77777777" w:rsidTr="00B16C07">
        <w:trPr>
          <w:trHeight w:val="300"/>
        </w:trPr>
        <w:tc>
          <w:tcPr>
            <w:tcW w:w="2655" w:type="dxa"/>
            <w:vMerge w:val="restart"/>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C5D8770" w14:textId="77777777" w:rsidR="00B16C07" w:rsidRPr="00B16C07" w:rsidRDefault="00B16C07" w:rsidP="00B16C07">
            <w:pPr>
              <w:spacing w:after="0" w:line="240" w:lineRule="auto"/>
              <w:ind w:left="105" w:right="0" w:firstLine="0"/>
              <w:jc w:val="left"/>
              <w:textAlignment w:val="baseline"/>
              <w:rPr>
                <w:rFonts w:ascii="Times New Roman" w:eastAsia="Times New Roman" w:hAnsi="Times New Roman" w:cs="Times New Roman"/>
                <w:szCs w:val="24"/>
              </w:rPr>
            </w:pPr>
            <w:r w:rsidRPr="00B16C07">
              <w:rPr>
                <w:rFonts w:eastAsia="Times New Roman"/>
                <w:b/>
                <w:bCs/>
                <w:szCs w:val="24"/>
              </w:rPr>
              <w:t>Supervisor Name  </w:t>
            </w:r>
            <w:r w:rsidRPr="00B16C07">
              <w:rPr>
                <w:rFonts w:eastAsia="Times New Roman"/>
                <w:szCs w:val="24"/>
              </w:rPr>
              <w:t> </w:t>
            </w:r>
          </w:p>
        </w:tc>
        <w:tc>
          <w:tcPr>
            <w:tcW w:w="4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B21A1B1" w14:textId="77777777" w:rsidR="00B16C07" w:rsidRPr="00B16C07" w:rsidRDefault="00B16C07" w:rsidP="00B16C07">
            <w:pPr>
              <w:spacing w:after="0" w:line="240" w:lineRule="auto"/>
              <w:ind w:left="105"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vAlign w:val="center"/>
            <w:hideMark/>
          </w:tcPr>
          <w:p w14:paraId="7444BA25" w14:textId="77777777" w:rsidR="00B16C07" w:rsidRPr="00B16C07" w:rsidRDefault="00B16C07" w:rsidP="00B16C07">
            <w:pPr>
              <w:spacing w:after="0" w:line="240" w:lineRule="auto"/>
              <w:ind w:left="105" w:right="0" w:firstLine="0"/>
              <w:jc w:val="left"/>
              <w:textAlignment w:val="baseline"/>
              <w:rPr>
                <w:rFonts w:ascii="Times New Roman" w:eastAsia="Times New Roman" w:hAnsi="Times New Roman" w:cs="Times New Roman"/>
                <w:szCs w:val="24"/>
              </w:rPr>
            </w:pPr>
            <w:r w:rsidRPr="00B16C07">
              <w:rPr>
                <w:rFonts w:eastAsia="Times New Roman"/>
                <w:b/>
                <w:bCs/>
                <w:szCs w:val="24"/>
              </w:rPr>
              <w:t>Academic Year </w:t>
            </w:r>
            <w:r w:rsidRPr="00B16C07">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0BA61C26"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b/>
                <w:bCs/>
                <w:szCs w:val="24"/>
              </w:rPr>
              <w:t> </w:t>
            </w:r>
            <w:r w:rsidRPr="00B16C07">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929745"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r>
      <w:tr w:rsidR="00B16C07" w:rsidRPr="00B16C07" w14:paraId="5B3ADDA8" w14:textId="77777777" w:rsidTr="00B16C07">
        <w:trPr>
          <w:trHeight w:val="476"/>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EE3DDCF" w14:textId="77777777" w:rsidR="00B16C07" w:rsidRPr="00B16C07" w:rsidRDefault="00B16C07" w:rsidP="00B16C07">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C121F7" w14:textId="77777777" w:rsidR="00B16C07" w:rsidRPr="00B16C07" w:rsidRDefault="00B16C07" w:rsidP="00B16C07">
            <w:pPr>
              <w:spacing w:after="0" w:line="240" w:lineRule="auto"/>
              <w:ind w:left="0" w:right="0" w:firstLine="0"/>
              <w:jc w:val="left"/>
              <w:rPr>
                <w:rFonts w:ascii="Times New Roman" w:eastAsia="Times New Roman" w:hAnsi="Times New Roman" w:cs="Times New Roman"/>
                <w:szCs w:val="24"/>
              </w:rPr>
            </w:pPr>
          </w:p>
        </w:tc>
        <w:tc>
          <w:tcPr>
            <w:tcW w:w="4260" w:type="dxa"/>
            <w:gridSpan w:val="7"/>
            <w:vMerge w:val="restart"/>
            <w:tcBorders>
              <w:top w:val="single" w:sz="6" w:space="0" w:color="000000"/>
              <w:left w:val="single" w:sz="6" w:space="0" w:color="000000"/>
              <w:bottom w:val="nil"/>
              <w:right w:val="single" w:sz="6" w:space="0" w:color="000000"/>
            </w:tcBorders>
            <w:shd w:val="clear" w:color="auto" w:fill="DBE5F1"/>
            <w:vAlign w:val="center"/>
            <w:hideMark/>
          </w:tcPr>
          <w:p w14:paraId="6A4103C7" w14:textId="77777777" w:rsidR="00B16C07" w:rsidRPr="00B16C07" w:rsidRDefault="00B16C07" w:rsidP="00B16C07">
            <w:pPr>
              <w:spacing w:after="0" w:line="240" w:lineRule="auto"/>
              <w:ind w:left="0" w:right="0" w:firstLine="0"/>
              <w:jc w:val="center"/>
              <w:textAlignment w:val="baseline"/>
              <w:rPr>
                <w:rFonts w:ascii="Times New Roman" w:eastAsia="Times New Roman" w:hAnsi="Times New Roman" w:cs="Times New Roman"/>
                <w:szCs w:val="24"/>
              </w:rPr>
            </w:pPr>
            <w:r w:rsidRPr="00B16C07">
              <w:rPr>
                <w:rFonts w:eastAsia="Times New Roman"/>
                <w:b/>
                <w:bCs/>
                <w:szCs w:val="24"/>
              </w:rPr>
              <w:t>Semester</w:t>
            </w:r>
            <w:r w:rsidRPr="00B16C07">
              <w:rPr>
                <w:rFonts w:eastAsia="Times New Roman"/>
                <w:szCs w:val="24"/>
              </w:rPr>
              <w:t> </w:t>
            </w:r>
          </w:p>
        </w:tc>
      </w:tr>
      <w:tr w:rsidR="00B16C07" w:rsidRPr="00B16C07" w14:paraId="0F7CFBF4" w14:textId="77777777" w:rsidTr="00B16C07">
        <w:trPr>
          <w:trHeight w:val="476"/>
        </w:trPr>
        <w:tc>
          <w:tcPr>
            <w:tcW w:w="2655" w:type="dxa"/>
            <w:vMerge w:val="restart"/>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C56533D" w14:textId="77777777" w:rsidR="00B16C07" w:rsidRPr="00B16C07" w:rsidRDefault="00B16C07" w:rsidP="00B16C07">
            <w:pPr>
              <w:spacing w:after="0" w:line="240" w:lineRule="auto"/>
              <w:ind w:left="105" w:right="0" w:firstLine="0"/>
              <w:jc w:val="left"/>
              <w:textAlignment w:val="baseline"/>
              <w:rPr>
                <w:rFonts w:ascii="Times New Roman" w:eastAsia="Times New Roman" w:hAnsi="Times New Roman" w:cs="Times New Roman"/>
                <w:szCs w:val="24"/>
              </w:rPr>
            </w:pPr>
            <w:r w:rsidRPr="00B16C07">
              <w:rPr>
                <w:rFonts w:eastAsia="Times New Roman"/>
                <w:b/>
                <w:bCs/>
                <w:szCs w:val="24"/>
              </w:rPr>
              <w:t>Project Title  </w:t>
            </w:r>
            <w:r w:rsidRPr="00B16C07">
              <w:rPr>
                <w:rFonts w:eastAsia="Times New Roman"/>
                <w:szCs w:val="24"/>
              </w:rPr>
              <w:t> </w:t>
            </w:r>
          </w:p>
        </w:tc>
        <w:tc>
          <w:tcPr>
            <w:tcW w:w="4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6C449DE" w14:textId="77777777" w:rsidR="00B16C07" w:rsidRPr="00B16C07" w:rsidRDefault="00B16C07" w:rsidP="00B16C07">
            <w:pPr>
              <w:spacing w:after="0" w:line="240" w:lineRule="auto"/>
              <w:ind w:left="105"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c>
          <w:tcPr>
            <w:tcW w:w="0" w:type="auto"/>
            <w:gridSpan w:val="7"/>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352831F" w14:textId="77777777" w:rsidR="00B16C07" w:rsidRPr="00B16C07" w:rsidRDefault="00B16C07" w:rsidP="00B16C07">
            <w:pPr>
              <w:spacing w:after="0" w:line="240" w:lineRule="auto"/>
              <w:ind w:left="0" w:right="0" w:firstLine="0"/>
              <w:jc w:val="left"/>
              <w:rPr>
                <w:rFonts w:ascii="Times New Roman" w:eastAsia="Times New Roman" w:hAnsi="Times New Roman" w:cs="Times New Roman"/>
                <w:szCs w:val="24"/>
              </w:rPr>
            </w:pPr>
          </w:p>
        </w:tc>
      </w:tr>
      <w:tr w:rsidR="00B16C07" w:rsidRPr="00B16C07" w14:paraId="448546E9" w14:textId="77777777" w:rsidTr="00B16C07">
        <w:trPr>
          <w:trHeight w:val="30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DA8241" w14:textId="77777777" w:rsidR="00B16C07" w:rsidRPr="00B16C07" w:rsidRDefault="00B16C07" w:rsidP="00B16C07">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C3D474" w14:textId="77777777" w:rsidR="00B16C07" w:rsidRPr="00B16C07" w:rsidRDefault="00B16C07" w:rsidP="00B16C07">
            <w:pPr>
              <w:spacing w:after="0" w:line="240" w:lineRule="auto"/>
              <w:ind w:left="0" w:right="0" w:firstLine="0"/>
              <w:jc w:val="left"/>
              <w:rPr>
                <w:rFonts w:ascii="Times New Roman" w:eastAsia="Times New Roman" w:hAnsi="Times New Roman" w:cs="Times New Roman"/>
                <w:szCs w:val="24"/>
              </w:rPr>
            </w:pPr>
          </w:p>
        </w:tc>
        <w:tc>
          <w:tcPr>
            <w:tcW w:w="2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BA1BA4" w14:textId="77777777" w:rsidR="00B16C07" w:rsidRPr="00B16C07" w:rsidRDefault="00B16C07" w:rsidP="00B16C07">
            <w:pPr>
              <w:spacing w:after="0" w:line="240" w:lineRule="auto"/>
              <w:ind w:left="105" w:right="0" w:firstLine="0"/>
              <w:jc w:val="center"/>
              <w:textAlignment w:val="baseline"/>
              <w:rPr>
                <w:rFonts w:ascii="Times New Roman" w:eastAsia="Times New Roman" w:hAnsi="Times New Roman" w:cs="Times New Roman"/>
                <w:szCs w:val="24"/>
              </w:rPr>
            </w:pPr>
            <w:r w:rsidRPr="00B16C07">
              <w:rPr>
                <w:rFonts w:eastAsia="Times New Roman"/>
                <w:szCs w:val="24"/>
              </w:rPr>
              <w:t> </w:t>
            </w:r>
          </w:p>
        </w:tc>
        <w:tc>
          <w:tcPr>
            <w:tcW w:w="115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EC33096" w14:textId="77777777" w:rsidR="00B16C07" w:rsidRPr="00B16C07" w:rsidRDefault="00B16C07" w:rsidP="00B16C07">
            <w:pPr>
              <w:spacing w:after="0" w:line="240" w:lineRule="auto"/>
              <w:ind w:left="105" w:right="0" w:firstLine="0"/>
              <w:jc w:val="center"/>
              <w:textAlignment w:val="baseline"/>
              <w:rPr>
                <w:rFonts w:ascii="Times New Roman" w:eastAsia="Times New Roman" w:hAnsi="Times New Roman" w:cs="Times New Roman"/>
                <w:szCs w:val="24"/>
              </w:rPr>
            </w:pPr>
            <w:r w:rsidRPr="00B16C07">
              <w:rPr>
                <w:rFonts w:eastAsia="Times New Roman"/>
                <w:b/>
                <w:bCs/>
                <w:szCs w:val="24"/>
              </w:rPr>
              <w:t>First</w:t>
            </w:r>
            <w:r w:rsidRPr="00B16C07">
              <w:rPr>
                <w:rFonts w:eastAsia="Times New Roman"/>
                <w:szCs w:val="24"/>
              </w:rPr>
              <w:t> </w:t>
            </w:r>
          </w:p>
        </w:tc>
        <w:tc>
          <w:tcPr>
            <w:tcW w:w="2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2B91FA" w14:textId="77777777" w:rsidR="00B16C07" w:rsidRPr="00B16C07" w:rsidRDefault="00B16C07" w:rsidP="00B16C07">
            <w:pPr>
              <w:spacing w:after="0" w:line="240" w:lineRule="auto"/>
              <w:ind w:left="0" w:right="0" w:firstLine="0"/>
              <w:jc w:val="center"/>
              <w:textAlignment w:val="baseline"/>
              <w:rPr>
                <w:rFonts w:ascii="Times New Roman" w:eastAsia="Times New Roman" w:hAnsi="Times New Roman" w:cs="Times New Roman"/>
                <w:szCs w:val="24"/>
              </w:rPr>
            </w:pPr>
            <w:r w:rsidRPr="00B16C07">
              <w:rPr>
                <w:rFonts w:eastAsia="Times New Roman"/>
                <w:szCs w:val="24"/>
              </w:rPr>
              <w:t> </w:t>
            </w:r>
          </w:p>
        </w:tc>
        <w:tc>
          <w:tcPr>
            <w:tcW w:w="1335"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F8C1976" w14:textId="77777777" w:rsidR="00B16C07" w:rsidRPr="00B16C07" w:rsidRDefault="00B16C07" w:rsidP="00B16C07">
            <w:pPr>
              <w:spacing w:after="0" w:line="240" w:lineRule="auto"/>
              <w:ind w:left="105" w:right="0" w:firstLine="0"/>
              <w:jc w:val="center"/>
              <w:textAlignment w:val="baseline"/>
              <w:rPr>
                <w:rFonts w:ascii="Times New Roman" w:eastAsia="Times New Roman" w:hAnsi="Times New Roman" w:cs="Times New Roman"/>
                <w:szCs w:val="24"/>
              </w:rPr>
            </w:pPr>
            <w:r w:rsidRPr="00B16C07">
              <w:rPr>
                <w:rFonts w:eastAsia="Times New Roman"/>
                <w:b/>
                <w:bCs/>
                <w:szCs w:val="24"/>
              </w:rPr>
              <w:t>Second</w:t>
            </w:r>
            <w:r w:rsidRPr="00B16C07">
              <w:rPr>
                <w:rFonts w:eastAsia="Times New Roman"/>
                <w:szCs w:val="24"/>
              </w:rPr>
              <w:t> </w:t>
            </w:r>
          </w:p>
        </w:tc>
        <w:tc>
          <w:tcPr>
            <w:tcW w:w="2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B97E3D" w14:textId="77777777" w:rsidR="00B16C07" w:rsidRPr="00B16C07" w:rsidRDefault="00B16C07" w:rsidP="00B16C07">
            <w:pPr>
              <w:spacing w:after="0" w:line="240" w:lineRule="auto"/>
              <w:ind w:left="0" w:right="0" w:firstLine="0"/>
              <w:jc w:val="center"/>
              <w:textAlignment w:val="baseline"/>
              <w:rPr>
                <w:rFonts w:ascii="Times New Roman" w:eastAsia="Times New Roman" w:hAnsi="Times New Roman" w:cs="Times New Roman"/>
                <w:szCs w:val="24"/>
              </w:rPr>
            </w:pPr>
            <w:r w:rsidRPr="00B16C07">
              <w:rPr>
                <w:rFonts w:eastAsia="Times New Roman"/>
                <w:szCs w:val="24"/>
              </w:rPr>
              <w:t> </w:t>
            </w:r>
          </w:p>
        </w:tc>
        <w:tc>
          <w:tcPr>
            <w:tcW w:w="94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32CB0BE" w14:textId="77777777" w:rsidR="00B16C07" w:rsidRPr="00B16C07" w:rsidRDefault="00B16C07" w:rsidP="00B16C07">
            <w:pPr>
              <w:spacing w:after="0" w:line="240" w:lineRule="auto"/>
              <w:ind w:left="105" w:right="0" w:firstLine="0"/>
              <w:jc w:val="center"/>
              <w:textAlignment w:val="baseline"/>
              <w:rPr>
                <w:rFonts w:ascii="Times New Roman" w:eastAsia="Times New Roman" w:hAnsi="Times New Roman" w:cs="Times New Roman"/>
                <w:szCs w:val="24"/>
              </w:rPr>
            </w:pPr>
            <w:r w:rsidRPr="00B16C07">
              <w:rPr>
                <w:rFonts w:eastAsia="Times New Roman"/>
                <w:b/>
                <w:bCs/>
                <w:szCs w:val="24"/>
              </w:rPr>
              <w:t>Summer</w:t>
            </w:r>
            <w:r w:rsidRPr="00B16C07">
              <w:rPr>
                <w:rFonts w:eastAsia="Times New Roman"/>
                <w:szCs w:val="24"/>
              </w:rPr>
              <w:t> </w:t>
            </w:r>
          </w:p>
        </w:tc>
      </w:tr>
    </w:tbl>
    <w:p w14:paraId="47FE22F9" w14:textId="77777777" w:rsidR="00B16C07" w:rsidRPr="00B16C07" w:rsidRDefault="00B16C07" w:rsidP="00B16C07">
      <w:pPr>
        <w:spacing w:after="0" w:line="240" w:lineRule="auto"/>
        <w:ind w:left="1215" w:right="0" w:firstLine="0"/>
        <w:jc w:val="left"/>
        <w:textAlignment w:val="baseline"/>
        <w:rPr>
          <w:rFonts w:ascii="Segoe UI" w:eastAsia="Times New Roman" w:hAnsi="Segoe UI" w:cs="Segoe UI"/>
          <w:sz w:val="18"/>
          <w:szCs w:val="18"/>
        </w:rPr>
      </w:pPr>
      <w:r w:rsidRPr="00B16C07">
        <w:rPr>
          <w:rFonts w:eastAsia="Times New Roman"/>
          <w:szCs w:val="24"/>
        </w:rPr>
        <w:t>  </w:t>
      </w:r>
    </w:p>
    <w:p w14:paraId="7B908B7C" w14:textId="77777777" w:rsidR="00B16C07" w:rsidRPr="00B16C07" w:rsidRDefault="00B16C07" w:rsidP="00B16C07">
      <w:pPr>
        <w:spacing w:after="0" w:line="240" w:lineRule="auto"/>
        <w:ind w:left="0" w:right="0" w:firstLine="0"/>
        <w:jc w:val="left"/>
        <w:textAlignment w:val="baseline"/>
        <w:rPr>
          <w:rFonts w:ascii="Segoe UI" w:eastAsia="Times New Roman" w:hAnsi="Segoe UI" w:cs="Segoe UI"/>
          <w:sz w:val="18"/>
          <w:szCs w:val="18"/>
        </w:rPr>
      </w:pPr>
      <w:r w:rsidRPr="00B16C07">
        <w:rPr>
          <w:rFonts w:eastAsia="Times New Roman"/>
          <w:szCs w:val="24"/>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20"/>
        <w:gridCol w:w="5284"/>
      </w:tblGrid>
      <w:tr w:rsidR="00B16C07" w:rsidRPr="00B16C07" w14:paraId="7EA3045D" w14:textId="77777777" w:rsidTr="00B16C07">
        <w:trPr>
          <w:trHeight w:val="300"/>
        </w:trPr>
        <w:tc>
          <w:tcPr>
            <w:tcW w:w="5745" w:type="dxa"/>
            <w:tcBorders>
              <w:top w:val="single" w:sz="6" w:space="0" w:color="000000"/>
              <w:left w:val="single" w:sz="6" w:space="0" w:color="000000"/>
              <w:bottom w:val="single" w:sz="6" w:space="0" w:color="000000"/>
              <w:right w:val="single" w:sz="6" w:space="0" w:color="000000"/>
            </w:tcBorders>
            <w:shd w:val="clear" w:color="auto" w:fill="DBE5F1"/>
            <w:hideMark/>
          </w:tcPr>
          <w:p w14:paraId="73441CDD"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b/>
                <w:bCs/>
                <w:szCs w:val="24"/>
              </w:rPr>
              <w:t>Agreed Final Mark  </w:t>
            </w:r>
            <w:r w:rsidRPr="00B16C07">
              <w:rPr>
                <w:rFonts w:eastAsia="Times New Roman"/>
                <w:szCs w:val="24"/>
              </w:rPr>
              <w:t> </w:t>
            </w:r>
          </w:p>
        </w:tc>
        <w:tc>
          <w:tcPr>
            <w:tcW w:w="5415" w:type="dxa"/>
            <w:tcBorders>
              <w:top w:val="single" w:sz="6" w:space="0" w:color="000000"/>
              <w:left w:val="single" w:sz="6" w:space="0" w:color="000000"/>
              <w:bottom w:val="single" w:sz="6" w:space="0" w:color="000000"/>
              <w:right w:val="single" w:sz="6" w:space="0" w:color="000000"/>
            </w:tcBorders>
            <w:shd w:val="clear" w:color="auto" w:fill="auto"/>
            <w:hideMark/>
          </w:tcPr>
          <w:p w14:paraId="17143E34"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sz w:val="28"/>
                <w:szCs w:val="28"/>
              </w:rPr>
              <w:t>  </w:t>
            </w:r>
          </w:p>
        </w:tc>
      </w:tr>
      <w:tr w:rsidR="00B16C07" w:rsidRPr="00B16C07" w14:paraId="0179853A" w14:textId="77777777" w:rsidTr="00B16C07">
        <w:trPr>
          <w:trHeight w:val="300"/>
        </w:trPr>
        <w:tc>
          <w:tcPr>
            <w:tcW w:w="1116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EEB5BD2"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sz w:val="18"/>
                <w:szCs w:val="18"/>
              </w:rPr>
              <w:t>comment  </w:t>
            </w:r>
          </w:p>
          <w:p w14:paraId="187DA9C5" w14:textId="77777777" w:rsidR="000F0BE6" w:rsidRDefault="000F0BE6" w:rsidP="00B16C07">
            <w:pPr>
              <w:spacing w:after="0" w:line="240" w:lineRule="auto"/>
              <w:ind w:left="0" w:right="0" w:firstLine="0"/>
              <w:jc w:val="right"/>
              <w:textAlignment w:val="baseline"/>
              <w:rPr>
                <w:rFonts w:eastAsia="Times New Roman"/>
                <w:sz w:val="18"/>
                <w:szCs w:val="18"/>
              </w:rPr>
            </w:pPr>
          </w:p>
          <w:p w14:paraId="5532DEB4" w14:textId="77777777" w:rsidR="000F0BE6" w:rsidRDefault="000F0BE6" w:rsidP="00B16C07">
            <w:pPr>
              <w:spacing w:after="0" w:line="240" w:lineRule="auto"/>
              <w:ind w:left="0" w:right="0" w:firstLine="0"/>
              <w:jc w:val="right"/>
              <w:textAlignment w:val="baseline"/>
              <w:rPr>
                <w:rFonts w:eastAsia="Times New Roman"/>
                <w:sz w:val="18"/>
                <w:szCs w:val="18"/>
              </w:rPr>
            </w:pPr>
          </w:p>
          <w:p w14:paraId="75D56831" w14:textId="77777777" w:rsidR="000F0BE6" w:rsidRDefault="000F0BE6" w:rsidP="00B16C07">
            <w:pPr>
              <w:spacing w:after="0" w:line="240" w:lineRule="auto"/>
              <w:ind w:left="0" w:right="0" w:firstLine="0"/>
              <w:jc w:val="right"/>
              <w:textAlignment w:val="baseline"/>
              <w:rPr>
                <w:rFonts w:eastAsia="Times New Roman"/>
                <w:sz w:val="18"/>
                <w:szCs w:val="18"/>
              </w:rPr>
            </w:pPr>
          </w:p>
          <w:p w14:paraId="1D344204" w14:textId="77777777" w:rsidR="000F0BE6" w:rsidRDefault="000F0BE6" w:rsidP="00B16C07">
            <w:pPr>
              <w:spacing w:after="0" w:line="240" w:lineRule="auto"/>
              <w:ind w:left="0" w:right="0" w:firstLine="0"/>
              <w:jc w:val="right"/>
              <w:textAlignment w:val="baseline"/>
              <w:rPr>
                <w:rFonts w:eastAsia="Times New Roman"/>
                <w:sz w:val="18"/>
                <w:szCs w:val="18"/>
              </w:rPr>
            </w:pPr>
          </w:p>
          <w:p w14:paraId="28E98BD1" w14:textId="77777777" w:rsidR="000F0BE6" w:rsidRDefault="000F0BE6" w:rsidP="00B16C07">
            <w:pPr>
              <w:spacing w:after="0" w:line="240" w:lineRule="auto"/>
              <w:ind w:left="0" w:right="0" w:firstLine="0"/>
              <w:jc w:val="right"/>
              <w:textAlignment w:val="baseline"/>
              <w:rPr>
                <w:rFonts w:eastAsia="Times New Roman"/>
                <w:sz w:val="18"/>
                <w:szCs w:val="18"/>
              </w:rPr>
            </w:pPr>
          </w:p>
          <w:p w14:paraId="362E60D4" w14:textId="78D545F4" w:rsidR="00B16C07" w:rsidRPr="00B16C07" w:rsidRDefault="00B16C07" w:rsidP="00B16C07">
            <w:pPr>
              <w:spacing w:after="0" w:line="240" w:lineRule="auto"/>
              <w:ind w:left="0" w:right="0" w:firstLine="0"/>
              <w:jc w:val="right"/>
              <w:textAlignment w:val="baseline"/>
              <w:rPr>
                <w:rFonts w:ascii="Times New Roman" w:eastAsia="Times New Roman" w:hAnsi="Times New Roman" w:cs="Times New Roman"/>
                <w:szCs w:val="24"/>
              </w:rPr>
            </w:pPr>
            <w:r w:rsidRPr="00B16C07">
              <w:rPr>
                <w:rFonts w:eastAsia="Times New Roman"/>
                <w:sz w:val="18"/>
                <w:szCs w:val="18"/>
              </w:rPr>
              <w:t>   </w:t>
            </w:r>
          </w:p>
          <w:p w14:paraId="2C45812E" w14:textId="77777777" w:rsidR="00B16C07" w:rsidRPr="00B16C07" w:rsidRDefault="00B16C07" w:rsidP="00B16C07">
            <w:pPr>
              <w:spacing w:after="0" w:line="240" w:lineRule="auto"/>
              <w:ind w:left="0" w:right="45" w:firstLine="0"/>
              <w:jc w:val="right"/>
              <w:textAlignment w:val="baseline"/>
              <w:rPr>
                <w:rFonts w:ascii="Times New Roman" w:eastAsia="Times New Roman" w:hAnsi="Times New Roman" w:cs="Times New Roman"/>
                <w:szCs w:val="24"/>
              </w:rPr>
            </w:pPr>
            <w:r w:rsidRPr="00B16C07">
              <w:rPr>
                <w:rFonts w:eastAsia="Times New Roman"/>
                <w:b/>
                <w:bCs/>
                <w:sz w:val="18"/>
                <w:szCs w:val="18"/>
              </w:rPr>
              <w:t>[Continue on A4 paper if more space required] </w:t>
            </w:r>
            <w:r w:rsidRPr="00B16C07">
              <w:rPr>
                <w:rFonts w:eastAsia="Times New Roman"/>
                <w:sz w:val="18"/>
                <w:szCs w:val="18"/>
              </w:rPr>
              <w:t> </w:t>
            </w:r>
          </w:p>
        </w:tc>
      </w:tr>
    </w:tbl>
    <w:p w14:paraId="2DF8A86F" w14:textId="77777777" w:rsidR="00B16C07" w:rsidRPr="00B16C07" w:rsidRDefault="00B16C07" w:rsidP="00B16C07">
      <w:pPr>
        <w:spacing w:after="0" w:line="240" w:lineRule="auto"/>
        <w:ind w:left="1215" w:right="0" w:firstLine="0"/>
        <w:jc w:val="left"/>
        <w:textAlignment w:val="baseline"/>
        <w:rPr>
          <w:rFonts w:ascii="Segoe UI" w:eastAsia="Times New Roman" w:hAnsi="Segoe UI" w:cs="Segoe UI"/>
          <w:sz w:val="18"/>
          <w:szCs w:val="18"/>
        </w:rPr>
      </w:pPr>
      <w:r w:rsidRPr="00B16C07">
        <w:rPr>
          <w:rFonts w:eastAsia="Times New Roman"/>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2893"/>
        <w:gridCol w:w="1269"/>
        <w:gridCol w:w="2162"/>
        <w:gridCol w:w="791"/>
        <w:gridCol w:w="1389"/>
      </w:tblGrid>
      <w:tr w:rsidR="00B16C07" w:rsidRPr="00B16C07" w14:paraId="46D8614F" w14:textId="77777777" w:rsidTr="00B16C07">
        <w:trPr>
          <w:trHeight w:val="300"/>
        </w:trPr>
        <w:tc>
          <w:tcPr>
            <w:tcW w:w="2415" w:type="dxa"/>
            <w:tcBorders>
              <w:top w:val="single" w:sz="6" w:space="0" w:color="000000"/>
              <w:left w:val="single" w:sz="6" w:space="0" w:color="000000"/>
              <w:bottom w:val="single" w:sz="6" w:space="0" w:color="000000"/>
              <w:right w:val="single" w:sz="6" w:space="0" w:color="000000"/>
            </w:tcBorders>
            <w:shd w:val="clear" w:color="auto" w:fill="DBE5F1"/>
            <w:hideMark/>
          </w:tcPr>
          <w:p w14:paraId="3762842A"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b/>
                <w:bCs/>
                <w:szCs w:val="24"/>
              </w:rPr>
              <w:t>Name of Examiner 1 </w:t>
            </w:r>
            <w:r w:rsidRPr="00B16C07">
              <w:rPr>
                <w:rFonts w:eastAsia="Times New Roman"/>
                <w:szCs w:val="24"/>
              </w:rPr>
              <w:t> </w:t>
            </w:r>
          </w:p>
          <w:p w14:paraId="59751C6E"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b/>
                <w:bCs/>
                <w:i/>
                <w:iCs/>
                <w:szCs w:val="24"/>
              </w:rPr>
              <w:t>(Supervisor) </w:t>
            </w:r>
            <w:r w:rsidRPr="00B16C07">
              <w:rPr>
                <w:rFonts w:eastAsia="Times New Roman"/>
                <w:szCs w:val="24"/>
              </w:rPr>
              <w:t> </w:t>
            </w:r>
          </w:p>
        </w:tc>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7CD08FF5"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c>
          <w:tcPr>
            <w:tcW w:w="1275" w:type="dxa"/>
            <w:tcBorders>
              <w:top w:val="single" w:sz="6" w:space="0" w:color="000000"/>
              <w:left w:val="single" w:sz="6" w:space="0" w:color="000000"/>
              <w:bottom w:val="single" w:sz="6" w:space="0" w:color="000000"/>
              <w:right w:val="single" w:sz="6" w:space="0" w:color="000000"/>
            </w:tcBorders>
            <w:shd w:val="clear" w:color="auto" w:fill="DBE5F1"/>
            <w:hideMark/>
          </w:tcPr>
          <w:p w14:paraId="682FAEB3"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b/>
                <w:bCs/>
                <w:szCs w:val="24"/>
              </w:rPr>
              <w:t>Signature </w:t>
            </w:r>
            <w:r w:rsidRPr="00B16C07">
              <w:rPr>
                <w:rFonts w:eastAsia="Times New Roman"/>
                <w:szCs w:val="24"/>
              </w:rPr>
              <w:t> </w:t>
            </w:r>
          </w:p>
        </w:tc>
        <w:tc>
          <w:tcPr>
            <w:tcW w:w="2220" w:type="dxa"/>
            <w:tcBorders>
              <w:top w:val="single" w:sz="6" w:space="0" w:color="000000"/>
              <w:left w:val="single" w:sz="6" w:space="0" w:color="000000"/>
              <w:bottom w:val="single" w:sz="6" w:space="0" w:color="000000"/>
              <w:right w:val="single" w:sz="6" w:space="0" w:color="000000"/>
            </w:tcBorders>
            <w:shd w:val="clear" w:color="auto" w:fill="auto"/>
            <w:hideMark/>
          </w:tcPr>
          <w:p w14:paraId="084DFD3F"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c>
          <w:tcPr>
            <w:tcW w:w="795" w:type="dxa"/>
            <w:tcBorders>
              <w:top w:val="single" w:sz="6" w:space="0" w:color="000000"/>
              <w:left w:val="single" w:sz="6" w:space="0" w:color="000000"/>
              <w:bottom w:val="single" w:sz="6" w:space="0" w:color="000000"/>
              <w:right w:val="single" w:sz="6" w:space="0" w:color="000000"/>
            </w:tcBorders>
            <w:shd w:val="clear" w:color="auto" w:fill="DBE5F1"/>
            <w:hideMark/>
          </w:tcPr>
          <w:p w14:paraId="32F902CC"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b/>
                <w:bCs/>
                <w:szCs w:val="24"/>
              </w:rPr>
              <w:t>Date  </w:t>
            </w:r>
            <w:r w:rsidRPr="00B16C07">
              <w:rPr>
                <w:rFonts w:eastAsia="Times New Roman"/>
                <w:szCs w:val="24"/>
              </w:rPr>
              <w:t> </w:t>
            </w:r>
          </w:p>
        </w:tc>
        <w:tc>
          <w:tcPr>
            <w:tcW w:w="1425" w:type="dxa"/>
            <w:tcBorders>
              <w:top w:val="single" w:sz="6" w:space="0" w:color="000000"/>
              <w:left w:val="single" w:sz="6" w:space="0" w:color="000000"/>
              <w:bottom w:val="single" w:sz="6" w:space="0" w:color="000000"/>
              <w:right w:val="single" w:sz="6" w:space="0" w:color="000000"/>
            </w:tcBorders>
            <w:shd w:val="clear" w:color="auto" w:fill="auto"/>
            <w:hideMark/>
          </w:tcPr>
          <w:p w14:paraId="15ED2CB2"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r>
      <w:tr w:rsidR="00B16C07" w:rsidRPr="00B16C07" w14:paraId="10358CEE" w14:textId="77777777" w:rsidTr="00B16C07">
        <w:trPr>
          <w:trHeight w:val="300"/>
        </w:trPr>
        <w:tc>
          <w:tcPr>
            <w:tcW w:w="2415" w:type="dxa"/>
            <w:tcBorders>
              <w:top w:val="single" w:sz="6" w:space="0" w:color="000000"/>
              <w:left w:val="single" w:sz="6" w:space="0" w:color="000000"/>
              <w:bottom w:val="single" w:sz="6" w:space="0" w:color="000000"/>
              <w:right w:val="single" w:sz="6" w:space="0" w:color="000000"/>
            </w:tcBorders>
            <w:shd w:val="clear" w:color="auto" w:fill="DBE5F1"/>
            <w:hideMark/>
          </w:tcPr>
          <w:p w14:paraId="7619F9D3"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b/>
                <w:bCs/>
                <w:szCs w:val="24"/>
              </w:rPr>
              <w:t>Name of Examiner 2 </w:t>
            </w:r>
            <w:r w:rsidRPr="00B16C07">
              <w:rPr>
                <w:rFonts w:eastAsia="Times New Roman"/>
                <w:szCs w:val="24"/>
              </w:rPr>
              <w:t> </w:t>
            </w:r>
          </w:p>
          <w:p w14:paraId="5D920398"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b/>
                <w:bCs/>
                <w:i/>
                <w:iCs/>
                <w:szCs w:val="24"/>
              </w:rPr>
              <w:t>(</w:t>
            </w:r>
            <w:proofErr w:type="gramStart"/>
            <w:r w:rsidRPr="00B16C07">
              <w:rPr>
                <w:rFonts w:eastAsia="Times New Roman"/>
                <w:b/>
                <w:bCs/>
                <w:i/>
                <w:iCs/>
                <w:szCs w:val="24"/>
              </w:rPr>
              <w:t>Internal) </w:t>
            </w:r>
            <w:r w:rsidRPr="00B16C07">
              <w:rPr>
                <w:rFonts w:eastAsia="Times New Roman"/>
                <w:i/>
                <w:iCs/>
                <w:szCs w:val="24"/>
              </w:rPr>
              <w:t> </w:t>
            </w:r>
            <w:r w:rsidRPr="00B16C07">
              <w:rPr>
                <w:rFonts w:eastAsia="Times New Roman"/>
                <w:szCs w:val="24"/>
              </w:rPr>
              <w:t> </w:t>
            </w:r>
            <w:proofErr w:type="gramEnd"/>
          </w:p>
        </w:tc>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45A0C672"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c>
          <w:tcPr>
            <w:tcW w:w="1275" w:type="dxa"/>
            <w:tcBorders>
              <w:top w:val="single" w:sz="6" w:space="0" w:color="000000"/>
              <w:left w:val="single" w:sz="6" w:space="0" w:color="000000"/>
              <w:bottom w:val="single" w:sz="6" w:space="0" w:color="000000"/>
              <w:right w:val="single" w:sz="6" w:space="0" w:color="000000"/>
            </w:tcBorders>
            <w:shd w:val="clear" w:color="auto" w:fill="DBE5F1"/>
            <w:hideMark/>
          </w:tcPr>
          <w:p w14:paraId="43E9D04A"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b/>
                <w:bCs/>
                <w:szCs w:val="24"/>
              </w:rPr>
              <w:t>Signature </w:t>
            </w:r>
            <w:r w:rsidRPr="00B16C07">
              <w:rPr>
                <w:rFonts w:eastAsia="Times New Roman"/>
                <w:szCs w:val="24"/>
              </w:rPr>
              <w:t> </w:t>
            </w:r>
          </w:p>
        </w:tc>
        <w:tc>
          <w:tcPr>
            <w:tcW w:w="2220" w:type="dxa"/>
            <w:tcBorders>
              <w:top w:val="single" w:sz="6" w:space="0" w:color="000000"/>
              <w:left w:val="single" w:sz="6" w:space="0" w:color="000000"/>
              <w:bottom w:val="single" w:sz="6" w:space="0" w:color="000000"/>
              <w:right w:val="single" w:sz="6" w:space="0" w:color="000000"/>
            </w:tcBorders>
            <w:shd w:val="clear" w:color="auto" w:fill="auto"/>
            <w:hideMark/>
          </w:tcPr>
          <w:p w14:paraId="7BE88EA8"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c>
          <w:tcPr>
            <w:tcW w:w="795" w:type="dxa"/>
            <w:tcBorders>
              <w:top w:val="single" w:sz="6" w:space="0" w:color="000000"/>
              <w:left w:val="single" w:sz="6" w:space="0" w:color="000000"/>
              <w:bottom w:val="single" w:sz="6" w:space="0" w:color="000000"/>
              <w:right w:val="single" w:sz="6" w:space="0" w:color="000000"/>
            </w:tcBorders>
            <w:shd w:val="clear" w:color="auto" w:fill="DBE5F1"/>
            <w:hideMark/>
          </w:tcPr>
          <w:p w14:paraId="23B5B2D4"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b/>
                <w:bCs/>
                <w:szCs w:val="24"/>
              </w:rPr>
              <w:t>Date  </w:t>
            </w:r>
            <w:r w:rsidRPr="00B16C07">
              <w:rPr>
                <w:rFonts w:eastAsia="Times New Roman"/>
                <w:szCs w:val="24"/>
              </w:rPr>
              <w:t> </w:t>
            </w:r>
          </w:p>
        </w:tc>
        <w:tc>
          <w:tcPr>
            <w:tcW w:w="1425" w:type="dxa"/>
            <w:tcBorders>
              <w:top w:val="single" w:sz="6" w:space="0" w:color="000000"/>
              <w:left w:val="single" w:sz="6" w:space="0" w:color="000000"/>
              <w:bottom w:val="single" w:sz="6" w:space="0" w:color="000000"/>
              <w:right w:val="single" w:sz="6" w:space="0" w:color="000000"/>
            </w:tcBorders>
            <w:shd w:val="clear" w:color="auto" w:fill="auto"/>
            <w:hideMark/>
          </w:tcPr>
          <w:p w14:paraId="0C9A22CB"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r>
      <w:tr w:rsidR="00B16C07" w:rsidRPr="00B16C07" w14:paraId="51352E1A" w14:textId="77777777" w:rsidTr="00B16C07">
        <w:trPr>
          <w:trHeight w:val="300"/>
        </w:trPr>
        <w:tc>
          <w:tcPr>
            <w:tcW w:w="2415" w:type="dxa"/>
            <w:tcBorders>
              <w:top w:val="single" w:sz="6" w:space="0" w:color="000000"/>
              <w:left w:val="single" w:sz="6" w:space="0" w:color="000000"/>
              <w:bottom w:val="single" w:sz="6" w:space="0" w:color="000000"/>
              <w:right w:val="single" w:sz="6" w:space="0" w:color="000000"/>
            </w:tcBorders>
            <w:shd w:val="clear" w:color="auto" w:fill="DBE5F1"/>
            <w:hideMark/>
          </w:tcPr>
          <w:p w14:paraId="716C4F5D"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b/>
                <w:bCs/>
                <w:szCs w:val="24"/>
              </w:rPr>
              <w:t>Name of Examiner 3 </w:t>
            </w:r>
            <w:r w:rsidRPr="00B16C07">
              <w:rPr>
                <w:rFonts w:eastAsia="Times New Roman"/>
                <w:szCs w:val="24"/>
              </w:rPr>
              <w:t> </w:t>
            </w:r>
          </w:p>
          <w:p w14:paraId="632D98DF"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b/>
                <w:bCs/>
                <w:i/>
                <w:iCs/>
                <w:szCs w:val="24"/>
              </w:rPr>
              <w:t>(</w:t>
            </w:r>
            <w:proofErr w:type="gramStart"/>
            <w:r w:rsidRPr="00B16C07">
              <w:rPr>
                <w:rFonts w:eastAsia="Times New Roman"/>
                <w:b/>
                <w:bCs/>
                <w:i/>
                <w:iCs/>
                <w:szCs w:val="24"/>
              </w:rPr>
              <w:t>Optional) </w:t>
            </w:r>
            <w:r w:rsidRPr="00B16C07">
              <w:rPr>
                <w:rFonts w:eastAsia="Times New Roman"/>
                <w:i/>
                <w:iCs/>
                <w:szCs w:val="24"/>
              </w:rPr>
              <w:t> </w:t>
            </w:r>
            <w:r w:rsidRPr="00B16C07">
              <w:rPr>
                <w:rFonts w:eastAsia="Times New Roman"/>
                <w:szCs w:val="24"/>
              </w:rPr>
              <w:t> </w:t>
            </w:r>
            <w:proofErr w:type="gramEnd"/>
          </w:p>
        </w:tc>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674E870A"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c>
          <w:tcPr>
            <w:tcW w:w="1275" w:type="dxa"/>
            <w:tcBorders>
              <w:top w:val="single" w:sz="6" w:space="0" w:color="000000"/>
              <w:left w:val="single" w:sz="6" w:space="0" w:color="000000"/>
              <w:bottom w:val="single" w:sz="6" w:space="0" w:color="000000"/>
              <w:right w:val="single" w:sz="6" w:space="0" w:color="000000"/>
            </w:tcBorders>
            <w:shd w:val="clear" w:color="auto" w:fill="DBE5F1"/>
            <w:hideMark/>
          </w:tcPr>
          <w:p w14:paraId="4A9F7747"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b/>
                <w:bCs/>
                <w:szCs w:val="24"/>
              </w:rPr>
              <w:t>Signature </w:t>
            </w:r>
            <w:r w:rsidRPr="00B16C07">
              <w:rPr>
                <w:rFonts w:eastAsia="Times New Roman"/>
                <w:szCs w:val="24"/>
              </w:rPr>
              <w:t> </w:t>
            </w:r>
          </w:p>
        </w:tc>
        <w:tc>
          <w:tcPr>
            <w:tcW w:w="2220" w:type="dxa"/>
            <w:tcBorders>
              <w:top w:val="single" w:sz="6" w:space="0" w:color="000000"/>
              <w:left w:val="single" w:sz="6" w:space="0" w:color="000000"/>
              <w:bottom w:val="single" w:sz="6" w:space="0" w:color="000000"/>
              <w:right w:val="single" w:sz="6" w:space="0" w:color="000000"/>
            </w:tcBorders>
            <w:shd w:val="clear" w:color="auto" w:fill="auto"/>
            <w:hideMark/>
          </w:tcPr>
          <w:p w14:paraId="62AFC72B"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c>
          <w:tcPr>
            <w:tcW w:w="795" w:type="dxa"/>
            <w:tcBorders>
              <w:top w:val="single" w:sz="6" w:space="0" w:color="000000"/>
              <w:left w:val="single" w:sz="6" w:space="0" w:color="000000"/>
              <w:bottom w:val="single" w:sz="6" w:space="0" w:color="000000"/>
              <w:right w:val="single" w:sz="6" w:space="0" w:color="000000"/>
            </w:tcBorders>
            <w:shd w:val="clear" w:color="auto" w:fill="DBE5F1"/>
            <w:hideMark/>
          </w:tcPr>
          <w:p w14:paraId="0C789770"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b/>
                <w:bCs/>
                <w:szCs w:val="24"/>
              </w:rPr>
              <w:t>Date  </w:t>
            </w:r>
            <w:r w:rsidRPr="00B16C07">
              <w:rPr>
                <w:rFonts w:eastAsia="Times New Roman"/>
                <w:szCs w:val="24"/>
              </w:rPr>
              <w:t> </w:t>
            </w:r>
          </w:p>
        </w:tc>
        <w:tc>
          <w:tcPr>
            <w:tcW w:w="1425" w:type="dxa"/>
            <w:tcBorders>
              <w:top w:val="single" w:sz="6" w:space="0" w:color="000000"/>
              <w:left w:val="single" w:sz="6" w:space="0" w:color="000000"/>
              <w:bottom w:val="single" w:sz="6" w:space="0" w:color="000000"/>
              <w:right w:val="single" w:sz="6" w:space="0" w:color="000000"/>
            </w:tcBorders>
            <w:shd w:val="clear" w:color="auto" w:fill="auto"/>
            <w:hideMark/>
          </w:tcPr>
          <w:p w14:paraId="09565CDD"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r>
      <w:tr w:rsidR="00B16C07" w:rsidRPr="00B16C07" w14:paraId="17380F2A" w14:textId="77777777" w:rsidTr="00B16C07">
        <w:trPr>
          <w:trHeight w:val="300"/>
        </w:trPr>
        <w:tc>
          <w:tcPr>
            <w:tcW w:w="2415" w:type="dxa"/>
            <w:tcBorders>
              <w:top w:val="single" w:sz="6" w:space="0" w:color="000000"/>
              <w:left w:val="single" w:sz="6" w:space="0" w:color="000000"/>
              <w:bottom w:val="single" w:sz="6" w:space="0" w:color="000000"/>
              <w:right w:val="single" w:sz="6" w:space="0" w:color="000000"/>
            </w:tcBorders>
            <w:shd w:val="clear" w:color="auto" w:fill="DBE5F1"/>
            <w:hideMark/>
          </w:tcPr>
          <w:p w14:paraId="00366E8C"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b/>
                <w:bCs/>
                <w:szCs w:val="24"/>
              </w:rPr>
              <w:t>Program Lead  </w:t>
            </w:r>
            <w:r w:rsidRPr="00B16C07">
              <w:rPr>
                <w:rFonts w:eastAsia="Times New Roman"/>
                <w:szCs w:val="24"/>
              </w:rPr>
              <w:t> </w:t>
            </w:r>
          </w:p>
        </w:tc>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433B8ED5" w14:textId="77777777" w:rsidR="00B16C07" w:rsidRPr="00B16C07" w:rsidRDefault="00B16C07" w:rsidP="00B16C07">
            <w:pPr>
              <w:spacing w:after="0" w:line="240" w:lineRule="auto"/>
              <w:ind w:left="60" w:right="0" w:firstLine="0"/>
              <w:jc w:val="center"/>
              <w:textAlignment w:val="baseline"/>
              <w:rPr>
                <w:rFonts w:ascii="Times New Roman" w:eastAsia="Times New Roman" w:hAnsi="Times New Roman" w:cs="Times New Roman"/>
                <w:szCs w:val="24"/>
              </w:rPr>
            </w:pPr>
            <w:r w:rsidRPr="00B16C07">
              <w:rPr>
                <w:rFonts w:eastAsia="Times New Roman"/>
                <w:szCs w:val="24"/>
              </w:rPr>
              <w:t>  </w:t>
            </w:r>
          </w:p>
          <w:p w14:paraId="5EE34E08" w14:textId="77777777" w:rsidR="00B16C07" w:rsidRPr="00B16C07" w:rsidRDefault="00B16C07" w:rsidP="00B16C07">
            <w:pPr>
              <w:spacing w:after="0" w:line="240" w:lineRule="auto"/>
              <w:ind w:left="60" w:right="0" w:firstLine="0"/>
              <w:jc w:val="center"/>
              <w:textAlignment w:val="baseline"/>
              <w:rPr>
                <w:rFonts w:ascii="Times New Roman" w:eastAsia="Times New Roman" w:hAnsi="Times New Roman" w:cs="Times New Roman"/>
                <w:szCs w:val="24"/>
              </w:rPr>
            </w:pPr>
            <w:r w:rsidRPr="00B16C07">
              <w:rPr>
                <w:rFonts w:eastAsia="Times New Roman"/>
                <w:szCs w:val="24"/>
              </w:rPr>
              <w:t>  </w:t>
            </w:r>
          </w:p>
        </w:tc>
        <w:tc>
          <w:tcPr>
            <w:tcW w:w="1275" w:type="dxa"/>
            <w:tcBorders>
              <w:top w:val="single" w:sz="6" w:space="0" w:color="000000"/>
              <w:left w:val="single" w:sz="6" w:space="0" w:color="000000"/>
              <w:bottom w:val="single" w:sz="6" w:space="0" w:color="000000"/>
              <w:right w:val="single" w:sz="6" w:space="0" w:color="000000"/>
            </w:tcBorders>
            <w:shd w:val="clear" w:color="auto" w:fill="DBE5F1"/>
            <w:hideMark/>
          </w:tcPr>
          <w:p w14:paraId="51356A2A"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b/>
                <w:bCs/>
                <w:szCs w:val="24"/>
              </w:rPr>
              <w:t>Signature </w:t>
            </w:r>
            <w:r w:rsidRPr="00B16C07">
              <w:rPr>
                <w:rFonts w:eastAsia="Times New Roman"/>
                <w:szCs w:val="24"/>
              </w:rPr>
              <w:t> </w:t>
            </w:r>
          </w:p>
        </w:tc>
        <w:tc>
          <w:tcPr>
            <w:tcW w:w="2220" w:type="dxa"/>
            <w:tcBorders>
              <w:top w:val="single" w:sz="6" w:space="0" w:color="000000"/>
              <w:left w:val="single" w:sz="6" w:space="0" w:color="000000"/>
              <w:bottom w:val="single" w:sz="6" w:space="0" w:color="000000"/>
              <w:right w:val="single" w:sz="6" w:space="0" w:color="000000"/>
            </w:tcBorders>
            <w:shd w:val="clear" w:color="auto" w:fill="auto"/>
            <w:hideMark/>
          </w:tcPr>
          <w:p w14:paraId="09369E42"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c>
          <w:tcPr>
            <w:tcW w:w="795" w:type="dxa"/>
            <w:tcBorders>
              <w:top w:val="single" w:sz="6" w:space="0" w:color="000000"/>
              <w:left w:val="single" w:sz="6" w:space="0" w:color="000000"/>
              <w:bottom w:val="single" w:sz="6" w:space="0" w:color="000000"/>
              <w:right w:val="single" w:sz="6" w:space="0" w:color="000000"/>
            </w:tcBorders>
            <w:shd w:val="clear" w:color="auto" w:fill="DBE5F1"/>
            <w:hideMark/>
          </w:tcPr>
          <w:p w14:paraId="0F620B05"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b/>
                <w:bCs/>
                <w:szCs w:val="24"/>
              </w:rPr>
              <w:t>Date  </w:t>
            </w:r>
            <w:r w:rsidRPr="00B16C07">
              <w:rPr>
                <w:rFonts w:eastAsia="Times New Roman"/>
                <w:szCs w:val="24"/>
              </w:rPr>
              <w:t> </w:t>
            </w:r>
          </w:p>
        </w:tc>
        <w:tc>
          <w:tcPr>
            <w:tcW w:w="1425" w:type="dxa"/>
            <w:tcBorders>
              <w:top w:val="single" w:sz="6" w:space="0" w:color="000000"/>
              <w:left w:val="single" w:sz="6" w:space="0" w:color="000000"/>
              <w:bottom w:val="single" w:sz="6" w:space="0" w:color="000000"/>
              <w:right w:val="single" w:sz="6" w:space="0" w:color="000000"/>
            </w:tcBorders>
            <w:shd w:val="clear" w:color="auto" w:fill="auto"/>
            <w:hideMark/>
          </w:tcPr>
          <w:p w14:paraId="3F4D6568" w14:textId="77777777" w:rsidR="00B16C07" w:rsidRPr="00B16C07" w:rsidRDefault="00B16C07" w:rsidP="00B16C07">
            <w:pPr>
              <w:spacing w:after="0" w:line="240" w:lineRule="auto"/>
              <w:ind w:left="0" w:right="0" w:firstLine="0"/>
              <w:jc w:val="left"/>
              <w:textAlignment w:val="baseline"/>
              <w:rPr>
                <w:rFonts w:ascii="Times New Roman" w:eastAsia="Times New Roman" w:hAnsi="Times New Roman" w:cs="Times New Roman"/>
                <w:szCs w:val="24"/>
              </w:rPr>
            </w:pPr>
            <w:r w:rsidRPr="00B16C07">
              <w:rPr>
                <w:rFonts w:eastAsia="Times New Roman"/>
                <w:szCs w:val="24"/>
              </w:rPr>
              <w:t>  </w:t>
            </w:r>
          </w:p>
        </w:tc>
      </w:tr>
    </w:tbl>
    <w:p w14:paraId="5CAA8391" w14:textId="77777777" w:rsidR="00B16C07" w:rsidRPr="00B16C07" w:rsidRDefault="00B16C07" w:rsidP="00B16C07">
      <w:pPr>
        <w:spacing w:after="0" w:line="240" w:lineRule="auto"/>
        <w:ind w:left="0" w:right="0" w:firstLine="0"/>
        <w:textAlignment w:val="baseline"/>
        <w:rPr>
          <w:rFonts w:ascii="Segoe UI" w:eastAsia="Times New Roman" w:hAnsi="Segoe UI" w:cs="Segoe UI"/>
          <w:sz w:val="18"/>
          <w:szCs w:val="18"/>
        </w:rPr>
      </w:pPr>
      <w:r w:rsidRPr="00B16C07">
        <w:rPr>
          <w:rFonts w:eastAsia="Times New Roman"/>
          <w:szCs w:val="24"/>
        </w:rPr>
        <w:t>In the case of having a difference in marks awarded by any two examiners of &gt;20% the matter will be referred to the Program Lead.   </w:t>
      </w:r>
    </w:p>
    <w:p w14:paraId="4368A69A" w14:textId="77777777" w:rsidR="00224891" w:rsidRDefault="00224891" w:rsidP="00224891">
      <w:pPr>
        <w:spacing w:after="0" w:line="259" w:lineRule="auto"/>
        <w:ind w:left="5" w:right="0" w:firstLine="0"/>
        <w:jc w:val="left"/>
        <w:rPr>
          <w:rFonts w:asciiTheme="minorHAnsi" w:hAnsiTheme="minorHAnsi" w:cstheme="minorHAnsi"/>
        </w:rPr>
      </w:pPr>
    </w:p>
    <w:p w14:paraId="447653D3" w14:textId="77777777" w:rsidR="00B16C07" w:rsidRDefault="00B16C07" w:rsidP="00224891">
      <w:pPr>
        <w:spacing w:after="0" w:line="259" w:lineRule="auto"/>
        <w:ind w:left="5" w:right="0" w:firstLine="0"/>
        <w:jc w:val="left"/>
        <w:rPr>
          <w:rFonts w:asciiTheme="minorHAnsi" w:hAnsiTheme="minorHAnsi" w:cstheme="minorHAnsi"/>
        </w:rPr>
      </w:pPr>
    </w:p>
    <w:p w14:paraId="475BAB08" w14:textId="77777777" w:rsidR="00B16C07" w:rsidRDefault="00B16C07" w:rsidP="00224891">
      <w:pPr>
        <w:spacing w:after="0" w:line="259" w:lineRule="auto"/>
        <w:ind w:left="5" w:right="0" w:firstLine="0"/>
        <w:jc w:val="left"/>
        <w:rPr>
          <w:rFonts w:asciiTheme="minorHAnsi" w:hAnsiTheme="minorHAnsi" w:cstheme="minorHAnsi"/>
        </w:rPr>
      </w:pPr>
    </w:p>
    <w:p w14:paraId="6B50CF32" w14:textId="77777777" w:rsidR="00B16C07" w:rsidRDefault="00B16C07" w:rsidP="00224891">
      <w:pPr>
        <w:spacing w:after="0" w:line="259" w:lineRule="auto"/>
        <w:ind w:left="5" w:right="0" w:firstLine="0"/>
        <w:jc w:val="left"/>
        <w:rPr>
          <w:rFonts w:asciiTheme="minorHAnsi" w:hAnsiTheme="minorHAnsi" w:cstheme="minorHAnsi"/>
        </w:rPr>
      </w:pPr>
    </w:p>
    <w:p w14:paraId="74B280FD" w14:textId="77777777" w:rsidR="00B16C07" w:rsidRDefault="00B16C07" w:rsidP="00224891">
      <w:pPr>
        <w:spacing w:after="0" w:line="259" w:lineRule="auto"/>
        <w:ind w:left="5" w:right="0" w:firstLine="0"/>
        <w:jc w:val="left"/>
        <w:rPr>
          <w:rFonts w:asciiTheme="minorHAnsi" w:hAnsiTheme="minorHAnsi" w:cstheme="minorHAnsi"/>
        </w:rPr>
      </w:pPr>
    </w:p>
    <w:p w14:paraId="173632F4" w14:textId="77777777" w:rsidR="00B16C07" w:rsidRDefault="00B16C07" w:rsidP="00224891">
      <w:pPr>
        <w:spacing w:after="0" w:line="259" w:lineRule="auto"/>
        <w:ind w:left="5" w:right="0" w:firstLine="0"/>
        <w:jc w:val="left"/>
        <w:rPr>
          <w:rFonts w:asciiTheme="minorHAnsi" w:hAnsiTheme="minorHAnsi" w:cstheme="minorHAnsi"/>
        </w:rPr>
      </w:pPr>
    </w:p>
    <w:p w14:paraId="5DF6006F" w14:textId="77777777" w:rsidR="00B16C07" w:rsidRPr="00224891" w:rsidRDefault="00B16C07" w:rsidP="00224891">
      <w:pPr>
        <w:spacing w:after="0" w:line="259" w:lineRule="auto"/>
        <w:ind w:left="5" w:right="0" w:firstLine="0"/>
        <w:jc w:val="left"/>
        <w:rPr>
          <w:rFonts w:asciiTheme="minorHAnsi" w:hAnsiTheme="minorHAnsi" w:cstheme="minorHAnsi"/>
        </w:rPr>
      </w:pPr>
    </w:p>
    <w:p w14:paraId="20CC3E7C" w14:textId="77777777" w:rsidR="00224891" w:rsidRPr="00224891" w:rsidRDefault="00224891" w:rsidP="00224891">
      <w:pPr>
        <w:spacing w:after="0" w:line="240" w:lineRule="auto"/>
        <w:ind w:left="14" w:right="0" w:hanging="14"/>
        <w:jc w:val="center"/>
        <w:rPr>
          <w:rFonts w:asciiTheme="minorHAnsi" w:hAnsiTheme="minorHAnsi" w:cstheme="minorHAnsi"/>
        </w:rPr>
      </w:pPr>
      <w:bookmarkStart w:id="77" w:name="_Hlk118549471"/>
      <w:r w:rsidRPr="00224891">
        <w:rPr>
          <w:rFonts w:asciiTheme="minorHAnsi" w:hAnsiTheme="minorHAnsi" w:cstheme="minorHAnsi"/>
          <w:noProof/>
        </w:rPr>
        <w:lastRenderedPageBreak/>
        <w:drawing>
          <wp:inline distT="0" distB="0" distL="0" distR="0" wp14:anchorId="14A3758C" wp14:editId="5A3BAD18">
            <wp:extent cx="2185035" cy="594072"/>
            <wp:effectExtent l="0" t="0" r="5715" b="0"/>
            <wp:docPr id="6" name="Picture 6"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738" name="Picture 1738" descr="A picture containing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5035" cy="594072"/>
                    </a:xfrm>
                    <a:prstGeom prst="rect">
                      <a:avLst/>
                    </a:prstGeom>
                  </pic:spPr>
                </pic:pic>
              </a:graphicData>
            </a:graphic>
          </wp:inline>
        </w:drawing>
      </w:r>
    </w:p>
    <w:bookmarkEnd w:id="77"/>
    <w:p w14:paraId="6C655053" w14:textId="77777777" w:rsidR="00D17031" w:rsidRPr="00D17031" w:rsidRDefault="00D17031" w:rsidP="00D17031">
      <w:pPr>
        <w:spacing w:after="0" w:line="240" w:lineRule="auto"/>
        <w:ind w:left="0" w:right="0" w:firstLine="0"/>
        <w:jc w:val="center"/>
        <w:textAlignment w:val="baseline"/>
        <w:rPr>
          <w:rFonts w:ascii="Segoe UI" w:eastAsia="Times New Roman" w:hAnsi="Segoe UI" w:cs="Segoe UI"/>
          <w:sz w:val="18"/>
          <w:szCs w:val="18"/>
        </w:rPr>
      </w:pPr>
      <w:r w:rsidRPr="00D17031">
        <w:rPr>
          <w:rFonts w:eastAsia="Times New Roman"/>
          <w:szCs w:val="24"/>
        </w:rPr>
        <w:t> </w:t>
      </w:r>
    </w:p>
    <w:p w14:paraId="05C779B1" w14:textId="77777777" w:rsidR="00D17031" w:rsidRPr="00D17031" w:rsidRDefault="00D17031" w:rsidP="00D17031">
      <w:pPr>
        <w:spacing w:after="0" w:line="240" w:lineRule="auto"/>
        <w:ind w:left="0" w:right="0" w:firstLine="0"/>
        <w:jc w:val="center"/>
        <w:textAlignment w:val="baseline"/>
        <w:rPr>
          <w:rFonts w:ascii="Segoe UI" w:eastAsia="Times New Roman" w:hAnsi="Segoe UI" w:cs="Segoe UI"/>
          <w:b/>
          <w:bCs/>
          <w:color w:val="4F81BD"/>
          <w:sz w:val="18"/>
          <w:szCs w:val="18"/>
        </w:rPr>
      </w:pPr>
      <w:r w:rsidRPr="00D17031">
        <w:rPr>
          <w:rFonts w:eastAsia="Times New Roman"/>
          <w:b/>
          <w:bCs/>
          <w:i/>
          <w:iCs/>
          <w:color w:val="auto"/>
          <w:sz w:val="36"/>
          <w:szCs w:val="36"/>
        </w:rPr>
        <w:t>Capstone Project (XXXX 495B)</w:t>
      </w:r>
      <w:r w:rsidRPr="00D17031">
        <w:rPr>
          <w:rFonts w:eastAsia="Times New Roman"/>
          <w:b/>
          <w:bCs/>
          <w:color w:val="auto"/>
          <w:sz w:val="36"/>
          <w:szCs w:val="36"/>
        </w:rPr>
        <w:t> </w:t>
      </w:r>
    </w:p>
    <w:p w14:paraId="50942064" w14:textId="77777777" w:rsidR="00D17031" w:rsidRPr="00D17031" w:rsidRDefault="00D17031" w:rsidP="00D17031">
      <w:pPr>
        <w:spacing w:after="0" w:line="240" w:lineRule="auto"/>
        <w:ind w:left="150" w:right="0" w:firstLine="0"/>
        <w:jc w:val="center"/>
        <w:textAlignment w:val="baseline"/>
        <w:rPr>
          <w:rFonts w:ascii="Segoe UI" w:eastAsia="Times New Roman" w:hAnsi="Segoe UI" w:cs="Segoe UI"/>
          <w:b/>
          <w:bCs/>
          <w:color w:val="4F81BD"/>
          <w:sz w:val="18"/>
          <w:szCs w:val="18"/>
        </w:rPr>
      </w:pPr>
      <w:r w:rsidRPr="00D17031">
        <w:rPr>
          <w:rFonts w:eastAsia="Times New Roman"/>
          <w:b/>
          <w:bCs/>
          <w:i/>
          <w:iCs/>
          <w:color w:val="C00000"/>
          <w:sz w:val="28"/>
          <w:szCs w:val="28"/>
        </w:rPr>
        <w:t>Required Correction Form</w:t>
      </w:r>
      <w:r w:rsidRPr="00D17031">
        <w:rPr>
          <w:rFonts w:eastAsia="Times New Roman"/>
          <w:b/>
          <w:bCs/>
          <w:i/>
          <w:iCs/>
          <w:szCs w:val="24"/>
        </w:rPr>
        <w:t> </w:t>
      </w:r>
      <w:r w:rsidRPr="00D17031">
        <w:rPr>
          <w:rFonts w:eastAsia="Times New Roman"/>
          <w:b/>
          <w:bCs/>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7"/>
        <w:gridCol w:w="4070"/>
        <w:gridCol w:w="255"/>
        <w:gridCol w:w="1145"/>
        <w:gridCol w:w="250"/>
        <w:gridCol w:w="195"/>
        <w:gridCol w:w="1113"/>
        <w:gridCol w:w="250"/>
        <w:gridCol w:w="1014"/>
      </w:tblGrid>
      <w:tr w:rsidR="00D17031" w:rsidRPr="00D17031" w14:paraId="02202C2D" w14:textId="77777777" w:rsidTr="00D17031">
        <w:trPr>
          <w:trHeight w:val="300"/>
        </w:trPr>
        <w:tc>
          <w:tcPr>
            <w:tcW w:w="26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DAB72CB" w14:textId="77777777" w:rsidR="00D17031" w:rsidRPr="00D17031" w:rsidRDefault="00D17031" w:rsidP="00D17031">
            <w:pPr>
              <w:spacing w:after="0" w:line="240" w:lineRule="auto"/>
              <w:ind w:left="105" w:right="0" w:firstLine="0"/>
              <w:jc w:val="left"/>
              <w:textAlignment w:val="baseline"/>
              <w:rPr>
                <w:rFonts w:ascii="Times New Roman" w:eastAsia="Times New Roman" w:hAnsi="Times New Roman" w:cs="Times New Roman"/>
                <w:szCs w:val="24"/>
              </w:rPr>
            </w:pPr>
            <w:r w:rsidRPr="00D17031">
              <w:rPr>
                <w:rFonts w:eastAsia="Times New Roman"/>
                <w:b/>
                <w:bCs/>
                <w:szCs w:val="24"/>
              </w:rPr>
              <w:t>Name of Student  </w:t>
            </w:r>
            <w:r w:rsidRPr="00D17031">
              <w:rPr>
                <w:rFonts w:eastAsia="Times New Roman"/>
                <w:szCs w:val="24"/>
              </w:rPr>
              <w:t> </w:t>
            </w:r>
          </w:p>
        </w:tc>
        <w:tc>
          <w:tcPr>
            <w:tcW w:w="41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5FC71E" w14:textId="77777777" w:rsidR="00D17031" w:rsidRPr="00D17031" w:rsidRDefault="00D17031" w:rsidP="00D17031">
            <w:pPr>
              <w:spacing w:after="0" w:line="240" w:lineRule="auto"/>
              <w:ind w:left="105" w:right="0" w:firstLine="0"/>
              <w:jc w:val="left"/>
              <w:textAlignment w:val="baseline"/>
              <w:rPr>
                <w:rFonts w:ascii="Times New Roman" w:eastAsia="Times New Roman" w:hAnsi="Times New Roman" w:cs="Times New Roman"/>
                <w:szCs w:val="24"/>
              </w:rPr>
            </w:pPr>
            <w:r w:rsidRPr="00D17031">
              <w:rPr>
                <w:rFonts w:eastAsia="Times New Roman"/>
                <w:szCs w:val="24"/>
              </w:rPr>
              <w:t>  </w:t>
            </w:r>
          </w:p>
        </w:tc>
        <w:tc>
          <w:tcPr>
            <w:tcW w:w="1410" w:type="dxa"/>
            <w:gridSpan w:val="2"/>
            <w:tcBorders>
              <w:top w:val="single" w:sz="6" w:space="0" w:color="000000"/>
              <w:left w:val="single" w:sz="6" w:space="0" w:color="000000"/>
              <w:bottom w:val="single" w:sz="6" w:space="0" w:color="000000"/>
              <w:right w:val="nil"/>
            </w:tcBorders>
            <w:shd w:val="clear" w:color="auto" w:fill="DBE5F1"/>
            <w:vAlign w:val="center"/>
            <w:hideMark/>
          </w:tcPr>
          <w:p w14:paraId="1666768F" w14:textId="77777777" w:rsidR="00D17031" w:rsidRPr="00D17031" w:rsidRDefault="00D17031" w:rsidP="00D17031">
            <w:pPr>
              <w:spacing w:after="0" w:line="240" w:lineRule="auto"/>
              <w:ind w:left="105" w:right="0" w:firstLine="0"/>
              <w:jc w:val="left"/>
              <w:textAlignment w:val="baseline"/>
              <w:rPr>
                <w:rFonts w:ascii="Times New Roman" w:eastAsia="Times New Roman" w:hAnsi="Times New Roman" w:cs="Times New Roman"/>
                <w:szCs w:val="24"/>
              </w:rPr>
            </w:pPr>
            <w:r w:rsidRPr="00D17031">
              <w:rPr>
                <w:rFonts w:eastAsia="Times New Roman"/>
                <w:b/>
                <w:bCs/>
                <w:szCs w:val="24"/>
              </w:rPr>
              <w:t>Student ID </w:t>
            </w:r>
            <w:r w:rsidRPr="00D17031">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73DF0950"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E753933"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szCs w:val="24"/>
              </w:rPr>
              <w:t>  </w:t>
            </w:r>
          </w:p>
        </w:tc>
      </w:tr>
      <w:tr w:rsidR="00D17031" w:rsidRPr="00D17031" w14:paraId="6F468BD8" w14:textId="77777777" w:rsidTr="00D17031">
        <w:trPr>
          <w:trHeight w:val="300"/>
        </w:trPr>
        <w:tc>
          <w:tcPr>
            <w:tcW w:w="26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74B7B3D" w14:textId="77777777" w:rsidR="00D17031" w:rsidRPr="00D17031" w:rsidRDefault="00D17031" w:rsidP="00D17031">
            <w:pPr>
              <w:spacing w:after="0" w:line="240" w:lineRule="auto"/>
              <w:ind w:left="105" w:right="0" w:firstLine="0"/>
              <w:jc w:val="left"/>
              <w:textAlignment w:val="baseline"/>
              <w:rPr>
                <w:rFonts w:ascii="Times New Roman" w:eastAsia="Times New Roman" w:hAnsi="Times New Roman" w:cs="Times New Roman"/>
                <w:szCs w:val="24"/>
              </w:rPr>
            </w:pPr>
            <w:r w:rsidRPr="00D17031">
              <w:rPr>
                <w:rFonts w:eastAsia="Times New Roman"/>
                <w:b/>
                <w:bCs/>
                <w:szCs w:val="24"/>
              </w:rPr>
              <w:t>College  </w:t>
            </w:r>
            <w:r w:rsidRPr="00D17031">
              <w:rPr>
                <w:rFonts w:eastAsia="Times New Roman"/>
                <w:szCs w:val="24"/>
              </w:rPr>
              <w:t> </w:t>
            </w:r>
          </w:p>
        </w:tc>
        <w:tc>
          <w:tcPr>
            <w:tcW w:w="41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C3922E" w14:textId="77777777" w:rsidR="00D17031" w:rsidRPr="00D17031" w:rsidRDefault="00D17031" w:rsidP="00D17031">
            <w:pPr>
              <w:spacing w:after="0" w:line="240" w:lineRule="auto"/>
              <w:ind w:left="105" w:right="0" w:firstLine="0"/>
              <w:jc w:val="left"/>
              <w:textAlignment w:val="baseline"/>
              <w:rPr>
                <w:rFonts w:ascii="Times New Roman" w:eastAsia="Times New Roman" w:hAnsi="Times New Roman" w:cs="Times New Roman"/>
                <w:szCs w:val="24"/>
              </w:rPr>
            </w:pPr>
            <w:r w:rsidRPr="00D17031">
              <w:rPr>
                <w:rFonts w:eastAsia="Times New Roman"/>
                <w:b/>
                <w:bCs/>
                <w:szCs w:val="24"/>
              </w:rPr>
              <w:t> </w:t>
            </w:r>
            <w:r w:rsidRPr="00D17031">
              <w:rPr>
                <w:rFonts w:eastAsia="Times New Roman"/>
                <w:szCs w:val="24"/>
              </w:rPr>
              <w:t> </w:t>
            </w:r>
          </w:p>
        </w:tc>
        <w:tc>
          <w:tcPr>
            <w:tcW w:w="1410" w:type="dxa"/>
            <w:gridSpan w:val="2"/>
            <w:tcBorders>
              <w:top w:val="single" w:sz="6" w:space="0" w:color="000000"/>
              <w:left w:val="single" w:sz="6" w:space="0" w:color="000000"/>
              <w:bottom w:val="single" w:sz="6" w:space="0" w:color="000000"/>
              <w:right w:val="nil"/>
            </w:tcBorders>
            <w:shd w:val="clear" w:color="auto" w:fill="DBE5F1"/>
            <w:vAlign w:val="center"/>
            <w:hideMark/>
          </w:tcPr>
          <w:p w14:paraId="0ACBAFFA" w14:textId="77777777" w:rsidR="00D17031" w:rsidRPr="00D17031" w:rsidRDefault="00D17031" w:rsidP="00D17031">
            <w:pPr>
              <w:spacing w:after="0" w:line="240" w:lineRule="auto"/>
              <w:ind w:left="105" w:right="0" w:firstLine="0"/>
              <w:jc w:val="left"/>
              <w:textAlignment w:val="baseline"/>
              <w:rPr>
                <w:rFonts w:ascii="Times New Roman" w:eastAsia="Times New Roman" w:hAnsi="Times New Roman" w:cs="Times New Roman"/>
                <w:szCs w:val="24"/>
              </w:rPr>
            </w:pPr>
            <w:r w:rsidRPr="00D17031">
              <w:rPr>
                <w:rFonts w:eastAsia="Times New Roman"/>
                <w:b/>
                <w:bCs/>
                <w:szCs w:val="24"/>
              </w:rPr>
              <w:t>Program </w:t>
            </w:r>
            <w:r w:rsidRPr="00D17031">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432AC550"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E07071"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szCs w:val="24"/>
              </w:rPr>
              <w:t>  </w:t>
            </w:r>
          </w:p>
        </w:tc>
      </w:tr>
      <w:tr w:rsidR="00D17031" w:rsidRPr="00D17031" w14:paraId="5C9A1E3A" w14:textId="77777777" w:rsidTr="00D17031">
        <w:trPr>
          <w:trHeight w:val="300"/>
        </w:trPr>
        <w:tc>
          <w:tcPr>
            <w:tcW w:w="26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06FD3C9" w14:textId="77777777" w:rsidR="00D17031" w:rsidRPr="00D17031" w:rsidRDefault="00D17031" w:rsidP="00D17031">
            <w:pPr>
              <w:spacing w:after="0" w:line="240" w:lineRule="auto"/>
              <w:ind w:left="105" w:right="0" w:firstLine="0"/>
              <w:jc w:val="left"/>
              <w:textAlignment w:val="baseline"/>
              <w:rPr>
                <w:rFonts w:ascii="Times New Roman" w:eastAsia="Times New Roman" w:hAnsi="Times New Roman" w:cs="Times New Roman"/>
                <w:szCs w:val="24"/>
              </w:rPr>
            </w:pPr>
            <w:r w:rsidRPr="00D17031">
              <w:rPr>
                <w:rFonts w:eastAsia="Times New Roman"/>
                <w:b/>
                <w:bCs/>
                <w:szCs w:val="24"/>
              </w:rPr>
              <w:t>Course Title  </w:t>
            </w:r>
            <w:r w:rsidRPr="00D17031">
              <w:rPr>
                <w:rFonts w:eastAsia="Times New Roman"/>
                <w:szCs w:val="24"/>
              </w:rPr>
              <w:t> </w:t>
            </w:r>
          </w:p>
        </w:tc>
        <w:tc>
          <w:tcPr>
            <w:tcW w:w="41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1C724D" w14:textId="77777777" w:rsidR="00D17031" w:rsidRPr="00D17031" w:rsidRDefault="00D17031" w:rsidP="00D17031">
            <w:pPr>
              <w:spacing w:after="0" w:line="240" w:lineRule="auto"/>
              <w:ind w:left="105" w:right="0" w:firstLine="0"/>
              <w:jc w:val="left"/>
              <w:textAlignment w:val="baseline"/>
              <w:rPr>
                <w:rFonts w:ascii="Times New Roman" w:eastAsia="Times New Roman" w:hAnsi="Times New Roman" w:cs="Times New Roman"/>
                <w:szCs w:val="24"/>
              </w:rPr>
            </w:pPr>
            <w:r w:rsidRPr="00D17031">
              <w:rPr>
                <w:rFonts w:eastAsia="Times New Roman"/>
                <w:szCs w:val="24"/>
              </w:rPr>
              <w:t>  </w:t>
            </w:r>
          </w:p>
        </w:tc>
        <w:tc>
          <w:tcPr>
            <w:tcW w:w="1410" w:type="dxa"/>
            <w:gridSpan w:val="2"/>
            <w:tcBorders>
              <w:top w:val="single" w:sz="6" w:space="0" w:color="000000"/>
              <w:left w:val="single" w:sz="6" w:space="0" w:color="000000"/>
              <w:bottom w:val="single" w:sz="6" w:space="0" w:color="000000"/>
              <w:right w:val="nil"/>
            </w:tcBorders>
            <w:shd w:val="clear" w:color="auto" w:fill="DBE5F1"/>
            <w:vAlign w:val="center"/>
            <w:hideMark/>
          </w:tcPr>
          <w:p w14:paraId="2759DB3A" w14:textId="77777777" w:rsidR="00D17031" w:rsidRPr="00D17031" w:rsidRDefault="00D17031" w:rsidP="00D17031">
            <w:pPr>
              <w:spacing w:after="0" w:line="240" w:lineRule="auto"/>
              <w:ind w:left="105" w:right="0" w:firstLine="0"/>
              <w:jc w:val="left"/>
              <w:textAlignment w:val="baseline"/>
              <w:rPr>
                <w:rFonts w:ascii="Times New Roman" w:eastAsia="Times New Roman" w:hAnsi="Times New Roman" w:cs="Times New Roman"/>
                <w:szCs w:val="24"/>
              </w:rPr>
            </w:pPr>
            <w:r w:rsidRPr="00D17031">
              <w:rPr>
                <w:rFonts w:eastAsia="Times New Roman"/>
                <w:b/>
                <w:bCs/>
                <w:szCs w:val="24"/>
              </w:rPr>
              <w:t>Course Code  </w:t>
            </w:r>
            <w:r w:rsidRPr="00D17031">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3D3C0A8D"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6D8BD4"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szCs w:val="24"/>
              </w:rPr>
              <w:t>  </w:t>
            </w:r>
          </w:p>
        </w:tc>
      </w:tr>
      <w:tr w:rsidR="00D17031" w:rsidRPr="00D17031" w14:paraId="15CFBB49" w14:textId="77777777" w:rsidTr="00D17031">
        <w:trPr>
          <w:trHeight w:val="300"/>
        </w:trPr>
        <w:tc>
          <w:tcPr>
            <w:tcW w:w="2640" w:type="dxa"/>
            <w:vMerge w:val="restart"/>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F868B96" w14:textId="77777777" w:rsidR="00D17031" w:rsidRPr="00D17031" w:rsidRDefault="00D17031" w:rsidP="00D17031">
            <w:pPr>
              <w:spacing w:after="0" w:line="240" w:lineRule="auto"/>
              <w:ind w:left="105" w:right="0" w:firstLine="0"/>
              <w:jc w:val="left"/>
              <w:textAlignment w:val="baseline"/>
              <w:rPr>
                <w:rFonts w:ascii="Times New Roman" w:eastAsia="Times New Roman" w:hAnsi="Times New Roman" w:cs="Times New Roman"/>
                <w:szCs w:val="24"/>
              </w:rPr>
            </w:pPr>
            <w:r w:rsidRPr="00D17031">
              <w:rPr>
                <w:rFonts w:eastAsia="Times New Roman"/>
                <w:b/>
                <w:bCs/>
                <w:szCs w:val="24"/>
              </w:rPr>
              <w:t>Supervisor Name  </w:t>
            </w:r>
            <w:r w:rsidRPr="00D17031">
              <w:rPr>
                <w:rFonts w:eastAsia="Times New Roman"/>
                <w:szCs w:val="24"/>
              </w:rPr>
              <w:t> </w:t>
            </w:r>
          </w:p>
        </w:tc>
        <w:tc>
          <w:tcPr>
            <w:tcW w:w="418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A5BE48" w14:textId="77777777" w:rsidR="00D17031" w:rsidRPr="00D17031" w:rsidRDefault="00D17031" w:rsidP="00D17031">
            <w:pPr>
              <w:spacing w:after="0" w:line="240" w:lineRule="auto"/>
              <w:ind w:left="105" w:right="0" w:firstLine="0"/>
              <w:jc w:val="left"/>
              <w:textAlignment w:val="baseline"/>
              <w:rPr>
                <w:rFonts w:ascii="Times New Roman" w:eastAsia="Times New Roman" w:hAnsi="Times New Roman" w:cs="Times New Roman"/>
                <w:szCs w:val="24"/>
              </w:rPr>
            </w:pPr>
            <w:r w:rsidRPr="00D17031">
              <w:rPr>
                <w:rFonts w:eastAsia="Times New Roman"/>
                <w:szCs w:val="24"/>
              </w:rPr>
              <w:t>  </w:t>
            </w:r>
          </w:p>
        </w:tc>
        <w:tc>
          <w:tcPr>
            <w:tcW w:w="1860" w:type="dxa"/>
            <w:gridSpan w:val="4"/>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C8179E3" w14:textId="77777777" w:rsidR="00D17031" w:rsidRPr="00D17031" w:rsidRDefault="00D17031" w:rsidP="00D17031">
            <w:pPr>
              <w:spacing w:after="0" w:line="240" w:lineRule="auto"/>
              <w:ind w:left="105" w:right="0" w:firstLine="0"/>
              <w:jc w:val="left"/>
              <w:textAlignment w:val="baseline"/>
              <w:rPr>
                <w:rFonts w:ascii="Times New Roman" w:eastAsia="Times New Roman" w:hAnsi="Times New Roman" w:cs="Times New Roman"/>
                <w:szCs w:val="24"/>
              </w:rPr>
            </w:pPr>
            <w:r w:rsidRPr="00D17031">
              <w:rPr>
                <w:rFonts w:eastAsia="Times New Roman"/>
                <w:b/>
                <w:bCs/>
                <w:szCs w:val="24"/>
              </w:rPr>
              <w:t>Academic Year </w:t>
            </w:r>
            <w:r w:rsidRPr="00D17031">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E2E0057"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szCs w:val="24"/>
              </w:rPr>
              <w:t>  </w:t>
            </w:r>
          </w:p>
        </w:tc>
      </w:tr>
      <w:tr w:rsidR="00D17031" w:rsidRPr="00D17031" w14:paraId="0A0CEEFD" w14:textId="77777777" w:rsidTr="00D17031">
        <w:trPr>
          <w:trHeight w:val="476"/>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50A367" w14:textId="77777777" w:rsidR="00D17031" w:rsidRPr="00D17031" w:rsidRDefault="00D17031" w:rsidP="00D17031">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9995FC" w14:textId="77777777" w:rsidR="00D17031" w:rsidRPr="00D17031" w:rsidRDefault="00D17031" w:rsidP="00D17031">
            <w:pPr>
              <w:spacing w:after="0" w:line="240" w:lineRule="auto"/>
              <w:ind w:left="0" w:right="0" w:firstLine="0"/>
              <w:jc w:val="left"/>
              <w:rPr>
                <w:rFonts w:ascii="Times New Roman" w:eastAsia="Times New Roman" w:hAnsi="Times New Roman" w:cs="Times New Roman"/>
                <w:szCs w:val="24"/>
              </w:rPr>
            </w:pPr>
          </w:p>
        </w:tc>
        <w:tc>
          <w:tcPr>
            <w:tcW w:w="4230" w:type="dxa"/>
            <w:gridSpan w:val="7"/>
            <w:vMerge w:val="restart"/>
            <w:tcBorders>
              <w:top w:val="single" w:sz="6" w:space="0" w:color="000000"/>
              <w:left w:val="single" w:sz="6" w:space="0" w:color="000000"/>
              <w:bottom w:val="nil"/>
              <w:right w:val="single" w:sz="6" w:space="0" w:color="000000"/>
            </w:tcBorders>
            <w:shd w:val="clear" w:color="auto" w:fill="DBE5F1"/>
            <w:vAlign w:val="center"/>
            <w:hideMark/>
          </w:tcPr>
          <w:p w14:paraId="141BD026" w14:textId="77777777" w:rsidR="00D17031" w:rsidRPr="00D17031" w:rsidRDefault="00D17031" w:rsidP="00D17031">
            <w:pPr>
              <w:spacing w:after="0" w:line="240" w:lineRule="auto"/>
              <w:ind w:left="0" w:right="0" w:firstLine="0"/>
              <w:jc w:val="center"/>
              <w:textAlignment w:val="baseline"/>
              <w:rPr>
                <w:rFonts w:ascii="Times New Roman" w:eastAsia="Times New Roman" w:hAnsi="Times New Roman" w:cs="Times New Roman"/>
                <w:szCs w:val="24"/>
              </w:rPr>
            </w:pPr>
            <w:r w:rsidRPr="00D17031">
              <w:rPr>
                <w:rFonts w:eastAsia="Times New Roman"/>
                <w:b/>
                <w:bCs/>
                <w:szCs w:val="24"/>
              </w:rPr>
              <w:t>Semester</w:t>
            </w:r>
            <w:r w:rsidRPr="00D17031">
              <w:rPr>
                <w:rFonts w:eastAsia="Times New Roman"/>
                <w:szCs w:val="24"/>
              </w:rPr>
              <w:t> </w:t>
            </w:r>
          </w:p>
        </w:tc>
      </w:tr>
      <w:tr w:rsidR="00D17031" w:rsidRPr="00D17031" w14:paraId="6BD1DB7B" w14:textId="77777777" w:rsidTr="00D17031">
        <w:trPr>
          <w:trHeight w:val="476"/>
        </w:trPr>
        <w:tc>
          <w:tcPr>
            <w:tcW w:w="2640" w:type="dxa"/>
            <w:vMerge w:val="restart"/>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D3927B1" w14:textId="77777777" w:rsidR="00D17031" w:rsidRPr="00D17031" w:rsidRDefault="00D17031" w:rsidP="00D17031">
            <w:pPr>
              <w:spacing w:after="0" w:line="240" w:lineRule="auto"/>
              <w:ind w:left="105" w:right="0" w:firstLine="0"/>
              <w:jc w:val="left"/>
              <w:textAlignment w:val="baseline"/>
              <w:rPr>
                <w:rFonts w:ascii="Times New Roman" w:eastAsia="Times New Roman" w:hAnsi="Times New Roman" w:cs="Times New Roman"/>
                <w:szCs w:val="24"/>
              </w:rPr>
            </w:pPr>
            <w:r w:rsidRPr="00D17031">
              <w:rPr>
                <w:rFonts w:eastAsia="Times New Roman"/>
                <w:b/>
                <w:bCs/>
                <w:szCs w:val="24"/>
              </w:rPr>
              <w:t>Project Title  </w:t>
            </w:r>
            <w:r w:rsidRPr="00D17031">
              <w:rPr>
                <w:rFonts w:eastAsia="Times New Roman"/>
                <w:szCs w:val="24"/>
              </w:rPr>
              <w:t> </w:t>
            </w:r>
          </w:p>
        </w:tc>
        <w:tc>
          <w:tcPr>
            <w:tcW w:w="418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B48B98" w14:textId="77777777" w:rsidR="00D17031" w:rsidRPr="00D17031" w:rsidRDefault="00D17031" w:rsidP="00D17031">
            <w:pPr>
              <w:spacing w:after="0" w:line="240" w:lineRule="auto"/>
              <w:ind w:left="105" w:right="0" w:firstLine="0"/>
              <w:jc w:val="left"/>
              <w:textAlignment w:val="baseline"/>
              <w:rPr>
                <w:rFonts w:ascii="Times New Roman" w:eastAsia="Times New Roman" w:hAnsi="Times New Roman" w:cs="Times New Roman"/>
                <w:szCs w:val="24"/>
              </w:rPr>
            </w:pPr>
            <w:r w:rsidRPr="00D17031">
              <w:rPr>
                <w:rFonts w:eastAsia="Times New Roman"/>
                <w:szCs w:val="24"/>
              </w:rPr>
              <w:t>  </w:t>
            </w:r>
          </w:p>
        </w:tc>
        <w:tc>
          <w:tcPr>
            <w:tcW w:w="0" w:type="auto"/>
            <w:gridSpan w:val="7"/>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D5BF4FA" w14:textId="77777777" w:rsidR="00D17031" w:rsidRPr="00D17031" w:rsidRDefault="00D17031" w:rsidP="00D17031">
            <w:pPr>
              <w:spacing w:after="0" w:line="240" w:lineRule="auto"/>
              <w:ind w:left="0" w:right="0" w:firstLine="0"/>
              <w:jc w:val="left"/>
              <w:rPr>
                <w:rFonts w:ascii="Times New Roman" w:eastAsia="Times New Roman" w:hAnsi="Times New Roman" w:cs="Times New Roman"/>
                <w:szCs w:val="24"/>
              </w:rPr>
            </w:pPr>
          </w:p>
        </w:tc>
      </w:tr>
      <w:tr w:rsidR="00D17031" w:rsidRPr="00D17031" w14:paraId="225B19A5" w14:textId="77777777" w:rsidTr="00D17031">
        <w:trPr>
          <w:trHeight w:val="30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CDDF484" w14:textId="77777777" w:rsidR="00D17031" w:rsidRPr="00D17031" w:rsidRDefault="00D17031" w:rsidP="00D17031">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FA6F74" w14:textId="77777777" w:rsidR="00D17031" w:rsidRPr="00D17031" w:rsidRDefault="00D17031" w:rsidP="00D17031">
            <w:pPr>
              <w:spacing w:after="0" w:line="240" w:lineRule="auto"/>
              <w:ind w:left="0" w:right="0" w:firstLine="0"/>
              <w:jc w:val="left"/>
              <w:rPr>
                <w:rFonts w:ascii="Times New Roman" w:eastAsia="Times New Roman" w:hAnsi="Times New Roman" w:cs="Times New Roman"/>
                <w:szCs w:val="24"/>
              </w:rPr>
            </w:pPr>
          </w:p>
        </w:tc>
        <w:tc>
          <w:tcPr>
            <w:tcW w:w="2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7928697" w14:textId="77777777" w:rsidR="00D17031" w:rsidRPr="00D17031" w:rsidRDefault="00D17031" w:rsidP="00D17031">
            <w:pPr>
              <w:spacing w:after="0" w:line="240" w:lineRule="auto"/>
              <w:ind w:left="105" w:right="0" w:firstLine="0"/>
              <w:jc w:val="center"/>
              <w:textAlignment w:val="baseline"/>
              <w:rPr>
                <w:rFonts w:ascii="Times New Roman" w:eastAsia="Times New Roman" w:hAnsi="Times New Roman" w:cs="Times New Roman"/>
                <w:szCs w:val="24"/>
              </w:rPr>
            </w:pPr>
            <w:r w:rsidRPr="00D17031">
              <w:rPr>
                <w:rFonts w:eastAsia="Times New Roman"/>
                <w:szCs w:val="24"/>
              </w:rPr>
              <w:t> </w:t>
            </w:r>
          </w:p>
        </w:tc>
        <w:tc>
          <w:tcPr>
            <w:tcW w:w="115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B421358" w14:textId="77777777" w:rsidR="00D17031" w:rsidRPr="00D17031" w:rsidRDefault="00D17031" w:rsidP="00D17031">
            <w:pPr>
              <w:spacing w:after="0" w:line="240" w:lineRule="auto"/>
              <w:ind w:left="105" w:right="0" w:firstLine="0"/>
              <w:jc w:val="center"/>
              <w:textAlignment w:val="baseline"/>
              <w:rPr>
                <w:rFonts w:ascii="Times New Roman" w:eastAsia="Times New Roman" w:hAnsi="Times New Roman" w:cs="Times New Roman"/>
                <w:szCs w:val="24"/>
              </w:rPr>
            </w:pPr>
            <w:r w:rsidRPr="00D17031">
              <w:rPr>
                <w:rFonts w:eastAsia="Times New Roman"/>
                <w:b/>
                <w:bCs/>
                <w:szCs w:val="24"/>
              </w:rPr>
              <w:t>First</w:t>
            </w:r>
            <w:r w:rsidRPr="00D17031">
              <w:rPr>
                <w:rFonts w:eastAsia="Times New Roman"/>
                <w:szCs w:val="24"/>
              </w:rPr>
              <w:t> </w:t>
            </w:r>
          </w:p>
        </w:tc>
        <w:tc>
          <w:tcPr>
            <w:tcW w:w="2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ECCB33" w14:textId="77777777" w:rsidR="00D17031" w:rsidRPr="00D17031" w:rsidRDefault="00D17031" w:rsidP="00D17031">
            <w:pPr>
              <w:spacing w:after="0" w:line="240" w:lineRule="auto"/>
              <w:ind w:left="0" w:right="0" w:firstLine="0"/>
              <w:jc w:val="center"/>
              <w:textAlignment w:val="baseline"/>
              <w:rPr>
                <w:rFonts w:ascii="Times New Roman" w:eastAsia="Times New Roman" w:hAnsi="Times New Roman" w:cs="Times New Roman"/>
                <w:szCs w:val="24"/>
              </w:rPr>
            </w:pPr>
            <w:r w:rsidRPr="00D17031">
              <w:rPr>
                <w:rFonts w:eastAsia="Times New Roman"/>
                <w:szCs w:val="24"/>
              </w:rPr>
              <w:t> </w:t>
            </w:r>
          </w:p>
        </w:tc>
        <w:tc>
          <w:tcPr>
            <w:tcW w:w="1320"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73C07CC" w14:textId="77777777" w:rsidR="00D17031" w:rsidRPr="00D17031" w:rsidRDefault="00D17031" w:rsidP="00D17031">
            <w:pPr>
              <w:spacing w:after="0" w:line="240" w:lineRule="auto"/>
              <w:ind w:left="105" w:right="0" w:firstLine="0"/>
              <w:jc w:val="center"/>
              <w:textAlignment w:val="baseline"/>
              <w:rPr>
                <w:rFonts w:ascii="Times New Roman" w:eastAsia="Times New Roman" w:hAnsi="Times New Roman" w:cs="Times New Roman"/>
                <w:szCs w:val="24"/>
              </w:rPr>
            </w:pPr>
            <w:r w:rsidRPr="00D17031">
              <w:rPr>
                <w:rFonts w:eastAsia="Times New Roman"/>
                <w:b/>
                <w:bCs/>
                <w:szCs w:val="24"/>
              </w:rPr>
              <w:t>Second</w:t>
            </w:r>
            <w:r w:rsidRPr="00D17031">
              <w:rPr>
                <w:rFonts w:eastAsia="Times New Roman"/>
                <w:szCs w:val="24"/>
              </w:rPr>
              <w:t> </w:t>
            </w:r>
          </w:p>
        </w:tc>
        <w:tc>
          <w:tcPr>
            <w:tcW w:w="2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03CD49" w14:textId="77777777" w:rsidR="00D17031" w:rsidRPr="00D17031" w:rsidRDefault="00D17031" w:rsidP="00D17031">
            <w:pPr>
              <w:spacing w:after="0" w:line="240" w:lineRule="auto"/>
              <w:ind w:left="0" w:right="0" w:firstLine="0"/>
              <w:jc w:val="center"/>
              <w:textAlignment w:val="baseline"/>
              <w:rPr>
                <w:rFonts w:ascii="Times New Roman" w:eastAsia="Times New Roman" w:hAnsi="Times New Roman" w:cs="Times New Roman"/>
                <w:szCs w:val="24"/>
              </w:rPr>
            </w:pPr>
            <w:r w:rsidRPr="00D17031">
              <w:rPr>
                <w:rFonts w:eastAsia="Times New Roman"/>
                <w:szCs w:val="24"/>
              </w:rPr>
              <w:t> </w:t>
            </w:r>
          </w:p>
        </w:tc>
        <w:tc>
          <w:tcPr>
            <w:tcW w:w="94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DE76D5B" w14:textId="77777777" w:rsidR="00D17031" w:rsidRPr="00D17031" w:rsidRDefault="00D17031" w:rsidP="00D17031">
            <w:pPr>
              <w:spacing w:after="0" w:line="240" w:lineRule="auto"/>
              <w:ind w:left="105" w:right="0" w:firstLine="0"/>
              <w:jc w:val="center"/>
              <w:textAlignment w:val="baseline"/>
              <w:rPr>
                <w:rFonts w:ascii="Times New Roman" w:eastAsia="Times New Roman" w:hAnsi="Times New Roman" w:cs="Times New Roman"/>
                <w:szCs w:val="24"/>
              </w:rPr>
            </w:pPr>
            <w:r w:rsidRPr="00D17031">
              <w:rPr>
                <w:rFonts w:eastAsia="Times New Roman"/>
                <w:b/>
                <w:bCs/>
                <w:szCs w:val="24"/>
              </w:rPr>
              <w:t>Summer</w:t>
            </w:r>
            <w:r w:rsidRPr="00D17031">
              <w:rPr>
                <w:rFonts w:eastAsia="Times New Roman"/>
                <w:szCs w:val="24"/>
              </w:rPr>
              <w:t> </w:t>
            </w:r>
          </w:p>
        </w:tc>
      </w:tr>
    </w:tbl>
    <w:p w14:paraId="1BF3A3C3" w14:textId="77777777" w:rsidR="00D17031" w:rsidRPr="00D17031" w:rsidRDefault="00D17031" w:rsidP="00D17031">
      <w:pPr>
        <w:spacing w:after="0" w:line="240" w:lineRule="auto"/>
        <w:ind w:left="1215" w:right="0" w:firstLine="0"/>
        <w:jc w:val="left"/>
        <w:textAlignment w:val="baseline"/>
        <w:rPr>
          <w:rFonts w:ascii="Segoe UI" w:eastAsia="Times New Roman" w:hAnsi="Segoe UI" w:cs="Segoe UI"/>
          <w:sz w:val="18"/>
          <w:szCs w:val="18"/>
        </w:rPr>
      </w:pPr>
      <w:r w:rsidRPr="00D17031">
        <w:rPr>
          <w:rFonts w:eastAsia="Times New Roman"/>
          <w:sz w:val="12"/>
          <w:szCs w:val="12"/>
        </w:rPr>
        <w:t>  </w:t>
      </w:r>
    </w:p>
    <w:p w14:paraId="6CDE3AFE" w14:textId="77777777" w:rsidR="00D17031" w:rsidRPr="00D17031" w:rsidRDefault="00D17031" w:rsidP="00D17031">
      <w:pPr>
        <w:pBdr>
          <w:top w:val="single" w:sz="4" w:space="0" w:color="000000"/>
          <w:left w:val="single" w:sz="4" w:space="0" w:color="000000"/>
          <w:right w:val="single" w:sz="4" w:space="0" w:color="000000"/>
        </w:pBdr>
        <w:spacing w:after="0" w:line="240" w:lineRule="auto"/>
        <w:ind w:left="0" w:right="0" w:firstLine="0"/>
        <w:jc w:val="left"/>
        <w:textAlignment w:val="baseline"/>
        <w:rPr>
          <w:rFonts w:ascii="Segoe UI" w:eastAsia="Times New Roman" w:hAnsi="Segoe UI" w:cs="Segoe UI"/>
          <w:sz w:val="18"/>
          <w:szCs w:val="18"/>
        </w:rPr>
      </w:pPr>
      <w:r w:rsidRPr="00D17031">
        <w:rPr>
          <w:rFonts w:eastAsia="Times New Roman"/>
          <w:b/>
          <w:bCs/>
          <w:sz w:val="16"/>
          <w:szCs w:val="16"/>
        </w:rPr>
        <w:t>The following corrections to the project report are required at the request of the Examination Committee. If there are no corrections, then please insert “Not Applicable”  </w:t>
      </w:r>
      <w:r w:rsidRPr="00D17031">
        <w:rPr>
          <w:rFonts w:eastAsia="Times New Roman"/>
          <w:sz w:val="16"/>
          <w:szCs w:val="16"/>
        </w:rPr>
        <w:t> </w:t>
      </w:r>
    </w:p>
    <w:p w14:paraId="248A033C" w14:textId="77777777" w:rsidR="00D17031" w:rsidRDefault="00D17031" w:rsidP="00D17031">
      <w:pPr>
        <w:pBdr>
          <w:left w:val="single" w:sz="4" w:space="0" w:color="000000"/>
          <w:right w:val="single" w:sz="4" w:space="0" w:color="000000"/>
        </w:pBdr>
        <w:spacing w:after="0" w:line="240" w:lineRule="auto"/>
        <w:ind w:left="0" w:right="0" w:firstLine="0"/>
        <w:jc w:val="left"/>
        <w:textAlignment w:val="baseline"/>
        <w:rPr>
          <w:rFonts w:eastAsia="Times New Roman"/>
          <w:szCs w:val="24"/>
        </w:rPr>
      </w:pPr>
      <w:r w:rsidRPr="00D17031">
        <w:rPr>
          <w:rFonts w:eastAsia="Times New Roman"/>
          <w:szCs w:val="24"/>
        </w:rPr>
        <w:t>  </w:t>
      </w:r>
    </w:p>
    <w:p w14:paraId="783BA101" w14:textId="77777777" w:rsidR="000F0BE6" w:rsidRDefault="000F0BE6" w:rsidP="00D17031">
      <w:pPr>
        <w:pBdr>
          <w:left w:val="single" w:sz="4" w:space="0" w:color="000000"/>
          <w:right w:val="single" w:sz="4" w:space="0" w:color="000000"/>
        </w:pBdr>
        <w:spacing w:after="0" w:line="240" w:lineRule="auto"/>
        <w:ind w:left="0" w:right="0" w:firstLine="0"/>
        <w:jc w:val="left"/>
        <w:textAlignment w:val="baseline"/>
        <w:rPr>
          <w:rFonts w:eastAsia="Times New Roman"/>
          <w:szCs w:val="24"/>
        </w:rPr>
      </w:pPr>
    </w:p>
    <w:p w14:paraId="6C86D714" w14:textId="77777777" w:rsidR="000F0BE6" w:rsidRDefault="000F0BE6" w:rsidP="00D17031">
      <w:pPr>
        <w:pBdr>
          <w:left w:val="single" w:sz="4" w:space="0" w:color="000000"/>
          <w:right w:val="single" w:sz="4" w:space="0" w:color="000000"/>
        </w:pBdr>
        <w:spacing w:after="0" w:line="240" w:lineRule="auto"/>
        <w:ind w:left="0" w:right="0" w:firstLine="0"/>
        <w:jc w:val="left"/>
        <w:textAlignment w:val="baseline"/>
        <w:rPr>
          <w:rFonts w:eastAsia="Times New Roman"/>
          <w:szCs w:val="24"/>
        </w:rPr>
      </w:pPr>
    </w:p>
    <w:p w14:paraId="787F80A6" w14:textId="77777777" w:rsidR="000F0BE6" w:rsidRDefault="000F0BE6" w:rsidP="00D17031">
      <w:pPr>
        <w:pBdr>
          <w:left w:val="single" w:sz="4" w:space="0" w:color="000000"/>
          <w:right w:val="single" w:sz="4" w:space="0" w:color="000000"/>
        </w:pBdr>
        <w:spacing w:after="0" w:line="240" w:lineRule="auto"/>
        <w:ind w:left="0" w:right="0" w:firstLine="0"/>
        <w:jc w:val="left"/>
        <w:textAlignment w:val="baseline"/>
        <w:rPr>
          <w:rFonts w:eastAsia="Times New Roman"/>
          <w:szCs w:val="24"/>
        </w:rPr>
      </w:pPr>
    </w:p>
    <w:p w14:paraId="5481CFC3" w14:textId="77777777" w:rsidR="000F0BE6" w:rsidRDefault="000F0BE6" w:rsidP="00D17031">
      <w:pPr>
        <w:pBdr>
          <w:left w:val="single" w:sz="4" w:space="0" w:color="000000"/>
          <w:right w:val="single" w:sz="4" w:space="0" w:color="000000"/>
        </w:pBdr>
        <w:spacing w:after="0" w:line="240" w:lineRule="auto"/>
        <w:ind w:left="0" w:right="0" w:firstLine="0"/>
        <w:jc w:val="left"/>
        <w:textAlignment w:val="baseline"/>
        <w:rPr>
          <w:rFonts w:eastAsia="Times New Roman"/>
          <w:szCs w:val="24"/>
        </w:rPr>
      </w:pPr>
    </w:p>
    <w:p w14:paraId="5C57EDA9" w14:textId="77777777" w:rsidR="000F0BE6" w:rsidRDefault="000F0BE6" w:rsidP="00D17031">
      <w:pPr>
        <w:pBdr>
          <w:left w:val="single" w:sz="4" w:space="0" w:color="000000"/>
          <w:right w:val="single" w:sz="4" w:space="0" w:color="000000"/>
        </w:pBdr>
        <w:spacing w:after="0" w:line="240" w:lineRule="auto"/>
        <w:ind w:left="0" w:right="0" w:firstLine="0"/>
        <w:jc w:val="left"/>
        <w:textAlignment w:val="baseline"/>
        <w:rPr>
          <w:rFonts w:eastAsia="Times New Roman"/>
          <w:szCs w:val="24"/>
        </w:rPr>
      </w:pPr>
    </w:p>
    <w:p w14:paraId="63F9F70F" w14:textId="77777777" w:rsidR="000F0BE6" w:rsidRDefault="000F0BE6" w:rsidP="00D17031">
      <w:pPr>
        <w:pBdr>
          <w:left w:val="single" w:sz="4" w:space="0" w:color="000000"/>
          <w:right w:val="single" w:sz="4" w:space="0" w:color="000000"/>
        </w:pBdr>
        <w:spacing w:after="0" w:line="240" w:lineRule="auto"/>
        <w:ind w:left="0" w:right="0" w:firstLine="0"/>
        <w:jc w:val="left"/>
        <w:textAlignment w:val="baseline"/>
        <w:rPr>
          <w:rFonts w:eastAsia="Times New Roman"/>
          <w:szCs w:val="24"/>
        </w:rPr>
      </w:pPr>
    </w:p>
    <w:p w14:paraId="016386FF" w14:textId="77777777" w:rsidR="000F0BE6" w:rsidRPr="00D17031" w:rsidRDefault="000F0BE6" w:rsidP="00D17031">
      <w:pPr>
        <w:pBdr>
          <w:left w:val="single" w:sz="4" w:space="0" w:color="000000"/>
          <w:right w:val="single" w:sz="4" w:space="0" w:color="000000"/>
        </w:pBdr>
        <w:spacing w:after="0" w:line="240" w:lineRule="auto"/>
        <w:ind w:left="0" w:right="0" w:firstLine="0"/>
        <w:jc w:val="left"/>
        <w:textAlignment w:val="baseline"/>
        <w:rPr>
          <w:rFonts w:ascii="Segoe UI" w:eastAsia="Times New Roman" w:hAnsi="Segoe UI" w:cs="Segoe UI"/>
          <w:sz w:val="18"/>
          <w:szCs w:val="18"/>
        </w:rPr>
      </w:pPr>
    </w:p>
    <w:p w14:paraId="5DAACA12" w14:textId="77777777" w:rsidR="00D17031" w:rsidRPr="00D17031" w:rsidRDefault="00D17031" w:rsidP="00D17031">
      <w:pPr>
        <w:pBdr>
          <w:left w:val="single" w:sz="4" w:space="0" w:color="000000"/>
          <w:bottom w:val="single" w:sz="4" w:space="0" w:color="000000"/>
          <w:right w:val="single" w:sz="4" w:space="0" w:color="000000"/>
        </w:pBdr>
        <w:spacing w:after="0" w:line="240" w:lineRule="auto"/>
        <w:ind w:left="0" w:right="0" w:firstLine="0"/>
        <w:jc w:val="left"/>
        <w:textAlignment w:val="baseline"/>
        <w:rPr>
          <w:rFonts w:ascii="Segoe UI" w:eastAsia="Times New Roman" w:hAnsi="Segoe UI" w:cs="Segoe UI"/>
          <w:sz w:val="18"/>
          <w:szCs w:val="18"/>
        </w:rPr>
      </w:pPr>
      <w:r w:rsidRPr="00D17031">
        <w:rPr>
          <w:rFonts w:eastAsia="Times New Roman"/>
          <w:b/>
          <w:bCs/>
          <w:i/>
          <w:iCs/>
          <w:sz w:val="16"/>
          <w:szCs w:val="16"/>
        </w:rPr>
        <w:t>(To be continued on extra A4 pages if required)  </w:t>
      </w:r>
      <w:r w:rsidRPr="00D17031">
        <w:rPr>
          <w:rFonts w:eastAsia="Times New Roman"/>
          <w:sz w:val="16"/>
          <w:szCs w:val="16"/>
        </w:rPr>
        <w:t> </w:t>
      </w:r>
    </w:p>
    <w:p w14:paraId="7C16F3FF" w14:textId="77777777" w:rsidR="00D17031" w:rsidRPr="00D17031" w:rsidRDefault="00D17031" w:rsidP="00D17031">
      <w:pPr>
        <w:spacing w:after="0" w:line="240" w:lineRule="auto"/>
        <w:ind w:left="1215" w:right="0" w:firstLine="0"/>
        <w:jc w:val="left"/>
        <w:textAlignment w:val="baseline"/>
        <w:rPr>
          <w:rFonts w:ascii="Segoe UI" w:eastAsia="Times New Roman" w:hAnsi="Segoe UI" w:cs="Segoe UI"/>
          <w:sz w:val="18"/>
          <w:szCs w:val="18"/>
        </w:rPr>
      </w:pPr>
      <w:r w:rsidRPr="00D17031">
        <w:rPr>
          <w:rFonts w:eastAsia="Times New Roman"/>
          <w:sz w:val="10"/>
          <w:szCs w:val="10"/>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94"/>
        <w:gridCol w:w="2918"/>
        <w:gridCol w:w="1332"/>
        <w:gridCol w:w="2124"/>
        <w:gridCol w:w="793"/>
        <w:gridCol w:w="1328"/>
      </w:tblGrid>
      <w:tr w:rsidR="00D17031" w:rsidRPr="00D17031" w14:paraId="0EA07A4B" w14:textId="77777777" w:rsidTr="00D17031">
        <w:trPr>
          <w:trHeight w:val="300"/>
        </w:trPr>
        <w:tc>
          <w:tcPr>
            <w:tcW w:w="2415" w:type="dxa"/>
            <w:tcBorders>
              <w:top w:val="single" w:sz="6" w:space="0" w:color="000000"/>
              <w:left w:val="single" w:sz="6" w:space="0" w:color="000000"/>
              <w:bottom w:val="single" w:sz="6" w:space="0" w:color="000000"/>
              <w:right w:val="single" w:sz="6" w:space="0" w:color="000000"/>
            </w:tcBorders>
            <w:shd w:val="clear" w:color="auto" w:fill="DBE5F1"/>
            <w:hideMark/>
          </w:tcPr>
          <w:p w14:paraId="179B6737"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b/>
                <w:bCs/>
                <w:szCs w:val="24"/>
              </w:rPr>
              <w:t>Name of Examiner 1 </w:t>
            </w:r>
            <w:r w:rsidRPr="00D17031">
              <w:rPr>
                <w:rFonts w:eastAsia="Times New Roman"/>
                <w:szCs w:val="24"/>
              </w:rPr>
              <w:t> </w:t>
            </w:r>
          </w:p>
          <w:p w14:paraId="3FD359E9"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b/>
                <w:bCs/>
                <w:i/>
                <w:iCs/>
                <w:szCs w:val="24"/>
              </w:rPr>
              <w:t>(Supervisor) </w:t>
            </w:r>
            <w:r w:rsidRPr="00D17031">
              <w:rPr>
                <w:rFonts w:eastAsia="Times New Roman"/>
                <w:szCs w:val="24"/>
              </w:rPr>
              <w:t> </w:t>
            </w:r>
          </w:p>
        </w:tc>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2A2D0A93"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szCs w:val="24"/>
              </w:rPr>
              <w:t>  </w:t>
            </w:r>
          </w:p>
        </w:tc>
        <w:tc>
          <w:tcPr>
            <w:tcW w:w="1335" w:type="dxa"/>
            <w:tcBorders>
              <w:top w:val="single" w:sz="6" w:space="0" w:color="000000"/>
              <w:left w:val="single" w:sz="6" w:space="0" w:color="000000"/>
              <w:bottom w:val="single" w:sz="6" w:space="0" w:color="000000"/>
              <w:right w:val="single" w:sz="6" w:space="0" w:color="000000"/>
            </w:tcBorders>
            <w:shd w:val="clear" w:color="auto" w:fill="DBE5F1"/>
            <w:hideMark/>
          </w:tcPr>
          <w:p w14:paraId="1CFB7575" w14:textId="77777777" w:rsidR="00D17031" w:rsidRPr="00D17031" w:rsidRDefault="00D17031" w:rsidP="00D17031">
            <w:pPr>
              <w:spacing w:after="0" w:line="240" w:lineRule="auto"/>
              <w:ind w:left="75" w:right="0" w:firstLine="0"/>
              <w:jc w:val="left"/>
              <w:textAlignment w:val="baseline"/>
              <w:rPr>
                <w:rFonts w:ascii="Times New Roman" w:eastAsia="Times New Roman" w:hAnsi="Times New Roman" w:cs="Times New Roman"/>
                <w:szCs w:val="24"/>
              </w:rPr>
            </w:pPr>
            <w:r w:rsidRPr="00D17031">
              <w:rPr>
                <w:rFonts w:eastAsia="Times New Roman"/>
                <w:b/>
                <w:bCs/>
                <w:szCs w:val="24"/>
              </w:rPr>
              <w:t>Signature </w:t>
            </w:r>
            <w:r w:rsidRPr="00D17031">
              <w:rPr>
                <w:rFonts w:eastAsia="Times New Roman"/>
                <w:szCs w:val="24"/>
              </w:rPr>
              <w:t> </w:t>
            </w:r>
          </w:p>
        </w:tc>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75D5CAFD" w14:textId="77777777" w:rsidR="00D17031" w:rsidRPr="00D17031" w:rsidRDefault="00D17031" w:rsidP="00D17031">
            <w:pPr>
              <w:spacing w:after="0" w:line="240" w:lineRule="auto"/>
              <w:ind w:left="60" w:right="0" w:firstLine="0"/>
              <w:jc w:val="center"/>
              <w:textAlignment w:val="baseline"/>
              <w:rPr>
                <w:rFonts w:ascii="Times New Roman" w:eastAsia="Times New Roman" w:hAnsi="Times New Roman" w:cs="Times New Roman"/>
                <w:szCs w:val="24"/>
              </w:rPr>
            </w:pPr>
            <w:r w:rsidRPr="00D17031">
              <w:rPr>
                <w:rFonts w:eastAsia="Times New Roman"/>
                <w:szCs w:val="24"/>
              </w:rPr>
              <w:t>  </w:t>
            </w:r>
          </w:p>
        </w:tc>
        <w:tc>
          <w:tcPr>
            <w:tcW w:w="795" w:type="dxa"/>
            <w:tcBorders>
              <w:top w:val="single" w:sz="6" w:space="0" w:color="000000"/>
              <w:left w:val="single" w:sz="6" w:space="0" w:color="000000"/>
              <w:bottom w:val="single" w:sz="6" w:space="0" w:color="000000"/>
              <w:right w:val="single" w:sz="6" w:space="0" w:color="000000"/>
            </w:tcBorders>
            <w:shd w:val="clear" w:color="auto" w:fill="DBE5F1"/>
            <w:hideMark/>
          </w:tcPr>
          <w:p w14:paraId="25D942AC" w14:textId="77777777" w:rsidR="00D17031" w:rsidRPr="00D17031" w:rsidRDefault="00D17031" w:rsidP="00D17031">
            <w:pPr>
              <w:spacing w:after="0" w:line="240" w:lineRule="auto"/>
              <w:ind w:left="60" w:right="0" w:firstLine="0"/>
              <w:jc w:val="left"/>
              <w:textAlignment w:val="baseline"/>
              <w:rPr>
                <w:rFonts w:ascii="Times New Roman" w:eastAsia="Times New Roman" w:hAnsi="Times New Roman" w:cs="Times New Roman"/>
                <w:szCs w:val="24"/>
              </w:rPr>
            </w:pPr>
            <w:r w:rsidRPr="00D17031">
              <w:rPr>
                <w:rFonts w:eastAsia="Times New Roman"/>
                <w:b/>
                <w:bCs/>
                <w:szCs w:val="24"/>
              </w:rPr>
              <w:t>Date </w:t>
            </w:r>
            <w:r w:rsidRPr="00D17031">
              <w:rPr>
                <w:rFonts w:eastAsia="Times New Roman"/>
                <w:szCs w:val="24"/>
              </w:rPr>
              <w:t> </w:t>
            </w:r>
          </w:p>
        </w:tc>
        <w:tc>
          <w:tcPr>
            <w:tcW w:w="1350" w:type="dxa"/>
            <w:tcBorders>
              <w:top w:val="single" w:sz="6" w:space="0" w:color="000000"/>
              <w:left w:val="single" w:sz="6" w:space="0" w:color="000000"/>
              <w:bottom w:val="single" w:sz="6" w:space="0" w:color="000000"/>
              <w:right w:val="single" w:sz="6" w:space="0" w:color="000000"/>
            </w:tcBorders>
            <w:shd w:val="clear" w:color="auto" w:fill="auto"/>
            <w:hideMark/>
          </w:tcPr>
          <w:p w14:paraId="1ADF9694"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szCs w:val="24"/>
              </w:rPr>
              <w:t>  </w:t>
            </w:r>
          </w:p>
        </w:tc>
      </w:tr>
      <w:tr w:rsidR="00D17031" w:rsidRPr="00D17031" w14:paraId="74BE2F00" w14:textId="77777777" w:rsidTr="00D17031">
        <w:trPr>
          <w:trHeight w:val="300"/>
        </w:trPr>
        <w:tc>
          <w:tcPr>
            <w:tcW w:w="2415" w:type="dxa"/>
            <w:tcBorders>
              <w:top w:val="single" w:sz="6" w:space="0" w:color="000000"/>
              <w:left w:val="single" w:sz="6" w:space="0" w:color="000000"/>
              <w:bottom w:val="single" w:sz="6" w:space="0" w:color="000000"/>
              <w:right w:val="single" w:sz="6" w:space="0" w:color="000000"/>
            </w:tcBorders>
            <w:shd w:val="clear" w:color="auto" w:fill="DBE5F1"/>
            <w:hideMark/>
          </w:tcPr>
          <w:p w14:paraId="3D805082"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b/>
                <w:bCs/>
                <w:szCs w:val="24"/>
              </w:rPr>
              <w:t>Name of Examiner 2 </w:t>
            </w:r>
            <w:r w:rsidRPr="00D17031">
              <w:rPr>
                <w:rFonts w:eastAsia="Times New Roman"/>
                <w:szCs w:val="24"/>
              </w:rPr>
              <w:t> </w:t>
            </w:r>
          </w:p>
          <w:p w14:paraId="7E9D6D14"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b/>
                <w:bCs/>
                <w:i/>
                <w:iCs/>
                <w:szCs w:val="24"/>
              </w:rPr>
              <w:t>(</w:t>
            </w:r>
            <w:proofErr w:type="gramStart"/>
            <w:r w:rsidRPr="00D17031">
              <w:rPr>
                <w:rFonts w:eastAsia="Times New Roman"/>
                <w:b/>
                <w:bCs/>
                <w:i/>
                <w:iCs/>
                <w:szCs w:val="24"/>
              </w:rPr>
              <w:t>Internal) </w:t>
            </w:r>
            <w:r w:rsidRPr="00D17031">
              <w:rPr>
                <w:rFonts w:eastAsia="Times New Roman"/>
                <w:i/>
                <w:iCs/>
                <w:szCs w:val="24"/>
              </w:rPr>
              <w:t> </w:t>
            </w:r>
            <w:r w:rsidRPr="00D17031">
              <w:rPr>
                <w:rFonts w:eastAsia="Times New Roman"/>
                <w:szCs w:val="24"/>
              </w:rPr>
              <w:t> </w:t>
            </w:r>
            <w:proofErr w:type="gramEnd"/>
          </w:p>
        </w:tc>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786EA102"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szCs w:val="24"/>
              </w:rPr>
              <w:t>  </w:t>
            </w:r>
          </w:p>
        </w:tc>
        <w:tc>
          <w:tcPr>
            <w:tcW w:w="1335" w:type="dxa"/>
            <w:tcBorders>
              <w:top w:val="single" w:sz="6" w:space="0" w:color="000000"/>
              <w:left w:val="single" w:sz="6" w:space="0" w:color="000000"/>
              <w:bottom w:val="single" w:sz="6" w:space="0" w:color="000000"/>
              <w:right w:val="single" w:sz="6" w:space="0" w:color="000000"/>
            </w:tcBorders>
            <w:shd w:val="clear" w:color="auto" w:fill="DBE5F1"/>
            <w:hideMark/>
          </w:tcPr>
          <w:p w14:paraId="4723B699" w14:textId="77777777" w:rsidR="00D17031" w:rsidRPr="00D17031" w:rsidRDefault="00D17031" w:rsidP="00D17031">
            <w:pPr>
              <w:spacing w:after="0" w:line="240" w:lineRule="auto"/>
              <w:ind w:left="75" w:right="0" w:firstLine="0"/>
              <w:jc w:val="left"/>
              <w:textAlignment w:val="baseline"/>
              <w:rPr>
                <w:rFonts w:ascii="Times New Roman" w:eastAsia="Times New Roman" w:hAnsi="Times New Roman" w:cs="Times New Roman"/>
                <w:szCs w:val="24"/>
              </w:rPr>
            </w:pPr>
            <w:r w:rsidRPr="00D17031">
              <w:rPr>
                <w:rFonts w:eastAsia="Times New Roman"/>
                <w:b/>
                <w:bCs/>
                <w:szCs w:val="24"/>
              </w:rPr>
              <w:t>Signature </w:t>
            </w:r>
            <w:r w:rsidRPr="00D17031">
              <w:rPr>
                <w:rFonts w:eastAsia="Times New Roman"/>
                <w:szCs w:val="24"/>
              </w:rPr>
              <w:t> </w:t>
            </w:r>
          </w:p>
        </w:tc>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4020E293" w14:textId="77777777" w:rsidR="00D17031" w:rsidRPr="00D17031" w:rsidRDefault="00D17031" w:rsidP="00D17031">
            <w:pPr>
              <w:spacing w:after="0" w:line="240" w:lineRule="auto"/>
              <w:ind w:left="60" w:right="0" w:firstLine="0"/>
              <w:jc w:val="center"/>
              <w:textAlignment w:val="baseline"/>
              <w:rPr>
                <w:rFonts w:ascii="Times New Roman" w:eastAsia="Times New Roman" w:hAnsi="Times New Roman" w:cs="Times New Roman"/>
                <w:szCs w:val="24"/>
              </w:rPr>
            </w:pPr>
            <w:r w:rsidRPr="00D17031">
              <w:rPr>
                <w:rFonts w:eastAsia="Times New Roman"/>
                <w:szCs w:val="24"/>
              </w:rPr>
              <w:t>  </w:t>
            </w:r>
          </w:p>
        </w:tc>
        <w:tc>
          <w:tcPr>
            <w:tcW w:w="795" w:type="dxa"/>
            <w:tcBorders>
              <w:top w:val="single" w:sz="6" w:space="0" w:color="000000"/>
              <w:left w:val="single" w:sz="6" w:space="0" w:color="000000"/>
              <w:bottom w:val="single" w:sz="6" w:space="0" w:color="000000"/>
              <w:right w:val="single" w:sz="6" w:space="0" w:color="000000"/>
            </w:tcBorders>
            <w:shd w:val="clear" w:color="auto" w:fill="DBE5F1"/>
            <w:hideMark/>
          </w:tcPr>
          <w:p w14:paraId="48A0F6D2" w14:textId="77777777" w:rsidR="00D17031" w:rsidRPr="00D17031" w:rsidRDefault="00D17031" w:rsidP="00D17031">
            <w:pPr>
              <w:spacing w:after="0" w:line="240" w:lineRule="auto"/>
              <w:ind w:left="60" w:right="0" w:firstLine="0"/>
              <w:jc w:val="left"/>
              <w:textAlignment w:val="baseline"/>
              <w:rPr>
                <w:rFonts w:ascii="Times New Roman" w:eastAsia="Times New Roman" w:hAnsi="Times New Roman" w:cs="Times New Roman"/>
                <w:szCs w:val="24"/>
              </w:rPr>
            </w:pPr>
            <w:r w:rsidRPr="00D17031">
              <w:rPr>
                <w:rFonts w:eastAsia="Times New Roman"/>
                <w:b/>
                <w:bCs/>
                <w:szCs w:val="24"/>
              </w:rPr>
              <w:t>Date </w:t>
            </w:r>
            <w:r w:rsidRPr="00D17031">
              <w:rPr>
                <w:rFonts w:eastAsia="Times New Roman"/>
                <w:szCs w:val="24"/>
              </w:rPr>
              <w:t> </w:t>
            </w:r>
          </w:p>
        </w:tc>
        <w:tc>
          <w:tcPr>
            <w:tcW w:w="1350" w:type="dxa"/>
            <w:tcBorders>
              <w:top w:val="single" w:sz="6" w:space="0" w:color="000000"/>
              <w:left w:val="single" w:sz="6" w:space="0" w:color="000000"/>
              <w:bottom w:val="single" w:sz="6" w:space="0" w:color="000000"/>
              <w:right w:val="single" w:sz="6" w:space="0" w:color="000000"/>
            </w:tcBorders>
            <w:shd w:val="clear" w:color="auto" w:fill="auto"/>
            <w:hideMark/>
          </w:tcPr>
          <w:p w14:paraId="6229B2D3"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szCs w:val="24"/>
              </w:rPr>
              <w:t>  </w:t>
            </w:r>
          </w:p>
        </w:tc>
      </w:tr>
      <w:tr w:rsidR="00D17031" w:rsidRPr="00D17031" w14:paraId="2078F51F" w14:textId="77777777" w:rsidTr="00D17031">
        <w:trPr>
          <w:trHeight w:val="300"/>
        </w:trPr>
        <w:tc>
          <w:tcPr>
            <w:tcW w:w="2415" w:type="dxa"/>
            <w:tcBorders>
              <w:top w:val="single" w:sz="6" w:space="0" w:color="000000"/>
              <w:left w:val="single" w:sz="6" w:space="0" w:color="000000"/>
              <w:bottom w:val="single" w:sz="6" w:space="0" w:color="000000"/>
              <w:right w:val="single" w:sz="6" w:space="0" w:color="000000"/>
            </w:tcBorders>
            <w:shd w:val="clear" w:color="auto" w:fill="DBE5F1"/>
            <w:hideMark/>
          </w:tcPr>
          <w:p w14:paraId="3F1E17D9"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b/>
                <w:bCs/>
                <w:szCs w:val="24"/>
              </w:rPr>
              <w:t>Name of Examiner 3 </w:t>
            </w:r>
            <w:r w:rsidRPr="00D17031">
              <w:rPr>
                <w:rFonts w:eastAsia="Times New Roman"/>
                <w:szCs w:val="24"/>
              </w:rPr>
              <w:t> </w:t>
            </w:r>
          </w:p>
          <w:p w14:paraId="0085BBA0"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b/>
                <w:bCs/>
                <w:i/>
                <w:iCs/>
                <w:szCs w:val="24"/>
              </w:rPr>
              <w:t>(</w:t>
            </w:r>
            <w:proofErr w:type="gramStart"/>
            <w:r w:rsidRPr="00D17031">
              <w:rPr>
                <w:rFonts w:eastAsia="Times New Roman"/>
                <w:b/>
                <w:bCs/>
                <w:i/>
                <w:iCs/>
                <w:szCs w:val="24"/>
              </w:rPr>
              <w:t>Optional) </w:t>
            </w:r>
            <w:r w:rsidRPr="00D17031">
              <w:rPr>
                <w:rFonts w:eastAsia="Times New Roman"/>
                <w:i/>
                <w:iCs/>
                <w:szCs w:val="24"/>
              </w:rPr>
              <w:t> </w:t>
            </w:r>
            <w:r w:rsidRPr="00D17031">
              <w:rPr>
                <w:rFonts w:eastAsia="Times New Roman"/>
                <w:szCs w:val="24"/>
              </w:rPr>
              <w:t> </w:t>
            </w:r>
            <w:proofErr w:type="gramEnd"/>
          </w:p>
        </w:tc>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257B89CC"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szCs w:val="24"/>
              </w:rPr>
              <w:t>  </w:t>
            </w:r>
          </w:p>
        </w:tc>
        <w:tc>
          <w:tcPr>
            <w:tcW w:w="133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F621215" w14:textId="77777777" w:rsidR="00D17031" w:rsidRPr="00D17031" w:rsidRDefault="00D17031" w:rsidP="00D17031">
            <w:pPr>
              <w:spacing w:after="0" w:line="240" w:lineRule="auto"/>
              <w:ind w:left="75" w:right="0" w:firstLine="0"/>
              <w:jc w:val="left"/>
              <w:textAlignment w:val="baseline"/>
              <w:rPr>
                <w:rFonts w:ascii="Times New Roman" w:eastAsia="Times New Roman" w:hAnsi="Times New Roman" w:cs="Times New Roman"/>
                <w:szCs w:val="24"/>
              </w:rPr>
            </w:pPr>
            <w:r w:rsidRPr="00D17031">
              <w:rPr>
                <w:rFonts w:eastAsia="Times New Roman"/>
                <w:b/>
                <w:bCs/>
                <w:szCs w:val="24"/>
              </w:rPr>
              <w:t>Signature </w:t>
            </w:r>
            <w:r w:rsidRPr="00D17031">
              <w:rPr>
                <w:rFonts w:eastAsia="Times New Roman"/>
                <w:szCs w:val="24"/>
              </w:rPr>
              <w:t> </w:t>
            </w:r>
          </w:p>
        </w:tc>
        <w:tc>
          <w:tcPr>
            <w:tcW w:w="21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05C6CBC" w14:textId="77777777" w:rsidR="00D17031" w:rsidRPr="00D17031" w:rsidRDefault="00D17031" w:rsidP="00D17031">
            <w:pPr>
              <w:spacing w:after="0" w:line="240" w:lineRule="auto"/>
              <w:ind w:left="60" w:right="0" w:firstLine="0"/>
              <w:jc w:val="center"/>
              <w:textAlignment w:val="baseline"/>
              <w:rPr>
                <w:rFonts w:ascii="Times New Roman" w:eastAsia="Times New Roman" w:hAnsi="Times New Roman" w:cs="Times New Roman"/>
                <w:szCs w:val="24"/>
              </w:rPr>
            </w:pPr>
            <w:r w:rsidRPr="00D17031">
              <w:rPr>
                <w:rFonts w:eastAsia="Times New Roman"/>
                <w:szCs w:val="24"/>
              </w:rPr>
              <w:t>  </w:t>
            </w:r>
          </w:p>
        </w:tc>
        <w:tc>
          <w:tcPr>
            <w:tcW w:w="79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34C433DD" w14:textId="77777777" w:rsidR="00D17031" w:rsidRPr="00D17031" w:rsidRDefault="00D17031" w:rsidP="00D17031">
            <w:pPr>
              <w:spacing w:after="0" w:line="240" w:lineRule="auto"/>
              <w:ind w:left="60" w:right="0" w:firstLine="0"/>
              <w:jc w:val="left"/>
              <w:textAlignment w:val="baseline"/>
              <w:rPr>
                <w:rFonts w:ascii="Times New Roman" w:eastAsia="Times New Roman" w:hAnsi="Times New Roman" w:cs="Times New Roman"/>
                <w:szCs w:val="24"/>
              </w:rPr>
            </w:pPr>
            <w:r w:rsidRPr="00D17031">
              <w:rPr>
                <w:rFonts w:eastAsia="Times New Roman"/>
                <w:b/>
                <w:bCs/>
                <w:szCs w:val="24"/>
              </w:rPr>
              <w:t>Date </w:t>
            </w:r>
            <w:r w:rsidRPr="00D17031">
              <w:rPr>
                <w:rFonts w:eastAsia="Times New Roman"/>
                <w:szCs w:val="24"/>
              </w:rPr>
              <w:t> </w:t>
            </w:r>
          </w:p>
        </w:tc>
        <w:tc>
          <w:tcPr>
            <w:tcW w:w="1350" w:type="dxa"/>
            <w:tcBorders>
              <w:top w:val="single" w:sz="6" w:space="0" w:color="000000"/>
              <w:left w:val="single" w:sz="6" w:space="0" w:color="000000"/>
              <w:bottom w:val="single" w:sz="6" w:space="0" w:color="000000"/>
              <w:right w:val="single" w:sz="6" w:space="0" w:color="000000"/>
            </w:tcBorders>
            <w:shd w:val="clear" w:color="auto" w:fill="auto"/>
            <w:hideMark/>
          </w:tcPr>
          <w:p w14:paraId="6606730F"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szCs w:val="24"/>
              </w:rPr>
              <w:t>  </w:t>
            </w:r>
          </w:p>
        </w:tc>
      </w:tr>
    </w:tbl>
    <w:p w14:paraId="5B60649A" w14:textId="77777777" w:rsidR="00D17031" w:rsidRPr="00D17031" w:rsidRDefault="00D17031" w:rsidP="00D17031">
      <w:pPr>
        <w:spacing w:after="0" w:line="240" w:lineRule="auto"/>
        <w:ind w:left="1215" w:right="0" w:firstLine="0"/>
        <w:jc w:val="left"/>
        <w:textAlignment w:val="baseline"/>
        <w:rPr>
          <w:rFonts w:ascii="Segoe UI" w:eastAsia="Times New Roman" w:hAnsi="Segoe UI" w:cs="Segoe UI"/>
          <w:sz w:val="18"/>
          <w:szCs w:val="18"/>
        </w:rPr>
      </w:pPr>
      <w:r w:rsidRPr="00D17031">
        <w:rPr>
          <w:rFonts w:eastAsia="Times New Roman"/>
          <w:sz w:val="10"/>
          <w:szCs w:val="10"/>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42"/>
        <w:gridCol w:w="4247"/>
      </w:tblGrid>
      <w:tr w:rsidR="00D17031" w:rsidRPr="00D17031" w14:paraId="0D529982" w14:textId="77777777" w:rsidTr="00D17031">
        <w:trPr>
          <w:trHeight w:val="300"/>
        </w:trPr>
        <w:tc>
          <w:tcPr>
            <w:tcW w:w="6735" w:type="dxa"/>
            <w:tcBorders>
              <w:top w:val="single" w:sz="6" w:space="0" w:color="000000"/>
              <w:left w:val="single" w:sz="6" w:space="0" w:color="000000"/>
              <w:bottom w:val="single" w:sz="6" w:space="0" w:color="000000"/>
              <w:right w:val="single" w:sz="6" w:space="0" w:color="000000"/>
            </w:tcBorders>
            <w:shd w:val="clear" w:color="auto" w:fill="DBE5F1"/>
            <w:hideMark/>
          </w:tcPr>
          <w:p w14:paraId="1C004695"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b/>
                <w:bCs/>
                <w:szCs w:val="24"/>
              </w:rPr>
              <w:t>Date for submission of corrected report to supervisor  </w:t>
            </w:r>
            <w:r w:rsidRPr="00D17031">
              <w:rPr>
                <w:rFonts w:eastAsia="Times New Roman"/>
                <w:szCs w:val="24"/>
              </w:rPr>
              <w:t> </w:t>
            </w:r>
          </w:p>
          <w:p w14:paraId="51A0856A"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b/>
                <w:bCs/>
                <w:szCs w:val="24"/>
              </w:rPr>
              <w:t>(5 days following the oral examination) if applicable  </w:t>
            </w:r>
            <w:r w:rsidRPr="00D17031">
              <w:rPr>
                <w:rFonts w:eastAsia="Times New Roman"/>
                <w:szCs w:val="24"/>
              </w:rPr>
              <w:t> </w:t>
            </w:r>
          </w:p>
        </w:tc>
        <w:tc>
          <w:tcPr>
            <w:tcW w:w="4320" w:type="dxa"/>
            <w:tcBorders>
              <w:top w:val="single" w:sz="6" w:space="0" w:color="000000"/>
              <w:left w:val="single" w:sz="6" w:space="0" w:color="000000"/>
              <w:bottom w:val="single" w:sz="6" w:space="0" w:color="000000"/>
              <w:right w:val="single" w:sz="6" w:space="0" w:color="000000"/>
            </w:tcBorders>
            <w:shd w:val="clear" w:color="auto" w:fill="auto"/>
            <w:hideMark/>
          </w:tcPr>
          <w:p w14:paraId="162B11B2" w14:textId="77777777" w:rsidR="00D17031" w:rsidRPr="00D17031" w:rsidRDefault="00D17031" w:rsidP="00D17031">
            <w:pPr>
              <w:spacing w:after="0" w:line="240" w:lineRule="auto"/>
              <w:ind w:left="0" w:right="0" w:firstLine="0"/>
              <w:jc w:val="left"/>
              <w:textAlignment w:val="baseline"/>
              <w:rPr>
                <w:rFonts w:ascii="Times New Roman" w:eastAsia="Times New Roman" w:hAnsi="Times New Roman" w:cs="Times New Roman"/>
                <w:szCs w:val="24"/>
              </w:rPr>
            </w:pPr>
            <w:r w:rsidRPr="00D17031">
              <w:rPr>
                <w:rFonts w:eastAsia="Times New Roman"/>
                <w:szCs w:val="24"/>
              </w:rPr>
              <w:t>  </w:t>
            </w:r>
          </w:p>
        </w:tc>
      </w:tr>
    </w:tbl>
    <w:p w14:paraId="34D7BA6A" w14:textId="77777777" w:rsidR="00D17031" w:rsidRPr="00D17031" w:rsidRDefault="00D17031" w:rsidP="00D17031">
      <w:pPr>
        <w:spacing w:after="0" w:line="240" w:lineRule="auto"/>
        <w:ind w:left="1215" w:right="0" w:firstLine="0"/>
        <w:jc w:val="left"/>
        <w:textAlignment w:val="baseline"/>
        <w:rPr>
          <w:rFonts w:ascii="Segoe UI" w:eastAsia="Times New Roman" w:hAnsi="Segoe UI" w:cs="Segoe UI"/>
          <w:sz w:val="18"/>
          <w:szCs w:val="18"/>
        </w:rPr>
      </w:pPr>
      <w:r w:rsidRPr="00D17031">
        <w:rPr>
          <w:rFonts w:eastAsia="Times New Roman"/>
          <w:sz w:val="10"/>
          <w:szCs w:val="10"/>
        </w:rPr>
        <w:t>  </w:t>
      </w:r>
    </w:p>
    <w:p w14:paraId="3B6DA934" w14:textId="77777777" w:rsidR="00224891" w:rsidRPr="00224891" w:rsidRDefault="00224891" w:rsidP="00224891">
      <w:pPr>
        <w:spacing w:after="160" w:line="259" w:lineRule="auto"/>
        <w:ind w:left="0" w:right="0" w:firstLine="0"/>
        <w:jc w:val="left"/>
        <w:rPr>
          <w:rFonts w:asciiTheme="minorHAnsi" w:eastAsia="Calibri" w:hAnsiTheme="minorHAnsi" w:cstheme="minorHAnsi"/>
          <w:b/>
          <w:sz w:val="36"/>
        </w:rPr>
      </w:pPr>
      <w:r w:rsidRPr="00224891">
        <w:rPr>
          <w:rFonts w:asciiTheme="minorHAnsi" w:eastAsia="Calibri" w:hAnsiTheme="minorHAnsi" w:cstheme="minorHAnsi"/>
          <w:b/>
          <w:sz w:val="36"/>
        </w:rPr>
        <w:br w:type="page"/>
      </w:r>
    </w:p>
    <w:p w14:paraId="7900FDE3" w14:textId="0B693A18" w:rsidR="00224891" w:rsidRPr="00224891" w:rsidRDefault="003938EE" w:rsidP="00224891">
      <w:pPr>
        <w:spacing w:after="0" w:line="259" w:lineRule="auto"/>
        <w:ind w:left="0" w:right="80" w:firstLine="0"/>
        <w:jc w:val="center"/>
        <w:rPr>
          <w:rFonts w:asciiTheme="minorHAnsi" w:hAnsiTheme="minorHAnsi" w:cstheme="minorHAnsi"/>
        </w:rPr>
      </w:pPr>
      <w:r>
        <w:rPr>
          <w:noProof/>
        </w:rPr>
        <w:lastRenderedPageBreak/>
        <w:drawing>
          <wp:inline distT="0" distB="0" distL="0" distR="0" wp14:anchorId="5EE662B0" wp14:editId="310CFC66">
            <wp:extent cx="2185035" cy="594072"/>
            <wp:effectExtent l="0" t="0" r="5715" b="0"/>
            <wp:docPr id="55744" name="Picture 55744"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738" name="Picture 1738" descr="A picture containing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5035" cy="594072"/>
                    </a:xfrm>
                    <a:prstGeom prst="rect">
                      <a:avLst/>
                    </a:prstGeom>
                  </pic:spPr>
                </pic:pic>
              </a:graphicData>
            </a:graphic>
          </wp:inline>
        </w:drawing>
      </w:r>
      <w:r w:rsidR="00224891" w:rsidRPr="00224891">
        <w:rPr>
          <w:rFonts w:asciiTheme="minorHAnsi" w:eastAsia="Calibri" w:hAnsiTheme="minorHAnsi" w:cstheme="minorHAnsi"/>
          <w:b/>
          <w:sz w:val="36"/>
        </w:rPr>
        <w:t xml:space="preserve"> </w:t>
      </w:r>
    </w:p>
    <w:p w14:paraId="413AAADF" w14:textId="77777777" w:rsidR="003938EE" w:rsidRPr="0048515E" w:rsidRDefault="003938EE" w:rsidP="003938EE">
      <w:pPr>
        <w:spacing w:line="360" w:lineRule="auto"/>
        <w:jc w:val="center"/>
        <w:rPr>
          <w:b/>
          <w:bCs/>
          <w:sz w:val="28"/>
          <w:szCs w:val="28"/>
        </w:rPr>
      </w:pPr>
      <w:r w:rsidRPr="0048515E">
        <w:rPr>
          <w:b/>
          <w:bCs/>
          <w:sz w:val="28"/>
          <w:szCs w:val="28"/>
        </w:rPr>
        <w:t>American University of Bahrain</w:t>
      </w:r>
    </w:p>
    <w:p w14:paraId="02BA1158" w14:textId="77777777" w:rsidR="003938EE" w:rsidRPr="0048515E" w:rsidRDefault="003938EE" w:rsidP="003938EE">
      <w:pPr>
        <w:spacing w:line="360" w:lineRule="auto"/>
        <w:jc w:val="center"/>
        <w:rPr>
          <w:b/>
          <w:bCs/>
        </w:rPr>
      </w:pPr>
      <w:r w:rsidRPr="0048515E">
        <w:rPr>
          <w:b/>
          <w:bCs/>
        </w:rPr>
        <w:t>Approval Page</w:t>
      </w:r>
    </w:p>
    <w:p w14:paraId="373818C3" w14:textId="77777777" w:rsidR="003938EE" w:rsidRPr="0048515E" w:rsidRDefault="003938EE" w:rsidP="003938EE">
      <w:pPr>
        <w:spacing w:line="360" w:lineRule="auto"/>
        <w:jc w:val="center"/>
      </w:pPr>
    </w:p>
    <w:p w14:paraId="7E1AC8BB" w14:textId="77777777" w:rsidR="003938EE" w:rsidRPr="0048515E" w:rsidRDefault="003938EE" w:rsidP="003938EE">
      <w:pPr>
        <w:spacing w:line="360" w:lineRule="auto"/>
        <w:jc w:val="center"/>
      </w:pPr>
      <w:r w:rsidRPr="0048515E">
        <w:t>Title of the capstone project</w:t>
      </w:r>
    </w:p>
    <w:p w14:paraId="6493A13F" w14:textId="77777777" w:rsidR="003938EE" w:rsidRPr="0048515E" w:rsidRDefault="003938EE" w:rsidP="003938EE"/>
    <w:p w14:paraId="0E9DDCB6" w14:textId="77777777" w:rsidR="003938EE" w:rsidRPr="0048515E" w:rsidRDefault="003938EE" w:rsidP="003938EE"/>
    <w:p w14:paraId="5928D808" w14:textId="77777777" w:rsidR="003938EE" w:rsidRPr="0048515E" w:rsidRDefault="003938EE" w:rsidP="003938EE">
      <w:pPr>
        <w:jc w:val="center"/>
      </w:pPr>
      <w:r w:rsidRPr="0048515E">
        <w:t>By</w:t>
      </w:r>
    </w:p>
    <w:p w14:paraId="0EF4814D" w14:textId="77777777" w:rsidR="003938EE" w:rsidRPr="0048515E" w:rsidRDefault="003938EE" w:rsidP="003938EE">
      <w:pPr>
        <w:jc w:val="center"/>
      </w:pPr>
      <w:r w:rsidRPr="0048515E">
        <w:t>Student(s) Full name</w:t>
      </w:r>
    </w:p>
    <w:p w14:paraId="55112B02" w14:textId="77777777" w:rsidR="003938EE" w:rsidRPr="0048515E" w:rsidRDefault="003938EE" w:rsidP="003938EE"/>
    <w:p w14:paraId="0EABC2DF" w14:textId="77777777" w:rsidR="003938EE" w:rsidRPr="0048515E" w:rsidRDefault="003938EE" w:rsidP="003938EE"/>
    <w:p w14:paraId="6E5FA200" w14:textId="77777777" w:rsidR="003938EE" w:rsidRPr="0048515E" w:rsidRDefault="003938EE" w:rsidP="003938EE"/>
    <w:p w14:paraId="65D6D4A8" w14:textId="77777777" w:rsidR="003938EE" w:rsidRPr="0048515E" w:rsidRDefault="003938EE" w:rsidP="003938EE">
      <w:r w:rsidRPr="0048515E">
        <w:t xml:space="preserve">We recommend acceptance of this manuscript in partial fulfillment of this candidate’s requirements for the degree of Bachelor of Science in </w:t>
      </w:r>
      <w:r w:rsidRPr="0048515E">
        <w:rPr>
          <w:highlight w:val="yellow"/>
        </w:rPr>
        <w:t>Computer Engineering</w:t>
      </w:r>
      <w:r w:rsidRPr="0048515E">
        <w:t>. The candidate has completed the oral examination requirement of the capstone project for the degree.</w:t>
      </w:r>
    </w:p>
    <w:p w14:paraId="7DA91834" w14:textId="77777777" w:rsidR="003938EE" w:rsidRPr="0048515E" w:rsidRDefault="003938EE" w:rsidP="003938EE"/>
    <w:p w14:paraId="5B1287AA" w14:textId="77777777" w:rsidR="003938EE" w:rsidRPr="0048515E" w:rsidRDefault="003938EE" w:rsidP="003938EE"/>
    <w:p w14:paraId="70EB5980" w14:textId="77777777" w:rsidR="003938EE" w:rsidRPr="0048515E" w:rsidRDefault="003938EE" w:rsidP="003938EE"/>
    <w:p w14:paraId="0FD56E0D" w14:textId="77777777" w:rsidR="003938EE" w:rsidRPr="0048515E" w:rsidRDefault="003938EE" w:rsidP="003938EE">
      <w:r w:rsidRPr="0048515E">
        <w:t>____________________________________</w:t>
      </w:r>
      <w:r w:rsidRPr="0048515E">
        <w:tab/>
        <w:t>_______________________</w:t>
      </w:r>
    </w:p>
    <w:p w14:paraId="09EBA797" w14:textId="77777777" w:rsidR="003938EE" w:rsidRPr="0048515E" w:rsidRDefault="003938EE" w:rsidP="003938EE">
      <w:r w:rsidRPr="0048515E">
        <w:t>Supervisor(s) name</w:t>
      </w:r>
      <w:r w:rsidRPr="0048515E">
        <w:tab/>
      </w:r>
      <w:r w:rsidRPr="0048515E">
        <w:tab/>
      </w:r>
      <w:r w:rsidRPr="0048515E">
        <w:tab/>
      </w:r>
      <w:r w:rsidRPr="0048515E">
        <w:tab/>
      </w:r>
      <w:r w:rsidRPr="0048515E">
        <w:tab/>
        <w:t>Date</w:t>
      </w:r>
    </w:p>
    <w:p w14:paraId="30890E8B" w14:textId="77777777" w:rsidR="003938EE" w:rsidRPr="0048515E" w:rsidRDefault="003938EE" w:rsidP="003938EE"/>
    <w:p w14:paraId="14FFB74D" w14:textId="77777777" w:rsidR="003938EE" w:rsidRPr="0048515E" w:rsidRDefault="003938EE" w:rsidP="003938EE"/>
    <w:p w14:paraId="3127BF6B" w14:textId="77777777" w:rsidR="003938EE" w:rsidRPr="0048515E" w:rsidRDefault="003938EE" w:rsidP="003938EE">
      <w:r w:rsidRPr="0048515E">
        <w:t>____________________________________</w:t>
      </w:r>
      <w:r w:rsidRPr="0048515E">
        <w:tab/>
        <w:t>_______________________</w:t>
      </w:r>
    </w:p>
    <w:p w14:paraId="5CE7396C" w14:textId="77777777" w:rsidR="003938EE" w:rsidRPr="0048515E" w:rsidRDefault="003938EE" w:rsidP="003938EE">
      <w:r w:rsidRPr="0048515E">
        <w:t>Examiner’s name</w:t>
      </w:r>
      <w:r w:rsidRPr="0048515E">
        <w:tab/>
      </w:r>
      <w:r w:rsidRPr="0048515E">
        <w:tab/>
      </w:r>
      <w:r w:rsidRPr="0048515E">
        <w:tab/>
      </w:r>
      <w:r w:rsidRPr="0048515E">
        <w:tab/>
      </w:r>
      <w:r w:rsidRPr="0048515E">
        <w:tab/>
        <w:t>Date</w:t>
      </w:r>
    </w:p>
    <w:p w14:paraId="2D92BE00" w14:textId="77777777" w:rsidR="003938EE" w:rsidRPr="0048515E" w:rsidRDefault="003938EE" w:rsidP="003938EE"/>
    <w:p w14:paraId="718FD0B3" w14:textId="77777777" w:rsidR="003938EE" w:rsidRPr="0048515E" w:rsidRDefault="003938EE" w:rsidP="003938EE"/>
    <w:p w14:paraId="354666E7" w14:textId="77777777" w:rsidR="003938EE" w:rsidRPr="0048515E" w:rsidRDefault="003938EE" w:rsidP="003938EE">
      <w:r w:rsidRPr="0048515E">
        <w:t>____________________________________</w:t>
      </w:r>
      <w:r w:rsidRPr="0048515E">
        <w:tab/>
        <w:t>_______________________</w:t>
      </w:r>
    </w:p>
    <w:p w14:paraId="68E679C4" w14:textId="77777777" w:rsidR="003938EE" w:rsidRPr="0048515E" w:rsidRDefault="003938EE" w:rsidP="003938EE">
      <w:r w:rsidRPr="0048515E">
        <w:t>Examiner’s name</w:t>
      </w:r>
      <w:r w:rsidRPr="0048515E">
        <w:tab/>
      </w:r>
      <w:r w:rsidRPr="0048515E">
        <w:tab/>
      </w:r>
      <w:r w:rsidRPr="0048515E">
        <w:tab/>
      </w:r>
      <w:r w:rsidRPr="0048515E">
        <w:tab/>
      </w:r>
      <w:r w:rsidRPr="0048515E">
        <w:tab/>
        <w:t>Date</w:t>
      </w:r>
    </w:p>
    <w:p w14:paraId="6CDA49D7" w14:textId="77777777" w:rsidR="003938EE" w:rsidRPr="0048515E" w:rsidRDefault="003938EE" w:rsidP="003938EE"/>
    <w:p w14:paraId="0D4F9DB1" w14:textId="77777777" w:rsidR="003938EE" w:rsidRPr="0048515E" w:rsidRDefault="003938EE" w:rsidP="003938EE">
      <w:pPr>
        <w:sectPr w:rsidR="003938EE" w:rsidRPr="0048515E" w:rsidSect="00B644C6">
          <w:footerReference w:type="default" r:id="rId21"/>
          <w:pgSz w:w="12240" w:h="15840"/>
          <w:pgMar w:top="720" w:right="720" w:bottom="720" w:left="720" w:header="720" w:footer="720" w:gutter="0"/>
          <w:cols w:space="720"/>
          <w:docGrid w:linePitch="360"/>
        </w:sectPr>
      </w:pPr>
    </w:p>
    <w:p w14:paraId="1B04EED6" w14:textId="77777777" w:rsidR="006C49E1" w:rsidRDefault="006C49E1" w:rsidP="003938EE">
      <w:pPr>
        <w:sectPr w:rsidR="006C49E1" w:rsidSect="00D9459A">
          <w:type w:val="continuous"/>
          <w:pgSz w:w="12240" w:h="15840"/>
          <w:pgMar w:top="1440" w:right="1800" w:bottom="1440" w:left="1800" w:header="720" w:footer="720" w:gutter="0"/>
          <w:cols w:space="720"/>
          <w:docGrid w:linePitch="360"/>
        </w:sectPr>
      </w:pPr>
    </w:p>
    <w:p w14:paraId="472CE651" w14:textId="2CA9DDEB" w:rsidR="00467CA1" w:rsidRPr="00E0239E" w:rsidRDefault="00467CA1" w:rsidP="00467CA1">
      <w:pPr>
        <w:spacing w:after="160" w:line="259" w:lineRule="auto"/>
        <w:ind w:left="0" w:right="0" w:firstLine="0"/>
        <w:jc w:val="center"/>
        <w:rPr>
          <w:rFonts w:asciiTheme="minorHAnsi" w:hAnsiTheme="minorHAnsi" w:cstheme="minorHAnsi"/>
        </w:rPr>
      </w:pPr>
      <w:r>
        <w:rPr>
          <w:noProof/>
        </w:rPr>
        <w:lastRenderedPageBreak/>
        <w:drawing>
          <wp:inline distT="0" distB="0" distL="0" distR="0" wp14:anchorId="0CD090FE" wp14:editId="15928535">
            <wp:extent cx="2185035" cy="594072"/>
            <wp:effectExtent l="0" t="0" r="5715" b="0"/>
            <wp:docPr id="55743" name="Picture 55743"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738" name="Picture 1738" descr="A picture containing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5035" cy="594072"/>
                    </a:xfrm>
                    <a:prstGeom prst="rect">
                      <a:avLst/>
                    </a:prstGeom>
                  </pic:spPr>
                </pic:pic>
              </a:graphicData>
            </a:graphic>
          </wp:inline>
        </w:drawing>
      </w:r>
    </w:p>
    <w:p w14:paraId="208C929C" w14:textId="67DE4FA9" w:rsidR="00467CA1" w:rsidRPr="008F5F48" w:rsidRDefault="00467CA1" w:rsidP="00467CA1">
      <w:pPr>
        <w:pStyle w:val="Heading2"/>
        <w:spacing w:after="0"/>
        <w:jc w:val="center"/>
        <w:rPr>
          <w:rFonts w:ascii="Calibri" w:eastAsia="Calibri" w:hAnsi="Calibri" w:cs="Calibri"/>
          <w:i/>
          <w:color w:val="auto"/>
          <w:sz w:val="36"/>
          <w:szCs w:val="36"/>
        </w:rPr>
      </w:pPr>
      <w:bookmarkStart w:id="78" w:name="_Toc168836299"/>
      <w:r w:rsidRPr="008F5F48">
        <w:rPr>
          <w:rFonts w:ascii="Calibri" w:eastAsia="Calibri" w:hAnsi="Calibri" w:cs="Calibri"/>
          <w:i/>
          <w:color w:val="auto"/>
          <w:sz w:val="36"/>
          <w:szCs w:val="36"/>
        </w:rPr>
        <w:t>Capstone Project</w:t>
      </w:r>
      <w:r>
        <w:rPr>
          <w:rFonts w:ascii="Calibri" w:eastAsia="Calibri" w:hAnsi="Calibri" w:cs="Calibri"/>
          <w:i/>
          <w:color w:val="auto"/>
          <w:sz w:val="36"/>
          <w:szCs w:val="36"/>
        </w:rPr>
        <w:t xml:space="preserve"> (XXXX 495B)</w:t>
      </w:r>
      <w:bookmarkEnd w:id="78"/>
    </w:p>
    <w:p w14:paraId="4BE134B3" w14:textId="77777777" w:rsidR="00467CA1" w:rsidRPr="0080214A" w:rsidRDefault="00467CA1" w:rsidP="00467CA1">
      <w:pPr>
        <w:pStyle w:val="Heading2"/>
        <w:spacing w:after="0"/>
        <w:jc w:val="center"/>
        <w:rPr>
          <w:rFonts w:ascii="Calibri" w:eastAsia="Calibri" w:hAnsi="Calibri" w:cs="Calibri"/>
          <w:i/>
          <w:color w:val="C00000"/>
          <w:sz w:val="28"/>
        </w:rPr>
      </w:pPr>
      <w:bookmarkStart w:id="79" w:name="_Toc168836300"/>
      <w:r w:rsidRPr="0080214A">
        <w:rPr>
          <w:rFonts w:ascii="Calibri" w:eastAsia="Calibri" w:hAnsi="Calibri" w:cs="Calibri"/>
          <w:i/>
          <w:color w:val="C00000"/>
          <w:sz w:val="28"/>
        </w:rPr>
        <w:t xml:space="preserve">Supervision </w:t>
      </w:r>
      <w:r>
        <w:rPr>
          <w:rFonts w:ascii="Calibri" w:eastAsia="Calibri" w:hAnsi="Calibri" w:cs="Calibri"/>
          <w:i/>
          <w:color w:val="C00000"/>
          <w:sz w:val="28"/>
        </w:rPr>
        <w:t xml:space="preserve">- </w:t>
      </w:r>
      <w:r w:rsidRPr="0080214A">
        <w:rPr>
          <w:rFonts w:ascii="Calibri" w:eastAsia="Calibri" w:hAnsi="Calibri" w:cs="Calibri"/>
          <w:i/>
          <w:color w:val="C00000"/>
          <w:sz w:val="28"/>
        </w:rPr>
        <w:t>Summary Report</w:t>
      </w:r>
      <w:bookmarkEnd w:id="79"/>
    </w:p>
    <w:p w14:paraId="01FBC7CE" w14:textId="77777777" w:rsidR="00467CA1" w:rsidRPr="00A97762" w:rsidRDefault="00467CA1" w:rsidP="00467CA1"/>
    <w:tbl>
      <w:tblPr>
        <w:tblW w:w="143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3" w:type="dxa"/>
          <w:right w:w="31" w:type="dxa"/>
        </w:tblCellMar>
        <w:tblLook w:val="04A0" w:firstRow="1" w:lastRow="0" w:firstColumn="1" w:lastColumn="0" w:noHBand="0" w:noVBand="1"/>
      </w:tblPr>
      <w:tblGrid>
        <w:gridCol w:w="2590"/>
        <w:gridCol w:w="4307"/>
        <w:gridCol w:w="1710"/>
        <w:gridCol w:w="943"/>
        <w:gridCol w:w="946"/>
        <w:gridCol w:w="943"/>
        <w:gridCol w:w="947"/>
        <w:gridCol w:w="943"/>
        <w:gridCol w:w="981"/>
      </w:tblGrid>
      <w:tr w:rsidR="00467CA1" w14:paraId="3494AED0" w14:textId="77777777" w:rsidTr="00D7198A">
        <w:trPr>
          <w:trHeight w:val="585"/>
        </w:trPr>
        <w:tc>
          <w:tcPr>
            <w:tcW w:w="2590" w:type="dxa"/>
            <w:shd w:val="clear" w:color="auto" w:fill="DBE5F1"/>
            <w:vAlign w:val="center"/>
          </w:tcPr>
          <w:p w14:paraId="332CCF60" w14:textId="77777777" w:rsidR="00467CA1" w:rsidRDefault="00467CA1" w:rsidP="00D9459A">
            <w:pPr>
              <w:spacing w:line="259" w:lineRule="auto"/>
              <w:ind w:left="107"/>
              <w:jc w:val="left"/>
            </w:pPr>
            <w:r>
              <w:rPr>
                <w:rFonts w:eastAsia="Calibri"/>
                <w:b/>
              </w:rPr>
              <w:t>Supervisor Name</w:t>
            </w:r>
          </w:p>
        </w:tc>
        <w:tc>
          <w:tcPr>
            <w:tcW w:w="4307" w:type="dxa"/>
            <w:vAlign w:val="center"/>
          </w:tcPr>
          <w:p w14:paraId="591C6FCA" w14:textId="77777777" w:rsidR="00467CA1" w:rsidRDefault="00467CA1" w:rsidP="00D9459A">
            <w:pPr>
              <w:spacing w:line="259" w:lineRule="auto"/>
              <w:ind w:left="109"/>
              <w:jc w:val="left"/>
            </w:pPr>
            <w:r>
              <w:rPr>
                <w:rFonts w:eastAsia="Calibri"/>
              </w:rPr>
              <w:t xml:space="preserve"> </w:t>
            </w:r>
          </w:p>
        </w:tc>
        <w:tc>
          <w:tcPr>
            <w:tcW w:w="1710" w:type="dxa"/>
            <w:shd w:val="clear" w:color="auto" w:fill="DBE5F1"/>
            <w:vAlign w:val="center"/>
          </w:tcPr>
          <w:p w14:paraId="32F98807" w14:textId="77777777" w:rsidR="00467CA1" w:rsidRDefault="00467CA1" w:rsidP="00D9459A">
            <w:pPr>
              <w:spacing w:line="259" w:lineRule="auto"/>
              <w:ind w:left="107"/>
              <w:jc w:val="left"/>
            </w:pPr>
            <w:r>
              <w:rPr>
                <w:rFonts w:eastAsia="Calibri"/>
                <w:b/>
              </w:rPr>
              <w:t>Supervisor Signature</w:t>
            </w:r>
          </w:p>
        </w:tc>
        <w:tc>
          <w:tcPr>
            <w:tcW w:w="5703" w:type="dxa"/>
            <w:gridSpan w:val="6"/>
            <w:shd w:val="clear" w:color="auto" w:fill="auto"/>
            <w:vAlign w:val="center"/>
          </w:tcPr>
          <w:p w14:paraId="29E440BF" w14:textId="77777777" w:rsidR="00467CA1" w:rsidRDefault="00467CA1" w:rsidP="00D9459A">
            <w:pPr>
              <w:spacing w:after="160" w:line="259" w:lineRule="auto"/>
              <w:jc w:val="left"/>
            </w:pPr>
            <w:r>
              <w:rPr>
                <w:rFonts w:eastAsia="Calibri"/>
              </w:rPr>
              <w:t xml:space="preserve"> </w:t>
            </w:r>
          </w:p>
        </w:tc>
      </w:tr>
      <w:tr w:rsidR="00467CA1" w14:paraId="12F7B3B5" w14:textId="77777777" w:rsidTr="00D7198A">
        <w:trPr>
          <w:trHeight w:val="657"/>
        </w:trPr>
        <w:tc>
          <w:tcPr>
            <w:tcW w:w="2590" w:type="dxa"/>
            <w:shd w:val="clear" w:color="auto" w:fill="DBE5F1"/>
            <w:vAlign w:val="center"/>
          </w:tcPr>
          <w:p w14:paraId="470329B8" w14:textId="77777777" w:rsidR="00467CA1" w:rsidRDefault="00467CA1" w:rsidP="00D9459A">
            <w:pPr>
              <w:spacing w:line="259" w:lineRule="auto"/>
              <w:ind w:left="107"/>
              <w:jc w:val="left"/>
            </w:pPr>
            <w:r>
              <w:rPr>
                <w:rFonts w:eastAsia="Calibri"/>
                <w:b/>
              </w:rPr>
              <w:t xml:space="preserve">College  </w:t>
            </w:r>
          </w:p>
        </w:tc>
        <w:tc>
          <w:tcPr>
            <w:tcW w:w="4307" w:type="dxa"/>
            <w:vAlign w:val="center"/>
          </w:tcPr>
          <w:p w14:paraId="5F644E9C" w14:textId="77777777" w:rsidR="00467CA1" w:rsidRDefault="00467CA1" w:rsidP="00D9459A">
            <w:pPr>
              <w:spacing w:line="259" w:lineRule="auto"/>
              <w:ind w:left="109"/>
              <w:jc w:val="left"/>
            </w:pPr>
            <w:r>
              <w:rPr>
                <w:rFonts w:eastAsia="Calibri"/>
              </w:rPr>
              <w:t xml:space="preserve"> </w:t>
            </w:r>
          </w:p>
        </w:tc>
        <w:tc>
          <w:tcPr>
            <w:tcW w:w="1710" w:type="dxa"/>
            <w:shd w:val="clear" w:color="auto" w:fill="DBE5F1"/>
            <w:vAlign w:val="center"/>
          </w:tcPr>
          <w:p w14:paraId="26289D8D" w14:textId="77777777" w:rsidR="00467CA1" w:rsidRDefault="00467CA1" w:rsidP="00D9459A">
            <w:pPr>
              <w:spacing w:line="259" w:lineRule="auto"/>
              <w:ind w:left="107"/>
              <w:jc w:val="left"/>
            </w:pPr>
            <w:r>
              <w:rPr>
                <w:rFonts w:eastAsia="Calibri"/>
                <w:b/>
              </w:rPr>
              <w:t xml:space="preserve">Program  </w:t>
            </w:r>
          </w:p>
        </w:tc>
        <w:tc>
          <w:tcPr>
            <w:tcW w:w="5703" w:type="dxa"/>
            <w:gridSpan w:val="6"/>
            <w:shd w:val="clear" w:color="auto" w:fill="auto"/>
            <w:vAlign w:val="center"/>
          </w:tcPr>
          <w:p w14:paraId="7F30ECC1" w14:textId="77777777" w:rsidR="00467CA1" w:rsidRDefault="00467CA1" w:rsidP="00D9459A">
            <w:pPr>
              <w:spacing w:after="160" w:line="259" w:lineRule="auto"/>
              <w:jc w:val="left"/>
            </w:pPr>
            <w:r>
              <w:rPr>
                <w:rFonts w:eastAsia="Calibri"/>
              </w:rPr>
              <w:t xml:space="preserve"> </w:t>
            </w:r>
          </w:p>
        </w:tc>
      </w:tr>
      <w:tr w:rsidR="00467CA1" w14:paraId="47A4D524" w14:textId="77777777" w:rsidTr="00D7198A">
        <w:trPr>
          <w:trHeight w:val="567"/>
        </w:trPr>
        <w:tc>
          <w:tcPr>
            <w:tcW w:w="2590" w:type="dxa"/>
            <w:shd w:val="clear" w:color="auto" w:fill="DBE5F1"/>
            <w:vAlign w:val="center"/>
          </w:tcPr>
          <w:p w14:paraId="43B5E984" w14:textId="77777777" w:rsidR="00467CA1" w:rsidRPr="00411741" w:rsidRDefault="00467CA1" w:rsidP="00D9459A">
            <w:pPr>
              <w:spacing w:line="259" w:lineRule="auto"/>
              <w:ind w:left="107"/>
              <w:jc w:val="left"/>
              <w:rPr>
                <w:rFonts w:eastAsia="Calibri"/>
                <w:b/>
              </w:rPr>
            </w:pPr>
            <w:r>
              <w:rPr>
                <w:rFonts w:eastAsia="Calibri"/>
                <w:b/>
              </w:rPr>
              <w:t xml:space="preserve">Course Title  </w:t>
            </w:r>
          </w:p>
        </w:tc>
        <w:tc>
          <w:tcPr>
            <w:tcW w:w="4307" w:type="dxa"/>
            <w:vAlign w:val="center"/>
          </w:tcPr>
          <w:p w14:paraId="34CC40B9" w14:textId="77777777" w:rsidR="00467CA1" w:rsidRDefault="00467CA1" w:rsidP="00D9459A">
            <w:pPr>
              <w:spacing w:line="259" w:lineRule="auto"/>
              <w:ind w:left="109"/>
              <w:jc w:val="left"/>
            </w:pPr>
            <w:r>
              <w:rPr>
                <w:rFonts w:eastAsia="Calibri"/>
              </w:rPr>
              <w:t xml:space="preserve"> </w:t>
            </w:r>
          </w:p>
        </w:tc>
        <w:tc>
          <w:tcPr>
            <w:tcW w:w="1710" w:type="dxa"/>
            <w:shd w:val="clear" w:color="auto" w:fill="DBE5F1"/>
            <w:vAlign w:val="center"/>
          </w:tcPr>
          <w:p w14:paraId="1ADBD5E5" w14:textId="77777777" w:rsidR="00467CA1" w:rsidRDefault="00467CA1" w:rsidP="00D9459A">
            <w:pPr>
              <w:spacing w:line="259" w:lineRule="auto"/>
              <w:ind w:left="107"/>
              <w:jc w:val="left"/>
            </w:pPr>
            <w:r>
              <w:rPr>
                <w:rFonts w:eastAsia="Calibri"/>
                <w:b/>
              </w:rPr>
              <w:t xml:space="preserve">Course Code </w:t>
            </w:r>
          </w:p>
        </w:tc>
        <w:tc>
          <w:tcPr>
            <w:tcW w:w="5703" w:type="dxa"/>
            <w:gridSpan w:val="6"/>
            <w:shd w:val="clear" w:color="auto" w:fill="auto"/>
            <w:vAlign w:val="center"/>
          </w:tcPr>
          <w:p w14:paraId="7EA9801D" w14:textId="77777777" w:rsidR="00467CA1" w:rsidRDefault="00467CA1" w:rsidP="00D9459A">
            <w:pPr>
              <w:spacing w:after="160" w:line="259" w:lineRule="auto"/>
              <w:jc w:val="left"/>
            </w:pPr>
            <w:r>
              <w:rPr>
                <w:rFonts w:eastAsia="Calibri"/>
              </w:rPr>
              <w:t xml:space="preserve"> </w:t>
            </w:r>
          </w:p>
        </w:tc>
      </w:tr>
      <w:tr w:rsidR="00AF344D" w14:paraId="404ADE1E" w14:textId="77777777" w:rsidTr="00D7198A">
        <w:trPr>
          <w:trHeight w:val="522"/>
        </w:trPr>
        <w:tc>
          <w:tcPr>
            <w:tcW w:w="2590" w:type="dxa"/>
            <w:shd w:val="clear" w:color="auto" w:fill="DBE5F1"/>
            <w:vAlign w:val="center"/>
          </w:tcPr>
          <w:p w14:paraId="1991A29E" w14:textId="77777777" w:rsidR="00467CA1" w:rsidRDefault="00467CA1" w:rsidP="00D9459A">
            <w:pPr>
              <w:ind w:left="107"/>
              <w:jc w:val="left"/>
              <w:rPr>
                <w:rFonts w:eastAsia="Calibri"/>
                <w:b/>
              </w:rPr>
            </w:pPr>
            <w:r>
              <w:rPr>
                <w:rFonts w:eastAsia="Calibri"/>
                <w:b/>
              </w:rPr>
              <w:t>Academic Year</w:t>
            </w:r>
          </w:p>
        </w:tc>
        <w:tc>
          <w:tcPr>
            <w:tcW w:w="4307" w:type="dxa"/>
            <w:vAlign w:val="center"/>
          </w:tcPr>
          <w:p w14:paraId="03184764" w14:textId="77777777" w:rsidR="00467CA1" w:rsidRDefault="00467CA1" w:rsidP="00D9459A">
            <w:pPr>
              <w:ind w:left="109"/>
              <w:jc w:val="left"/>
              <w:rPr>
                <w:rFonts w:eastAsia="Calibri"/>
              </w:rPr>
            </w:pPr>
          </w:p>
        </w:tc>
        <w:tc>
          <w:tcPr>
            <w:tcW w:w="1710" w:type="dxa"/>
            <w:shd w:val="clear" w:color="auto" w:fill="DBE5F1"/>
            <w:vAlign w:val="center"/>
          </w:tcPr>
          <w:p w14:paraId="55777F73" w14:textId="77777777" w:rsidR="00467CA1" w:rsidRDefault="00467CA1" w:rsidP="00D9459A">
            <w:pPr>
              <w:ind w:left="107"/>
              <w:jc w:val="left"/>
              <w:rPr>
                <w:rFonts w:eastAsia="Calibri"/>
                <w:b/>
              </w:rPr>
            </w:pPr>
            <w:r>
              <w:rPr>
                <w:rFonts w:eastAsia="Calibri"/>
                <w:b/>
              </w:rPr>
              <w:t>Semester</w:t>
            </w:r>
          </w:p>
        </w:tc>
        <w:tc>
          <w:tcPr>
            <w:tcW w:w="943" w:type="dxa"/>
            <w:shd w:val="clear" w:color="auto" w:fill="auto"/>
            <w:vAlign w:val="center"/>
          </w:tcPr>
          <w:p w14:paraId="64613A7D" w14:textId="77777777" w:rsidR="00467CA1" w:rsidRDefault="00467CA1" w:rsidP="00D9459A">
            <w:pPr>
              <w:jc w:val="center"/>
              <w:rPr>
                <w:rFonts w:eastAsia="Calibri"/>
              </w:rPr>
            </w:pPr>
          </w:p>
        </w:tc>
        <w:tc>
          <w:tcPr>
            <w:tcW w:w="946" w:type="dxa"/>
            <w:shd w:val="clear" w:color="auto" w:fill="DBE5F1"/>
            <w:vAlign w:val="center"/>
          </w:tcPr>
          <w:p w14:paraId="010DCAD8" w14:textId="77777777" w:rsidR="00467CA1" w:rsidRDefault="00467CA1" w:rsidP="00D9459A">
            <w:pPr>
              <w:jc w:val="center"/>
              <w:rPr>
                <w:rFonts w:eastAsia="Calibri"/>
              </w:rPr>
            </w:pPr>
            <w:r>
              <w:rPr>
                <w:rFonts w:eastAsia="Calibri"/>
                <w:b/>
              </w:rPr>
              <w:t>First</w:t>
            </w:r>
          </w:p>
        </w:tc>
        <w:tc>
          <w:tcPr>
            <w:tcW w:w="943" w:type="dxa"/>
            <w:shd w:val="clear" w:color="auto" w:fill="auto"/>
            <w:vAlign w:val="center"/>
          </w:tcPr>
          <w:p w14:paraId="092B767F" w14:textId="77777777" w:rsidR="00467CA1" w:rsidRDefault="00467CA1" w:rsidP="00D9459A">
            <w:pPr>
              <w:jc w:val="center"/>
              <w:rPr>
                <w:rFonts w:eastAsia="Calibri"/>
              </w:rPr>
            </w:pPr>
          </w:p>
        </w:tc>
        <w:tc>
          <w:tcPr>
            <w:tcW w:w="947" w:type="dxa"/>
            <w:shd w:val="clear" w:color="auto" w:fill="DBE5F1"/>
            <w:vAlign w:val="center"/>
          </w:tcPr>
          <w:p w14:paraId="636D9830" w14:textId="77777777" w:rsidR="00467CA1" w:rsidRDefault="00467CA1" w:rsidP="00D9459A">
            <w:pPr>
              <w:jc w:val="center"/>
              <w:rPr>
                <w:rFonts w:eastAsia="Calibri"/>
              </w:rPr>
            </w:pPr>
            <w:r>
              <w:rPr>
                <w:rFonts w:eastAsia="Calibri"/>
                <w:b/>
              </w:rPr>
              <w:t>Second</w:t>
            </w:r>
          </w:p>
        </w:tc>
        <w:tc>
          <w:tcPr>
            <w:tcW w:w="943" w:type="dxa"/>
            <w:shd w:val="clear" w:color="auto" w:fill="auto"/>
            <w:vAlign w:val="center"/>
          </w:tcPr>
          <w:p w14:paraId="7E745BAA" w14:textId="77777777" w:rsidR="00467CA1" w:rsidRDefault="00467CA1" w:rsidP="00D9459A">
            <w:pPr>
              <w:jc w:val="center"/>
              <w:rPr>
                <w:rFonts w:eastAsia="Calibri"/>
              </w:rPr>
            </w:pPr>
          </w:p>
        </w:tc>
        <w:tc>
          <w:tcPr>
            <w:tcW w:w="981" w:type="dxa"/>
            <w:shd w:val="clear" w:color="auto" w:fill="DBE5F1"/>
            <w:vAlign w:val="center"/>
          </w:tcPr>
          <w:p w14:paraId="50ED7268" w14:textId="77777777" w:rsidR="00467CA1" w:rsidRDefault="00467CA1" w:rsidP="00D9459A">
            <w:pPr>
              <w:jc w:val="center"/>
              <w:rPr>
                <w:rFonts w:eastAsia="Calibri"/>
              </w:rPr>
            </w:pPr>
            <w:r>
              <w:rPr>
                <w:rFonts w:eastAsia="Calibri"/>
                <w:b/>
              </w:rPr>
              <w:t>Summer</w:t>
            </w:r>
          </w:p>
        </w:tc>
      </w:tr>
    </w:tbl>
    <w:p w14:paraId="1337F2AD" w14:textId="0AF73FE7" w:rsidR="00467CA1" w:rsidRDefault="00467CA1" w:rsidP="00467CA1">
      <w:pPr>
        <w:ind w:left="0" w:right="1383" w:firstLine="0"/>
        <w:rPr>
          <w:rFonts w:asciiTheme="minorHAnsi" w:hAnsiTheme="minorHAnsi" w:cstheme="minorHAnsi"/>
        </w:rPr>
      </w:pPr>
    </w:p>
    <w:p w14:paraId="4A5B3CC9" w14:textId="1908ECC9" w:rsidR="004B60D1" w:rsidRDefault="004B60D1" w:rsidP="00467CA1">
      <w:pPr>
        <w:ind w:left="0" w:right="1383" w:firstLine="0"/>
        <w:rPr>
          <w:rFonts w:asciiTheme="minorHAnsi" w:hAnsiTheme="minorHAnsi" w:cstheme="minorHAnsi"/>
        </w:rPr>
      </w:pPr>
      <w:r>
        <w:rPr>
          <w:rFonts w:asciiTheme="minorHAnsi" w:hAnsiTheme="minorHAnsi" w:cstheme="minorHAnsi"/>
        </w:rPr>
        <w:t>*Please ensure that all required documents are placed in the course folder in SharePoint.</w:t>
      </w:r>
    </w:p>
    <w:p w14:paraId="64659F27" w14:textId="77777777" w:rsidR="00467CA1" w:rsidRDefault="00467CA1" w:rsidP="00467CA1">
      <w:pPr>
        <w:ind w:left="0" w:right="1383" w:firstLine="0"/>
        <w:rPr>
          <w:rFonts w:asciiTheme="minorHAnsi" w:hAnsiTheme="minorHAnsi" w:cstheme="minorHAnsi"/>
        </w:rPr>
      </w:pPr>
    </w:p>
    <w:tbl>
      <w:tblPr>
        <w:tblStyle w:val="TableGrid1"/>
        <w:tblW w:w="14353" w:type="dxa"/>
        <w:tblInd w:w="-66" w:type="dxa"/>
        <w:tblCellMar>
          <w:top w:w="14" w:type="dxa"/>
          <w:left w:w="14" w:type="dxa"/>
          <w:bottom w:w="14" w:type="dxa"/>
          <w:right w:w="14" w:type="dxa"/>
        </w:tblCellMar>
        <w:tblLook w:val="04A0" w:firstRow="1" w:lastRow="0" w:firstColumn="1" w:lastColumn="0" w:noHBand="0" w:noVBand="1"/>
      </w:tblPr>
      <w:tblGrid>
        <w:gridCol w:w="402"/>
        <w:gridCol w:w="1121"/>
        <w:gridCol w:w="755"/>
        <w:gridCol w:w="820"/>
        <w:gridCol w:w="903"/>
        <w:gridCol w:w="879"/>
        <w:gridCol w:w="803"/>
        <w:gridCol w:w="833"/>
        <w:gridCol w:w="999"/>
        <w:gridCol w:w="1096"/>
        <w:gridCol w:w="1260"/>
        <w:gridCol w:w="990"/>
        <w:gridCol w:w="1080"/>
        <w:gridCol w:w="1171"/>
        <w:gridCol w:w="1241"/>
      </w:tblGrid>
      <w:tr w:rsidR="008A76D7" w:rsidRPr="00224891" w14:paraId="403F921C" w14:textId="25947D9B" w:rsidTr="00467CA1">
        <w:trPr>
          <w:cantSplit/>
          <w:trHeight w:val="1745"/>
        </w:trPr>
        <w:tc>
          <w:tcPr>
            <w:tcW w:w="402"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29977FE0" w14:textId="77777777" w:rsidR="00467CA1" w:rsidRPr="00685685" w:rsidRDefault="00467CA1" w:rsidP="00467CA1">
            <w:pPr>
              <w:spacing w:after="0" w:line="259" w:lineRule="auto"/>
              <w:ind w:left="0" w:right="114" w:firstLine="0"/>
              <w:jc w:val="center"/>
              <w:rPr>
                <w:rFonts w:asciiTheme="minorHAnsi" w:hAnsiTheme="minorHAnsi" w:cstheme="minorHAnsi"/>
                <w:b/>
                <w:bCs/>
              </w:rPr>
            </w:pPr>
          </w:p>
        </w:tc>
        <w:tc>
          <w:tcPr>
            <w:tcW w:w="1121"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34116CA6" w14:textId="77777777" w:rsidR="00467CA1" w:rsidRPr="00685685" w:rsidRDefault="00467CA1" w:rsidP="00467CA1">
            <w:pPr>
              <w:spacing w:after="0" w:line="259" w:lineRule="auto"/>
              <w:ind w:right="0"/>
              <w:jc w:val="center"/>
              <w:rPr>
                <w:rFonts w:asciiTheme="minorHAnsi" w:eastAsia="Calibri" w:hAnsiTheme="minorHAnsi" w:cstheme="minorHAnsi"/>
                <w:b/>
                <w:bCs/>
                <w:noProof/>
                <w:sz w:val="22"/>
              </w:rPr>
            </w:pPr>
            <w:r w:rsidRPr="00685685">
              <w:rPr>
                <w:rFonts w:asciiTheme="minorHAnsi" w:eastAsia="Calibri" w:hAnsiTheme="minorHAnsi" w:cstheme="minorHAnsi"/>
                <w:b/>
                <w:bCs/>
                <w:sz w:val="18"/>
              </w:rPr>
              <w:t>Project title</w:t>
            </w:r>
          </w:p>
        </w:tc>
        <w:tc>
          <w:tcPr>
            <w:tcW w:w="755"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1B81DF98" w14:textId="7818ABA0" w:rsidR="00467CA1" w:rsidRPr="00685685" w:rsidRDefault="00467CA1" w:rsidP="00467CA1">
            <w:pPr>
              <w:spacing w:after="0" w:line="259" w:lineRule="auto"/>
              <w:ind w:left="0" w:right="0" w:firstLine="0"/>
              <w:jc w:val="center"/>
              <w:rPr>
                <w:rFonts w:asciiTheme="minorHAnsi" w:hAnsiTheme="minorHAnsi" w:cstheme="minorHAnsi"/>
                <w:b/>
                <w:bCs/>
                <w:sz w:val="18"/>
                <w:szCs w:val="18"/>
              </w:rPr>
            </w:pPr>
            <w:r w:rsidRPr="00685685">
              <w:rPr>
                <w:rFonts w:asciiTheme="minorHAnsi" w:hAnsiTheme="minorHAnsi" w:cstheme="minorHAnsi"/>
                <w:b/>
                <w:bCs/>
                <w:sz w:val="18"/>
                <w:szCs w:val="18"/>
              </w:rPr>
              <w:t>Proposal Rubric</w:t>
            </w:r>
          </w:p>
        </w:tc>
        <w:tc>
          <w:tcPr>
            <w:tcW w:w="820"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657D1B6C" w14:textId="77777777" w:rsidR="00467CA1" w:rsidRPr="00685685" w:rsidRDefault="00467CA1" w:rsidP="00467CA1">
            <w:pPr>
              <w:spacing w:after="0" w:line="259" w:lineRule="auto"/>
              <w:ind w:left="0" w:right="0" w:firstLine="0"/>
              <w:jc w:val="center"/>
              <w:rPr>
                <w:rFonts w:asciiTheme="minorHAnsi" w:hAnsiTheme="minorHAnsi" w:cstheme="minorHAnsi"/>
                <w:b/>
                <w:bCs/>
                <w:sz w:val="18"/>
                <w:szCs w:val="18"/>
              </w:rPr>
            </w:pPr>
            <w:r w:rsidRPr="00685685">
              <w:rPr>
                <w:rFonts w:asciiTheme="minorHAnsi" w:hAnsiTheme="minorHAnsi" w:cstheme="minorHAnsi"/>
                <w:b/>
                <w:bCs/>
                <w:sz w:val="18"/>
                <w:szCs w:val="18"/>
              </w:rPr>
              <w:t>Progress Evaluation</w:t>
            </w:r>
          </w:p>
          <w:p w14:paraId="0B91F9A5" w14:textId="77777777" w:rsidR="00467CA1" w:rsidRPr="00685685" w:rsidRDefault="00467CA1" w:rsidP="00467CA1">
            <w:pPr>
              <w:spacing w:after="0" w:line="259" w:lineRule="auto"/>
              <w:ind w:left="0" w:right="0" w:firstLine="0"/>
              <w:jc w:val="center"/>
              <w:rPr>
                <w:rFonts w:asciiTheme="minorHAnsi" w:hAnsiTheme="minorHAnsi" w:cstheme="minorHAnsi"/>
                <w:b/>
                <w:bCs/>
                <w:sz w:val="18"/>
                <w:szCs w:val="18"/>
              </w:rPr>
            </w:pPr>
            <w:r w:rsidRPr="00685685">
              <w:rPr>
                <w:rFonts w:asciiTheme="minorHAnsi" w:hAnsiTheme="minorHAnsi" w:cstheme="minorHAnsi"/>
                <w:b/>
                <w:bCs/>
                <w:sz w:val="18"/>
                <w:szCs w:val="18"/>
              </w:rPr>
              <w:t>Report</w:t>
            </w:r>
          </w:p>
          <w:p w14:paraId="606B820A" w14:textId="758CFF64" w:rsidR="00467CA1" w:rsidRPr="00685685" w:rsidRDefault="00467CA1" w:rsidP="00467CA1">
            <w:pPr>
              <w:spacing w:after="0" w:line="259" w:lineRule="auto"/>
              <w:ind w:left="0" w:right="0" w:firstLine="0"/>
              <w:jc w:val="center"/>
              <w:rPr>
                <w:rFonts w:asciiTheme="minorHAnsi" w:hAnsiTheme="minorHAnsi" w:cstheme="minorHAnsi"/>
                <w:b/>
                <w:bCs/>
                <w:sz w:val="18"/>
                <w:szCs w:val="18"/>
              </w:rPr>
            </w:pPr>
            <w:r w:rsidRPr="00685685">
              <w:rPr>
                <w:rFonts w:asciiTheme="minorHAnsi" w:hAnsiTheme="minorHAnsi" w:cstheme="minorHAnsi"/>
                <w:b/>
                <w:bCs/>
                <w:sz w:val="18"/>
                <w:szCs w:val="18"/>
              </w:rPr>
              <w:t>(</w:t>
            </w:r>
            <w:r>
              <w:rPr>
                <w:rFonts w:asciiTheme="minorHAnsi" w:hAnsiTheme="minorHAnsi" w:cstheme="minorHAnsi"/>
                <w:b/>
                <w:bCs/>
                <w:sz w:val="18"/>
                <w:szCs w:val="18"/>
              </w:rPr>
              <w:t>3</w:t>
            </w:r>
            <w:r w:rsidRPr="00685685">
              <w:rPr>
                <w:rFonts w:asciiTheme="minorHAnsi" w:hAnsiTheme="minorHAnsi" w:cstheme="minorHAnsi"/>
                <w:b/>
                <w:bCs/>
                <w:sz w:val="18"/>
                <w:szCs w:val="18"/>
              </w:rPr>
              <w:t>)</w:t>
            </w:r>
          </w:p>
        </w:tc>
        <w:tc>
          <w:tcPr>
            <w:tcW w:w="903"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284389D0" w14:textId="77777777" w:rsidR="00467CA1" w:rsidRPr="00685685" w:rsidRDefault="00467CA1" w:rsidP="00467CA1">
            <w:pPr>
              <w:spacing w:after="0" w:line="259" w:lineRule="auto"/>
              <w:ind w:left="0" w:right="0" w:firstLine="0"/>
              <w:jc w:val="center"/>
              <w:rPr>
                <w:rFonts w:asciiTheme="minorHAnsi" w:hAnsiTheme="minorHAnsi" w:cstheme="minorHAnsi"/>
                <w:b/>
                <w:bCs/>
                <w:sz w:val="18"/>
                <w:szCs w:val="18"/>
              </w:rPr>
            </w:pPr>
            <w:r w:rsidRPr="00685685">
              <w:rPr>
                <w:rFonts w:asciiTheme="minorHAnsi" w:hAnsiTheme="minorHAnsi" w:cstheme="minorHAnsi"/>
                <w:b/>
                <w:bCs/>
                <w:sz w:val="18"/>
                <w:szCs w:val="18"/>
              </w:rPr>
              <w:t>Progress Evaluation</w:t>
            </w:r>
          </w:p>
          <w:p w14:paraId="420AA6E3" w14:textId="77777777" w:rsidR="00467CA1" w:rsidRPr="00685685" w:rsidRDefault="00467CA1" w:rsidP="00467CA1">
            <w:pPr>
              <w:spacing w:after="0" w:line="259" w:lineRule="auto"/>
              <w:ind w:right="0"/>
              <w:jc w:val="center"/>
              <w:rPr>
                <w:rFonts w:asciiTheme="minorHAnsi" w:hAnsiTheme="minorHAnsi" w:cstheme="minorHAnsi"/>
                <w:b/>
                <w:bCs/>
                <w:sz w:val="18"/>
                <w:szCs w:val="18"/>
              </w:rPr>
            </w:pPr>
            <w:r w:rsidRPr="00685685">
              <w:rPr>
                <w:rFonts w:asciiTheme="minorHAnsi" w:hAnsiTheme="minorHAnsi" w:cstheme="minorHAnsi"/>
                <w:b/>
                <w:bCs/>
                <w:sz w:val="18"/>
                <w:szCs w:val="18"/>
              </w:rPr>
              <w:t>Rubric</w:t>
            </w:r>
          </w:p>
          <w:p w14:paraId="17689FD6" w14:textId="408877B5" w:rsidR="00467CA1" w:rsidRPr="00685685" w:rsidRDefault="00467CA1" w:rsidP="00467CA1">
            <w:pPr>
              <w:spacing w:after="0" w:line="259" w:lineRule="auto"/>
              <w:ind w:right="0"/>
              <w:jc w:val="center"/>
              <w:rPr>
                <w:rFonts w:asciiTheme="minorHAnsi" w:hAnsiTheme="minorHAnsi" w:cstheme="minorHAnsi"/>
                <w:b/>
                <w:bCs/>
                <w:sz w:val="18"/>
                <w:szCs w:val="18"/>
              </w:rPr>
            </w:pPr>
            <w:r w:rsidRPr="00685685">
              <w:rPr>
                <w:rFonts w:asciiTheme="minorHAnsi" w:hAnsiTheme="minorHAnsi" w:cstheme="minorHAnsi"/>
                <w:b/>
                <w:bCs/>
                <w:sz w:val="18"/>
                <w:szCs w:val="18"/>
              </w:rPr>
              <w:t>(</w:t>
            </w:r>
            <w:r>
              <w:rPr>
                <w:rFonts w:asciiTheme="minorHAnsi" w:hAnsiTheme="minorHAnsi" w:cstheme="minorHAnsi"/>
                <w:b/>
                <w:bCs/>
                <w:sz w:val="18"/>
                <w:szCs w:val="18"/>
              </w:rPr>
              <w:t>3</w:t>
            </w:r>
            <w:r w:rsidRPr="00685685">
              <w:rPr>
                <w:rFonts w:asciiTheme="minorHAnsi" w:hAnsiTheme="minorHAnsi" w:cstheme="minorHAnsi"/>
                <w:b/>
                <w:bCs/>
                <w:sz w:val="18"/>
                <w:szCs w:val="18"/>
              </w:rPr>
              <w:t>)</w:t>
            </w:r>
          </w:p>
        </w:tc>
        <w:tc>
          <w:tcPr>
            <w:tcW w:w="879"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5759566B" w14:textId="2B4187C5" w:rsidR="00467CA1" w:rsidRPr="00685685" w:rsidRDefault="00467CA1" w:rsidP="00467CA1">
            <w:pPr>
              <w:spacing w:after="0" w:line="259" w:lineRule="auto"/>
              <w:ind w:left="0" w:right="0" w:firstLine="0"/>
              <w:jc w:val="center"/>
              <w:rPr>
                <w:rFonts w:asciiTheme="minorHAnsi" w:hAnsiTheme="minorHAnsi" w:cstheme="minorHAnsi"/>
                <w:b/>
                <w:bCs/>
                <w:sz w:val="18"/>
                <w:szCs w:val="18"/>
              </w:rPr>
            </w:pPr>
            <w:r>
              <w:rPr>
                <w:rFonts w:asciiTheme="minorHAnsi" w:hAnsiTheme="minorHAnsi" w:cstheme="minorHAnsi"/>
                <w:b/>
                <w:bCs/>
                <w:sz w:val="18"/>
                <w:szCs w:val="18"/>
              </w:rPr>
              <w:t>Final Report Submission Form</w:t>
            </w:r>
          </w:p>
        </w:tc>
        <w:tc>
          <w:tcPr>
            <w:tcW w:w="803"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4B18988C" w14:textId="320D14CE" w:rsidR="00467CA1" w:rsidRPr="00685685" w:rsidRDefault="00467CA1" w:rsidP="00467CA1">
            <w:pPr>
              <w:spacing w:after="0" w:line="259" w:lineRule="auto"/>
              <w:ind w:right="0"/>
              <w:jc w:val="center"/>
              <w:rPr>
                <w:rFonts w:asciiTheme="minorHAnsi" w:hAnsiTheme="minorHAnsi" w:cstheme="minorHAnsi"/>
                <w:b/>
                <w:bCs/>
                <w:sz w:val="18"/>
                <w:szCs w:val="18"/>
              </w:rPr>
            </w:pPr>
            <w:r w:rsidRPr="00685685">
              <w:rPr>
                <w:rFonts w:asciiTheme="minorHAnsi" w:hAnsiTheme="minorHAnsi" w:cstheme="minorHAnsi"/>
                <w:b/>
                <w:bCs/>
                <w:sz w:val="18"/>
                <w:szCs w:val="18"/>
              </w:rPr>
              <w:t>Final Report</w:t>
            </w:r>
          </w:p>
        </w:tc>
        <w:tc>
          <w:tcPr>
            <w:tcW w:w="833"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09A111CC" w14:textId="3AE3E539" w:rsidR="00467CA1" w:rsidRPr="00685685" w:rsidRDefault="00467CA1" w:rsidP="00467CA1">
            <w:pPr>
              <w:spacing w:after="0" w:line="259" w:lineRule="auto"/>
              <w:ind w:right="0"/>
              <w:jc w:val="center"/>
              <w:rPr>
                <w:rFonts w:asciiTheme="minorHAnsi" w:hAnsiTheme="minorHAnsi" w:cstheme="minorHAnsi"/>
                <w:b/>
                <w:bCs/>
                <w:sz w:val="18"/>
                <w:szCs w:val="18"/>
              </w:rPr>
            </w:pPr>
            <w:r w:rsidRPr="00685685">
              <w:rPr>
                <w:rFonts w:asciiTheme="minorHAnsi" w:hAnsiTheme="minorHAnsi" w:cstheme="minorHAnsi"/>
                <w:b/>
                <w:bCs/>
                <w:sz w:val="18"/>
                <w:szCs w:val="18"/>
              </w:rPr>
              <w:t>Final Report Rubric</w:t>
            </w:r>
          </w:p>
        </w:tc>
        <w:tc>
          <w:tcPr>
            <w:tcW w:w="999"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033477E9" w14:textId="53DD92FF" w:rsidR="00467CA1" w:rsidRPr="00685685" w:rsidRDefault="00467CA1" w:rsidP="00467CA1">
            <w:pPr>
              <w:spacing w:after="0" w:line="259" w:lineRule="auto"/>
              <w:ind w:right="0"/>
              <w:jc w:val="center"/>
              <w:rPr>
                <w:rFonts w:asciiTheme="minorHAnsi" w:hAnsiTheme="minorHAnsi" w:cstheme="minorHAnsi"/>
                <w:b/>
                <w:bCs/>
                <w:sz w:val="18"/>
                <w:szCs w:val="18"/>
              </w:rPr>
            </w:pPr>
            <w:r w:rsidRPr="00685685">
              <w:rPr>
                <w:rFonts w:asciiTheme="minorHAnsi" w:hAnsiTheme="minorHAnsi" w:cstheme="minorHAnsi"/>
                <w:b/>
                <w:bCs/>
                <w:sz w:val="18"/>
                <w:szCs w:val="18"/>
              </w:rPr>
              <w:t>Final Presentation</w:t>
            </w:r>
          </w:p>
        </w:tc>
        <w:tc>
          <w:tcPr>
            <w:tcW w:w="1096"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0EE8CCFC" w14:textId="765D31ED" w:rsidR="00467CA1" w:rsidRPr="00685685" w:rsidRDefault="00467CA1" w:rsidP="00467CA1">
            <w:pPr>
              <w:spacing w:after="0" w:line="259" w:lineRule="auto"/>
              <w:ind w:right="0"/>
              <w:jc w:val="center"/>
              <w:rPr>
                <w:rFonts w:asciiTheme="minorHAnsi" w:hAnsiTheme="minorHAnsi" w:cstheme="minorHAnsi"/>
                <w:b/>
                <w:bCs/>
                <w:sz w:val="18"/>
                <w:szCs w:val="18"/>
              </w:rPr>
            </w:pPr>
            <w:r w:rsidRPr="00685685">
              <w:rPr>
                <w:rFonts w:asciiTheme="minorHAnsi" w:hAnsiTheme="minorHAnsi" w:cstheme="minorHAnsi"/>
                <w:b/>
                <w:bCs/>
                <w:sz w:val="18"/>
                <w:szCs w:val="18"/>
              </w:rPr>
              <w:t>Final Presentation Rubric</w:t>
            </w:r>
          </w:p>
        </w:tc>
        <w:tc>
          <w:tcPr>
            <w:tcW w:w="1260"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140CA0E4" w14:textId="7936CFA3" w:rsidR="00467CA1" w:rsidRPr="00685685" w:rsidRDefault="00467CA1" w:rsidP="00467CA1">
            <w:pPr>
              <w:spacing w:after="0" w:line="259" w:lineRule="auto"/>
              <w:ind w:left="0" w:right="0" w:firstLine="0"/>
              <w:jc w:val="center"/>
              <w:rPr>
                <w:rFonts w:asciiTheme="minorHAnsi" w:hAnsiTheme="minorHAnsi" w:cstheme="minorHAnsi"/>
                <w:b/>
                <w:bCs/>
                <w:sz w:val="18"/>
                <w:szCs w:val="18"/>
              </w:rPr>
            </w:pPr>
            <w:r>
              <w:rPr>
                <w:rFonts w:asciiTheme="minorHAnsi" w:hAnsiTheme="minorHAnsi" w:cstheme="minorHAnsi"/>
                <w:b/>
                <w:bCs/>
                <w:sz w:val="18"/>
                <w:szCs w:val="18"/>
              </w:rPr>
              <w:t>Final Implementation Rubric</w:t>
            </w:r>
          </w:p>
        </w:tc>
        <w:tc>
          <w:tcPr>
            <w:tcW w:w="990"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4384FDEE" w14:textId="49F149A0" w:rsidR="00467CA1" w:rsidRPr="00685685" w:rsidRDefault="00467CA1" w:rsidP="00467CA1">
            <w:pPr>
              <w:spacing w:after="0" w:line="259" w:lineRule="auto"/>
              <w:ind w:left="68" w:right="0" w:firstLine="0"/>
              <w:jc w:val="center"/>
              <w:rPr>
                <w:rFonts w:asciiTheme="minorHAnsi" w:hAnsiTheme="minorHAnsi" w:cstheme="minorHAnsi"/>
                <w:b/>
                <w:bCs/>
                <w:sz w:val="18"/>
                <w:szCs w:val="18"/>
              </w:rPr>
            </w:pPr>
            <w:r w:rsidRPr="00685685">
              <w:rPr>
                <w:rFonts w:asciiTheme="minorHAnsi" w:hAnsiTheme="minorHAnsi" w:cstheme="minorHAnsi"/>
                <w:b/>
                <w:bCs/>
                <w:sz w:val="18"/>
                <w:szCs w:val="18"/>
              </w:rPr>
              <w:t>Final Evaluation Form</w:t>
            </w:r>
          </w:p>
        </w:tc>
        <w:tc>
          <w:tcPr>
            <w:tcW w:w="1080"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600E68A7" w14:textId="0B428D86" w:rsidR="00467CA1" w:rsidRPr="00685685" w:rsidRDefault="00467CA1" w:rsidP="00467CA1">
            <w:pPr>
              <w:spacing w:after="0" w:line="259" w:lineRule="auto"/>
              <w:ind w:right="-63"/>
              <w:jc w:val="center"/>
              <w:rPr>
                <w:rFonts w:asciiTheme="minorHAnsi" w:hAnsiTheme="minorHAnsi" w:cstheme="minorHAnsi"/>
                <w:b/>
                <w:bCs/>
                <w:sz w:val="18"/>
                <w:szCs w:val="18"/>
              </w:rPr>
            </w:pPr>
            <w:r>
              <w:rPr>
                <w:rFonts w:asciiTheme="minorHAnsi" w:hAnsiTheme="minorHAnsi" w:cstheme="minorHAnsi"/>
                <w:b/>
                <w:bCs/>
                <w:sz w:val="18"/>
                <w:szCs w:val="18"/>
              </w:rPr>
              <w:t>Moderator Form</w:t>
            </w:r>
          </w:p>
        </w:tc>
        <w:tc>
          <w:tcPr>
            <w:tcW w:w="1171"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23D1BCAA" w14:textId="7A2BCD22" w:rsidR="00467CA1" w:rsidRPr="00685685" w:rsidRDefault="00467CA1" w:rsidP="00467CA1">
            <w:pPr>
              <w:spacing w:after="0" w:line="259" w:lineRule="auto"/>
              <w:ind w:right="0"/>
              <w:jc w:val="center"/>
              <w:rPr>
                <w:rFonts w:asciiTheme="minorHAnsi" w:hAnsiTheme="minorHAnsi" w:cstheme="minorHAnsi"/>
                <w:b/>
                <w:bCs/>
                <w:sz w:val="18"/>
                <w:szCs w:val="18"/>
              </w:rPr>
            </w:pPr>
            <w:r>
              <w:rPr>
                <w:rFonts w:asciiTheme="minorHAnsi" w:hAnsiTheme="minorHAnsi" w:cstheme="minorHAnsi"/>
                <w:b/>
                <w:bCs/>
                <w:sz w:val="18"/>
                <w:szCs w:val="18"/>
              </w:rPr>
              <w:t>Required Corrections Form</w:t>
            </w:r>
          </w:p>
        </w:tc>
        <w:tc>
          <w:tcPr>
            <w:tcW w:w="1241"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4CA36518" w14:textId="1EDC5C03" w:rsidR="00467CA1" w:rsidRDefault="00467CA1" w:rsidP="00467CA1">
            <w:pPr>
              <w:spacing w:after="0" w:line="259" w:lineRule="auto"/>
              <w:ind w:right="0"/>
              <w:jc w:val="center"/>
              <w:rPr>
                <w:rFonts w:asciiTheme="minorHAnsi" w:hAnsiTheme="minorHAnsi" w:cstheme="minorHAnsi"/>
                <w:b/>
                <w:bCs/>
                <w:sz w:val="18"/>
                <w:szCs w:val="18"/>
              </w:rPr>
            </w:pPr>
            <w:r>
              <w:rPr>
                <w:rFonts w:asciiTheme="minorHAnsi" w:hAnsiTheme="minorHAnsi" w:cstheme="minorHAnsi"/>
                <w:b/>
                <w:bCs/>
                <w:sz w:val="18"/>
                <w:szCs w:val="18"/>
              </w:rPr>
              <w:t>Soft Copy of Final Report</w:t>
            </w:r>
          </w:p>
        </w:tc>
      </w:tr>
      <w:tr w:rsidR="00467CA1" w:rsidRPr="00224891" w14:paraId="36F20536" w14:textId="336A35FE" w:rsidTr="00467CA1">
        <w:trPr>
          <w:trHeight w:val="809"/>
        </w:trPr>
        <w:tc>
          <w:tcPr>
            <w:tcW w:w="402" w:type="dxa"/>
            <w:tcBorders>
              <w:top w:val="single" w:sz="4" w:space="0" w:color="000000"/>
              <w:left w:val="single" w:sz="4" w:space="0" w:color="000000"/>
              <w:bottom w:val="single" w:sz="4" w:space="0" w:color="000000"/>
              <w:right w:val="single" w:sz="4" w:space="0" w:color="000000"/>
            </w:tcBorders>
            <w:shd w:val="clear" w:color="auto" w:fill="DBE5F1"/>
          </w:tcPr>
          <w:p w14:paraId="61D51988" w14:textId="77777777" w:rsidR="00467CA1" w:rsidRPr="00224891" w:rsidRDefault="00467CA1" w:rsidP="00467CA1">
            <w:pPr>
              <w:tabs>
                <w:tab w:val="center" w:pos="360"/>
              </w:tabs>
              <w:spacing w:after="0" w:line="259" w:lineRule="auto"/>
              <w:ind w:left="0" w:right="0" w:firstLine="0"/>
              <w:jc w:val="left"/>
              <w:rPr>
                <w:rFonts w:asciiTheme="minorHAnsi" w:hAnsiTheme="minorHAnsi" w:cstheme="minorHAnsi"/>
              </w:rPr>
            </w:pPr>
            <w:r w:rsidRPr="00224891">
              <w:rPr>
                <w:rFonts w:asciiTheme="minorHAnsi" w:eastAsia="Calibri" w:hAnsiTheme="minorHAnsi" w:cstheme="minorHAnsi"/>
                <w:sz w:val="16"/>
              </w:rPr>
              <w:t>1.</w:t>
            </w:r>
            <w:r w:rsidRPr="00224891">
              <w:rPr>
                <w:rFonts w:asciiTheme="minorHAnsi" w:eastAsia="Arial" w:hAnsiTheme="minorHAnsi" w:cstheme="minorHAnsi"/>
                <w:sz w:val="16"/>
              </w:rPr>
              <w:t xml:space="preserve"> </w:t>
            </w:r>
            <w:r w:rsidRPr="00224891">
              <w:rPr>
                <w:rFonts w:asciiTheme="minorHAnsi" w:eastAsia="Arial" w:hAnsiTheme="minorHAnsi" w:cstheme="minorHAnsi"/>
                <w:sz w:val="16"/>
              </w:rPr>
              <w:tab/>
            </w:r>
            <w:r w:rsidRPr="00224891">
              <w:rPr>
                <w:rFonts w:asciiTheme="minorHAnsi" w:eastAsia="Calibri" w:hAnsiTheme="minorHAnsi" w:cstheme="minorHAnsi"/>
                <w:sz w:val="16"/>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47415CAF" w14:textId="77777777" w:rsidR="00467CA1" w:rsidRPr="00224891" w:rsidRDefault="00467CA1" w:rsidP="00467CA1">
            <w:pPr>
              <w:spacing w:after="0" w:line="259" w:lineRule="auto"/>
              <w:ind w:left="1" w:right="0" w:firstLine="0"/>
              <w:jc w:val="left"/>
              <w:rPr>
                <w:rFonts w:asciiTheme="minorHAnsi" w:eastAsia="Calibri" w:hAnsiTheme="minorHAnsi" w:cstheme="minorHAnsi"/>
                <w:b/>
                <w:sz w:val="16"/>
              </w:rPr>
            </w:pPr>
          </w:p>
        </w:tc>
        <w:tc>
          <w:tcPr>
            <w:tcW w:w="755" w:type="dxa"/>
            <w:tcBorders>
              <w:top w:val="single" w:sz="4" w:space="0" w:color="000000"/>
              <w:left w:val="single" w:sz="4" w:space="0" w:color="000000"/>
              <w:bottom w:val="single" w:sz="4" w:space="0" w:color="000000"/>
              <w:right w:val="single" w:sz="4" w:space="0" w:color="000000"/>
            </w:tcBorders>
          </w:tcPr>
          <w:p w14:paraId="318D7D17"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p w14:paraId="1C04BB31"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p w14:paraId="7C8E067D"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6F9BD262"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14:paraId="47E2E5DF"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879" w:type="dxa"/>
            <w:tcBorders>
              <w:top w:val="single" w:sz="4" w:space="0" w:color="000000"/>
              <w:left w:val="single" w:sz="4" w:space="0" w:color="000000"/>
              <w:bottom w:val="single" w:sz="4" w:space="0" w:color="000000"/>
              <w:right w:val="single" w:sz="4" w:space="0" w:color="000000"/>
            </w:tcBorders>
          </w:tcPr>
          <w:p w14:paraId="669987FB"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803" w:type="dxa"/>
            <w:tcBorders>
              <w:top w:val="single" w:sz="4" w:space="0" w:color="000000"/>
              <w:left w:val="single" w:sz="4" w:space="0" w:color="000000"/>
              <w:bottom w:val="single" w:sz="4" w:space="0" w:color="000000"/>
              <w:right w:val="single" w:sz="4" w:space="0" w:color="000000"/>
            </w:tcBorders>
          </w:tcPr>
          <w:p w14:paraId="2B029E92"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1E8A2095"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999" w:type="dxa"/>
            <w:tcBorders>
              <w:top w:val="single" w:sz="4" w:space="0" w:color="000000"/>
              <w:left w:val="single" w:sz="4" w:space="0" w:color="000000"/>
              <w:bottom w:val="single" w:sz="4" w:space="0" w:color="000000"/>
              <w:right w:val="single" w:sz="4" w:space="0" w:color="000000"/>
            </w:tcBorders>
          </w:tcPr>
          <w:p w14:paraId="3410A9EE"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096" w:type="dxa"/>
            <w:tcBorders>
              <w:top w:val="single" w:sz="4" w:space="0" w:color="000000"/>
              <w:left w:val="single" w:sz="4" w:space="0" w:color="000000"/>
              <w:bottom w:val="single" w:sz="4" w:space="0" w:color="000000"/>
              <w:right w:val="single" w:sz="4" w:space="0" w:color="000000"/>
            </w:tcBorders>
          </w:tcPr>
          <w:p w14:paraId="7E53D2F8"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0D1672E"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2C704FEA"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6BB695C1"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569BED78"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0CA616CF" w14:textId="77777777" w:rsidR="00467CA1" w:rsidRPr="00224891" w:rsidRDefault="00467CA1" w:rsidP="00467CA1">
            <w:pPr>
              <w:spacing w:after="0" w:line="259" w:lineRule="auto"/>
              <w:ind w:left="1" w:right="0" w:firstLine="0"/>
              <w:jc w:val="left"/>
              <w:rPr>
                <w:rFonts w:asciiTheme="minorHAnsi" w:eastAsia="Calibri" w:hAnsiTheme="minorHAnsi" w:cstheme="minorHAnsi"/>
                <w:b/>
                <w:sz w:val="16"/>
              </w:rPr>
            </w:pPr>
          </w:p>
        </w:tc>
      </w:tr>
      <w:tr w:rsidR="00467CA1" w:rsidRPr="00224891" w14:paraId="3D17E36B" w14:textId="5AC5CC41" w:rsidTr="00467CA1">
        <w:trPr>
          <w:trHeight w:val="809"/>
        </w:trPr>
        <w:tc>
          <w:tcPr>
            <w:tcW w:w="402" w:type="dxa"/>
            <w:tcBorders>
              <w:top w:val="single" w:sz="4" w:space="0" w:color="000000"/>
              <w:left w:val="single" w:sz="4" w:space="0" w:color="000000"/>
              <w:bottom w:val="single" w:sz="4" w:space="0" w:color="000000"/>
              <w:right w:val="single" w:sz="4" w:space="0" w:color="000000"/>
            </w:tcBorders>
            <w:shd w:val="clear" w:color="auto" w:fill="DBE5F1"/>
          </w:tcPr>
          <w:p w14:paraId="7DBEC2AD" w14:textId="77777777" w:rsidR="00467CA1" w:rsidRPr="00224891" w:rsidRDefault="00467CA1" w:rsidP="00467CA1">
            <w:pPr>
              <w:tabs>
                <w:tab w:val="center" w:pos="360"/>
              </w:tabs>
              <w:spacing w:after="0" w:line="259" w:lineRule="auto"/>
              <w:ind w:left="0" w:right="0" w:firstLine="0"/>
              <w:jc w:val="left"/>
              <w:rPr>
                <w:rFonts w:asciiTheme="minorHAnsi" w:hAnsiTheme="minorHAnsi" w:cstheme="minorHAnsi"/>
              </w:rPr>
            </w:pPr>
            <w:r w:rsidRPr="00224891">
              <w:rPr>
                <w:rFonts w:asciiTheme="minorHAnsi" w:eastAsia="Calibri" w:hAnsiTheme="minorHAnsi" w:cstheme="minorHAnsi"/>
                <w:sz w:val="16"/>
              </w:rPr>
              <w:t>2.</w:t>
            </w:r>
            <w:r w:rsidRPr="00224891">
              <w:rPr>
                <w:rFonts w:asciiTheme="minorHAnsi" w:eastAsia="Arial" w:hAnsiTheme="minorHAnsi" w:cstheme="minorHAnsi"/>
                <w:sz w:val="16"/>
              </w:rPr>
              <w:t xml:space="preserve"> </w:t>
            </w:r>
            <w:r w:rsidRPr="00224891">
              <w:rPr>
                <w:rFonts w:asciiTheme="minorHAnsi" w:eastAsia="Arial" w:hAnsiTheme="minorHAnsi" w:cstheme="minorHAnsi"/>
                <w:sz w:val="16"/>
              </w:rPr>
              <w:tab/>
            </w:r>
            <w:r w:rsidRPr="00224891">
              <w:rPr>
                <w:rFonts w:asciiTheme="minorHAnsi" w:eastAsia="Calibri" w:hAnsiTheme="minorHAnsi" w:cstheme="minorHAnsi"/>
                <w:sz w:val="16"/>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1A3F73CA" w14:textId="77777777" w:rsidR="00467CA1" w:rsidRPr="00224891" w:rsidRDefault="00467CA1" w:rsidP="00467CA1">
            <w:pPr>
              <w:spacing w:after="0" w:line="259" w:lineRule="auto"/>
              <w:ind w:left="1" w:right="0" w:firstLine="0"/>
              <w:jc w:val="left"/>
              <w:rPr>
                <w:rFonts w:asciiTheme="minorHAnsi" w:eastAsia="Calibri" w:hAnsiTheme="minorHAnsi" w:cstheme="minorHAnsi"/>
                <w:b/>
                <w:sz w:val="16"/>
              </w:rPr>
            </w:pPr>
          </w:p>
        </w:tc>
        <w:tc>
          <w:tcPr>
            <w:tcW w:w="755" w:type="dxa"/>
            <w:tcBorders>
              <w:top w:val="single" w:sz="4" w:space="0" w:color="000000"/>
              <w:left w:val="single" w:sz="4" w:space="0" w:color="000000"/>
              <w:bottom w:val="single" w:sz="4" w:space="0" w:color="000000"/>
              <w:right w:val="single" w:sz="4" w:space="0" w:color="000000"/>
            </w:tcBorders>
          </w:tcPr>
          <w:p w14:paraId="0F49D97D"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p w14:paraId="1F29405E"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p w14:paraId="0C971338"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1AC9003F"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14:paraId="2C1B2D81"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879" w:type="dxa"/>
            <w:tcBorders>
              <w:top w:val="single" w:sz="4" w:space="0" w:color="000000"/>
              <w:left w:val="single" w:sz="4" w:space="0" w:color="000000"/>
              <w:bottom w:val="single" w:sz="4" w:space="0" w:color="000000"/>
              <w:right w:val="single" w:sz="4" w:space="0" w:color="000000"/>
            </w:tcBorders>
          </w:tcPr>
          <w:p w14:paraId="29AD85AE"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803" w:type="dxa"/>
            <w:tcBorders>
              <w:top w:val="single" w:sz="4" w:space="0" w:color="000000"/>
              <w:left w:val="single" w:sz="4" w:space="0" w:color="000000"/>
              <w:bottom w:val="single" w:sz="4" w:space="0" w:color="000000"/>
              <w:right w:val="single" w:sz="4" w:space="0" w:color="000000"/>
            </w:tcBorders>
          </w:tcPr>
          <w:p w14:paraId="00EE398F"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4E22D227"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999" w:type="dxa"/>
            <w:tcBorders>
              <w:top w:val="single" w:sz="4" w:space="0" w:color="000000"/>
              <w:left w:val="single" w:sz="4" w:space="0" w:color="000000"/>
              <w:bottom w:val="single" w:sz="4" w:space="0" w:color="000000"/>
              <w:right w:val="single" w:sz="4" w:space="0" w:color="000000"/>
            </w:tcBorders>
          </w:tcPr>
          <w:p w14:paraId="28E50CA5"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096" w:type="dxa"/>
            <w:tcBorders>
              <w:top w:val="single" w:sz="4" w:space="0" w:color="000000"/>
              <w:left w:val="single" w:sz="4" w:space="0" w:color="000000"/>
              <w:bottom w:val="single" w:sz="4" w:space="0" w:color="000000"/>
              <w:right w:val="single" w:sz="4" w:space="0" w:color="000000"/>
            </w:tcBorders>
          </w:tcPr>
          <w:p w14:paraId="7622D926"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1F18463"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19708DED"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0E018D46"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6C95778A"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7139B745" w14:textId="77777777" w:rsidR="00467CA1" w:rsidRPr="00224891" w:rsidRDefault="00467CA1" w:rsidP="00467CA1">
            <w:pPr>
              <w:spacing w:after="0" w:line="259" w:lineRule="auto"/>
              <w:ind w:left="1" w:right="0" w:firstLine="0"/>
              <w:jc w:val="left"/>
              <w:rPr>
                <w:rFonts w:asciiTheme="minorHAnsi" w:eastAsia="Calibri" w:hAnsiTheme="minorHAnsi" w:cstheme="minorHAnsi"/>
                <w:b/>
                <w:sz w:val="16"/>
              </w:rPr>
            </w:pPr>
          </w:p>
        </w:tc>
      </w:tr>
      <w:tr w:rsidR="00467CA1" w:rsidRPr="00224891" w14:paraId="2C753EF1" w14:textId="4E38D437" w:rsidTr="00467CA1">
        <w:trPr>
          <w:trHeight w:val="809"/>
        </w:trPr>
        <w:tc>
          <w:tcPr>
            <w:tcW w:w="402" w:type="dxa"/>
            <w:tcBorders>
              <w:top w:val="single" w:sz="4" w:space="0" w:color="000000"/>
              <w:left w:val="single" w:sz="4" w:space="0" w:color="000000"/>
              <w:bottom w:val="single" w:sz="4" w:space="0" w:color="000000"/>
              <w:right w:val="single" w:sz="4" w:space="0" w:color="000000"/>
            </w:tcBorders>
            <w:shd w:val="clear" w:color="auto" w:fill="DBE5F1"/>
          </w:tcPr>
          <w:p w14:paraId="587C4421" w14:textId="77777777" w:rsidR="00467CA1" w:rsidRPr="00224891" w:rsidRDefault="00467CA1" w:rsidP="00467CA1">
            <w:pPr>
              <w:tabs>
                <w:tab w:val="center" w:pos="360"/>
              </w:tabs>
              <w:spacing w:after="0" w:line="259" w:lineRule="auto"/>
              <w:ind w:left="0" w:right="0" w:firstLine="0"/>
              <w:jc w:val="left"/>
              <w:rPr>
                <w:rFonts w:asciiTheme="minorHAnsi" w:hAnsiTheme="minorHAnsi" w:cstheme="minorHAnsi"/>
              </w:rPr>
            </w:pPr>
            <w:r w:rsidRPr="00224891">
              <w:rPr>
                <w:rFonts w:asciiTheme="minorHAnsi" w:eastAsia="Calibri" w:hAnsiTheme="minorHAnsi" w:cstheme="minorHAnsi"/>
                <w:sz w:val="16"/>
              </w:rPr>
              <w:lastRenderedPageBreak/>
              <w:t>3.</w:t>
            </w:r>
            <w:r w:rsidRPr="00224891">
              <w:rPr>
                <w:rFonts w:asciiTheme="minorHAnsi" w:eastAsia="Arial" w:hAnsiTheme="minorHAnsi" w:cstheme="minorHAnsi"/>
                <w:sz w:val="16"/>
              </w:rPr>
              <w:t xml:space="preserve"> </w:t>
            </w:r>
            <w:r w:rsidRPr="00224891">
              <w:rPr>
                <w:rFonts w:asciiTheme="minorHAnsi" w:eastAsia="Arial" w:hAnsiTheme="minorHAnsi" w:cstheme="minorHAnsi"/>
                <w:sz w:val="16"/>
              </w:rPr>
              <w:tab/>
            </w:r>
            <w:r w:rsidRPr="00224891">
              <w:rPr>
                <w:rFonts w:asciiTheme="minorHAnsi" w:eastAsia="Calibri" w:hAnsiTheme="minorHAnsi" w:cstheme="minorHAnsi"/>
                <w:sz w:val="16"/>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324E9209" w14:textId="77777777" w:rsidR="00467CA1" w:rsidRPr="00224891" w:rsidRDefault="00467CA1" w:rsidP="00467CA1">
            <w:pPr>
              <w:spacing w:after="0" w:line="259" w:lineRule="auto"/>
              <w:ind w:left="1" w:right="0" w:firstLine="0"/>
              <w:jc w:val="left"/>
              <w:rPr>
                <w:rFonts w:asciiTheme="minorHAnsi" w:eastAsia="Calibri" w:hAnsiTheme="minorHAnsi" w:cstheme="minorHAnsi"/>
                <w:b/>
                <w:sz w:val="16"/>
              </w:rPr>
            </w:pPr>
          </w:p>
        </w:tc>
        <w:tc>
          <w:tcPr>
            <w:tcW w:w="755" w:type="dxa"/>
            <w:tcBorders>
              <w:top w:val="single" w:sz="4" w:space="0" w:color="000000"/>
              <w:left w:val="single" w:sz="4" w:space="0" w:color="000000"/>
              <w:bottom w:val="single" w:sz="4" w:space="0" w:color="000000"/>
              <w:right w:val="single" w:sz="4" w:space="0" w:color="000000"/>
            </w:tcBorders>
          </w:tcPr>
          <w:p w14:paraId="0B453A44"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p w14:paraId="79D8F1C1"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p w14:paraId="12BF7C04"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57056584"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14:paraId="05145E69"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879" w:type="dxa"/>
            <w:tcBorders>
              <w:top w:val="single" w:sz="4" w:space="0" w:color="000000"/>
              <w:left w:val="single" w:sz="4" w:space="0" w:color="000000"/>
              <w:bottom w:val="single" w:sz="4" w:space="0" w:color="000000"/>
              <w:right w:val="single" w:sz="4" w:space="0" w:color="000000"/>
            </w:tcBorders>
          </w:tcPr>
          <w:p w14:paraId="7976935F"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803" w:type="dxa"/>
            <w:tcBorders>
              <w:top w:val="single" w:sz="4" w:space="0" w:color="000000"/>
              <w:left w:val="single" w:sz="4" w:space="0" w:color="000000"/>
              <w:bottom w:val="single" w:sz="4" w:space="0" w:color="000000"/>
              <w:right w:val="single" w:sz="4" w:space="0" w:color="000000"/>
            </w:tcBorders>
          </w:tcPr>
          <w:p w14:paraId="55008A50"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10C700FF"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999" w:type="dxa"/>
            <w:tcBorders>
              <w:top w:val="single" w:sz="4" w:space="0" w:color="000000"/>
              <w:left w:val="single" w:sz="4" w:space="0" w:color="000000"/>
              <w:bottom w:val="single" w:sz="4" w:space="0" w:color="000000"/>
              <w:right w:val="single" w:sz="4" w:space="0" w:color="000000"/>
            </w:tcBorders>
          </w:tcPr>
          <w:p w14:paraId="3D7DF9A0"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096" w:type="dxa"/>
            <w:tcBorders>
              <w:top w:val="single" w:sz="4" w:space="0" w:color="000000"/>
              <w:left w:val="single" w:sz="4" w:space="0" w:color="000000"/>
              <w:bottom w:val="single" w:sz="4" w:space="0" w:color="000000"/>
              <w:right w:val="single" w:sz="4" w:space="0" w:color="000000"/>
            </w:tcBorders>
          </w:tcPr>
          <w:p w14:paraId="24DE3170"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B1B6602"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65255023"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638040D4"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4A43F75B"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75322F73" w14:textId="77777777" w:rsidR="00467CA1" w:rsidRPr="00224891" w:rsidRDefault="00467CA1" w:rsidP="00467CA1">
            <w:pPr>
              <w:spacing w:after="0" w:line="259" w:lineRule="auto"/>
              <w:ind w:left="1" w:right="0" w:firstLine="0"/>
              <w:jc w:val="left"/>
              <w:rPr>
                <w:rFonts w:asciiTheme="minorHAnsi" w:eastAsia="Calibri" w:hAnsiTheme="minorHAnsi" w:cstheme="minorHAnsi"/>
                <w:b/>
                <w:sz w:val="16"/>
              </w:rPr>
            </w:pPr>
          </w:p>
        </w:tc>
      </w:tr>
      <w:tr w:rsidR="00467CA1" w:rsidRPr="00224891" w14:paraId="37817250" w14:textId="21533714" w:rsidTr="00467CA1">
        <w:trPr>
          <w:trHeight w:val="809"/>
        </w:trPr>
        <w:tc>
          <w:tcPr>
            <w:tcW w:w="402" w:type="dxa"/>
            <w:tcBorders>
              <w:top w:val="single" w:sz="4" w:space="0" w:color="000000"/>
              <w:left w:val="single" w:sz="4" w:space="0" w:color="000000"/>
              <w:bottom w:val="single" w:sz="4" w:space="0" w:color="000000"/>
              <w:right w:val="single" w:sz="4" w:space="0" w:color="000000"/>
            </w:tcBorders>
            <w:shd w:val="clear" w:color="auto" w:fill="DBE5F1"/>
          </w:tcPr>
          <w:p w14:paraId="28FC7812" w14:textId="77777777" w:rsidR="00467CA1" w:rsidRPr="00224891" w:rsidRDefault="00467CA1" w:rsidP="00467CA1">
            <w:pPr>
              <w:tabs>
                <w:tab w:val="center" w:pos="360"/>
              </w:tabs>
              <w:spacing w:after="0" w:line="259" w:lineRule="auto"/>
              <w:ind w:left="0" w:right="0" w:firstLine="0"/>
              <w:jc w:val="left"/>
              <w:rPr>
                <w:rFonts w:asciiTheme="minorHAnsi" w:hAnsiTheme="minorHAnsi" w:cstheme="minorHAnsi"/>
              </w:rPr>
            </w:pPr>
            <w:r w:rsidRPr="00224891">
              <w:rPr>
                <w:rFonts w:asciiTheme="minorHAnsi" w:eastAsia="Calibri" w:hAnsiTheme="minorHAnsi" w:cstheme="minorHAnsi"/>
                <w:sz w:val="16"/>
              </w:rPr>
              <w:t>4.</w:t>
            </w:r>
            <w:r w:rsidRPr="00224891">
              <w:rPr>
                <w:rFonts w:asciiTheme="minorHAnsi" w:eastAsia="Arial" w:hAnsiTheme="minorHAnsi" w:cstheme="minorHAnsi"/>
                <w:sz w:val="16"/>
              </w:rPr>
              <w:t xml:space="preserve"> </w:t>
            </w:r>
            <w:r w:rsidRPr="00224891">
              <w:rPr>
                <w:rFonts w:asciiTheme="minorHAnsi" w:eastAsia="Arial" w:hAnsiTheme="minorHAnsi" w:cstheme="minorHAnsi"/>
                <w:sz w:val="16"/>
              </w:rPr>
              <w:tab/>
            </w:r>
            <w:r w:rsidRPr="00224891">
              <w:rPr>
                <w:rFonts w:asciiTheme="minorHAnsi" w:eastAsia="Calibri" w:hAnsiTheme="minorHAnsi" w:cstheme="minorHAnsi"/>
                <w:sz w:val="16"/>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7897202E" w14:textId="77777777" w:rsidR="00467CA1" w:rsidRPr="00224891" w:rsidRDefault="00467CA1" w:rsidP="00467CA1">
            <w:pPr>
              <w:spacing w:after="0" w:line="259" w:lineRule="auto"/>
              <w:ind w:left="1" w:right="0" w:firstLine="0"/>
              <w:jc w:val="left"/>
              <w:rPr>
                <w:rFonts w:asciiTheme="minorHAnsi" w:eastAsia="Calibri" w:hAnsiTheme="minorHAnsi" w:cstheme="minorHAnsi"/>
                <w:b/>
                <w:sz w:val="16"/>
              </w:rPr>
            </w:pPr>
          </w:p>
        </w:tc>
        <w:tc>
          <w:tcPr>
            <w:tcW w:w="755" w:type="dxa"/>
            <w:tcBorders>
              <w:top w:val="single" w:sz="4" w:space="0" w:color="000000"/>
              <w:left w:val="single" w:sz="4" w:space="0" w:color="000000"/>
              <w:bottom w:val="single" w:sz="4" w:space="0" w:color="000000"/>
              <w:right w:val="single" w:sz="4" w:space="0" w:color="000000"/>
            </w:tcBorders>
          </w:tcPr>
          <w:p w14:paraId="58BA7627"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p w14:paraId="04539050"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p w14:paraId="14D3EDE2"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2159C002"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14:paraId="0B27DC74"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879" w:type="dxa"/>
            <w:tcBorders>
              <w:top w:val="single" w:sz="4" w:space="0" w:color="000000"/>
              <w:left w:val="single" w:sz="4" w:space="0" w:color="000000"/>
              <w:bottom w:val="single" w:sz="4" w:space="0" w:color="000000"/>
              <w:right w:val="single" w:sz="4" w:space="0" w:color="000000"/>
            </w:tcBorders>
          </w:tcPr>
          <w:p w14:paraId="13410BCF"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803" w:type="dxa"/>
            <w:tcBorders>
              <w:top w:val="single" w:sz="4" w:space="0" w:color="000000"/>
              <w:left w:val="single" w:sz="4" w:space="0" w:color="000000"/>
              <w:bottom w:val="single" w:sz="4" w:space="0" w:color="000000"/>
              <w:right w:val="single" w:sz="4" w:space="0" w:color="000000"/>
            </w:tcBorders>
          </w:tcPr>
          <w:p w14:paraId="416ECA7B"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525AB90F"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999" w:type="dxa"/>
            <w:tcBorders>
              <w:top w:val="single" w:sz="4" w:space="0" w:color="000000"/>
              <w:left w:val="single" w:sz="4" w:space="0" w:color="000000"/>
              <w:bottom w:val="single" w:sz="4" w:space="0" w:color="000000"/>
              <w:right w:val="single" w:sz="4" w:space="0" w:color="000000"/>
            </w:tcBorders>
          </w:tcPr>
          <w:p w14:paraId="7D7A4F42"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096" w:type="dxa"/>
            <w:tcBorders>
              <w:top w:val="single" w:sz="4" w:space="0" w:color="000000"/>
              <w:left w:val="single" w:sz="4" w:space="0" w:color="000000"/>
              <w:bottom w:val="single" w:sz="4" w:space="0" w:color="000000"/>
              <w:right w:val="single" w:sz="4" w:space="0" w:color="000000"/>
            </w:tcBorders>
          </w:tcPr>
          <w:p w14:paraId="583F9CDF"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B7207A2"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009B858E"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695F58CC"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09DE7D81"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1074CE1D" w14:textId="77777777" w:rsidR="00467CA1" w:rsidRPr="00224891" w:rsidRDefault="00467CA1" w:rsidP="00467CA1">
            <w:pPr>
              <w:spacing w:after="0" w:line="259" w:lineRule="auto"/>
              <w:ind w:left="1" w:right="0" w:firstLine="0"/>
              <w:jc w:val="left"/>
              <w:rPr>
                <w:rFonts w:asciiTheme="minorHAnsi" w:eastAsia="Calibri" w:hAnsiTheme="minorHAnsi" w:cstheme="minorHAnsi"/>
                <w:b/>
                <w:sz w:val="16"/>
              </w:rPr>
            </w:pPr>
          </w:p>
        </w:tc>
      </w:tr>
      <w:tr w:rsidR="00467CA1" w:rsidRPr="00224891" w14:paraId="2EE61DE5" w14:textId="6C13EBD3" w:rsidTr="00467CA1">
        <w:trPr>
          <w:trHeight w:val="806"/>
        </w:trPr>
        <w:tc>
          <w:tcPr>
            <w:tcW w:w="402" w:type="dxa"/>
            <w:tcBorders>
              <w:top w:val="single" w:sz="4" w:space="0" w:color="000000"/>
              <w:left w:val="single" w:sz="4" w:space="0" w:color="000000"/>
              <w:bottom w:val="single" w:sz="4" w:space="0" w:color="000000"/>
              <w:right w:val="single" w:sz="4" w:space="0" w:color="000000"/>
            </w:tcBorders>
            <w:shd w:val="clear" w:color="auto" w:fill="DBE5F1"/>
          </w:tcPr>
          <w:p w14:paraId="7C0B4698" w14:textId="77777777" w:rsidR="00467CA1" w:rsidRPr="00224891" w:rsidRDefault="00467CA1" w:rsidP="00467CA1">
            <w:pPr>
              <w:tabs>
                <w:tab w:val="center" w:pos="360"/>
              </w:tabs>
              <w:spacing w:after="0" w:line="259" w:lineRule="auto"/>
              <w:ind w:left="0" w:right="0" w:firstLine="0"/>
              <w:jc w:val="left"/>
              <w:rPr>
                <w:rFonts w:asciiTheme="minorHAnsi" w:hAnsiTheme="minorHAnsi" w:cstheme="minorHAnsi"/>
              </w:rPr>
            </w:pPr>
            <w:r w:rsidRPr="00224891">
              <w:rPr>
                <w:rFonts w:asciiTheme="minorHAnsi" w:eastAsia="Calibri" w:hAnsiTheme="minorHAnsi" w:cstheme="minorHAnsi"/>
                <w:sz w:val="16"/>
              </w:rPr>
              <w:t>5.</w:t>
            </w:r>
            <w:r w:rsidRPr="00224891">
              <w:rPr>
                <w:rFonts w:asciiTheme="minorHAnsi" w:eastAsia="Arial" w:hAnsiTheme="minorHAnsi" w:cstheme="minorHAnsi"/>
                <w:sz w:val="16"/>
              </w:rPr>
              <w:t xml:space="preserve"> </w:t>
            </w:r>
            <w:r w:rsidRPr="00224891">
              <w:rPr>
                <w:rFonts w:asciiTheme="minorHAnsi" w:eastAsia="Arial" w:hAnsiTheme="minorHAnsi" w:cstheme="minorHAnsi"/>
                <w:sz w:val="16"/>
              </w:rPr>
              <w:tab/>
            </w:r>
            <w:r w:rsidRPr="00224891">
              <w:rPr>
                <w:rFonts w:asciiTheme="minorHAnsi" w:eastAsia="Calibri" w:hAnsiTheme="minorHAnsi" w:cstheme="minorHAnsi"/>
                <w:sz w:val="16"/>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57A025C3" w14:textId="77777777" w:rsidR="00467CA1" w:rsidRPr="00224891" w:rsidRDefault="00467CA1" w:rsidP="00467CA1">
            <w:pPr>
              <w:spacing w:after="0" w:line="259" w:lineRule="auto"/>
              <w:ind w:left="1" w:right="0" w:firstLine="0"/>
              <w:jc w:val="left"/>
              <w:rPr>
                <w:rFonts w:asciiTheme="minorHAnsi" w:eastAsia="Calibri" w:hAnsiTheme="minorHAnsi" w:cstheme="minorHAnsi"/>
                <w:b/>
                <w:sz w:val="16"/>
              </w:rPr>
            </w:pPr>
          </w:p>
        </w:tc>
        <w:tc>
          <w:tcPr>
            <w:tcW w:w="755" w:type="dxa"/>
            <w:tcBorders>
              <w:top w:val="single" w:sz="4" w:space="0" w:color="000000"/>
              <w:left w:val="single" w:sz="4" w:space="0" w:color="000000"/>
              <w:bottom w:val="single" w:sz="4" w:space="0" w:color="000000"/>
              <w:right w:val="single" w:sz="4" w:space="0" w:color="000000"/>
            </w:tcBorders>
          </w:tcPr>
          <w:p w14:paraId="35D57D16"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p w14:paraId="5A2C8743"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p w14:paraId="794E001C"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40672C28"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14:paraId="5115C948"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879" w:type="dxa"/>
            <w:tcBorders>
              <w:top w:val="single" w:sz="4" w:space="0" w:color="000000"/>
              <w:left w:val="single" w:sz="4" w:space="0" w:color="000000"/>
              <w:bottom w:val="single" w:sz="4" w:space="0" w:color="000000"/>
              <w:right w:val="single" w:sz="4" w:space="0" w:color="000000"/>
            </w:tcBorders>
          </w:tcPr>
          <w:p w14:paraId="4BD7A553"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803" w:type="dxa"/>
            <w:tcBorders>
              <w:top w:val="single" w:sz="4" w:space="0" w:color="000000"/>
              <w:left w:val="single" w:sz="4" w:space="0" w:color="000000"/>
              <w:bottom w:val="single" w:sz="4" w:space="0" w:color="000000"/>
              <w:right w:val="single" w:sz="4" w:space="0" w:color="000000"/>
            </w:tcBorders>
          </w:tcPr>
          <w:p w14:paraId="2AEE36A6"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0FB33B73"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999" w:type="dxa"/>
            <w:tcBorders>
              <w:top w:val="single" w:sz="4" w:space="0" w:color="000000"/>
              <w:left w:val="single" w:sz="4" w:space="0" w:color="000000"/>
              <w:bottom w:val="single" w:sz="4" w:space="0" w:color="000000"/>
              <w:right w:val="single" w:sz="4" w:space="0" w:color="000000"/>
            </w:tcBorders>
          </w:tcPr>
          <w:p w14:paraId="69FC66A5"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096" w:type="dxa"/>
            <w:tcBorders>
              <w:top w:val="single" w:sz="4" w:space="0" w:color="000000"/>
              <w:left w:val="single" w:sz="4" w:space="0" w:color="000000"/>
              <w:bottom w:val="single" w:sz="4" w:space="0" w:color="000000"/>
              <w:right w:val="single" w:sz="4" w:space="0" w:color="000000"/>
            </w:tcBorders>
          </w:tcPr>
          <w:p w14:paraId="12FAA6CE"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4DDDEAA"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3EB3F194"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1847A218"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171" w:type="dxa"/>
            <w:tcBorders>
              <w:top w:val="single" w:sz="4" w:space="0" w:color="000000"/>
              <w:left w:val="single" w:sz="4" w:space="0" w:color="000000"/>
              <w:bottom w:val="single" w:sz="4" w:space="0" w:color="000000"/>
              <w:right w:val="single" w:sz="4" w:space="0" w:color="000000"/>
            </w:tcBorders>
          </w:tcPr>
          <w:p w14:paraId="0F2238B5" w14:textId="77777777" w:rsidR="00467CA1" w:rsidRPr="00224891" w:rsidRDefault="00467CA1" w:rsidP="00467CA1">
            <w:pPr>
              <w:spacing w:after="0" w:line="259" w:lineRule="auto"/>
              <w:ind w:left="1" w:right="0" w:firstLine="0"/>
              <w:jc w:val="left"/>
              <w:rPr>
                <w:rFonts w:asciiTheme="minorHAnsi" w:hAnsiTheme="minorHAnsi" w:cstheme="minorHAnsi"/>
              </w:rPr>
            </w:pPr>
            <w:r w:rsidRPr="00224891">
              <w:rPr>
                <w:rFonts w:asciiTheme="minorHAnsi" w:eastAsia="Calibri" w:hAnsiTheme="minorHAnsi" w:cstheme="minorHAnsi"/>
                <w:b/>
                <w:sz w:val="16"/>
              </w:rP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534AEDD2" w14:textId="77777777" w:rsidR="00467CA1" w:rsidRPr="00224891" w:rsidRDefault="00467CA1" w:rsidP="00467CA1">
            <w:pPr>
              <w:spacing w:after="0" w:line="259" w:lineRule="auto"/>
              <w:ind w:left="1" w:right="0" w:firstLine="0"/>
              <w:jc w:val="left"/>
              <w:rPr>
                <w:rFonts w:asciiTheme="minorHAnsi" w:eastAsia="Calibri" w:hAnsiTheme="minorHAnsi" w:cstheme="minorHAnsi"/>
                <w:b/>
                <w:sz w:val="16"/>
              </w:rPr>
            </w:pPr>
          </w:p>
        </w:tc>
      </w:tr>
    </w:tbl>
    <w:p w14:paraId="4D159F20" w14:textId="77777777" w:rsidR="00467CA1" w:rsidRDefault="00467CA1" w:rsidP="00467CA1">
      <w:pPr>
        <w:ind w:left="0" w:right="1383" w:firstLine="0"/>
        <w:rPr>
          <w:rFonts w:asciiTheme="minorHAnsi" w:hAnsiTheme="minorHAnsi" w:cstheme="minorHAnsi"/>
        </w:rPr>
      </w:pPr>
    </w:p>
    <w:p w14:paraId="51866CA9" w14:textId="77777777" w:rsidR="00467CA1" w:rsidRDefault="00467CA1" w:rsidP="00467CA1">
      <w:pPr>
        <w:ind w:left="0" w:right="1383" w:firstLine="0"/>
        <w:rPr>
          <w:rFonts w:asciiTheme="minorHAnsi" w:hAnsiTheme="minorHAnsi" w:cstheme="minorHAnsi"/>
        </w:rPr>
      </w:pPr>
    </w:p>
    <w:p w14:paraId="2D0367A9" w14:textId="77777777" w:rsidR="00467CA1" w:rsidRDefault="00467CA1" w:rsidP="00467CA1">
      <w:pPr>
        <w:ind w:left="0" w:right="1383" w:firstLine="0"/>
        <w:rPr>
          <w:rFonts w:asciiTheme="minorHAnsi" w:hAnsiTheme="minorHAnsi" w:cstheme="minorHAnsi"/>
        </w:rPr>
      </w:pPr>
    </w:p>
    <w:tbl>
      <w:tblPr>
        <w:tblStyle w:val="TableGrid1"/>
        <w:tblW w:w="14502" w:type="dxa"/>
        <w:tblInd w:w="-107" w:type="dxa"/>
        <w:tblCellMar>
          <w:top w:w="47" w:type="dxa"/>
          <w:left w:w="107" w:type="dxa"/>
          <w:right w:w="115" w:type="dxa"/>
        </w:tblCellMar>
        <w:tblLook w:val="04A0" w:firstRow="1" w:lastRow="0" w:firstColumn="1" w:lastColumn="0" w:noHBand="0" w:noVBand="1"/>
      </w:tblPr>
      <w:tblGrid>
        <w:gridCol w:w="2183"/>
        <w:gridCol w:w="4183"/>
        <w:gridCol w:w="1095"/>
        <w:gridCol w:w="3261"/>
        <w:gridCol w:w="720"/>
        <w:gridCol w:w="3060"/>
      </w:tblGrid>
      <w:tr w:rsidR="00467CA1" w:rsidRPr="00224891" w14:paraId="2A6823F2" w14:textId="77777777" w:rsidTr="00D7198A">
        <w:trPr>
          <w:trHeight w:val="519"/>
        </w:trPr>
        <w:tc>
          <w:tcPr>
            <w:tcW w:w="2183" w:type="dxa"/>
            <w:tcBorders>
              <w:top w:val="single" w:sz="4" w:space="0" w:color="000000"/>
              <w:left w:val="single" w:sz="4" w:space="0" w:color="000000"/>
              <w:bottom w:val="single" w:sz="4" w:space="0" w:color="000000"/>
              <w:right w:val="single" w:sz="4" w:space="0" w:color="000000"/>
            </w:tcBorders>
            <w:shd w:val="clear" w:color="auto" w:fill="DBE5F1"/>
          </w:tcPr>
          <w:p w14:paraId="76AC972E" w14:textId="77777777" w:rsidR="00467CA1" w:rsidRPr="00224891" w:rsidRDefault="00467CA1" w:rsidP="00D9459A">
            <w:pPr>
              <w:spacing w:after="0" w:line="259" w:lineRule="auto"/>
              <w:ind w:left="0" w:right="0" w:firstLine="0"/>
              <w:jc w:val="left"/>
              <w:rPr>
                <w:rFonts w:asciiTheme="minorHAnsi" w:hAnsiTheme="minorHAnsi" w:cstheme="minorHAnsi"/>
              </w:rPr>
            </w:pPr>
            <w:r w:rsidRPr="00224891">
              <w:rPr>
                <w:rFonts w:asciiTheme="minorHAnsi" w:eastAsia="Calibri" w:hAnsiTheme="minorHAnsi" w:cstheme="minorHAnsi"/>
                <w:b/>
                <w:sz w:val="22"/>
              </w:rPr>
              <w:t xml:space="preserve">Name of Program Lead   </w:t>
            </w:r>
          </w:p>
        </w:tc>
        <w:tc>
          <w:tcPr>
            <w:tcW w:w="4183" w:type="dxa"/>
            <w:tcBorders>
              <w:top w:val="single" w:sz="4" w:space="0" w:color="000000"/>
              <w:left w:val="single" w:sz="4" w:space="0" w:color="000000"/>
              <w:bottom w:val="single" w:sz="4" w:space="0" w:color="000000"/>
              <w:right w:val="single" w:sz="4" w:space="0" w:color="000000"/>
            </w:tcBorders>
          </w:tcPr>
          <w:p w14:paraId="5630C947" w14:textId="77777777" w:rsidR="00467CA1" w:rsidRPr="00224891" w:rsidRDefault="00467CA1" w:rsidP="00D9459A">
            <w:pPr>
              <w:spacing w:after="0" w:line="259" w:lineRule="auto"/>
              <w:ind w:left="2" w:right="0" w:firstLine="0"/>
              <w:jc w:val="left"/>
              <w:rPr>
                <w:rFonts w:asciiTheme="minorHAnsi" w:hAnsiTheme="minorHAnsi" w:cstheme="minorHAnsi"/>
              </w:rPr>
            </w:pPr>
            <w:r w:rsidRPr="00224891">
              <w:rPr>
                <w:rFonts w:asciiTheme="minorHAnsi" w:eastAsia="Calibri" w:hAnsiTheme="minorHAnsi" w:cstheme="minorHAnsi"/>
                <w:b/>
                <w:sz w:val="22"/>
              </w:rPr>
              <w:t xml:space="preserve"> </w:t>
            </w:r>
          </w:p>
        </w:tc>
        <w:tc>
          <w:tcPr>
            <w:tcW w:w="1095" w:type="dxa"/>
            <w:tcBorders>
              <w:top w:val="single" w:sz="4" w:space="0" w:color="000000"/>
              <w:left w:val="single" w:sz="4" w:space="0" w:color="000000"/>
              <w:bottom w:val="single" w:sz="4" w:space="0" w:color="000000"/>
              <w:right w:val="single" w:sz="4" w:space="0" w:color="000000"/>
            </w:tcBorders>
            <w:shd w:val="clear" w:color="auto" w:fill="DBE5F1"/>
          </w:tcPr>
          <w:p w14:paraId="28A69584" w14:textId="77777777" w:rsidR="00467CA1" w:rsidRPr="00224891" w:rsidRDefault="00467CA1" w:rsidP="00D9459A">
            <w:pPr>
              <w:spacing w:after="0" w:line="259" w:lineRule="auto"/>
              <w:ind w:left="0" w:right="0" w:firstLine="0"/>
              <w:jc w:val="left"/>
              <w:rPr>
                <w:rFonts w:asciiTheme="minorHAnsi" w:hAnsiTheme="minorHAnsi" w:cstheme="minorHAnsi"/>
              </w:rPr>
            </w:pPr>
            <w:r w:rsidRPr="00224891">
              <w:rPr>
                <w:rFonts w:asciiTheme="minorHAnsi" w:eastAsia="Calibri" w:hAnsiTheme="minorHAnsi" w:cstheme="minorHAnsi"/>
                <w:b/>
                <w:sz w:val="22"/>
              </w:rPr>
              <w:t xml:space="preserve">Signature  </w:t>
            </w:r>
          </w:p>
        </w:tc>
        <w:tc>
          <w:tcPr>
            <w:tcW w:w="3261" w:type="dxa"/>
            <w:tcBorders>
              <w:top w:val="single" w:sz="4" w:space="0" w:color="000000"/>
              <w:left w:val="single" w:sz="4" w:space="0" w:color="000000"/>
              <w:bottom w:val="single" w:sz="4" w:space="0" w:color="000000"/>
              <w:right w:val="single" w:sz="4" w:space="0" w:color="000000"/>
            </w:tcBorders>
          </w:tcPr>
          <w:p w14:paraId="19C2B1F0" w14:textId="77777777" w:rsidR="00467CA1" w:rsidRPr="00224891" w:rsidRDefault="00467CA1" w:rsidP="00D9459A">
            <w:pPr>
              <w:spacing w:after="0" w:line="259" w:lineRule="auto"/>
              <w:ind w:left="2" w:right="0" w:firstLine="0"/>
              <w:jc w:val="left"/>
              <w:rPr>
                <w:rFonts w:asciiTheme="minorHAnsi" w:hAnsiTheme="minorHAnsi" w:cstheme="minorHAnsi"/>
              </w:rPr>
            </w:pPr>
            <w:r w:rsidRPr="00224891">
              <w:rPr>
                <w:rFonts w:asciiTheme="minorHAnsi" w:eastAsia="Calibri" w:hAnsiTheme="minorHAnsi" w:cstheme="minorHAnsi"/>
                <w:b/>
                <w:sz w:val="22"/>
              </w:rPr>
              <w:t xml:space="preserve"> </w:t>
            </w:r>
          </w:p>
        </w:tc>
        <w:tc>
          <w:tcPr>
            <w:tcW w:w="720" w:type="dxa"/>
            <w:tcBorders>
              <w:top w:val="single" w:sz="4" w:space="0" w:color="000000"/>
              <w:left w:val="single" w:sz="4" w:space="0" w:color="000000"/>
              <w:bottom w:val="single" w:sz="4" w:space="0" w:color="000000"/>
              <w:right w:val="single" w:sz="4" w:space="0" w:color="000000"/>
            </w:tcBorders>
            <w:shd w:val="clear" w:color="auto" w:fill="DBE5F1"/>
          </w:tcPr>
          <w:p w14:paraId="5D30F484" w14:textId="77777777" w:rsidR="00467CA1" w:rsidRPr="00224891" w:rsidRDefault="00467CA1" w:rsidP="00D9459A">
            <w:pPr>
              <w:spacing w:after="0" w:line="259" w:lineRule="auto"/>
              <w:ind w:left="0" w:right="0" w:firstLine="0"/>
              <w:jc w:val="left"/>
              <w:rPr>
                <w:rFonts w:asciiTheme="minorHAnsi" w:hAnsiTheme="minorHAnsi" w:cstheme="minorHAnsi"/>
              </w:rPr>
            </w:pPr>
            <w:r w:rsidRPr="00224891">
              <w:rPr>
                <w:rFonts w:asciiTheme="minorHAnsi" w:eastAsia="Calibri" w:hAnsiTheme="minorHAnsi" w:cstheme="minorHAnsi"/>
                <w:b/>
                <w:sz w:val="22"/>
              </w:rPr>
              <w:t xml:space="preserve">Date  </w:t>
            </w:r>
          </w:p>
        </w:tc>
        <w:tc>
          <w:tcPr>
            <w:tcW w:w="3060" w:type="dxa"/>
            <w:tcBorders>
              <w:top w:val="single" w:sz="4" w:space="0" w:color="000000"/>
              <w:left w:val="single" w:sz="4" w:space="0" w:color="000000"/>
              <w:bottom w:val="single" w:sz="4" w:space="0" w:color="000000"/>
              <w:right w:val="single" w:sz="4" w:space="0" w:color="000000"/>
            </w:tcBorders>
          </w:tcPr>
          <w:p w14:paraId="3A214BDD" w14:textId="77777777" w:rsidR="00467CA1" w:rsidRPr="00224891" w:rsidRDefault="00467CA1" w:rsidP="00D9459A">
            <w:pPr>
              <w:spacing w:after="0" w:line="259" w:lineRule="auto"/>
              <w:ind w:left="2" w:right="0" w:firstLine="0"/>
              <w:jc w:val="left"/>
              <w:rPr>
                <w:rFonts w:asciiTheme="minorHAnsi" w:hAnsiTheme="minorHAnsi" w:cstheme="minorHAnsi"/>
              </w:rPr>
            </w:pPr>
            <w:r w:rsidRPr="00224891">
              <w:rPr>
                <w:rFonts w:asciiTheme="minorHAnsi" w:eastAsia="Calibri" w:hAnsiTheme="minorHAnsi" w:cstheme="minorHAnsi"/>
                <w:b/>
                <w:sz w:val="22"/>
              </w:rPr>
              <w:t xml:space="preserve"> </w:t>
            </w:r>
          </w:p>
        </w:tc>
      </w:tr>
    </w:tbl>
    <w:p w14:paraId="28B3AC5B" w14:textId="77777777" w:rsidR="00467CA1" w:rsidRDefault="00467CA1" w:rsidP="00467CA1">
      <w:pPr>
        <w:ind w:left="0" w:right="1383" w:firstLine="0"/>
        <w:rPr>
          <w:rFonts w:asciiTheme="minorHAnsi" w:hAnsiTheme="minorHAnsi" w:cstheme="minorHAnsi"/>
        </w:rPr>
      </w:pPr>
    </w:p>
    <w:p w14:paraId="50FF6454" w14:textId="77777777" w:rsidR="008926EA" w:rsidRDefault="008926EA" w:rsidP="00467CA1">
      <w:pPr>
        <w:ind w:left="0" w:right="1383" w:firstLine="0"/>
        <w:rPr>
          <w:rFonts w:asciiTheme="minorHAnsi" w:hAnsiTheme="minorHAnsi" w:cstheme="minorHAnsi"/>
        </w:rPr>
      </w:pPr>
    </w:p>
    <w:p w14:paraId="7E934339" w14:textId="77777777" w:rsidR="008926EA" w:rsidRDefault="008926EA" w:rsidP="00467CA1">
      <w:pPr>
        <w:ind w:left="0" w:right="1383" w:firstLine="0"/>
        <w:rPr>
          <w:rFonts w:asciiTheme="minorHAnsi" w:hAnsiTheme="minorHAnsi" w:cstheme="minorHAnsi"/>
        </w:rPr>
      </w:pPr>
    </w:p>
    <w:p w14:paraId="3AA40441" w14:textId="77777777" w:rsidR="008926EA" w:rsidRDefault="008926EA" w:rsidP="00467CA1">
      <w:pPr>
        <w:ind w:left="0" w:right="1383" w:firstLine="0"/>
        <w:rPr>
          <w:rFonts w:asciiTheme="minorHAnsi" w:hAnsiTheme="minorHAnsi" w:cstheme="minorHAnsi"/>
        </w:rPr>
      </w:pPr>
    </w:p>
    <w:p w14:paraId="6B97A5E1" w14:textId="77777777" w:rsidR="008926EA" w:rsidRDefault="008926EA" w:rsidP="00467CA1">
      <w:pPr>
        <w:ind w:left="0" w:right="1383" w:firstLine="0"/>
        <w:rPr>
          <w:rFonts w:asciiTheme="minorHAnsi" w:hAnsiTheme="minorHAnsi" w:cstheme="minorHAnsi"/>
        </w:rPr>
      </w:pPr>
    </w:p>
    <w:p w14:paraId="6FDF6937" w14:textId="77777777" w:rsidR="008926EA" w:rsidRDefault="008926EA" w:rsidP="00467CA1">
      <w:pPr>
        <w:ind w:left="0" w:right="1383" w:firstLine="0"/>
        <w:rPr>
          <w:rFonts w:asciiTheme="minorHAnsi" w:hAnsiTheme="minorHAnsi" w:cstheme="minorHAnsi"/>
        </w:rPr>
      </w:pPr>
    </w:p>
    <w:p w14:paraId="34D44BEE" w14:textId="77777777" w:rsidR="008926EA" w:rsidRDefault="008926EA" w:rsidP="00467CA1">
      <w:pPr>
        <w:ind w:left="0" w:right="1383" w:firstLine="0"/>
        <w:rPr>
          <w:rFonts w:asciiTheme="minorHAnsi" w:hAnsiTheme="minorHAnsi" w:cstheme="minorHAnsi"/>
        </w:rPr>
      </w:pPr>
    </w:p>
    <w:p w14:paraId="12C2E34D" w14:textId="77777777" w:rsidR="00E75E90" w:rsidRDefault="00E75E90" w:rsidP="00467CA1">
      <w:pPr>
        <w:ind w:left="0" w:right="1383" w:firstLine="0"/>
        <w:rPr>
          <w:rFonts w:asciiTheme="minorHAnsi" w:hAnsiTheme="minorHAnsi" w:cstheme="minorHAnsi"/>
        </w:rPr>
        <w:sectPr w:rsidR="00E75E90" w:rsidSect="0080214A">
          <w:pgSz w:w="15840" w:h="12240" w:orient="landscape"/>
          <w:pgMar w:top="720" w:right="720" w:bottom="720" w:left="720" w:header="720" w:footer="965" w:gutter="0"/>
          <w:cols w:space="720"/>
          <w:docGrid w:linePitch="326"/>
        </w:sectPr>
      </w:pPr>
    </w:p>
    <w:p w14:paraId="7266E7BB" w14:textId="3ED2F110" w:rsidR="007F655B" w:rsidRPr="007F655B" w:rsidRDefault="007F655B" w:rsidP="007F655B">
      <w:pPr>
        <w:spacing w:after="0" w:line="240" w:lineRule="auto"/>
        <w:ind w:left="0" w:right="0" w:firstLine="0"/>
        <w:jc w:val="center"/>
        <w:textAlignment w:val="baseline"/>
        <w:rPr>
          <w:rFonts w:ascii="Segoe UI" w:eastAsia="Times New Roman" w:hAnsi="Segoe UI" w:cs="Segoe UI"/>
          <w:sz w:val="18"/>
          <w:szCs w:val="18"/>
        </w:rPr>
      </w:pPr>
      <w:r w:rsidRPr="00224891">
        <w:rPr>
          <w:rFonts w:asciiTheme="minorHAnsi" w:eastAsia="Calibri" w:hAnsiTheme="minorHAnsi" w:cstheme="minorHAnsi"/>
          <w:noProof/>
          <w:sz w:val="22"/>
        </w:rPr>
        <w:lastRenderedPageBreak/>
        <mc:AlternateContent>
          <mc:Choice Requires="wpg">
            <w:drawing>
              <wp:inline distT="0" distB="0" distL="0" distR="0" wp14:anchorId="359A517E" wp14:editId="7C351DAB">
                <wp:extent cx="2432050" cy="833377"/>
                <wp:effectExtent l="0" t="0" r="6350" b="5080"/>
                <wp:docPr id="27" name="Group 27"/>
                <wp:cNvGraphicFramePr/>
                <a:graphic xmlns:a="http://schemas.openxmlformats.org/drawingml/2006/main">
                  <a:graphicData uri="http://schemas.microsoft.com/office/word/2010/wordprocessingGroup">
                    <wpg:wgp>
                      <wpg:cNvGrpSpPr/>
                      <wpg:grpSpPr>
                        <a:xfrm>
                          <a:off x="0" y="0"/>
                          <a:ext cx="2432050" cy="833377"/>
                          <a:chOff x="0" y="0"/>
                          <a:chExt cx="2432050" cy="915009"/>
                        </a:xfrm>
                      </wpg:grpSpPr>
                      <wps:wsp>
                        <wps:cNvPr id="28" name="Rectangle 28"/>
                        <wps:cNvSpPr/>
                        <wps:spPr>
                          <a:xfrm>
                            <a:off x="1407287" y="0"/>
                            <a:ext cx="76010" cy="336571"/>
                          </a:xfrm>
                          <a:prstGeom prst="rect">
                            <a:avLst/>
                          </a:prstGeom>
                          <a:ln>
                            <a:noFill/>
                          </a:ln>
                        </wps:spPr>
                        <wps:txbx>
                          <w:txbxContent>
                            <w:p w14:paraId="17127CB9" w14:textId="77777777" w:rsidR="007F655B" w:rsidRDefault="007F655B" w:rsidP="007F655B">
                              <w:pPr>
                                <w:spacing w:after="160" w:line="259" w:lineRule="auto"/>
                                <w:ind w:left="0" w:right="0" w:firstLine="0"/>
                                <w:jc w:val="left"/>
                              </w:pPr>
                              <w:r>
                                <w:rPr>
                                  <w:b/>
                                  <w:sz w:val="36"/>
                                </w:rPr>
                                <w:t xml:space="preserve"> </w:t>
                              </w:r>
                            </w:p>
                          </w:txbxContent>
                        </wps:txbx>
                        <wps:bodyPr horzOverflow="overflow" vert="horz" lIns="0" tIns="0" rIns="0" bIns="0" rtlCol="0">
                          <a:noAutofit/>
                        </wps:bodyPr>
                      </wps:wsp>
                      <pic:pic xmlns:pic="http://schemas.openxmlformats.org/drawingml/2006/picture">
                        <pic:nvPicPr>
                          <pic:cNvPr id="29" name="Picture 29"/>
                          <pic:cNvPicPr/>
                        </pic:nvPicPr>
                        <pic:blipFill>
                          <a:blip r:embed="rId22"/>
                          <a:stretch>
                            <a:fillRect/>
                          </a:stretch>
                        </pic:blipFill>
                        <pic:spPr>
                          <a:xfrm>
                            <a:off x="0" y="110464"/>
                            <a:ext cx="2432050" cy="804545"/>
                          </a:xfrm>
                          <a:prstGeom prst="rect">
                            <a:avLst/>
                          </a:prstGeom>
                        </pic:spPr>
                      </pic:pic>
                    </wpg:wgp>
                  </a:graphicData>
                </a:graphic>
              </wp:inline>
            </w:drawing>
          </mc:Choice>
          <mc:Fallback>
            <w:pict>
              <v:group w14:anchorId="359A517E" id="Group 27" o:spid="_x0000_s1032" style="width:191.5pt;height:65.6pt;mso-position-horizontal-relative:char;mso-position-vertical-relative:line" coordsize="24320,91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">
                <v:rect id="Rectangle 28" o:spid="_x0000_s1033" style="position:absolute;left:14072;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17127CB9" w14:textId="77777777" w:rsidR="007F655B" w:rsidRDefault="007F655B" w:rsidP="007F655B">
                        <w:pPr>
                          <w:spacing w:after="160" w:line="259" w:lineRule="auto"/>
                          <w:ind w:left="0" w:right="0" w:firstLine="0"/>
                          <w:jc w:val="left"/>
                        </w:pPr>
                        <w:r>
                          <w:rPr>
                            <w:b/>
                            <w:sz w:val="36"/>
                          </w:rPr>
                          <w:t xml:space="preserve"> </w:t>
                        </w:r>
                      </w:p>
                    </w:txbxContent>
                  </v:textbox>
                </v:rect>
                <v:shape id="Picture 29" o:spid="_x0000_s1034" type="#_x0000_t75" style="position:absolute;top:1104;width:24320;height:8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">
                  <v:imagedata r:id="rId23" o:title=""/>
                </v:shape>
                <w10:anchorlock/>
              </v:group>
            </w:pict>
          </mc:Fallback>
        </mc:AlternateContent>
      </w:r>
      <w:r w:rsidRPr="007F655B">
        <w:rPr>
          <w:rFonts w:eastAsia="Times New Roman"/>
          <w:szCs w:val="24"/>
        </w:rPr>
        <w:t> </w:t>
      </w:r>
    </w:p>
    <w:p w14:paraId="70D4E1A0" w14:textId="77777777" w:rsidR="007F655B" w:rsidRPr="007F655B" w:rsidRDefault="007F655B" w:rsidP="007F655B">
      <w:pPr>
        <w:spacing w:after="0" w:line="240" w:lineRule="auto"/>
        <w:ind w:left="0" w:right="0" w:firstLine="0"/>
        <w:jc w:val="center"/>
        <w:textAlignment w:val="baseline"/>
        <w:rPr>
          <w:rFonts w:ascii="Segoe UI" w:eastAsia="Times New Roman" w:hAnsi="Segoe UI" w:cs="Segoe UI"/>
          <w:b/>
          <w:bCs/>
          <w:color w:val="4F81BD"/>
          <w:sz w:val="18"/>
          <w:szCs w:val="18"/>
        </w:rPr>
      </w:pPr>
      <w:r w:rsidRPr="007F655B">
        <w:rPr>
          <w:rFonts w:eastAsia="Times New Roman"/>
          <w:b/>
          <w:bCs/>
          <w:i/>
          <w:iCs/>
          <w:color w:val="auto"/>
          <w:sz w:val="36"/>
          <w:szCs w:val="36"/>
        </w:rPr>
        <w:t>Capstone Project (XXXX 495B)</w:t>
      </w:r>
      <w:r w:rsidRPr="007F655B">
        <w:rPr>
          <w:rFonts w:eastAsia="Times New Roman"/>
          <w:b/>
          <w:bCs/>
          <w:color w:val="auto"/>
          <w:sz w:val="36"/>
          <w:szCs w:val="36"/>
        </w:rPr>
        <w:t> </w:t>
      </w:r>
    </w:p>
    <w:p w14:paraId="31E09829" w14:textId="77777777" w:rsidR="007F655B" w:rsidRPr="007F655B" w:rsidRDefault="007F655B" w:rsidP="007F655B">
      <w:pPr>
        <w:spacing w:after="0" w:line="240" w:lineRule="auto"/>
        <w:ind w:left="0" w:right="3915" w:firstLine="0"/>
        <w:jc w:val="right"/>
        <w:textAlignment w:val="baseline"/>
        <w:rPr>
          <w:rFonts w:ascii="Segoe UI" w:eastAsia="Times New Roman" w:hAnsi="Segoe UI" w:cs="Segoe UI"/>
          <w:b/>
          <w:bCs/>
          <w:color w:val="4F81BD"/>
          <w:sz w:val="18"/>
          <w:szCs w:val="18"/>
        </w:rPr>
      </w:pPr>
      <w:r w:rsidRPr="007F655B">
        <w:rPr>
          <w:rFonts w:eastAsia="Times New Roman"/>
          <w:b/>
          <w:bCs/>
          <w:i/>
          <w:iCs/>
          <w:color w:val="C00000"/>
          <w:sz w:val="28"/>
          <w:szCs w:val="28"/>
        </w:rPr>
        <w:t>Supervision follow-up Form </w:t>
      </w:r>
      <w:r w:rsidRPr="007F655B">
        <w:rPr>
          <w:rFonts w:eastAsia="Times New Roman"/>
          <w:b/>
          <w:bCs/>
          <w:color w:val="C00000"/>
          <w:sz w:val="28"/>
          <w:szCs w:val="28"/>
        </w:rPr>
        <w:t> </w:t>
      </w:r>
    </w:p>
    <w:p w14:paraId="103A1911" w14:textId="77777777" w:rsidR="007F655B" w:rsidRPr="007F655B" w:rsidRDefault="007F655B" w:rsidP="007F655B">
      <w:pPr>
        <w:spacing w:after="0" w:line="240" w:lineRule="auto"/>
        <w:ind w:left="195" w:right="0" w:firstLine="0"/>
        <w:jc w:val="center"/>
        <w:textAlignment w:val="baseline"/>
        <w:rPr>
          <w:rFonts w:ascii="Segoe UI" w:eastAsia="Times New Roman" w:hAnsi="Segoe UI" w:cs="Segoe UI"/>
          <w:sz w:val="18"/>
          <w:szCs w:val="18"/>
        </w:rPr>
      </w:pPr>
      <w:r w:rsidRPr="007F655B">
        <w:rPr>
          <w:rFonts w:eastAsia="Times New Roman"/>
          <w:b/>
          <w:bCs/>
          <w:i/>
          <w:iCs/>
          <w:szCs w:val="24"/>
        </w:rPr>
        <w:t> </w:t>
      </w:r>
      <w:r w:rsidRPr="007F655B">
        <w:rPr>
          <w:rFonts w:eastAsia="Times New Roman"/>
          <w:szCs w:val="24"/>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0"/>
        <w:gridCol w:w="3900"/>
        <w:gridCol w:w="255"/>
        <w:gridCol w:w="1140"/>
        <w:gridCol w:w="255"/>
        <w:gridCol w:w="165"/>
        <w:gridCol w:w="1125"/>
        <w:gridCol w:w="240"/>
        <w:gridCol w:w="999"/>
      </w:tblGrid>
      <w:tr w:rsidR="007F655B" w:rsidRPr="007F655B" w14:paraId="71A19B2B" w14:textId="77777777" w:rsidTr="007F655B">
        <w:trPr>
          <w:trHeight w:val="300"/>
        </w:trPr>
        <w:tc>
          <w:tcPr>
            <w:tcW w:w="255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FE04F2F" w14:textId="77777777" w:rsidR="007F655B" w:rsidRPr="007F655B" w:rsidRDefault="007F655B" w:rsidP="007F655B">
            <w:pPr>
              <w:spacing w:after="0" w:line="240" w:lineRule="auto"/>
              <w:ind w:left="105" w:right="0" w:firstLine="0"/>
              <w:jc w:val="left"/>
              <w:textAlignment w:val="baseline"/>
              <w:rPr>
                <w:rFonts w:ascii="Times New Roman" w:eastAsia="Times New Roman" w:hAnsi="Times New Roman" w:cs="Times New Roman"/>
                <w:szCs w:val="24"/>
              </w:rPr>
            </w:pPr>
            <w:r w:rsidRPr="007F655B">
              <w:rPr>
                <w:rFonts w:eastAsia="Times New Roman"/>
                <w:b/>
                <w:bCs/>
                <w:szCs w:val="24"/>
              </w:rPr>
              <w:t>Name of Student  </w:t>
            </w:r>
            <w:r w:rsidRPr="007F655B">
              <w:rPr>
                <w:rFonts w:eastAsia="Times New Roman"/>
                <w:szCs w:val="24"/>
              </w:rPr>
              <w:t> </w:t>
            </w:r>
          </w:p>
        </w:tc>
        <w:tc>
          <w:tcPr>
            <w:tcW w:w="3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4A85C7" w14:textId="77777777" w:rsidR="007F655B" w:rsidRPr="007F655B" w:rsidRDefault="007F655B" w:rsidP="007F655B">
            <w:pPr>
              <w:spacing w:after="0" w:line="240" w:lineRule="auto"/>
              <w:ind w:left="105" w:right="0" w:firstLine="0"/>
              <w:jc w:val="left"/>
              <w:textAlignment w:val="baseline"/>
              <w:rPr>
                <w:rFonts w:ascii="Times New Roman" w:eastAsia="Times New Roman" w:hAnsi="Times New Roman" w:cs="Times New Roman"/>
                <w:szCs w:val="24"/>
              </w:rPr>
            </w:pPr>
            <w:r w:rsidRPr="007F655B">
              <w:rPr>
                <w:rFonts w:eastAsia="Times New Roman"/>
                <w:szCs w:val="24"/>
              </w:rPr>
              <w:t>  </w:t>
            </w:r>
          </w:p>
        </w:tc>
        <w:tc>
          <w:tcPr>
            <w:tcW w:w="1395" w:type="dxa"/>
            <w:gridSpan w:val="2"/>
            <w:tcBorders>
              <w:top w:val="single" w:sz="6" w:space="0" w:color="000000"/>
              <w:left w:val="single" w:sz="6" w:space="0" w:color="000000"/>
              <w:bottom w:val="single" w:sz="6" w:space="0" w:color="000000"/>
              <w:right w:val="nil"/>
            </w:tcBorders>
            <w:shd w:val="clear" w:color="auto" w:fill="DBE5F1"/>
            <w:vAlign w:val="center"/>
            <w:hideMark/>
          </w:tcPr>
          <w:p w14:paraId="74FB1CF9" w14:textId="77777777" w:rsidR="007F655B" w:rsidRPr="007F655B" w:rsidRDefault="007F655B" w:rsidP="007F655B">
            <w:pPr>
              <w:spacing w:after="0" w:line="240" w:lineRule="auto"/>
              <w:ind w:left="105" w:right="0" w:firstLine="0"/>
              <w:jc w:val="left"/>
              <w:textAlignment w:val="baseline"/>
              <w:rPr>
                <w:rFonts w:ascii="Times New Roman" w:eastAsia="Times New Roman" w:hAnsi="Times New Roman" w:cs="Times New Roman"/>
                <w:szCs w:val="24"/>
              </w:rPr>
            </w:pPr>
            <w:r w:rsidRPr="007F655B">
              <w:rPr>
                <w:rFonts w:eastAsia="Times New Roman"/>
                <w:b/>
                <w:bCs/>
                <w:szCs w:val="24"/>
              </w:rPr>
              <w:t>Student ID </w:t>
            </w:r>
            <w:r w:rsidRPr="007F655B">
              <w:rPr>
                <w:rFonts w:eastAsia="Times New Roman"/>
                <w:szCs w:val="24"/>
              </w:rPr>
              <w:t> </w:t>
            </w:r>
          </w:p>
        </w:tc>
        <w:tc>
          <w:tcPr>
            <w:tcW w:w="420" w:type="dxa"/>
            <w:gridSpan w:val="2"/>
            <w:tcBorders>
              <w:top w:val="single" w:sz="6" w:space="0" w:color="000000"/>
              <w:left w:val="nil"/>
              <w:bottom w:val="single" w:sz="6" w:space="0" w:color="000000"/>
              <w:right w:val="single" w:sz="6" w:space="0" w:color="000000"/>
            </w:tcBorders>
            <w:shd w:val="clear" w:color="auto" w:fill="DBE5F1"/>
            <w:vAlign w:val="center"/>
            <w:hideMark/>
          </w:tcPr>
          <w:p w14:paraId="60937C0F"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szCs w:val="24"/>
              </w:rPr>
              <w:t> </w:t>
            </w:r>
          </w:p>
        </w:tc>
        <w:tc>
          <w:tcPr>
            <w:tcW w:w="1125" w:type="dxa"/>
            <w:tcBorders>
              <w:top w:val="single" w:sz="6" w:space="0" w:color="000000"/>
              <w:left w:val="single" w:sz="6" w:space="0" w:color="000000"/>
              <w:bottom w:val="single" w:sz="6" w:space="0" w:color="000000"/>
              <w:right w:val="nil"/>
            </w:tcBorders>
            <w:shd w:val="clear" w:color="auto" w:fill="auto"/>
            <w:vAlign w:val="center"/>
            <w:hideMark/>
          </w:tcPr>
          <w:p w14:paraId="150B322E" w14:textId="77777777" w:rsidR="007F655B" w:rsidRPr="007F655B" w:rsidRDefault="007F655B" w:rsidP="007F655B">
            <w:pPr>
              <w:spacing w:after="0" w:line="240" w:lineRule="auto"/>
              <w:ind w:left="105" w:right="0" w:firstLine="0"/>
              <w:jc w:val="left"/>
              <w:textAlignment w:val="baseline"/>
              <w:rPr>
                <w:rFonts w:ascii="Times New Roman" w:eastAsia="Times New Roman" w:hAnsi="Times New Roman" w:cs="Times New Roman"/>
                <w:szCs w:val="24"/>
              </w:rPr>
            </w:pPr>
            <w:r w:rsidRPr="007F655B">
              <w:rPr>
                <w:rFonts w:eastAsia="Times New Roman"/>
                <w:szCs w:val="24"/>
              </w:rPr>
              <w:t>  </w:t>
            </w:r>
          </w:p>
        </w:tc>
        <w:tc>
          <w:tcPr>
            <w:tcW w:w="1215" w:type="dxa"/>
            <w:gridSpan w:val="2"/>
            <w:tcBorders>
              <w:top w:val="single" w:sz="6" w:space="0" w:color="000000"/>
              <w:left w:val="nil"/>
              <w:bottom w:val="single" w:sz="6" w:space="0" w:color="000000"/>
              <w:right w:val="single" w:sz="6" w:space="0" w:color="000000"/>
            </w:tcBorders>
            <w:shd w:val="clear" w:color="auto" w:fill="auto"/>
            <w:vAlign w:val="center"/>
            <w:hideMark/>
          </w:tcPr>
          <w:p w14:paraId="6990C34F"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szCs w:val="24"/>
              </w:rPr>
              <w:t> </w:t>
            </w:r>
          </w:p>
        </w:tc>
      </w:tr>
      <w:tr w:rsidR="007F655B" w:rsidRPr="007F655B" w14:paraId="3CA77C0F" w14:textId="77777777" w:rsidTr="007F655B">
        <w:trPr>
          <w:trHeight w:val="300"/>
        </w:trPr>
        <w:tc>
          <w:tcPr>
            <w:tcW w:w="255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FCAA8EB" w14:textId="77777777" w:rsidR="007F655B" w:rsidRPr="007F655B" w:rsidRDefault="007F655B" w:rsidP="007F655B">
            <w:pPr>
              <w:spacing w:after="0" w:line="240" w:lineRule="auto"/>
              <w:ind w:left="105" w:right="0" w:firstLine="0"/>
              <w:jc w:val="left"/>
              <w:textAlignment w:val="baseline"/>
              <w:rPr>
                <w:rFonts w:ascii="Times New Roman" w:eastAsia="Times New Roman" w:hAnsi="Times New Roman" w:cs="Times New Roman"/>
                <w:szCs w:val="24"/>
              </w:rPr>
            </w:pPr>
            <w:r w:rsidRPr="007F655B">
              <w:rPr>
                <w:rFonts w:eastAsia="Times New Roman"/>
                <w:b/>
                <w:bCs/>
                <w:szCs w:val="24"/>
              </w:rPr>
              <w:t>Supervisor Name  </w:t>
            </w:r>
            <w:r w:rsidRPr="007F655B">
              <w:rPr>
                <w:rFonts w:eastAsia="Times New Roman"/>
                <w:szCs w:val="24"/>
              </w:rPr>
              <w:t> </w:t>
            </w:r>
          </w:p>
        </w:tc>
        <w:tc>
          <w:tcPr>
            <w:tcW w:w="3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CBF3993" w14:textId="77777777" w:rsidR="007F655B" w:rsidRPr="007F655B" w:rsidRDefault="007F655B" w:rsidP="007F655B">
            <w:pPr>
              <w:spacing w:after="0" w:line="240" w:lineRule="auto"/>
              <w:ind w:left="105" w:right="0" w:firstLine="0"/>
              <w:jc w:val="left"/>
              <w:textAlignment w:val="baseline"/>
              <w:rPr>
                <w:rFonts w:ascii="Times New Roman" w:eastAsia="Times New Roman" w:hAnsi="Times New Roman" w:cs="Times New Roman"/>
                <w:szCs w:val="24"/>
              </w:rPr>
            </w:pPr>
            <w:r w:rsidRPr="007F655B">
              <w:rPr>
                <w:rFonts w:eastAsia="Times New Roman"/>
                <w:szCs w:val="24"/>
              </w:rPr>
              <w:t>  </w:t>
            </w:r>
          </w:p>
        </w:tc>
        <w:tc>
          <w:tcPr>
            <w:tcW w:w="1395" w:type="dxa"/>
            <w:gridSpan w:val="2"/>
            <w:tcBorders>
              <w:top w:val="single" w:sz="6" w:space="0" w:color="000000"/>
              <w:left w:val="single" w:sz="6" w:space="0" w:color="000000"/>
              <w:bottom w:val="single" w:sz="6" w:space="0" w:color="000000"/>
              <w:right w:val="nil"/>
            </w:tcBorders>
            <w:shd w:val="clear" w:color="auto" w:fill="DBE5F1"/>
            <w:vAlign w:val="center"/>
            <w:hideMark/>
          </w:tcPr>
          <w:p w14:paraId="4F10C66B" w14:textId="77777777" w:rsidR="007F655B" w:rsidRPr="007F655B" w:rsidRDefault="007F655B" w:rsidP="007F655B">
            <w:pPr>
              <w:spacing w:after="0" w:line="240" w:lineRule="auto"/>
              <w:ind w:left="105" w:right="0" w:firstLine="0"/>
              <w:jc w:val="left"/>
              <w:textAlignment w:val="baseline"/>
              <w:rPr>
                <w:rFonts w:ascii="Times New Roman" w:eastAsia="Times New Roman" w:hAnsi="Times New Roman" w:cs="Times New Roman"/>
                <w:szCs w:val="24"/>
              </w:rPr>
            </w:pPr>
            <w:r w:rsidRPr="007F655B">
              <w:rPr>
                <w:rFonts w:eastAsia="Times New Roman"/>
                <w:b/>
                <w:bCs/>
                <w:szCs w:val="24"/>
              </w:rPr>
              <w:t>Program  </w:t>
            </w:r>
            <w:r w:rsidRPr="007F655B">
              <w:rPr>
                <w:rFonts w:eastAsia="Times New Roman"/>
                <w:szCs w:val="24"/>
              </w:rPr>
              <w:t> </w:t>
            </w:r>
          </w:p>
        </w:tc>
        <w:tc>
          <w:tcPr>
            <w:tcW w:w="420" w:type="dxa"/>
            <w:gridSpan w:val="2"/>
            <w:tcBorders>
              <w:top w:val="single" w:sz="6" w:space="0" w:color="000000"/>
              <w:left w:val="nil"/>
              <w:bottom w:val="single" w:sz="6" w:space="0" w:color="000000"/>
              <w:right w:val="single" w:sz="6" w:space="0" w:color="000000"/>
            </w:tcBorders>
            <w:shd w:val="clear" w:color="auto" w:fill="DBE5F1"/>
            <w:vAlign w:val="center"/>
            <w:hideMark/>
          </w:tcPr>
          <w:p w14:paraId="5198E730"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szCs w:val="24"/>
              </w:rPr>
              <w:t> </w:t>
            </w:r>
          </w:p>
        </w:tc>
        <w:tc>
          <w:tcPr>
            <w:tcW w:w="1125" w:type="dxa"/>
            <w:tcBorders>
              <w:top w:val="single" w:sz="6" w:space="0" w:color="000000"/>
              <w:left w:val="single" w:sz="6" w:space="0" w:color="000000"/>
              <w:bottom w:val="single" w:sz="6" w:space="0" w:color="000000"/>
              <w:right w:val="nil"/>
            </w:tcBorders>
            <w:shd w:val="clear" w:color="auto" w:fill="auto"/>
            <w:vAlign w:val="center"/>
            <w:hideMark/>
          </w:tcPr>
          <w:p w14:paraId="71EA00FD" w14:textId="77777777" w:rsidR="007F655B" w:rsidRPr="007F655B" w:rsidRDefault="007F655B" w:rsidP="007F655B">
            <w:pPr>
              <w:spacing w:after="0" w:line="240" w:lineRule="auto"/>
              <w:ind w:left="105" w:right="0" w:firstLine="0"/>
              <w:jc w:val="left"/>
              <w:textAlignment w:val="baseline"/>
              <w:rPr>
                <w:rFonts w:ascii="Times New Roman" w:eastAsia="Times New Roman" w:hAnsi="Times New Roman" w:cs="Times New Roman"/>
                <w:szCs w:val="24"/>
              </w:rPr>
            </w:pPr>
            <w:r w:rsidRPr="007F655B">
              <w:rPr>
                <w:rFonts w:eastAsia="Times New Roman"/>
                <w:szCs w:val="24"/>
              </w:rPr>
              <w:t>  </w:t>
            </w:r>
          </w:p>
        </w:tc>
        <w:tc>
          <w:tcPr>
            <w:tcW w:w="1215" w:type="dxa"/>
            <w:gridSpan w:val="2"/>
            <w:tcBorders>
              <w:top w:val="single" w:sz="6" w:space="0" w:color="000000"/>
              <w:left w:val="nil"/>
              <w:bottom w:val="single" w:sz="6" w:space="0" w:color="000000"/>
              <w:right w:val="single" w:sz="6" w:space="0" w:color="000000"/>
            </w:tcBorders>
            <w:shd w:val="clear" w:color="auto" w:fill="auto"/>
            <w:vAlign w:val="center"/>
            <w:hideMark/>
          </w:tcPr>
          <w:p w14:paraId="3934E0F9"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szCs w:val="24"/>
              </w:rPr>
              <w:t> </w:t>
            </w:r>
          </w:p>
        </w:tc>
      </w:tr>
      <w:tr w:rsidR="007F655B" w:rsidRPr="007F655B" w14:paraId="1CF5C92F" w14:textId="77777777" w:rsidTr="007F655B">
        <w:trPr>
          <w:trHeight w:val="300"/>
        </w:trPr>
        <w:tc>
          <w:tcPr>
            <w:tcW w:w="2550" w:type="dxa"/>
            <w:tcBorders>
              <w:top w:val="single" w:sz="6" w:space="0" w:color="000000"/>
              <w:left w:val="single" w:sz="6" w:space="0" w:color="000000"/>
              <w:bottom w:val="single" w:sz="6" w:space="0" w:color="auto"/>
              <w:right w:val="single" w:sz="6" w:space="0" w:color="000000"/>
            </w:tcBorders>
            <w:shd w:val="clear" w:color="auto" w:fill="DBE5F1"/>
            <w:vAlign w:val="center"/>
            <w:hideMark/>
          </w:tcPr>
          <w:p w14:paraId="004F2FDB" w14:textId="77777777" w:rsidR="007F655B" w:rsidRPr="007F655B" w:rsidRDefault="007F655B" w:rsidP="007F655B">
            <w:pPr>
              <w:spacing w:after="0" w:line="240" w:lineRule="auto"/>
              <w:ind w:left="105" w:right="0" w:firstLine="0"/>
              <w:jc w:val="left"/>
              <w:textAlignment w:val="baseline"/>
              <w:rPr>
                <w:rFonts w:ascii="Times New Roman" w:eastAsia="Times New Roman" w:hAnsi="Times New Roman" w:cs="Times New Roman"/>
                <w:szCs w:val="24"/>
              </w:rPr>
            </w:pPr>
            <w:r w:rsidRPr="007F655B">
              <w:rPr>
                <w:rFonts w:eastAsia="Times New Roman"/>
                <w:b/>
                <w:bCs/>
                <w:szCs w:val="24"/>
              </w:rPr>
              <w:t>College  </w:t>
            </w:r>
            <w:r w:rsidRPr="007F655B">
              <w:rPr>
                <w:rFonts w:eastAsia="Times New Roman"/>
                <w:szCs w:val="24"/>
              </w:rPr>
              <w:t> </w:t>
            </w:r>
          </w:p>
        </w:tc>
        <w:tc>
          <w:tcPr>
            <w:tcW w:w="3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8EBA751" w14:textId="77777777" w:rsidR="007F655B" w:rsidRPr="007F655B" w:rsidRDefault="007F655B" w:rsidP="007F655B">
            <w:pPr>
              <w:spacing w:after="0" w:line="240" w:lineRule="auto"/>
              <w:ind w:left="105" w:right="0" w:firstLine="0"/>
              <w:jc w:val="left"/>
              <w:textAlignment w:val="baseline"/>
              <w:rPr>
                <w:rFonts w:ascii="Times New Roman" w:eastAsia="Times New Roman" w:hAnsi="Times New Roman" w:cs="Times New Roman"/>
                <w:szCs w:val="24"/>
              </w:rPr>
            </w:pPr>
            <w:r w:rsidRPr="007F655B">
              <w:rPr>
                <w:rFonts w:eastAsia="Times New Roman"/>
                <w:szCs w:val="24"/>
              </w:rPr>
              <w:t>  </w:t>
            </w:r>
          </w:p>
        </w:tc>
        <w:tc>
          <w:tcPr>
            <w:tcW w:w="1395" w:type="dxa"/>
            <w:gridSpan w:val="2"/>
            <w:tcBorders>
              <w:top w:val="single" w:sz="6" w:space="0" w:color="000000"/>
              <w:left w:val="single" w:sz="6" w:space="0" w:color="000000"/>
              <w:bottom w:val="single" w:sz="6" w:space="0" w:color="000000"/>
              <w:right w:val="nil"/>
            </w:tcBorders>
            <w:shd w:val="clear" w:color="auto" w:fill="DBE5F1"/>
            <w:vAlign w:val="center"/>
            <w:hideMark/>
          </w:tcPr>
          <w:p w14:paraId="037EC890" w14:textId="77777777" w:rsidR="007F655B" w:rsidRPr="007F655B" w:rsidRDefault="007F655B" w:rsidP="007F655B">
            <w:pPr>
              <w:spacing w:after="0" w:line="240" w:lineRule="auto"/>
              <w:ind w:left="105" w:right="0" w:firstLine="0"/>
              <w:jc w:val="left"/>
              <w:textAlignment w:val="baseline"/>
              <w:rPr>
                <w:rFonts w:ascii="Times New Roman" w:eastAsia="Times New Roman" w:hAnsi="Times New Roman" w:cs="Times New Roman"/>
                <w:szCs w:val="24"/>
              </w:rPr>
            </w:pPr>
            <w:r w:rsidRPr="007F655B">
              <w:rPr>
                <w:rFonts w:eastAsia="Times New Roman"/>
                <w:b/>
                <w:bCs/>
                <w:szCs w:val="24"/>
              </w:rPr>
              <w:t>Course Code </w:t>
            </w:r>
            <w:r w:rsidRPr="007F655B">
              <w:rPr>
                <w:rFonts w:eastAsia="Times New Roman"/>
                <w:szCs w:val="24"/>
              </w:rPr>
              <w:t> </w:t>
            </w:r>
          </w:p>
        </w:tc>
        <w:tc>
          <w:tcPr>
            <w:tcW w:w="420" w:type="dxa"/>
            <w:gridSpan w:val="2"/>
            <w:tcBorders>
              <w:top w:val="single" w:sz="6" w:space="0" w:color="000000"/>
              <w:left w:val="nil"/>
              <w:bottom w:val="single" w:sz="6" w:space="0" w:color="000000"/>
              <w:right w:val="single" w:sz="6" w:space="0" w:color="000000"/>
            </w:tcBorders>
            <w:shd w:val="clear" w:color="auto" w:fill="DBE5F1"/>
            <w:vAlign w:val="center"/>
            <w:hideMark/>
          </w:tcPr>
          <w:p w14:paraId="31E10106"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szCs w:val="24"/>
              </w:rPr>
              <w:t> </w:t>
            </w:r>
          </w:p>
        </w:tc>
        <w:tc>
          <w:tcPr>
            <w:tcW w:w="1125" w:type="dxa"/>
            <w:tcBorders>
              <w:top w:val="single" w:sz="6" w:space="0" w:color="000000"/>
              <w:left w:val="single" w:sz="6" w:space="0" w:color="000000"/>
              <w:bottom w:val="single" w:sz="6" w:space="0" w:color="000000"/>
              <w:right w:val="nil"/>
            </w:tcBorders>
            <w:shd w:val="clear" w:color="auto" w:fill="auto"/>
            <w:vAlign w:val="center"/>
            <w:hideMark/>
          </w:tcPr>
          <w:p w14:paraId="1FF10C50" w14:textId="77777777" w:rsidR="007F655B" w:rsidRPr="007F655B" w:rsidRDefault="007F655B" w:rsidP="007F655B">
            <w:pPr>
              <w:spacing w:after="0" w:line="240" w:lineRule="auto"/>
              <w:ind w:left="105" w:right="0" w:firstLine="0"/>
              <w:jc w:val="left"/>
              <w:textAlignment w:val="baseline"/>
              <w:rPr>
                <w:rFonts w:ascii="Times New Roman" w:eastAsia="Times New Roman" w:hAnsi="Times New Roman" w:cs="Times New Roman"/>
                <w:szCs w:val="24"/>
              </w:rPr>
            </w:pPr>
            <w:r w:rsidRPr="007F655B">
              <w:rPr>
                <w:rFonts w:eastAsia="Times New Roman"/>
                <w:szCs w:val="24"/>
              </w:rPr>
              <w:t>  </w:t>
            </w:r>
          </w:p>
        </w:tc>
        <w:tc>
          <w:tcPr>
            <w:tcW w:w="1215" w:type="dxa"/>
            <w:gridSpan w:val="2"/>
            <w:tcBorders>
              <w:top w:val="single" w:sz="6" w:space="0" w:color="000000"/>
              <w:left w:val="nil"/>
              <w:bottom w:val="single" w:sz="6" w:space="0" w:color="000000"/>
              <w:right w:val="single" w:sz="6" w:space="0" w:color="000000"/>
            </w:tcBorders>
            <w:shd w:val="clear" w:color="auto" w:fill="auto"/>
            <w:vAlign w:val="center"/>
            <w:hideMark/>
          </w:tcPr>
          <w:p w14:paraId="7D721753"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szCs w:val="24"/>
              </w:rPr>
              <w:t> </w:t>
            </w:r>
          </w:p>
        </w:tc>
      </w:tr>
      <w:tr w:rsidR="007F655B" w:rsidRPr="007F655B" w14:paraId="49BDDA69" w14:textId="77777777" w:rsidTr="007F655B">
        <w:trPr>
          <w:trHeight w:val="300"/>
        </w:trPr>
        <w:tc>
          <w:tcPr>
            <w:tcW w:w="2550" w:type="dxa"/>
            <w:vMerge w:val="restart"/>
            <w:tcBorders>
              <w:top w:val="single" w:sz="6" w:space="0" w:color="auto"/>
              <w:left w:val="single" w:sz="6" w:space="0" w:color="auto"/>
              <w:bottom w:val="single" w:sz="6" w:space="0" w:color="auto"/>
              <w:right w:val="single" w:sz="6" w:space="0" w:color="auto"/>
            </w:tcBorders>
            <w:shd w:val="clear" w:color="auto" w:fill="DBE5F1"/>
            <w:vAlign w:val="center"/>
            <w:hideMark/>
          </w:tcPr>
          <w:p w14:paraId="1C33D7A2" w14:textId="77777777" w:rsidR="007F655B" w:rsidRPr="007F655B" w:rsidRDefault="007F655B" w:rsidP="007F655B">
            <w:pPr>
              <w:spacing w:after="0" w:line="240" w:lineRule="auto"/>
              <w:ind w:left="105" w:right="0" w:firstLine="0"/>
              <w:jc w:val="left"/>
              <w:textAlignment w:val="baseline"/>
              <w:rPr>
                <w:rFonts w:ascii="Times New Roman" w:eastAsia="Times New Roman" w:hAnsi="Times New Roman" w:cs="Times New Roman"/>
                <w:szCs w:val="24"/>
              </w:rPr>
            </w:pPr>
            <w:r w:rsidRPr="007F655B">
              <w:rPr>
                <w:rFonts w:eastAsia="Times New Roman"/>
                <w:b/>
                <w:bCs/>
                <w:szCs w:val="24"/>
              </w:rPr>
              <w:t>Course Title  </w:t>
            </w:r>
            <w:r w:rsidRPr="007F655B">
              <w:rPr>
                <w:rFonts w:eastAsia="Times New Roman"/>
                <w:szCs w:val="24"/>
              </w:rPr>
              <w:t> </w:t>
            </w:r>
          </w:p>
        </w:tc>
        <w:tc>
          <w:tcPr>
            <w:tcW w:w="3900" w:type="dxa"/>
            <w:vMerge w:val="restart"/>
            <w:tcBorders>
              <w:top w:val="single" w:sz="6" w:space="0" w:color="000000"/>
              <w:left w:val="single" w:sz="6" w:space="0" w:color="auto"/>
              <w:bottom w:val="single" w:sz="6" w:space="0" w:color="000000"/>
              <w:right w:val="single" w:sz="6" w:space="0" w:color="000000"/>
            </w:tcBorders>
            <w:shd w:val="clear" w:color="auto" w:fill="auto"/>
            <w:vAlign w:val="center"/>
            <w:hideMark/>
          </w:tcPr>
          <w:p w14:paraId="0BE4273D" w14:textId="77777777" w:rsidR="007F655B" w:rsidRPr="007F655B" w:rsidRDefault="007F655B" w:rsidP="007F655B">
            <w:pPr>
              <w:spacing w:after="0" w:line="240" w:lineRule="auto"/>
              <w:ind w:left="105" w:right="0" w:firstLine="0"/>
              <w:jc w:val="left"/>
              <w:textAlignment w:val="baseline"/>
              <w:rPr>
                <w:rFonts w:ascii="Times New Roman" w:eastAsia="Times New Roman" w:hAnsi="Times New Roman" w:cs="Times New Roman"/>
                <w:szCs w:val="24"/>
              </w:rPr>
            </w:pPr>
            <w:r w:rsidRPr="007F655B">
              <w:rPr>
                <w:rFonts w:eastAsia="Times New Roman"/>
                <w:szCs w:val="24"/>
              </w:rPr>
              <w:t>  </w:t>
            </w:r>
          </w:p>
        </w:tc>
        <w:tc>
          <w:tcPr>
            <w:tcW w:w="1395" w:type="dxa"/>
            <w:gridSpan w:val="2"/>
            <w:tcBorders>
              <w:top w:val="single" w:sz="6" w:space="0" w:color="000000"/>
              <w:left w:val="single" w:sz="6" w:space="0" w:color="000000"/>
              <w:bottom w:val="single" w:sz="6" w:space="0" w:color="000000"/>
              <w:right w:val="nil"/>
            </w:tcBorders>
            <w:shd w:val="clear" w:color="auto" w:fill="DBE5F1"/>
            <w:vAlign w:val="center"/>
            <w:hideMark/>
          </w:tcPr>
          <w:p w14:paraId="4AC20A47" w14:textId="77777777" w:rsidR="007F655B" w:rsidRPr="007F655B" w:rsidRDefault="007F655B" w:rsidP="007F655B">
            <w:pPr>
              <w:spacing w:after="0" w:line="240" w:lineRule="auto"/>
              <w:ind w:left="105" w:right="0" w:firstLine="0"/>
              <w:jc w:val="left"/>
              <w:textAlignment w:val="baseline"/>
              <w:rPr>
                <w:rFonts w:ascii="Times New Roman" w:eastAsia="Times New Roman" w:hAnsi="Times New Roman" w:cs="Times New Roman"/>
                <w:szCs w:val="24"/>
              </w:rPr>
            </w:pPr>
            <w:r w:rsidRPr="007F655B">
              <w:rPr>
                <w:rFonts w:eastAsia="Times New Roman"/>
                <w:b/>
                <w:bCs/>
                <w:szCs w:val="24"/>
              </w:rPr>
              <w:t>Academic Year</w:t>
            </w:r>
            <w:r w:rsidRPr="007F655B">
              <w:rPr>
                <w:rFonts w:eastAsia="Times New Roman"/>
                <w:szCs w:val="24"/>
              </w:rPr>
              <w:t> </w:t>
            </w:r>
          </w:p>
        </w:tc>
        <w:tc>
          <w:tcPr>
            <w:tcW w:w="420" w:type="dxa"/>
            <w:gridSpan w:val="2"/>
            <w:tcBorders>
              <w:top w:val="single" w:sz="6" w:space="0" w:color="000000"/>
              <w:left w:val="nil"/>
              <w:bottom w:val="single" w:sz="6" w:space="0" w:color="auto"/>
              <w:right w:val="single" w:sz="6" w:space="0" w:color="000000"/>
            </w:tcBorders>
            <w:shd w:val="clear" w:color="auto" w:fill="DBE5F1"/>
            <w:vAlign w:val="center"/>
            <w:hideMark/>
          </w:tcPr>
          <w:p w14:paraId="11112BB3"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b/>
                <w:bCs/>
                <w:szCs w:val="24"/>
              </w:rPr>
              <w:t> </w:t>
            </w:r>
            <w:r w:rsidRPr="007F655B">
              <w:rPr>
                <w:rFonts w:eastAsia="Times New Roman"/>
                <w:szCs w:val="24"/>
              </w:rPr>
              <w:t> </w:t>
            </w:r>
          </w:p>
        </w:tc>
        <w:tc>
          <w:tcPr>
            <w:tcW w:w="1125" w:type="dxa"/>
            <w:tcBorders>
              <w:top w:val="single" w:sz="6" w:space="0" w:color="000000"/>
              <w:left w:val="single" w:sz="6" w:space="0" w:color="000000"/>
              <w:bottom w:val="single" w:sz="6" w:space="0" w:color="auto"/>
              <w:right w:val="nil"/>
            </w:tcBorders>
            <w:shd w:val="clear" w:color="auto" w:fill="auto"/>
            <w:vAlign w:val="center"/>
            <w:hideMark/>
          </w:tcPr>
          <w:p w14:paraId="5AC626B3" w14:textId="77777777" w:rsidR="007F655B" w:rsidRPr="007F655B" w:rsidRDefault="007F655B" w:rsidP="007F655B">
            <w:pPr>
              <w:spacing w:after="0" w:line="240" w:lineRule="auto"/>
              <w:ind w:left="105" w:right="0" w:firstLine="0"/>
              <w:jc w:val="left"/>
              <w:textAlignment w:val="baseline"/>
              <w:rPr>
                <w:rFonts w:ascii="Times New Roman" w:eastAsia="Times New Roman" w:hAnsi="Times New Roman" w:cs="Times New Roman"/>
                <w:szCs w:val="24"/>
              </w:rPr>
            </w:pPr>
            <w:r w:rsidRPr="007F655B">
              <w:rPr>
                <w:rFonts w:eastAsia="Times New Roman"/>
                <w:szCs w:val="24"/>
              </w:rPr>
              <w:t>  </w:t>
            </w:r>
          </w:p>
        </w:tc>
        <w:tc>
          <w:tcPr>
            <w:tcW w:w="1215" w:type="dxa"/>
            <w:gridSpan w:val="2"/>
            <w:tcBorders>
              <w:top w:val="single" w:sz="6" w:space="0" w:color="000000"/>
              <w:left w:val="nil"/>
              <w:bottom w:val="single" w:sz="6" w:space="0" w:color="000000"/>
              <w:right w:val="single" w:sz="6" w:space="0" w:color="000000"/>
            </w:tcBorders>
            <w:shd w:val="clear" w:color="auto" w:fill="auto"/>
            <w:vAlign w:val="center"/>
            <w:hideMark/>
          </w:tcPr>
          <w:p w14:paraId="7EC79576"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szCs w:val="24"/>
              </w:rPr>
              <w:t> </w:t>
            </w:r>
          </w:p>
        </w:tc>
      </w:tr>
      <w:tr w:rsidR="007F655B" w:rsidRPr="007F655B" w14:paraId="0442D485" w14:textId="77777777" w:rsidTr="007F655B">
        <w:trPr>
          <w:trHeight w:val="476"/>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370C271" w14:textId="77777777" w:rsidR="007F655B" w:rsidRPr="007F655B" w:rsidRDefault="007F655B" w:rsidP="007F655B">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auto"/>
              <w:bottom w:val="single" w:sz="6" w:space="0" w:color="000000"/>
              <w:right w:val="single" w:sz="6" w:space="0" w:color="000000"/>
            </w:tcBorders>
            <w:shd w:val="clear" w:color="auto" w:fill="auto"/>
            <w:vAlign w:val="center"/>
            <w:hideMark/>
          </w:tcPr>
          <w:p w14:paraId="67E029C9" w14:textId="77777777" w:rsidR="007F655B" w:rsidRPr="007F655B" w:rsidRDefault="007F655B" w:rsidP="007F655B">
            <w:pPr>
              <w:spacing w:after="0" w:line="240" w:lineRule="auto"/>
              <w:ind w:left="0" w:right="0" w:firstLine="0"/>
              <w:jc w:val="left"/>
              <w:rPr>
                <w:rFonts w:ascii="Times New Roman" w:eastAsia="Times New Roman" w:hAnsi="Times New Roman" w:cs="Times New Roman"/>
                <w:szCs w:val="24"/>
              </w:rPr>
            </w:pPr>
          </w:p>
        </w:tc>
        <w:tc>
          <w:tcPr>
            <w:tcW w:w="4170" w:type="dxa"/>
            <w:gridSpan w:val="7"/>
            <w:vMerge w:val="restart"/>
            <w:tcBorders>
              <w:top w:val="single" w:sz="6" w:space="0" w:color="000000"/>
              <w:left w:val="single" w:sz="6" w:space="0" w:color="000000"/>
              <w:bottom w:val="nil"/>
              <w:right w:val="single" w:sz="6" w:space="0" w:color="auto"/>
            </w:tcBorders>
            <w:shd w:val="clear" w:color="auto" w:fill="DBE5F1"/>
            <w:vAlign w:val="center"/>
            <w:hideMark/>
          </w:tcPr>
          <w:p w14:paraId="1DB001D4" w14:textId="77777777" w:rsidR="007F655B" w:rsidRPr="007F655B" w:rsidRDefault="007F655B" w:rsidP="007F655B">
            <w:pPr>
              <w:spacing w:after="0" w:line="240" w:lineRule="auto"/>
              <w:ind w:left="0" w:right="0" w:firstLine="0"/>
              <w:jc w:val="center"/>
              <w:textAlignment w:val="baseline"/>
              <w:rPr>
                <w:rFonts w:ascii="Times New Roman" w:eastAsia="Times New Roman" w:hAnsi="Times New Roman" w:cs="Times New Roman"/>
                <w:szCs w:val="24"/>
              </w:rPr>
            </w:pPr>
            <w:r w:rsidRPr="007F655B">
              <w:rPr>
                <w:rFonts w:eastAsia="Times New Roman"/>
                <w:b/>
                <w:bCs/>
                <w:szCs w:val="24"/>
              </w:rPr>
              <w:t>Semester</w:t>
            </w:r>
            <w:r w:rsidRPr="007F655B">
              <w:rPr>
                <w:rFonts w:eastAsia="Times New Roman"/>
                <w:szCs w:val="24"/>
              </w:rPr>
              <w:t> </w:t>
            </w:r>
          </w:p>
        </w:tc>
      </w:tr>
      <w:tr w:rsidR="007F655B" w:rsidRPr="007F655B" w14:paraId="675F5CC4" w14:textId="77777777" w:rsidTr="007F655B">
        <w:trPr>
          <w:trHeight w:val="476"/>
        </w:trPr>
        <w:tc>
          <w:tcPr>
            <w:tcW w:w="2550" w:type="dxa"/>
            <w:vMerge w:val="restart"/>
            <w:tcBorders>
              <w:top w:val="single" w:sz="6" w:space="0" w:color="auto"/>
              <w:left w:val="single" w:sz="6" w:space="0" w:color="auto"/>
              <w:bottom w:val="single" w:sz="6" w:space="0" w:color="auto"/>
              <w:right w:val="single" w:sz="6" w:space="0" w:color="auto"/>
            </w:tcBorders>
            <w:shd w:val="clear" w:color="auto" w:fill="DBE5F1"/>
            <w:vAlign w:val="center"/>
            <w:hideMark/>
          </w:tcPr>
          <w:p w14:paraId="12DFB621" w14:textId="77777777" w:rsidR="007F655B" w:rsidRPr="007F655B" w:rsidRDefault="007F655B" w:rsidP="007F655B">
            <w:pPr>
              <w:spacing w:after="0" w:line="240" w:lineRule="auto"/>
              <w:ind w:left="105" w:right="0" w:firstLine="0"/>
              <w:jc w:val="left"/>
              <w:textAlignment w:val="baseline"/>
              <w:rPr>
                <w:rFonts w:ascii="Times New Roman" w:eastAsia="Times New Roman" w:hAnsi="Times New Roman" w:cs="Times New Roman"/>
                <w:szCs w:val="24"/>
              </w:rPr>
            </w:pPr>
            <w:r w:rsidRPr="007F655B">
              <w:rPr>
                <w:rFonts w:eastAsia="Times New Roman"/>
                <w:b/>
                <w:bCs/>
                <w:szCs w:val="24"/>
              </w:rPr>
              <w:t>Project/ Project Title  </w:t>
            </w:r>
            <w:r w:rsidRPr="007F655B">
              <w:rPr>
                <w:rFonts w:eastAsia="Times New Roman"/>
                <w:szCs w:val="24"/>
              </w:rPr>
              <w:t> </w:t>
            </w:r>
          </w:p>
        </w:tc>
        <w:tc>
          <w:tcPr>
            <w:tcW w:w="3900" w:type="dxa"/>
            <w:vMerge w:val="restart"/>
            <w:tcBorders>
              <w:top w:val="single" w:sz="6" w:space="0" w:color="auto"/>
              <w:left w:val="single" w:sz="6" w:space="0" w:color="auto"/>
              <w:bottom w:val="single" w:sz="6" w:space="0" w:color="auto"/>
              <w:right w:val="single" w:sz="6" w:space="0" w:color="000000"/>
            </w:tcBorders>
            <w:shd w:val="clear" w:color="auto" w:fill="auto"/>
            <w:vAlign w:val="center"/>
            <w:hideMark/>
          </w:tcPr>
          <w:p w14:paraId="2B5AD23A" w14:textId="77777777" w:rsidR="007F655B" w:rsidRPr="007F655B" w:rsidRDefault="007F655B" w:rsidP="007F655B">
            <w:pPr>
              <w:spacing w:after="0" w:line="240" w:lineRule="auto"/>
              <w:ind w:left="105" w:right="0" w:firstLine="0"/>
              <w:jc w:val="left"/>
              <w:textAlignment w:val="baseline"/>
              <w:rPr>
                <w:rFonts w:ascii="Times New Roman" w:eastAsia="Times New Roman" w:hAnsi="Times New Roman" w:cs="Times New Roman"/>
                <w:szCs w:val="24"/>
              </w:rPr>
            </w:pPr>
            <w:r w:rsidRPr="007F655B">
              <w:rPr>
                <w:rFonts w:eastAsia="Times New Roman"/>
                <w:szCs w:val="24"/>
              </w:rPr>
              <w:t>  </w:t>
            </w:r>
          </w:p>
        </w:tc>
        <w:tc>
          <w:tcPr>
            <w:tcW w:w="0" w:type="auto"/>
            <w:gridSpan w:val="7"/>
            <w:vMerge/>
            <w:tcBorders>
              <w:top w:val="single" w:sz="6" w:space="0" w:color="auto"/>
              <w:left w:val="single" w:sz="6" w:space="0" w:color="auto"/>
              <w:bottom w:val="single" w:sz="6" w:space="0" w:color="auto"/>
              <w:right w:val="single" w:sz="6" w:space="0" w:color="000000"/>
            </w:tcBorders>
            <w:shd w:val="clear" w:color="auto" w:fill="auto"/>
            <w:vAlign w:val="center"/>
            <w:hideMark/>
          </w:tcPr>
          <w:p w14:paraId="563FC46D" w14:textId="77777777" w:rsidR="007F655B" w:rsidRPr="007F655B" w:rsidRDefault="007F655B" w:rsidP="007F655B">
            <w:pPr>
              <w:spacing w:after="0" w:line="240" w:lineRule="auto"/>
              <w:ind w:left="0" w:right="0" w:firstLine="0"/>
              <w:jc w:val="left"/>
              <w:rPr>
                <w:rFonts w:ascii="Times New Roman" w:eastAsia="Times New Roman" w:hAnsi="Times New Roman" w:cs="Times New Roman"/>
                <w:szCs w:val="24"/>
              </w:rPr>
            </w:pPr>
          </w:p>
        </w:tc>
      </w:tr>
      <w:tr w:rsidR="007F655B" w:rsidRPr="007F655B" w14:paraId="48B63A1C" w14:textId="77777777" w:rsidTr="007F655B">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076BCDE" w14:textId="77777777" w:rsidR="007F655B" w:rsidRPr="007F655B" w:rsidRDefault="007F655B" w:rsidP="007F655B">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auto"/>
              <w:left w:val="single" w:sz="6" w:space="0" w:color="auto"/>
              <w:bottom w:val="single" w:sz="6" w:space="0" w:color="auto"/>
              <w:right w:val="single" w:sz="6" w:space="0" w:color="000000"/>
            </w:tcBorders>
            <w:shd w:val="clear" w:color="auto" w:fill="auto"/>
            <w:vAlign w:val="center"/>
            <w:hideMark/>
          </w:tcPr>
          <w:p w14:paraId="76387F8A" w14:textId="77777777" w:rsidR="007F655B" w:rsidRPr="007F655B" w:rsidRDefault="007F655B" w:rsidP="007F655B">
            <w:pPr>
              <w:spacing w:after="0" w:line="240" w:lineRule="auto"/>
              <w:ind w:left="0" w:right="0" w:firstLine="0"/>
              <w:jc w:val="left"/>
              <w:rPr>
                <w:rFonts w:ascii="Times New Roman" w:eastAsia="Times New Roman" w:hAnsi="Times New Roman" w:cs="Times New Roman"/>
                <w:szCs w:val="24"/>
              </w:rPr>
            </w:pPr>
          </w:p>
        </w:tc>
        <w:tc>
          <w:tcPr>
            <w:tcW w:w="255" w:type="dxa"/>
            <w:tcBorders>
              <w:top w:val="single" w:sz="6" w:space="0" w:color="000000"/>
              <w:left w:val="single" w:sz="6" w:space="0" w:color="auto"/>
              <w:bottom w:val="single" w:sz="6" w:space="0" w:color="000000"/>
              <w:right w:val="single" w:sz="6" w:space="0" w:color="000000"/>
            </w:tcBorders>
            <w:shd w:val="clear" w:color="auto" w:fill="auto"/>
            <w:vAlign w:val="center"/>
            <w:hideMark/>
          </w:tcPr>
          <w:p w14:paraId="7081CABD" w14:textId="77777777" w:rsidR="007F655B" w:rsidRPr="007F655B" w:rsidRDefault="007F655B" w:rsidP="007F655B">
            <w:pPr>
              <w:spacing w:after="0" w:line="240" w:lineRule="auto"/>
              <w:ind w:left="105" w:right="0" w:firstLine="0"/>
              <w:jc w:val="center"/>
              <w:textAlignment w:val="baseline"/>
              <w:rPr>
                <w:rFonts w:ascii="Times New Roman" w:eastAsia="Times New Roman" w:hAnsi="Times New Roman" w:cs="Times New Roman"/>
                <w:szCs w:val="24"/>
              </w:rPr>
            </w:pPr>
            <w:r w:rsidRPr="007F655B">
              <w:rPr>
                <w:rFonts w:eastAsia="Times New Roman"/>
                <w:szCs w:val="24"/>
              </w:rPr>
              <w:t> </w:t>
            </w:r>
          </w:p>
        </w:tc>
        <w:tc>
          <w:tcPr>
            <w:tcW w:w="11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3E4BAD5F" w14:textId="77777777" w:rsidR="007F655B" w:rsidRPr="007F655B" w:rsidRDefault="007F655B" w:rsidP="007F655B">
            <w:pPr>
              <w:spacing w:after="0" w:line="240" w:lineRule="auto"/>
              <w:ind w:left="90" w:right="0" w:firstLine="0"/>
              <w:jc w:val="center"/>
              <w:textAlignment w:val="baseline"/>
              <w:rPr>
                <w:rFonts w:ascii="Times New Roman" w:eastAsia="Times New Roman" w:hAnsi="Times New Roman" w:cs="Times New Roman"/>
                <w:szCs w:val="24"/>
              </w:rPr>
            </w:pPr>
            <w:r w:rsidRPr="007F655B">
              <w:rPr>
                <w:rFonts w:eastAsia="Times New Roman"/>
                <w:b/>
                <w:bCs/>
                <w:szCs w:val="24"/>
              </w:rPr>
              <w:t>First</w:t>
            </w:r>
            <w:r w:rsidRPr="007F655B">
              <w:rPr>
                <w:rFonts w:eastAsia="Times New Roman"/>
                <w:szCs w:val="24"/>
              </w:rPr>
              <w:t> </w:t>
            </w:r>
          </w:p>
        </w:tc>
        <w:tc>
          <w:tcPr>
            <w:tcW w:w="255" w:type="dxa"/>
            <w:tcBorders>
              <w:top w:val="single" w:sz="6" w:space="0" w:color="auto"/>
              <w:left w:val="single" w:sz="6" w:space="0" w:color="000000"/>
              <w:bottom w:val="single" w:sz="6" w:space="0" w:color="000000"/>
              <w:right w:val="single" w:sz="6" w:space="0" w:color="000000"/>
            </w:tcBorders>
            <w:shd w:val="clear" w:color="auto" w:fill="auto"/>
            <w:vAlign w:val="center"/>
            <w:hideMark/>
          </w:tcPr>
          <w:p w14:paraId="7846E0F6" w14:textId="77777777" w:rsidR="007F655B" w:rsidRPr="007F655B" w:rsidRDefault="007F655B" w:rsidP="007F655B">
            <w:pPr>
              <w:spacing w:after="0" w:line="240" w:lineRule="auto"/>
              <w:ind w:left="30" w:right="0" w:firstLine="0"/>
              <w:jc w:val="center"/>
              <w:textAlignment w:val="baseline"/>
              <w:rPr>
                <w:rFonts w:ascii="Times New Roman" w:eastAsia="Times New Roman" w:hAnsi="Times New Roman" w:cs="Times New Roman"/>
                <w:szCs w:val="24"/>
              </w:rPr>
            </w:pPr>
            <w:r w:rsidRPr="007F655B">
              <w:rPr>
                <w:rFonts w:eastAsia="Times New Roman"/>
                <w:szCs w:val="24"/>
              </w:rPr>
              <w:t> </w:t>
            </w:r>
          </w:p>
        </w:tc>
        <w:tc>
          <w:tcPr>
            <w:tcW w:w="1290" w:type="dxa"/>
            <w:gridSpan w:val="2"/>
            <w:tcBorders>
              <w:top w:val="single" w:sz="6" w:space="0" w:color="auto"/>
              <w:left w:val="single" w:sz="6" w:space="0" w:color="000000"/>
              <w:bottom w:val="single" w:sz="6" w:space="0" w:color="000000"/>
              <w:right w:val="single" w:sz="6" w:space="0" w:color="000000"/>
            </w:tcBorders>
            <w:shd w:val="clear" w:color="auto" w:fill="DBE5F1"/>
            <w:vAlign w:val="center"/>
            <w:hideMark/>
          </w:tcPr>
          <w:p w14:paraId="52313A32" w14:textId="77777777" w:rsidR="007F655B" w:rsidRPr="007F655B" w:rsidRDefault="007F655B" w:rsidP="007F655B">
            <w:pPr>
              <w:spacing w:after="0" w:line="240" w:lineRule="auto"/>
              <w:ind w:left="90" w:right="0" w:firstLine="0"/>
              <w:jc w:val="center"/>
              <w:textAlignment w:val="baseline"/>
              <w:rPr>
                <w:rFonts w:ascii="Times New Roman" w:eastAsia="Times New Roman" w:hAnsi="Times New Roman" w:cs="Times New Roman"/>
                <w:szCs w:val="24"/>
              </w:rPr>
            </w:pPr>
            <w:r w:rsidRPr="007F655B">
              <w:rPr>
                <w:rFonts w:eastAsia="Times New Roman"/>
                <w:b/>
                <w:bCs/>
                <w:szCs w:val="24"/>
              </w:rPr>
              <w:t>Second</w:t>
            </w:r>
            <w:r w:rsidRPr="007F655B">
              <w:rPr>
                <w:rFonts w:eastAsia="Times New Roman"/>
                <w:szCs w:val="24"/>
              </w:rPr>
              <w:t> </w:t>
            </w:r>
          </w:p>
        </w:tc>
        <w:tc>
          <w:tcPr>
            <w:tcW w:w="24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9281AE" w14:textId="77777777" w:rsidR="007F655B" w:rsidRPr="007F655B" w:rsidRDefault="007F655B" w:rsidP="007F655B">
            <w:pPr>
              <w:spacing w:after="0" w:line="240" w:lineRule="auto"/>
              <w:ind w:left="30" w:right="0" w:firstLine="0"/>
              <w:jc w:val="center"/>
              <w:textAlignment w:val="baseline"/>
              <w:rPr>
                <w:rFonts w:ascii="Times New Roman" w:eastAsia="Times New Roman" w:hAnsi="Times New Roman" w:cs="Times New Roman"/>
                <w:szCs w:val="24"/>
              </w:rPr>
            </w:pPr>
            <w:r w:rsidRPr="007F655B">
              <w:rPr>
                <w:rFonts w:eastAsia="Times New Roman"/>
                <w:szCs w:val="24"/>
              </w:rPr>
              <w:t> </w:t>
            </w:r>
          </w:p>
        </w:tc>
        <w:tc>
          <w:tcPr>
            <w:tcW w:w="96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085D12C" w14:textId="77777777" w:rsidR="007F655B" w:rsidRPr="007F655B" w:rsidRDefault="007F655B" w:rsidP="007F655B">
            <w:pPr>
              <w:spacing w:after="0" w:line="240" w:lineRule="auto"/>
              <w:ind w:left="90" w:right="0" w:firstLine="0"/>
              <w:jc w:val="center"/>
              <w:textAlignment w:val="baseline"/>
              <w:rPr>
                <w:rFonts w:ascii="Times New Roman" w:eastAsia="Times New Roman" w:hAnsi="Times New Roman" w:cs="Times New Roman"/>
                <w:szCs w:val="24"/>
              </w:rPr>
            </w:pPr>
            <w:r w:rsidRPr="007F655B">
              <w:rPr>
                <w:rFonts w:eastAsia="Times New Roman"/>
                <w:b/>
                <w:bCs/>
                <w:szCs w:val="24"/>
              </w:rPr>
              <w:t>Summer</w:t>
            </w:r>
            <w:r w:rsidRPr="007F655B">
              <w:rPr>
                <w:rFonts w:eastAsia="Times New Roman"/>
                <w:szCs w:val="24"/>
              </w:rPr>
              <w:t> </w:t>
            </w:r>
          </w:p>
        </w:tc>
      </w:tr>
    </w:tbl>
    <w:p w14:paraId="11E015B2" w14:textId="77777777" w:rsidR="007F655B" w:rsidRPr="007F655B" w:rsidRDefault="007F655B" w:rsidP="007F655B">
      <w:pPr>
        <w:spacing w:after="0" w:line="240" w:lineRule="auto"/>
        <w:ind w:left="1215" w:right="0" w:firstLine="0"/>
        <w:jc w:val="left"/>
        <w:textAlignment w:val="baseline"/>
        <w:rPr>
          <w:rFonts w:ascii="Segoe UI" w:eastAsia="Times New Roman" w:hAnsi="Segoe UI" w:cs="Segoe UI"/>
          <w:sz w:val="18"/>
          <w:szCs w:val="18"/>
        </w:rPr>
      </w:pPr>
      <w:r w:rsidRPr="007F655B">
        <w:rPr>
          <w:rFonts w:eastAsia="Times New Roman"/>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5"/>
        <w:gridCol w:w="7920"/>
      </w:tblGrid>
      <w:tr w:rsidR="007F655B" w:rsidRPr="007F655B" w14:paraId="39626327" w14:textId="77777777" w:rsidTr="007F655B">
        <w:trPr>
          <w:trHeight w:val="300"/>
        </w:trPr>
        <w:tc>
          <w:tcPr>
            <w:tcW w:w="268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CAD191E"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b/>
                <w:bCs/>
                <w:szCs w:val="24"/>
              </w:rPr>
              <w:t>Summary of work  </w:t>
            </w:r>
            <w:r w:rsidRPr="007F655B">
              <w:rPr>
                <w:rFonts w:eastAsia="Times New Roman"/>
                <w:szCs w:val="24"/>
              </w:rPr>
              <w:t> </w:t>
            </w:r>
          </w:p>
        </w:tc>
        <w:tc>
          <w:tcPr>
            <w:tcW w:w="7920" w:type="dxa"/>
            <w:tcBorders>
              <w:top w:val="single" w:sz="6" w:space="0" w:color="000000"/>
              <w:left w:val="single" w:sz="6" w:space="0" w:color="000000"/>
              <w:bottom w:val="single" w:sz="6" w:space="0" w:color="000000"/>
              <w:right w:val="single" w:sz="6" w:space="0" w:color="000000"/>
            </w:tcBorders>
            <w:shd w:val="clear" w:color="auto" w:fill="auto"/>
            <w:hideMark/>
          </w:tcPr>
          <w:p w14:paraId="77A96A5D"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szCs w:val="24"/>
              </w:rPr>
              <w:t>  </w:t>
            </w:r>
          </w:p>
        </w:tc>
      </w:tr>
      <w:tr w:rsidR="007F655B" w:rsidRPr="007F655B" w14:paraId="2DD85E5A" w14:textId="77777777" w:rsidTr="007F655B">
        <w:trPr>
          <w:trHeight w:val="300"/>
        </w:trPr>
        <w:tc>
          <w:tcPr>
            <w:tcW w:w="268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E82A244"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b/>
                <w:bCs/>
                <w:szCs w:val="24"/>
              </w:rPr>
              <w:t>Work Required by Next </w:t>
            </w:r>
            <w:r w:rsidRPr="007F655B">
              <w:rPr>
                <w:rFonts w:eastAsia="Times New Roman"/>
                <w:szCs w:val="24"/>
              </w:rPr>
              <w:t> </w:t>
            </w:r>
          </w:p>
          <w:p w14:paraId="4497CF0A"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b/>
                <w:bCs/>
                <w:szCs w:val="24"/>
              </w:rPr>
              <w:t>Meeting  </w:t>
            </w:r>
            <w:r w:rsidRPr="007F655B">
              <w:rPr>
                <w:rFonts w:eastAsia="Times New Roman"/>
                <w:szCs w:val="24"/>
              </w:rPr>
              <w:t> </w:t>
            </w:r>
          </w:p>
        </w:tc>
        <w:tc>
          <w:tcPr>
            <w:tcW w:w="7920" w:type="dxa"/>
            <w:tcBorders>
              <w:top w:val="single" w:sz="6" w:space="0" w:color="000000"/>
              <w:left w:val="single" w:sz="6" w:space="0" w:color="000000"/>
              <w:bottom w:val="single" w:sz="6" w:space="0" w:color="000000"/>
              <w:right w:val="single" w:sz="6" w:space="0" w:color="000000"/>
            </w:tcBorders>
            <w:shd w:val="clear" w:color="auto" w:fill="auto"/>
            <w:hideMark/>
          </w:tcPr>
          <w:p w14:paraId="0EEE7F4A" w14:textId="77777777" w:rsidR="007F655B" w:rsidRDefault="007F655B" w:rsidP="007F655B">
            <w:pPr>
              <w:spacing w:after="0" w:line="240" w:lineRule="auto"/>
              <w:ind w:left="0" w:right="0" w:firstLine="0"/>
              <w:jc w:val="left"/>
              <w:textAlignment w:val="baseline"/>
              <w:rPr>
                <w:rFonts w:eastAsia="Times New Roman"/>
                <w:szCs w:val="24"/>
              </w:rPr>
            </w:pPr>
            <w:r w:rsidRPr="007F655B">
              <w:rPr>
                <w:rFonts w:eastAsia="Times New Roman"/>
                <w:szCs w:val="24"/>
              </w:rPr>
              <w:t>  </w:t>
            </w:r>
          </w:p>
          <w:p w14:paraId="39559106" w14:textId="77777777" w:rsidR="00E75E90" w:rsidRDefault="00E75E90" w:rsidP="007F655B">
            <w:pPr>
              <w:spacing w:after="0" w:line="240" w:lineRule="auto"/>
              <w:ind w:left="0" w:right="0" w:firstLine="0"/>
              <w:jc w:val="left"/>
              <w:textAlignment w:val="baseline"/>
              <w:rPr>
                <w:rFonts w:eastAsia="Times New Roman"/>
                <w:szCs w:val="24"/>
              </w:rPr>
            </w:pPr>
          </w:p>
          <w:p w14:paraId="57A5D78D" w14:textId="77777777" w:rsidR="00E75E90" w:rsidRDefault="00E75E90" w:rsidP="007F655B">
            <w:pPr>
              <w:spacing w:after="0" w:line="240" w:lineRule="auto"/>
              <w:ind w:left="0" w:right="0" w:firstLine="0"/>
              <w:jc w:val="left"/>
              <w:textAlignment w:val="baseline"/>
              <w:rPr>
                <w:rFonts w:eastAsia="Times New Roman"/>
                <w:szCs w:val="24"/>
              </w:rPr>
            </w:pPr>
          </w:p>
          <w:p w14:paraId="2AABA038" w14:textId="77777777" w:rsidR="00E75E90" w:rsidRDefault="00E75E90" w:rsidP="007F655B">
            <w:pPr>
              <w:spacing w:after="0" w:line="240" w:lineRule="auto"/>
              <w:ind w:left="0" w:right="0" w:firstLine="0"/>
              <w:jc w:val="left"/>
              <w:textAlignment w:val="baseline"/>
              <w:rPr>
                <w:rFonts w:eastAsia="Times New Roman"/>
                <w:szCs w:val="24"/>
              </w:rPr>
            </w:pPr>
          </w:p>
          <w:p w14:paraId="2E532916" w14:textId="77777777" w:rsidR="00E75E90" w:rsidRDefault="00E75E90" w:rsidP="007F655B">
            <w:pPr>
              <w:spacing w:after="0" w:line="240" w:lineRule="auto"/>
              <w:ind w:left="0" w:right="0" w:firstLine="0"/>
              <w:jc w:val="left"/>
              <w:textAlignment w:val="baseline"/>
              <w:rPr>
                <w:rFonts w:eastAsia="Times New Roman"/>
                <w:szCs w:val="24"/>
              </w:rPr>
            </w:pPr>
          </w:p>
          <w:p w14:paraId="2CCB7096" w14:textId="77777777" w:rsidR="00E75E90" w:rsidRDefault="00E75E90" w:rsidP="007F655B">
            <w:pPr>
              <w:spacing w:after="0" w:line="240" w:lineRule="auto"/>
              <w:ind w:left="0" w:right="0" w:firstLine="0"/>
              <w:jc w:val="left"/>
              <w:textAlignment w:val="baseline"/>
              <w:rPr>
                <w:rFonts w:eastAsia="Times New Roman"/>
                <w:szCs w:val="24"/>
              </w:rPr>
            </w:pPr>
          </w:p>
          <w:p w14:paraId="1DD2DC1A" w14:textId="77777777" w:rsidR="00E75E90" w:rsidRDefault="00E75E90" w:rsidP="007F655B">
            <w:pPr>
              <w:spacing w:after="0" w:line="240" w:lineRule="auto"/>
              <w:ind w:left="0" w:right="0" w:firstLine="0"/>
              <w:jc w:val="left"/>
              <w:textAlignment w:val="baseline"/>
              <w:rPr>
                <w:rFonts w:eastAsia="Times New Roman"/>
                <w:szCs w:val="24"/>
              </w:rPr>
            </w:pPr>
          </w:p>
          <w:p w14:paraId="264E4F08" w14:textId="77777777" w:rsidR="00E75E90" w:rsidRDefault="00E75E90" w:rsidP="007F655B">
            <w:pPr>
              <w:spacing w:after="0" w:line="240" w:lineRule="auto"/>
              <w:ind w:left="0" w:right="0" w:firstLine="0"/>
              <w:jc w:val="left"/>
              <w:textAlignment w:val="baseline"/>
              <w:rPr>
                <w:rFonts w:eastAsia="Times New Roman"/>
                <w:szCs w:val="24"/>
              </w:rPr>
            </w:pPr>
          </w:p>
          <w:p w14:paraId="56E11654" w14:textId="77777777" w:rsidR="00E75E90" w:rsidRDefault="00E75E90" w:rsidP="007F655B">
            <w:pPr>
              <w:spacing w:after="0" w:line="240" w:lineRule="auto"/>
              <w:ind w:left="0" w:right="0" w:firstLine="0"/>
              <w:jc w:val="left"/>
              <w:textAlignment w:val="baseline"/>
              <w:rPr>
                <w:rFonts w:eastAsia="Times New Roman"/>
                <w:szCs w:val="24"/>
              </w:rPr>
            </w:pPr>
          </w:p>
          <w:p w14:paraId="0A8E2C9A" w14:textId="77777777" w:rsidR="00E75E90" w:rsidRDefault="00E75E90" w:rsidP="007F655B">
            <w:pPr>
              <w:spacing w:after="0" w:line="240" w:lineRule="auto"/>
              <w:ind w:left="0" w:right="0" w:firstLine="0"/>
              <w:jc w:val="left"/>
              <w:textAlignment w:val="baseline"/>
              <w:rPr>
                <w:rFonts w:eastAsia="Times New Roman"/>
                <w:szCs w:val="24"/>
              </w:rPr>
            </w:pPr>
          </w:p>
          <w:p w14:paraId="5A867A9F" w14:textId="77777777" w:rsidR="00E75E90" w:rsidRDefault="00E75E90" w:rsidP="007F655B">
            <w:pPr>
              <w:spacing w:after="0" w:line="240" w:lineRule="auto"/>
              <w:ind w:left="0" w:right="0" w:firstLine="0"/>
              <w:jc w:val="left"/>
              <w:textAlignment w:val="baseline"/>
              <w:rPr>
                <w:rFonts w:eastAsia="Times New Roman"/>
                <w:szCs w:val="24"/>
              </w:rPr>
            </w:pPr>
          </w:p>
          <w:p w14:paraId="4C33D873" w14:textId="77777777" w:rsidR="00E75E90" w:rsidRPr="007F655B" w:rsidRDefault="00E75E90" w:rsidP="007F655B">
            <w:pPr>
              <w:spacing w:after="0" w:line="240" w:lineRule="auto"/>
              <w:ind w:left="0" w:right="0" w:firstLine="0"/>
              <w:jc w:val="left"/>
              <w:textAlignment w:val="baseline"/>
              <w:rPr>
                <w:rFonts w:ascii="Times New Roman" w:eastAsia="Times New Roman" w:hAnsi="Times New Roman" w:cs="Times New Roman"/>
                <w:szCs w:val="24"/>
              </w:rPr>
            </w:pPr>
          </w:p>
          <w:p w14:paraId="6E95E663"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szCs w:val="24"/>
              </w:rPr>
              <w:t>  </w:t>
            </w:r>
          </w:p>
          <w:p w14:paraId="07B46020"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szCs w:val="24"/>
              </w:rPr>
              <w:t>  </w:t>
            </w:r>
          </w:p>
        </w:tc>
      </w:tr>
      <w:tr w:rsidR="007F655B" w:rsidRPr="007F655B" w14:paraId="3F264515" w14:textId="77777777" w:rsidTr="007F655B">
        <w:trPr>
          <w:trHeight w:val="300"/>
        </w:trPr>
        <w:tc>
          <w:tcPr>
            <w:tcW w:w="268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0A87B69"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b/>
                <w:bCs/>
                <w:szCs w:val="24"/>
              </w:rPr>
              <w:t>Date of Next Meeting  </w:t>
            </w:r>
            <w:r w:rsidRPr="007F655B">
              <w:rPr>
                <w:rFonts w:eastAsia="Times New Roman"/>
                <w:szCs w:val="24"/>
              </w:rPr>
              <w:t> </w:t>
            </w:r>
          </w:p>
        </w:tc>
        <w:tc>
          <w:tcPr>
            <w:tcW w:w="7920" w:type="dxa"/>
            <w:tcBorders>
              <w:top w:val="single" w:sz="6" w:space="0" w:color="000000"/>
              <w:left w:val="single" w:sz="6" w:space="0" w:color="000000"/>
              <w:bottom w:val="single" w:sz="6" w:space="0" w:color="000000"/>
              <w:right w:val="single" w:sz="6" w:space="0" w:color="000000"/>
            </w:tcBorders>
            <w:shd w:val="clear" w:color="auto" w:fill="auto"/>
            <w:hideMark/>
          </w:tcPr>
          <w:p w14:paraId="3A934762"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szCs w:val="24"/>
              </w:rPr>
              <w:t>  </w:t>
            </w:r>
          </w:p>
        </w:tc>
      </w:tr>
    </w:tbl>
    <w:p w14:paraId="3A34FF3C" w14:textId="77777777" w:rsidR="007F655B" w:rsidRPr="007F655B" w:rsidRDefault="007F655B" w:rsidP="007F655B">
      <w:pPr>
        <w:spacing w:after="0" w:line="240" w:lineRule="auto"/>
        <w:ind w:left="1215" w:right="0" w:firstLine="0"/>
        <w:jc w:val="left"/>
        <w:textAlignment w:val="baseline"/>
        <w:rPr>
          <w:rFonts w:ascii="Segoe UI" w:eastAsia="Times New Roman" w:hAnsi="Segoe UI" w:cs="Segoe UI"/>
          <w:sz w:val="18"/>
          <w:szCs w:val="18"/>
        </w:rPr>
      </w:pPr>
      <w:r w:rsidRPr="007F655B">
        <w:rPr>
          <w:rFonts w:eastAsia="Times New Roman"/>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0"/>
        <w:gridCol w:w="3135"/>
        <w:gridCol w:w="1170"/>
        <w:gridCol w:w="2355"/>
        <w:gridCol w:w="960"/>
        <w:gridCol w:w="1065"/>
      </w:tblGrid>
      <w:tr w:rsidR="007F655B" w:rsidRPr="007F655B" w14:paraId="2D90EA65" w14:textId="77777777" w:rsidTr="007F655B">
        <w:trPr>
          <w:trHeight w:val="300"/>
        </w:trPr>
        <w:tc>
          <w:tcPr>
            <w:tcW w:w="189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E307B03"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b/>
                <w:bCs/>
                <w:szCs w:val="24"/>
              </w:rPr>
              <w:t>Student Name</w:t>
            </w:r>
            <w:r w:rsidRPr="007F655B">
              <w:rPr>
                <w:rFonts w:eastAsia="Times New Roman"/>
                <w:szCs w:val="24"/>
              </w:rPr>
              <w:t> </w:t>
            </w:r>
          </w:p>
        </w:tc>
        <w:tc>
          <w:tcPr>
            <w:tcW w:w="31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EBF03D"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b/>
                <w:bCs/>
                <w:szCs w:val="24"/>
              </w:rPr>
              <w:t> </w:t>
            </w:r>
            <w:r w:rsidRPr="007F655B">
              <w:rPr>
                <w:rFonts w:eastAsia="Times New Roman"/>
                <w:szCs w:val="24"/>
              </w:rPr>
              <w:t> </w:t>
            </w:r>
          </w:p>
          <w:p w14:paraId="2A6C3F4F"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b/>
                <w:bCs/>
                <w:szCs w:val="24"/>
              </w:rPr>
              <w:t> </w:t>
            </w:r>
            <w:r w:rsidRPr="007F655B">
              <w:rPr>
                <w:rFonts w:eastAsia="Times New Roman"/>
                <w:szCs w:val="24"/>
              </w:rPr>
              <w:t> </w:t>
            </w:r>
          </w:p>
        </w:tc>
        <w:tc>
          <w:tcPr>
            <w:tcW w:w="117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5C589CD"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b/>
                <w:bCs/>
                <w:szCs w:val="24"/>
              </w:rPr>
              <w:t>Signature</w:t>
            </w:r>
            <w:r w:rsidRPr="007F655B">
              <w:rPr>
                <w:rFonts w:eastAsia="Times New Roman"/>
                <w:szCs w:val="24"/>
              </w:rPr>
              <w:t> </w:t>
            </w:r>
          </w:p>
        </w:tc>
        <w:tc>
          <w:tcPr>
            <w:tcW w:w="23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44379E"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2168071"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b/>
                <w:bCs/>
                <w:szCs w:val="24"/>
              </w:rPr>
              <w:t>Date  </w:t>
            </w:r>
            <w:r w:rsidRPr="007F655B">
              <w:rPr>
                <w:rFonts w:eastAsia="Times New Roman"/>
                <w:szCs w:val="24"/>
              </w:rPr>
              <w:t> </w:t>
            </w:r>
          </w:p>
        </w:tc>
        <w:tc>
          <w:tcPr>
            <w:tcW w:w="10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4A32F1"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b/>
                <w:bCs/>
                <w:szCs w:val="24"/>
              </w:rPr>
              <w:t> </w:t>
            </w:r>
            <w:r w:rsidRPr="007F655B">
              <w:rPr>
                <w:rFonts w:eastAsia="Times New Roman"/>
                <w:szCs w:val="24"/>
              </w:rPr>
              <w:t> </w:t>
            </w:r>
          </w:p>
        </w:tc>
      </w:tr>
      <w:tr w:rsidR="007F655B" w:rsidRPr="007F655B" w14:paraId="51B4C73A" w14:textId="77777777" w:rsidTr="007F655B">
        <w:trPr>
          <w:trHeight w:val="300"/>
        </w:trPr>
        <w:tc>
          <w:tcPr>
            <w:tcW w:w="189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B7CE9ED"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b/>
                <w:bCs/>
                <w:szCs w:val="24"/>
              </w:rPr>
              <w:t>Supervisor Name</w:t>
            </w:r>
            <w:r w:rsidRPr="007F655B">
              <w:rPr>
                <w:rFonts w:eastAsia="Times New Roman"/>
                <w:szCs w:val="24"/>
              </w:rPr>
              <w:t> </w:t>
            </w:r>
          </w:p>
        </w:tc>
        <w:tc>
          <w:tcPr>
            <w:tcW w:w="31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26FCA4"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b/>
                <w:bCs/>
                <w:szCs w:val="24"/>
              </w:rPr>
              <w:t> </w:t>
            </w:r>
            <w:r w:rsidRPr="007F655B">
              <w:rPr>
                <w:rFonts w:eastAsia="Times New Roman"/>
                <w:szCs w:val="24"/>
              </w:rPr>
              <w:t> </w:t>
            </w:r>
          </w:p>
          <w:p w14:paraId="5CB70DB9"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b/>
                <w:bCs/>
                <w:szCs w:val="24"/>
              </w:rPr>
              <w:t> </w:t>
            </w:r>
            <w:r w:rsidRPr="007F655B">
              <w:rPr>
                <w:rFonts w:eastAsia="Times New Roman"/>
                <w:szCs w:val="24"/>
              </w:rPr>
              <w:t> </w:t>
            </w:r>
          </w:p>
        </w:tc>
        <w:tc>
          <w:tcPr>
            <w:tcW w:w="117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5964CA4"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b/>
                <w:bCs/>
                <w:szCs w:val="24"/>
              </w:rPr>
              <w:t>Signature</w:t>
            </w:r>
            <w:r w:rsidRPr="007F655B">
              <w:rPr>
                <w:rFonts w:eastAsia="Times New Roman"/>
                <w:szCs w:val="24"/>
              </w:rPr>
              <w:t> </w:t>
            </w:r>
          </w:p>
        </w:tc>
        <w:tc>
          <w:tcPr>
            <w:tcW w:w="23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073900"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A226D93"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b/>
                <w:bCs/>
                <w:szCs w:val="24"/>
              </w:rPr>
              <w:t>Date  </w:t>
            </w:r>
            <w:r w:rsidRPr="007F655B">
              <w:rPr>
                <w:rFonts w:eastAsia="Times New Roman"/>
                <w:szCs w:val="24"/>
              </w:rPr>
              <w:t> </w:t>
            </w:r>
          </w:p>
        </w:tc>
        <w:tc>
          <w:tcPr>
            <w:tcW w:w="10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D25932" w14:textId="77777777" w:rsidR="007F655B" w:rsidRPr="007F655B" w:rsidRDefault="007F655B" w:rsidP="007F655B">
            <w:pPr>
              <w:spacing w:after="0" w:line="240" w:lineRule="auto"/>
              <w:ind w:left="0" w:right="0" w:firstLine="0"/>
              <w:jc w:val="left"/>
              <w:textAlignment w:val="baseline"/>
              <w:rPr>
                <w:rFonts w:ascii="Times New Roman" w:eastAsia="Times New Roman" w:hAnsi="Times New Roman" w:cs="Times New Roman"/>
                <w:szCs w:val="24"/>
              </w:rPr>
            </w:pPr>
            <w:r w:rsidRPr="007F655B">
              <w:rPr>
                <w:rFonts w:eastAsia="Times New Roman"/>
                <w:b/>
                <w:bCs/>
                <w:szCs w:val="24"/>
              </w:rPr>
              <w:t> </w:t>
            </w:r>
            <w:r w:rsidRPr="007F655B">
              <w:rPr>
                <w:rFonts w:eastAsia="Times New Roman"/>
                <w:szCs w:val="24"/>
              </w:rPr>
              <w:t> </w:t>
            </w:r>
          </w:p>
        </w:tc>
      </w:tr>
    </w:tbl>
    <w:p w14:paraId="51F883E9" w14:textId="77777777" w:rsidR="000F625D" w:rsidRDefault="000F625D" w:rsidP="007F655B">
      <w:pPr>
        <w:spacing w:after="0" w:line="240" w:lineRule="auto"/>
        <w:ind w:left="0" w:right="0" w:firstLine="0"/>
        <w:jc w:val="center"/>
        <w:textAlignment w:val="baseline"/>
        <w:rPr>
          <w:rFonts w:eastAsia="Times New Roman"/>
          <w:szCs w:val="24"/>
        </w:rPr>
      </w:pPr>
    </w:p>
    <w:p w14:paraId="26308128" w14:textId="77777777" w:rsidR="000F625D" w:rsidRDefault="000F625D">
      <w:pPr>
        <w:spacing w:after="160" w:line="259" w:lineRule="auto"/>
        <w:ind w:left="0" w:right="0" w:firstLine="0"/>
        <w:jc w:val="left"/>
        <w:rPr>
          <w:rFonts w:eastAsia="Times New Roman"/>
          <w:szCs w:val="24"/>
        </w:rPr>
      </w:pPr>
      <w:r>
        <w:rPr>
          <w:rFonts w:eastAsia="Times New Roman"/>
          <w:szCs w:val="24"/>
        </w:rPr>
        <w:br w:type="page"/>
      </w:r>
    </w:p>
    <w:p w14:paraId="1F4BE3C6" w14:textId="77777777" w:rsidR="007F655B" w:rsidRPr="007F655B" w:rsidRDefault="007F655B" w:rsidP="007F655B">
      <w:pPr>
        <w:spacing w:after="0" w:line="240" w:lineRule="auto"/>
        <w:ind w:left="0" w:right="0" w:firstLine="0"/>
        <w:jc w:val="center"/>
        <w:textAlignment w:val="baseline"/>
        <w:rPr>
          <w:rFonts w:ascii="Segoe UI" w:eastAsia="Times New Roman" w:hAnsi="Segoe UI" w:cs="Segoe UI"/>
          <w:sz w:val="18"/>
          <w:szCs w:val="18"/>
        </w:rPr>
      </w:pPr>
      <w:r w:rsidRPr="007F655B">
        <w:rPr>
          <w:rFonts w:eastAsia="Times New Roman"/>
          <w:szCs w:val="24"/>
        </w:rPr>
        <w:lastRenderedPageBreak/>
        <w:t> </w:t>
      </w:r>
    </w:p>
    <w:p w14:paraId="46CEB543" w14:textId="77777777" w:rsidR="008926EA" w:rsidRDefault="008926EA" w:rsidP="00467CA1">
      <w:pPr>
        <w:ind w:left="0" w:right="1383" w:firstLine="0"/>
        <w:rPr>
          <w:rFonts w:eastAsia="Times New Roman"/>
          <w:szCs w:val="24"/>
        </w:rPr>
      </w:pPr>
    </w:p>
    <w:p w14:paraId="176044EE" w14:textId="77777777" w:rsidR="000F625D" w:rsidRDefault="000F625D" w:rsidP="000F625D">
      <w:pPr>
        <w:rPr>
          <w:rFonts w:eastAsia="Times New Roman"/>
          <w:szCs w:val="24"/>
        </w:rPr>
      </w:pPr>
    </w:p>
    <w:p w14:paraId="484FC095" w14:textId="6C986A15" w:rsidR="00663A1E" w:rsidRPr="00663A1E" w:rsidRDefault="00663A1E" w:rsidP="00663A1E">
      <w:pPr>
        <w:spacing w:after="0" w:line="240" w:lineRule="auto"/>
        <w:ind w:left="0" w:right="0" w:firstLine="0"/>
        <w:jc w:val="center"/>
        <w:textAlignment w:val="baseline"/>
        <w:rPr>
          <w:rFonts w:ascii="Segoe UI" w:eastAsia="Times New Roman" w:hAnsi="Segoe UI" w:cs="Segoe UI"/>
          <w:sz w:val="18"/>
          <w:szCs w:val="18"/>
        </w:rPr>
      </w:pPr>
      <w:r w:rsidRPr="00663A1E">
        <w:rPr>
          <w:rFonts w:asciiTheme="minorHAnsi" w:hAnsiTheme="minorHAnsi" w:cstheme="minorHAnsi"/>
          <w:noProof/>
        </w:rPr>
        <w:drawing>
          <wp:inline distT="0" distB="0" distL="0" distR="0" wp14:anchorId="0311434E" wp14:editId="240B9D25">
            <wp:extent cx="5013325" cy="1371600"/>
            <wp:effectExtent l="0" t="0" r="0" b="0"/>
            <wp:docPr id="2039787122" name="Picture 2039787122" descr="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87122" name="Picture 14" descr="A red white and blue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325" cy="1371600"/>
                    </a:xfrm>
                    <a:prstGeom prst="rect">
                      <a:avLst/>
                    </a:prstGeom>
                    <a:noFill/>
                    <a:ln>
                      <a:noFill/>
                    </a:ln>
                  </pic:spPr>
                </pic:pic>
              </a:graphicData>
            </a:graphic>
          </wp:inline>
        </w:drawing>
      </w:r>
      <w:r w:rsidRPr="00663A1E">
        <w:rPr>
          <w:rFonts w:eastAsia="Times New Roman"/>
          <w:szCs w:val="24"/>
        </w:rPr>
        <w:t> </w:t>
      </w:r>
    </w:p>
    <w:p w14:paraId="369BE548" w14:textId="77777777" w:rsidR="00663A1E" w:rsidRPr="00663A1E" w:rsidRDefault="00663A1E" w:rsidP="00663A1E">
      <w:pPr>
        <w:spacing w:after="0" w:line="240" w:lineRule="auto"/>
        <w:ind w:left="0" w:right="0" w:firstLine="0"/>
        <w:jc w:val="center"/>
        <w:textAlignment w:val="baseline"/>
        <w:rPr>
          <w:rFonts w:ascii="Segoe UI" w:eastAsia="Times New Roman" w:hAnsi="Segoe UI" w:cs="Segoe UI"/>
          <w:b/>
          <w:bCs/>
          <w:color w:val="4F81BD"/>
          <w:sz w:val="18"/>
          <w:szCs w:val="18"/>
        </w:rPr>
      </w:pPr>
      <w:r w:rsidRPr="00663A1E">
        <w:rPr>
          <w:rFonts w:eastAsia="Times New Roman"/>
          <w:b/>
          <w:bCs/>
          <w:i/>
          <w:iCs/>
          <w:color w:val="auto"/>
          <w:sz w:val="36"/>
          <w:szCs w:val="36"/>
        </w:rPr>
        <w:t>Capstone Project (COSC 491L)</w:t>
      </w:r>
      <w:r w:rsidRPr="00663A1E">
        <w:rPr>
          <w:rFonts w:eastAsia="Times New Roman"/>
          <w:b/>
          <w:bCs/>
          <w:color w:val="auto"/>
          <w:sz w:val="36"/>
          <w:szCs w:val="36"/>
        </w:rPr>
        <w:t> </w:t>
      </w:r>
    </w:p>
    <w:p w14:paraId="15B7BAC6" w14:textId="77777777" w:rsidR="00663A1E" w:rsidRPr="00663A1E" w:rsidRDefault="00663A1E" w:rsidP="00663A1E">
      <w:pPr>
        <w:spacing w:after="0" w:line="240" w:lineRule="auto"/>
        <w:ind w:left="4695" w:right="0" w:firstLine="0"/>
        <w:jc w:val="left"/>
        <w:textAlignment w:val="baseline"/>
        <w:rPr>
          <w:rFonts w:ascii="Segoe UI" w:eastAsia="Times New Roman" w:hAnsi="Segoe UI" w:cs="Segoe UI"/>
          <w:b/>
          <w:bCs/>
          <w:color w:val="4F81BD"/>
          <w:sz w:val="18"/>
          <w:szCs w:val="18"/>
        </w:rPr>
      </w:pPr>
      <w:r w:rsidRPr="00663A1E">
        <w:rPr>
          <w:rFonts w:eastAsia="Times New Roman"/>
          <w:b/>
          <w:bCs/>
          <w:i/>
          <w:iCs/>
          <w:color w:val="C00000"/>
          <w:sz w:val="28"/>
          <w:szCs w:val="28"/>
        </w:rPr>
        <w:t>Final Evaluation Form</w:t>
      </w:r>
      <w:r w:rsidRPr="00663A1E">
        <w:rPr>
          <w:rFonts w:eastAsia="Times New Roman"/>
          <w:b/>
          <w:bCs/>
          <w:i/>
          <w:iCs/>
          <w:szCs w:val="24"/>
        </w:rPr>
        <w:t> </w:t>
      </w:r>
      <w:r w:rsidRPr="00663A1E">
        <w:rPr>
          <w:rFonts w:eastAsia="Times New Roman"/>
          <w:b/>
          <w:bCs/>
          <w:szCs w:val="24"/>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1"/>
        <w:gridCol w:w="4069"/>
        <w:gridCol w:w="255"/>
        <w:gridCol w:w="1148"/>
        <w:gridCol w:w="266"/>
        <w:gridCol w:w="180"/>
        <w:gridCol w:w="1129"/>
        <w:gridCol w:w="251"/>
        <w:gridCol w:w="1005"/>
      </w:tblGrid>
      <w:tr w:rsidR="00663A1E" w:rsidRPr="00663A1E" w14:paraId="3DF24F17" w14:textId="77777777" w:rsidTr="00663A1E">
        <w:trPr>
          <w:trHeight w:val="300"/>
        </w:trPr>
        <w:tc>
          <w:tcPr>
            <w:tcW w:w="26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4484F993" w14:textId="77777777" w:rsidR="00663A1E" w:rsidRPr="00663A1E" w:rsidRDefault="00663A1E" w:rsidP="00663A1E">
            <w:pPr>
              <w:spacing w:after="0" w:line="240" w:lineRule="auto"/>
              <w:ind w:left="105" w:right="0" w:firstLine="0"/>
              <w:jc w:val="left"/>
              <w:textAlignment w:val="baseline"/>
              <w:rPr>
                <w:rFonts w:ascii="Times New Roman" w:eastAsia="Times New Roman" w:hAnsi="Times New Roman" w:cs="Times New Roman"/>
                <w:szCs w:val="24"/>
              </w:rPr>
            </w:pPr>
            <w:r w:rsidRPr="00663A1E">
              <w:rPr>
                <w:rFonts w:eastAsia="Times New Roman"/>
                <w:b/>
                <w:bCs/>
                <w:szCs w:val="24"/>
              </w:rPr>
              <w:t>Name of Student  </w:t>
            </w:r>
            <w:r w:rsidRPr="00663A1E">
              <w:rPr>
                <w:rFonts w:eastAsia="Times New Roman"/>
                <w:szCs w:val="24"/>
              </w:rPr>
              <w:t> </w:t>
            </w:r>
          </w:p>
        </w:tc>
        <w:tc>
          <w:tcPr>
            <w:tcW w:w="4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67465B" w14:textId="77777777" w:rsidR="00663A1E" w:rsidRPr="00663A1E" w:rsidRDefault="00663A1E" w:rsidP="00663A1E">
            <w:pPr>
              <w:spacing w:after="0" w:line="240" w:lineRule="auto"/>
              <w:ind w:left="105"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c>
          <w:tcPr>
            <w:tcW w:w="1410" w:type="dxa"/>
            <w:gridSpan w:val="2"/>
            <w:tcBorders>
              <w:top w:val="single" w:sz="6" w:space="0" w:color="000000"/>
              <w:left w:val="single" w:sz="6" w:space="0" w:color="000000"/>
              <w:bottom w:val="single" w:sz="6" w:space="0" w:color="000000"/>
              <w:right w:val="nil"/>
            </w:tcBorders>
            <w:shd w:val="clear" w:color="auto" w:fill="DBE5F1"/>
            <w:vAlign w:val="center"/>
            <w:hideMark/>
          </w:tcPr>
          <w:p w14:paraId="6102F59C" w14:textId="77777777" w:rsidR="00663A1E" w:rsidRPr="00663A1E" w:rsidRDefault="00663A1E" w:rsidP="00663A1E">
            <w:pPr>
              <w:spacing w:after="0" w:line="240" w:lineRule="auto"/>
              <w:ind w:left="105" w:right="0" w:firstLine="0"/>
              <w:jc w:val="left"/>
              <w:textAlignment w:val="baseline"/>
              <w:rPr>
                <w:rFonts w:ascii="Times New Roman" w:eastAsia="Times New Roman" w:hAnsi="Times New Roman" w:cs="Times New Roman"/>
                <w:szCs w:val="24"/>
              </w:rPr>
            </w:pPr>
            <w:r w:rsidRPr="00663A1E">
              <w:rPr>
                <w:rFonts w:eastAsia="Times New Roman"/>
                <w:b/>
                <w:bCs/>
                <w:szCs w:val="24"/>
              </w:rPr>
              <w:t>Student ID </w:t>
            </w:r>
            <w:r w:rsidRPr="00663A1E">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499558BC"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c>
          <w:tcPr>
            <w:tcW w:w="2385"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79EFD4"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r>
      <w:tr w:rsidR="00663A1E" w:rsidRPr="00663A1E" w14:paraId="404D866C" w14:textId="77777777" w:rsidTr="00663A1E">
        <w:trPr>
          <w:trHeight w:val="300"/>
        </w:trPr>
        <w:tc>
          <w:tcPr>
            <w:tcW w:w="26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3D0EC3E" w14:textId="77777777" w:rsidR="00663A1E" w:rsidRPr="00663A1E" w:rsidRDefault="00663A1E" w:rsidP="00663A1E">
            <w:pPr>
              <w:spacing w:after="0" w:line="240" w:lineRule="auto"/>
              <w:ind w:left="105" w:right="0" w:firstLine="0"/>
              <w:jc w:val="left"/>
              <w:textAlignment w:val="baseline"/>
              <w:rPr>
                <w:rFonts w:ascii="Times New Roman" w:eastAsia="Times New Roman" w:hAnsi="Times New Roman" w:cs="Times New Roman"/>
                <w:szCs w:val="24"/>
              </w:rPr>
            </w:pPr>
            <w:r w:rsidRPr="00663A1E">
              <w:rPr>
                <w:rFonts w:eastAsia="Times New Roman"/>
                <w:b/>
                <w:bCs/>
                <w:szCs w:val="24"/>
              </w:rPr>
              <w:t>College  </w:t>
            </w:r>
            <w:r w:rsidRPr="00663A1E">
              <w:rPr>
                <w:rFonts w:eastAsia="Times New Roman"/>
                <w:szCs w:val="24"/>
              </w:rPr>
              <w:t> </w:t>
            </w:r>
          </w:p>
        </w:tc>
        <w:tc>
          <w:tcPr>
            <w:tcW w:w="4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03BF05" w14:textId="77777777" w:rsidR="00663A1E" w:rsidRPr="00663A1E" w:rsidRDefault="00663A1E" w:rsidP="00663A1E">
            <w:pPr>
              <w:spacing w:after="0" w:line="240" w:lineRule="auto"/>
              <w:ind w:left="105" w:right="0" w:firstLine="0"/>
              <w:jc w:val="left"/>
              <w:textAlignment w:val="baseline"/>
              <w:rPr>
                <w:rFonts w:ascii="Times New Roman" w:eastAsia="Times New Roman" w:hAnsi="Times New Roman" w:cs="Times New Roman"/>
                <w:szCs w:val="24"/>
              </w:rPr>
            </w:pPr>
            <w:r w:rsidRPr="00663A1E">
              <w:rPr>
                <w:rFonts w:eastAsia="Times New Roman"/>
                <w:b/>
                <w:bCs/>
                <w:szCs w:val="24"/>
              </w:rPr>
              <w:t> </w:t>
            </w:r>
            <w:r w:rsidRPr="00663A1E">
              <w:rPr>
                <w:rFonts w:eastAsia="Times New Roman"/>
                <w:szCs w:val="24"/>
              </w:rPr>
              <w:t> </w:t>
            </w:r>
          </w:p>
        </w:tc>
        <w:tc>
          <w:tcPr>
            <w:tcW w:w="1410" w:type="dxa"/>
            <w:gridSpan w:val="2"/>
            <w:tcBorders>
              <w:top w:val="single" w:sz="6" w:space="0" w:color="000000"/>
              <w:left w:val="single" w:sz="6" w:space="0" w:color="000000"/>
              <w:bottom w:val="single" w:sz="6" w:space="0" w:color="000000"/>
              <w:right w:val="nil"/>
            </w:tcBorders>
            <w:shd w:val="clear" w:color="auto" w:fill="DBE5F1"/>
            <w:vAlign w:val="center"/>
            <w:hideMark/>
          </w:tcPr>
          <w:p w14:paraId="17C3FB03" w14:textId="77777777" w:rsidR="00663A1E" w:rsidRPr="00663A1E" w:rsidRDefault="00663A1E" w:rsidP="00663A1E">
            <w:pPr>
              <w:spacing w:after="0" w:line="240" w:lineRule="auto"/>
              <w:ind w:left="105" w:right="0" w:firstLine="0"/>
              <w:jc w:val="left"/>
              <w:textAlignment w:val="baseline"/>
              <w:rPr>
                <w:rFonts w:ascii="Times New Roman" w:eastAsia="Times New Roman" w:hAnsi="Times New Roman" w:cs="Times New Roman"/>
                <w:szCs w:val="24"/>
              </w:rPr>
            </w:pPr>
            <w:r w:rsidRPr="00663A1E">
              <w:rPr>
                <w:rFonts w:eastAsia="Times New Roman"/>
                <w:b/>
                <w:bCs/>
                <w:szCs w:val="24"/>
              </w:rPr>
              <w:t>Program  </w:t>
            </w:r>
            <w:r w:rsidRPr="00663A1E">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54814D8C"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c>
          <w:tcPr>
            <w:tcW w:w="2385"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88DB2F"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r>
      <w:tr w:rsidR="00663A1E" w:rsidRPr="00663A1E" w14:paraId="58D4705B" w14:textId="77777777" w:rsidTr="00663A1E">
        <w:trPr>
          <w:trHeight w:val="300"/>
        </w:trPr>
        <w:tc>
          <w:tcPr>
            <w:tcW w:w="26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92AA9E2" w14:textId="77777777" w:rsidR="00663A1E" w:rsidRPr="00663A1E" w:rsidRDefault="00663A1E" w:rsidP="00663A1E">
            <w:pPr>
              <w:spacing w:after="0" w:line="240" w:lineRule="auto"/>
              <w:ind w:left="105" w:right="0" w:firstLine="0"/>
              <w:jc w:val="left"/>
              <w:textAlignment w:val="baseline"/>
              <w:rPr>
                <w:rFonts w:ascii="Times New Roman" w:eastAsia="Times New Roman" w:hAnsi="Times New Roman" w:cs="Times New Roman"/>
                <w:szCs w:val="24"/>
              </w:rPr>
            </w:pPr>
            <w:r w:rsidRPr="00663A1E">
              <w:rPr>
                <w:rFonts w:eastAsia="Times New Roman"/>
                <w:b/>
                <w:bCs/>
                <w:szCs w:val="24"/>
              </w:rPr>
              <w:t>Course Title  </w:t>
            </w:r>
            <w:r w:rsidRPr="00663A1E">
              <w:rPr>
                <w:rFonts w:eastAsia="Times New Roman"/>
                <w:szCs w:val="24"/>
              </w:rPr>
              <w:t> </w:t>
            </w:r>
          </w:p>
        </w:tc>
        <w:tc>
          <w:tcPr>
            <w:tcW w:w="4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C43C55" w14:textId="77777777" w:rsidR="00663A1E" w:rsidRPr="00663A1E" w:rsidRDefault="00663A1E" w:rsidP="00663A1E">
            <w:pPr>
              <w:spacing w:after="0" w:line="240" w:lineRule="auto"/>
              <w:ind w:left="105"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c>
          <w:tcPr>
            <w:tcW w:w="1410" w:type="dxa"/>
            <w:gridSpan w:val="2"/>
            <w:tcBorders>
              <w:top w:val="single" w:sz="6" w:space="0" w:color="000000"/>
              <w:left w:val="single" w:sz="6" w:space="0" w:color="000000"/>
              <w:bottom w:val="single" w:sz="6" w:space="0" w:color="000000"/>
              <w:right w:val="nil"/>
            </w:tcBorders>
            <w:shd w:val="clear" w:color="auto" w:fill="DBE5F1"/>
            <w:vAlign w:val="center"/>
            <w:hideMark/>
          </w:tcPr>
          <w:p w14:paraId="274B8530" w14:textId="77777777" w:rsidR="00663A1E" w:rsidRPr="00663A1E" w:rsidRDefault="00663A1E" w:rsidP="00663A1E">
            <w:pPr>
              <w:spacing w:after="0" w:line="240" w:lineRule="auto"/>
              <w:ind w:left="105" w:right="0" w:firstLine="0"/>
              <w:jc w:val="left"/>
              <w:textAlignment w:val="baseline"/>
              <w:rPr>
                <w:rFonts w:ascii="Times New Roman" w:eastAsia="Times New Roman" w:hAnsi="Times New Roman" w:cs="Times New Roman"/>
                <w:szCs w:val="24"/>
              </w:rPr>
            </w:pPr>
            <w:r w:rsidRPr="00663A1E">
              <w:rPr>
                <w:rFonts w:eastAsia="Times New Roman"/>
                <w:b/>
                <w:bCs/>
                <w:szCs w:val="24"/>
              </w:rPr>
              <w:t>Course Code </w:t>
            </w:r>
            <w:r w:rsidRPr="00663A1E">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1741431A"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c>
          <w:tcPr>
            <w:tcW w:w="2385"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DB80CEB"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r>
      <w:tr w:rsidR="00663A1E" w:rsidRPr="00663A1E" w14:paraId="67C31901" w14:textId="77777777" w:rsidTr="00663A1E">
        <w:trPr>
          <w:trHeight w:val="375"/>
        </w:trPr>
        <w:tc>
          <w:tcPr>
            <w:tcW w:w="2640" w:type="dxa"/>
            <w:vMerge w:val="restart"/>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8E73CDB" w14:textId="77777777" w:rsidR="00663A1E" w:rsidRPr="00663A1E" w:rsidRDefault="00663A1E" w:rsidP="00663A1E">
            <w:pPr>
              <w:spacing w:after="0" w:line="240" w:lineRule="auto"/>
              <w:ind w:left="105" w:right="0" w:firstLine="0"/>
              <w:jc w:val="left"/>
              <w:textAlignment w:val="baseline"/>
              <w:rPr>
                <w:rFonts w:ascii="Times New Roman" w:eastAsia="Times New Roman" w:hAnsi="Times New Roman" w:cs="Times New Roman"/>
                <w:szCs w:val="24"/>
              </w:rPr>
            </w:pPr>
            <w:r w:rsidRPr="00663A1E">
              <w:rPr>
                <w:rFonts w:eastAsia="Times New Roman"/>
                <w:b/>
                <w:bCs/>
                <w:szCs w:val="24"/>
              </w:rPr>
              <w:t>Supervisor Name  </w:t>
            </w:r>
            <w:r w:rsidRPr="00663A1E">
              <w:rPr>
                <w:rFonts w:eastAsia="Times New Roman"/>
                <w:szCs w:val="24"/>
              </w:rPr>
              <w:t> </w:t>
            </w:r>
          </w:p>
        </w:tc>
        <w:tc>
          <w:tcPr>
            <w:tcW w:w="417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A1689AF" w14:textId="77777777" w:rsidR="00663A1E" w:rsidRPr="00663A1E" w:rsidRDefault="00663A1E" w:rsidP="00663A1E">
            <w:pPr>
              <w:spacing w:after="0" w:line="240" w:lineRule="auto"/>
              <w:ind w:left="105"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c>
          <w:tcPr>
            <w:tcW w:w="1860" w:type="dxa"/>
            <w:gridSpan w:val="4"/>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DACB62C" w14:textId="77777777" w:rsidR="00663A1E" w:rsidRPr="00663A1E" w:rsidRDefault="00663A1E" w:rsidP="00663A1E">
            <w:pPr>
              <w:spacing w:after="0" w:line="240" w:lineRule="auto"/>
              <w:ind w:left="105" w:right="0" w:firstLine="0"/>
              <w:jc w:val="left"/>
              <w:textAlignment w:val="baseline"/>
              <w:rPr>
                <w:rFonts w:ascii="Times New Roman" w:eastAsia="Times New Roman" w:hAnsi="Times New Roman" w:cs="Times New Roman"/>
                <w:szCs w:val="24"/>
              </w:rPr>
            </w:pPr>
            <w:r w:rsidRPr="00663A1E">
              <w:rPr>
                <w:rFonts w:eastAsia="Times New Roman"/>
                <w:b/>
                <w:bCs/>
                <w:szCs w:val="24"/>
              </w:rPr>
              <w:t>Academic Year</w:t>
            </w:r>
            <w:r w:rsidRPr="00663A1E">
              <w:rPr>
                <w:rFonts w:eastAsia="Times New Roman"/>
                <w:szCs w:val="24"/>
              </w:rPr>
              <w:t> </w:t>
            </w:r>
          </w:p>
          <w:p w14:paraId="05D58749"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Cs w:val="24"/>
              </w:rPr>
              <w:t> </w:t>
            </w:r>
            <w:r w:rsidRPr="00663A1E">
              <w:rPr>
                <w:rFonts w:eastAsia="Times New Roman"/>
                <w:szCs w:val="24"/>
              </w:rPr>
              <w:t> </w:t>
            </w:r>
          </w:p>
        </w:tc>
        <w:tc>
          <w:tcPr>
            <w:tcW w:w="2385"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B3B211"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r>
      <w:tr w:rsidR="00663A1E" w:rsidRPr="00663A1E" w14:paraId="53374272" w14:textId="77777777" w:rsidTr="00663A1E">
        <w:trPr>
          <w:trHeight w:val="476"/>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A32BAE" w14:textId="77777777" w:rsidR="00663A1E" w:rsidRPr="00663A1E" w:rsidRDefault="00663A1E" w:rsidP="00663A1E">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CF96C5" w14:textId="77777777" w:rsidR="00663A1E" w:rsidRPr="00663A1E" w:rsidRDefault="00663A1E" w:rsidP="00663A1E">
            <w:pPr>
              <w:spacing w:after="0" w:line="240" w:lineRule="auto"/>
              <w:ind w:left="0" w:right="0" w:firstLine="0"/>
              <w:jc w:val="left"/>
              <w:rPr>
                <w:rFonts w:ascii="Times New Roman" w:eastAsia="Times New Roman" w:hAnsi="Times New Roman" w:cs="Times New Roman"/>
                <w:szCs w:val="24"/>
              </w:rPr>
            </w:pPr>
          </w:p>
        </w:tc>
        <w:tc>
          <w:tcPr>
            <w:tcW w:w="4260" w:type="dxa"/>
            <w:gridSpan w:val="7"/>
            <w:vMerge w:val="restart"/>
            <w:tcBorders>
              <w:top w:val="single" w:sz="6" w:space="0" w:color="000000"/>
              <w:left w:val="single" w:sz="6" w:space="0" w:color="000000"/>
              <w:bottom w:val="nil"/>
              <w:right w:val="single" w:sz="6" w:space="0" w:color="000000"/>
            </w:tcBorders>
            <w:shd w:val="clear" w:color="auto" w:fill="DBE5F1"/>
            <w:vAlign w:val="center"/>
            <w:hideMark/>
          </w:tcPr>
          <w:p w14:paraId="1ED7ADE7" w14:textId="77777777" w:rsidR="00663A1E" w:rsidRPr="00663A1E" w:rsidRDefault="00663A1E" w:rsidP="00663A1E">
            <w:pPr>
              <w:spacing w:after="0" w:line="240" w:lineRule="auto"/>
              <w:ind w:left="0" w:right="0" w:firstLine="0"/>
              <w:jc w:val="center"/>
              <w:textAlignment w:val="baseline"/>
              <w:rPr>
                <w:rFonts w:ascii="Times New Roman" w:eastAsia="Times New Roman" w:hAnsi="Times New Roman" w:cs="Times New Roman"/>
                <w:szCs w:val="24"/>
              </w:rPr>
            </w:pPr>
            <w:r w:rsidRPr="00663A1E">
              <w:rPr>
                <w:rFonts w:eastAsia="Times New Roman"/>
                <w:b/>
                <w:bCs/>
                <w:szCs w:val="24"/>
              </w:rPr>
              <w:t>Semester</w:t>
            </w:r>
            <w:r w:rsidRPr="00663A1E">
              <w:rPr>
                <w:rFonts w:eastAsia="Times New Roman"/>
                <w:szCs w:val="24"/>
              </w:rPr>
              <w:t> </w:t>
            </w:r>
          </w:p>
        </w:tc>
      </w:tr>
      <w:tr w:rsidR="00663A1E" w:rsidRPr="00663A1E" w14:paraId="093A9B9B" w14:textId="77777777" w:rsidTr="00663A1E">
        <w:trPr>
          <w:trHeight w:val="476"/>
        </w:trPr>
        <w:tc>
          <w:tcPr>
            <w:tcW w:w="2640" w:type="dxa"/>
            <w:vMerge w:val="restart"/>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9FCECDA" w14:textId="77777777" w:rsidR="00663A1E" w:rsidRPr="00663A1E" w:rsidRDefault="00663A1E" w:rsidP="00663A1E">
            <w:pPr>
              <w:spacing w:after="0" w:line="240" w:lineRule="auto"/>
              <w:ind w:left="105" w:right="0" w:firstLine="0"/>
              <w:jc w:val="left"/>
              <w:textAlignment w:val="baseline"/>
              <w:rPr>
                <w:rFonts w:ascii="Times New Roman" w:eastAsia="Times New Roman" w:hAnsi="Times New Roman" w:cs="Times New Roman"/>
                <w:szCs w:val="24"/>
              </w:rPr>
            </w:pPr>
            <w:r w:rsidRPr="00663A1E">
              <w:rPr>
                <w:rFonts w:eastAsia="Times New Roman"/>
                <w:b/>
                <w:bCs/>
                <w:szCs w:val="24"/>
              </w:rPr>
              <w:t>Project Title  </w:t>
            </w:r>
            <w:r w:rsidRPr="00663A1E">
              <w:rPr>
                <w:rFonts w:eastAsia="Times New Roman"/>
                <w:szCs w:val="24"/>
              </w:rPr>
              <w:t> </w:t>
            </w:r>
          </w:p>
        </w:tc>
        <w:tc>
          <w:tcPr>
            <w:tcW w:w="417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172E14" w14:textId="77777777" w:rsidR="00663A1E" w:rsidRPr="00663A1E" w:rsidRDefault="00663A1E" w:rsidP="00663A1E">
            <w:pPr>
              <w:spacing w:after="0" w:line="240" w:lineRule="auto"/>
              <w:ind w:left="105"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c>
          <w:tcPr>
            <w:tcW w:w="0" w:type="auto"/>
            <w:gridSpan w:val="7"/>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F4F88A9" w14:textId="77777777" w:rsidR="00663A1E" w:rsidRPr="00663A1E" w:rsidRDefault="00663A1E" w:rsidP="00663A1E">
            <w:pPr>
              <w:spacing w:after="0" w:line="240" w:lineRule="auto"/>
              <w:ind w:left="0" w:right="0" w:firstLine="0"/>
              <w:jc w:val="left"/>
              <w:rPr>
                <w:rFonts w:ascii="Times New Roman" w:eastAsia="Times New Roman" w:hAnsi="Times New Roman" w:cs="Times New Roman"/>
                <w:szCs w:val="24"/>
              </w:rPr>
            </w:pPr>
          </w:p>
        </w:tc>
      </w:tr>
      <w:tr w:rsidR="00663A1E" w:rsidRPr="00663A1E" w14:paraId="5B49FA4A" w14:textId="77777777" w:rsidTr="00663A1E">
        <w:trPr>
          <w:trHeight w:val="30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70457A" w14:textId="77777777" w:rsidR="00663A1E" w:rsidRPr="00663A1E" w:rsidRDefault="00663A1E" w:rsidP="00663A1E">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262DB0" w14:textId="77777777" w:rsidR="00663A1E" w:rsidRPr="00663A1E" w:rsidRDefault="00663A1E" w:rsidP="00663A1E">
            <w:pPr>
              <w:spacing w:after="0" w:line="240" w:lineRule="auto"/>
              <w:ind w:left="0" w:right="0" w:firstLine="0"/>
              <w:jc w:val="left"/>
              <w:rPr>
                <w:rFonts w:ascii="Times New Roman" w:eastAsia="Times New Roman" w:hAnsi="Times New Roman" w:cs="Times New Roman"/>
                <w:szCs w:val="24"/>
              </w:rPr>
            </w:pPr>
          </w:p>
        </w:tc>
        <w:tc>
          <w:tcPr>
            <w:tcW w:w="2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1B3A702" w14:textId="77777777" w:rsidR="00663A1E" w:rsidRPr="00663A1E" w:rsidRDefault="00663A1E" w:rsidP="00663A1E">
            <w:pPr>
              <w:spacing w:after="0" w:line="240" w:lineRule="auto"/>
              <w:ind w:left="105" w:right="0" w:firstLine="0"/>
              <w:jc w:val="center"/>
              <w:textAlignment w:val="baseline"/>
              <w:rPr>
                <w:rFonts w:ascii="Times New Roman" w:eastAsia="Times New Roman" w:hAnsi="Times New Roman" w:cs="Times New Roman"/>
                <w:szCs w:val="24"/>
              </w:rPr>
            </w:pPr>
            <w:r w:rsidRPr="00663A1E">
              <w:rPr>
                <w:rFonts w:eastAsia="Times New Roman"/>
                <w:szCs w:val="24"/>
              </w:rPr>
              <w:t> </w:t>
            </w:r>
          </w:p>
        </w:tc>
        <w:tc>
          <w:tcPr>
            <w:tcW w:w="11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41ACB1F" w14:textId="77777777" w:rsidR="00663A1E" w:rsidRPr="00663A1E" w:rsidRDefault="00663A1E" w:rsidP="00663A1E">
            <w:pPr>
              <w:spacing w:after="0" w:line="240" w:lineRule="auto"/>
              <w:ind w:left="90" w:right="0" w:firstLine="0"/>
              <w:jc w:val="center"/>
              <w:textAlignment w:val="baseline"/>
              <w:rPr>
                <w:rFonts w:ascii="Times New Roman" w:eastAsia="Times New Roman" w:hAnsi="Times New Roman" w:cs="Times New Roman"/>
                <w:szCs w:val="24"/>
              </w:rPr>
            </w:pPr>
            <w:r w:rsidRPr="00663A1E">
              <w:rPr>
                <w:rFonts w:eastAsia="Times New Roman"/>
                <w:b/>
                <w:bCs/>
                <w:szCs w:val="24"/>
              </w:rPr>
              <w:t>First</w:t>
            </w:r>
            <w:r w:rsidRPr="00663A1E">
              <w:rPr>
                <w:rFonts w:eastAsia="Times New Roman"/>
                <w:szCs w:val="24"/>
              </w:rPr>
              <w:t> </w:t>
            </w:r>
          </w:p>
        </w:tc>
        <w:tc>
          <w:tcPr>
            <w:tcW w:w="2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2EF4479" w14:textId="77777777" w:rsidR="00663A1E" w:rsidRPr="00663A1E" w:rsidRDefault="00663A1E" w:rsidP="00663A1E">
            <w:pPr>
              <w:spacing w:after="0" w:line="240" w:lineRule="auto"/>
              <w:ind w:left="30" w:right="0" w:firstLine="0"/>
              <w:jc w:val="center"/>
              <w:textAlignment w:val="baseline"/>
              <w:rPr>
                <w:rFonts w:ascii="Times New Roman" w:eastAsia="Times New Roman" w:hAnsi="Times New Roman" w:cs="Times New Roman"/>
                <w:szCs w:val="24"/>
              </w:rPr>
            </w:pPr>
            <w:r w:rsidRPr="00663A1E">
              <w:rPr>
                <w:rFonts w:eastAsia="Times New Roman"/>
                <w:szCs w:val="24"/>
              </w:rPr>
              <w:t> </w:t>
            </w:r>
          </w:p>
        </w:tc>
        <w:tc>
          <w:tcPr>
            <w:tcW w:w="1320"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0229220" w14:textId="77777777" w:rsidR="00663A1E" w:rsidRPr="00663A1E" w:rsidRDefault="00663A1E" w:rsidP="00663A1E">
            <w:pPr>
              <w:spacing w:after="0" w:line="240" w:lineRule="auto"/>
              <w:ind w:left="90" w:right="0" w:firstLine="0"/>
              <w:jc w:val="center"/>
              <w:textAlignment w:val="baseline"/>
              <w:rPr>
                <w:rFonts w:ascii="Times New Roman" w:eastAsia="Times New Roman" w:hAnsi="Times New Roman" w:cs="Times New Roman"/>
                <w:szCs w:val="24"/>
              </w:rPr>
            </w:pPr>
            <w:r w:rsidRPr="00663A1E">
              <w:rPr>
                <w:rFonts w:eastAsia="Times New Roman"/>
                <w:b/>
                <w:bCs/>
                <w:szCs w:val="24"/>
              </w:rPr>
              <w:t>Second</w:t>
            </w:r>
            <w:r w:rsidRPr="00663A1E">
              <w:rPr>
                <w:rFonts w:eastAsia="Times New Roman"/>
                <w:szCs w:val="24"/>
              </w:rPr>
              <w:t> </w:t>
            </w:r>
          </w:p>
        </w:tc>
        <w:tc>
          <w:tcPr>
            <w:tcW w:w="2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94CA9FE" w14:textId="77777777" w:rsidR="00663A1E" w:rsidRPr="00663A1E" w:rsidRDefault="00663A1E" w:rsidP="00663A1E">
            <w:pPr>
              <w:spacing w:after="0" w:line="240" w:lineRule="auto"/>
              <w:ind w:left="30" w:right="0" w:firstLine="0"/>
              <w:jc w:val="center"/>
              <w:textAlignment w:val="baseline"/>
              <w:rPr>
                <w:rFonts w:ascii="Times New Roman" w:eastAsia="Times New Roman" w:hAnsi="Times New Roman" w:cs="Times New Roman"/>
                <w:szCs w:val="24"/>
              </w:rPr>
            </w:pPr>
            <w:r w:rsidRPr="00663A1E">
              <w:rPr>
                <w:rFonts w:eastAsia="Times New Roman"/>
                <w:szCs w:val="24"/>
              </w:rPr>
              <w:t> </w:t>
            </w:r>
          </w:p>
        </w:tc>
        <w:tc>
          <w:tcPr>
            <w:tcW w:w="96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D226357" w14:textId="77777777" w:rsidR="00663A1E" w:rsidRPr="00663A1E" w:rsidRDefault="00663A1E" w:rsidP="00663A1E">
            <w:pPr>
              <w:spacing w:after="0" w:line="240" w:lineRule="auto"/>
              <w:ind w:left="90" w:right="0" w:firstLine="0"/>
              <w:jc w:val="center"/>
              <w:textAlignment w:val="baseline"/>
              <w:rPr>
                <w:rFonts w:ascii="Times New Roman" w:eastAsia="Times New Roman" w:hAnsi="Times New Roman" w:cs="Times New Roman"/>
                <w:szCs w:val="24"/>
              </w:rPr>
            </w:pPr>
            <w:r w:rsidRPr="00663A1E">
              <w:rPr>
                <w:rFonts w:eastAsia="Times New Roman"/>
                <w:b/>
                <w:bCs/>
                <w:szCs w:val="24"/>
              </w:rPr>
              <w:t>Summer</w:t>
            </w:r>
            <w:r w:rsidRPr="00663A1E">
              <w:rPr>
                <w:rFonts w:eastAsia="Times New Roman"/>
                <w:szCs w:val="24"/>
              </w:rPr>
              <w:t> </w:t>
            </w:r>
          </w:p>
        </w:tc>
      </w:tr>
    </w:tbl>
    <w:p w14:paraId="4013C21F" w14:textId="77777777" w:rsidR="00663A1E" w:rsidRPr="00663A1E" w:rsidRDefault="00663A1E" w:rsidP="00663A1E">
      <w:pPr>
        <w:spacing w:after="0" w:line="240" w:lineRule="auto"/>
        <w:ind w:left="1215" w:right="0" w:firstLine="0"/>
        <w:jc w:val="left"/>
        <w:textAlignment w:val="baseline"/>
        <w:rPr>
          <w:rFonts w:ascii="Segoe UI" w:eastAsia="Times New Roman" w:hAnsi="Segoe UI" w:cs="Segoe UI"/>
          <w:sz w:val="18"/>
          <w:szCs w:val="18"/>
        </w:rPr>
      </w:pPr>
      <w:r w:rsidRPr="00663A1E">
        <w:rPr>
          <w:rFonts w:eastAsia="Times New Roman"/>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8"/>
        <w:gridCol w:w="615"/>
        <w:gridCol w:w="2113"/>
        <w:gridCol w:w="584"/>
        <w:gridCol w:w="2125"/>
        <w:gridCol w:w="615"/>
        <w:gridCol w:w="1779"/>
      </w:tblGrid>
      <w:tr w:rsidR="00663A1E" w:rsidRPr="00663A1E" w14:paraId="396E5B14" w14:textId="77777777" w:rsidTr="00663A1E">
        <w:trPr>
          <w:trHeight w:val="405"/>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10B05EA" w14:textId="77777777" w:rsidR="00663A1E" w:rsidRPr="00663A1E" w:rsidRDefault="00663A1E" w:rsidP="00663A1E">
            <w:pPr>
              <w:spacing w:after="0" w:line="240" w:lineRule="auto"/>
              <w:ind w:left="0" w:right="0" w:firstLine="0"/>
              <w:jc w:val="center"/>
              <w:textAlignment w:val="baseline"/>
              <w:rPr>
                <w:rFonts w:ascii="Times New Roman" w:eastAsia="Times New Roman" w:hAnsi="Times New Roman" w:cs="Times New Roman"/>
                <w:szCs w:val="24"/>
              </w:rPr>
            </w:pPr>
            <w:r w:rsidRPr="00663A1E">
              <w:rPr>
                <w:rFonts w:eastAsia="Times New Roman"/>
                <w:b/>
                <w:bCs/>
                <w:sz w:val="22"/>
              </w:rPr>
              <w:t>Evaluation Result</w:t>
            </w:r>
            <w:r w:rsidRPr="00663A1E">
              <w:rPr>
                <w:rFonts w:eastAsia="Times New Roman"/>
                <w:sz w:val="22"/>
              </w:rPr>
              <w:t> </w:t>
            </w:r>
          </w:p>
        </w:tc>
        <w:tc>
          <w:tcPr>
            <w:tcW w:w="2775"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EEEB601" w14:textId="77777777" w:rsidR="00663A1E" w:rsidRPr="00663A1E" w:rsidRDefault="00663A1E" w:rsidP="00663A1E">
            <w:pPr>
              <w:spacing w:after="0" w:line="240" w:lineRule="auto"/>
              <w:ind w:left="0" w:right="0" w:firstLine="0"/>
              <w:jc w:val="center"/>
              <w:textAlignment w:val="baseline"/>
              <w:rPr>
                <w:rFonts w:ascii="Times New Roman" w:eastAsia="Times New Roman" w:hAnsi="Times New Roman" w:cs="Times New Roman"/>
                <w:szCs w:val="24"/>
              </w:rPr>
            </w:pPr>
            <w:r w:rsidRPr="00663A1E">
              <w:rPr>
                <w:rFonts w:eastAsia="Times New Roman"/>
                <w:b/>
                <w:bCs/>
                <w:sz w:val="22"/>
              </w:rPr>
              <w:t>Examiner 1 (supervisor)</w:t>
            </w:r>
            <w:r w:rsidRPr="00663A1E">
              <w:rPr>
                <w:rFonts w:eastAsia="Times New Roman"/>
                <w:sz w:val="22"/>
              </w:rPr>
              <w:t> </w:t>
            </w:r>
          </w:p>
        </w:tc>
        <w:tc>
          <w:tcPr>
            <w:tcW w:w="2760"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6C90F98" w14:textId="77777777" w:rsidR="00663A1E" w:rsidRPr="00663A1E" w:rsidRDefault="00663A1E" w:rsidP="00663A1E">
            <w:pPr>
              <w:spacing w:after="0" w:line="240" w:lineRule="auto"/>
              <w:ind w:left="180" w:right="0" w:firstLine="0"/>
              <w:jc w:val="center"/>
              <w:textAlignment w:val="baseline"/>
              <w:rPr>
                <w:rFonts w:ascii="Times New Roman" w:eastAsia="Times New Roman" w:hAnsi="Times New Roman" w:cs="Times New Roman"/>
                <w:szCs w:val="24"/>
              </w:rPr>
            </w:pPr>
            <w:r w:rsidRPr="00663A1E">
              <w:rPr>
                <w:rFonts w:eastAsia="Times New Roman"/>
                <w:b/>
                <w:bCs/>
                <w:sz w:val="22"/>
              </w:rPr>
              <w:t>Examiner 2</w:t>
            </w:r>
            <w:r w:rsidRPr="00663A1E">
              <w:rPr>
                <w:rFonts w:eastAsia="Times New Roman"/>
                <w:sz w:val="22"/>
              </w:rPr>
              <w:t> </w:t>
            </w:r>
          </w:p>
        </w:tc>
        <w:tc>
          <w:tcPr>
            <w:tcW w:w="2415"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3A67FBC8" w14:textId="77777777" w:rsidR="00663A1E" w:rsidRPr="00663A1E" w:rsidRDefault="00663A1E" w:rsidP="00663A1E">
            <w:pPr>
              <w:spacing w:after="0" w:line="240" w:lineRule="auto"/>
              <w:ind w:left="225" w:right="0" w:firstLine="0"/>
              <w:jc w:val="center"/>
              <w:textAlignment w:val="baseline"/>
              <w:rPr>
                <w:rFonts w:ascii="Times New Roman" w:eastAsia="Times New Roman" w:hAnsi="Times New Roman" w:cs="Times New Roman"/>
                <w:szCs w:val="24"/>
              </w:rPr>
            </w:pPr>
            <w:r w:rsidRPr="00663A1E">
              <w:rPr>
                <w:rFonts w:eastAsia="Times New Roman"/>
                <w:b/>
                <w:bCs/>
                <w:sz w:val="22"/>
              </w:rPr>
              <w:t>Examiner 3</w:t>
            </w:r>
            <w:r w:rsidRPr="00663A1E">
              <w:rPr>
                <w:rFonts w:eastAsia="Times New Roman"/>
                <w:sz w:val="22"/>
              </w:rPr>
              <w:t> </w:t>
            </w:r>
          </w:p>
          <w:p w14:paraId="4232FF06" w14:textId="77777777" w:rsidR="00663A1E" w:rsidRPr="00663A1E" w:rsidRDefault="00663A1E" w:rsidP="00663A1E">
            <w:pPr>
              <w:spacing w:after="0" w:line="240" w:lineRule="auto"/>
              <w:ind w:left="225" w:right="0" w:firstLine="0"/>
              <w:jc w:val="center"/>
              <w:textAlignment w:val="baseline"/>
              <w:rPr>
                <w:rFonts w:ascii="Times New Roman" w:eastAsia="Times New Roman" w:hAnsi="Times New Roman" w:cs="Times New Roman"/>
                <w:szCs w:val="24"/>
              </w:rPr>
            </w:pPr>
            <w:r w:rsidRPr="00663A1E">
              <w:rPr>
                <w:rFonts w:eastAsia="Times New Roman"/>
                <w:sz w:val="22"/>
              </w:rPr>
              <w:t>(Optional) </w:t>
            </w:r>
          </w:p>
        </w:tc>
      </w:tr>
      <w:tr w:rsidR="00663A1E" w:rsidRPr="00663A1E" w14:paraId="6F10335C" w14:textId="77777777" w:rsidTr="00663A1E">
        <w:trPr>
          <w:trHeight w:val="885"/>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9A8D632"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22"/>
              </w:rPr>
              <w:t>Name of Examiner  </w:t>
            </w:r>
            <w:r w:rsidRPr="00663A1E">
              <w:rPr>
                <w:rFonts w:eastAsia="Times New Roman"/>
                <w:sz w:val="22"/>
              </w:rPr>
              <w:t> </w:t>
            </w:r>
          </w:p>
        </w:tc>
        <w:tc>
          <w:tcPr>
            <w:tcW w:w="277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D2E2464"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p w14:paraId="2E36DD35"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c>
          <w:tcPr>
            <w:tcW w:w="276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9D0FBAC"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c>
          <w:tcPr>
            <w:tcW w:w="24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153988D"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r>
      <w:tr w:rsidR="00663A1E" w:rsidRPr="00663A1E" w14:paraId="6EC9B429" w14:textId="77777777" w:rsidTr="00663A1E">
        <w:trPr>
          <w:trHeight w:val="810"/>
        </w:trPr>
        <w:tc>
          <w:tcPr>
            <w:tcW w:w="3105" w:type="dxa"/>
            <w:tcBorders>
              <w:top w:val="single" w:sz="6" w:space="0" w:color="000000"/>
              <w:left w:val="single" w:sz="6" w:space="0" w:color="000000"/>
              <w:bottom w:val="single" w:sz="6" w:space="0" w:color="000000"/>
              <w:right w:val="single" w:sz="6" w:space="0" w:color="000000"/>
            </w:tcBorders>
            <w:shd w:val="clear" w:color="auto" w:fill="DBE5F1"/>
            <w:hideMark/>
          </w:tcPr>
          <w:p w14:paraId="5B8F3DF7"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22"/>
              </w:rPr>
              <w:t>Mark for Written Report</w:t>
            </w:r>
            <w:r w:rsidRPr="00663A1E">
              <w:rPr>
                <w:rFonts w:eastAsia="Times New Roman"/>
                <w:sz w:val="22"/>
              </w:rPr>
              <w:t> </w:t>
            </w:r>
          </w:p>
          <w:p w14:paraId="21491C27"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18"/>
                <w:szCs w:val="18"/>
              </w:rPr>
              <w:t>(Out of 40)</w:t>
            </w:r>
            <w:r w:rsidRPr="00663A1E">
              <w:rPr>
                <w:rFonts w:eastAsia="Times New Roman"/>
                <w:sz w:val="18"/>
                <w:szCs w:val="18"/>
              </w:rPr>
              <w:t> </w:t>
            </w:r>
          </w:p>
        </w:tc>
        <w:tc>
          <w:tcPr>
            <w:tcW w:w="277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CC9BB78"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c>
          <w:tcPr>
            <w:tcW w:w="276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229A005"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c>
          <w:tcPr>
            <w:tcW w:w="24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1ECA6DA"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r>
      <w:tr w:rsidR="00663A1E" w:rsidRPr="00663A1E" w14:paraId="2CCAD224" w14:textId="77777777" w:rsidTr="00663A1E">
        <w:trPr>
          <w:trHeight w:val="855"/>
        </w:trPr>
        <w:tc>
          <w:tcPr>
            <w:tcW w:w="3105" w:type="dxa"/>
            <w:tcBorders>
              <w:top w:val="single" w:sz="6" w:space="0" w:color="000000"/>
              <w:left w:val="single" w:sz="6" w:space="0" w:color="000000"/>
              <w:bottom w:val="single" w:sz="6" w:space="0" w:color="000000"/>
              <w:right w:val="single" w:sz="6" w:space="0" w:color="000000"/>
            </w:tcBorders>
            <w:shd w:val="clear" w:color="auto" w:fill="DBE5F1"/>
            <w:hideMark/>
          </w:tcPr>
          <w:p w14:paraId="4B11873A"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22"/>
              </w:rPr>
              <w:t>Mark of Implementation / Demonstration</w:t>
            </w:r>
            <w:r w:rsidRPr="00663A1E">
              <w:rPr>
                <w:rFonts w:eastAsia="Times New Roman"/>
                <w:sz w:val="22"/>
              </w:rPr>
              <w:t> </w:t>
            </w:r>
          </w:p>
          <w:p w14:paraId="7A7D9010"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18"/>
                <w:szCs w:val="18"/>
              </w:rPr>
              <w:t>(Out of 20)</w:t>
            </w:r>
            <w:r w:rsidRPr="00663A1E">
              <w:rPr>
                <w:rFonts w:eastAsia="Times New Roman"/>
                <w:sz w:val="18"/>
                <w:szCs w:val="18"/>
              </w:rPr>
              <w:t> </w:t>
            </w:r>
          </w:p>
        </w:tc>
        <w:tc>
          <w:tcPr>
            <w:tcW w:w="277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E0CA767"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c>
          <w:tcPr>
            <w:tcW w:w="276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67F0259"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c>
          <w:tcPr>
            <w:tcW w:w="24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189C156"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r>
      <w:tr w:rsidR="00663A1E" w:rsidRPr="00663A1E" w14:paraId="72712420" w14:textId="77777777" w:rsidTr="00663A1E">
        <w:trPr>
          <w:trHeight w:val="810"/>
        </w:trPr>
        <w:tc>
          <w:tcPr>
            <w:tcW w:w="3105" w:type="dxa"/>
            <w:tcBorders>
              <w:top w:val="single" w:sz="6" w:space="0" w:color="000000"/>
              <w:left w:val="single" w:sz="6" w:space="0" w:color="000000"/>
              <w:bottom w:val="single" w:sz="6" w:space="0" w:color="000000"/>
              <w:right w:val="single" w:sz="6" w:space="0" w:color="000000"/>
            </w:tcBorders>
            <w:shd w:val="clear" w:color="auto" w:fill="DBE5F1"/>
            <w:hideMark/>
          </w:tcPr>
          <w:p w14:paraId="7BEC7702"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22"/>
              </w:rPr>
              <w:t>Mark of Oral Presentation </w:t>
            </w:r>
            <w:r w:rsidRPr="00663A1E">
              <w:rPr>
                <w:rFonts w:eastAsia="Times New Roman"/>
                <w:sz w:val="22"/>
              </w:rPr>
              <w:t> </w:t>
            </w:r>
          </w:p>
          <w:p w14:paraId="399E6FF4"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18"/>
                <w:szCs w:val="18"/>
              </w:rPr>
              <w:t>(Out of 10)</w:t>
            </w:r>
            <w:r w:rsidRPr="00663A1E">
              <w:rPr>
                <w:rFonts w:eastAsia="Times New Roman"/>
                <w:sz w:val="18"/>
                <w:szCs w:val="18"/>
              </w:rPr>
              <w:t> </w:t>
            </w:r>
          </w:p>
        </w:tc>
        <w:tc>
          <w:tcPr>
            <w:tcW w:w="277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E39B098"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c>
          <w:tcPr>
            <w:tcW w:w="276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6387F99"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c>
          <w:tcPr>
            <w:tcW w:w="24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083FC41"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r>
      <w:tr w:rsidR="00663A1E" w:rsidRPr="00663A1E" w14:paraId="3647018B" w14:textId="77777777" w:rsidTr="00663A1E">
        <w:trPr>
          <w:trHeight w:val="705"/>
        </w:trPr>
        <w:tc>
          <w:tcPr>
            <w:tcW w:w="3105" w:type="dxa"/>
            <w:tcBorders>
              <w:top w:val="single" w:sz="6" w:space="0" w:color="000000"/>
              <w:left w:val="single" w:sz="6" w:space="0" w:color="000000"/>
              <w:bottom w:val="single" w:sz="6" w:space="0" w:color="000000"/>
              <w:right w:val="single" w:sz="6" w:space="0" w:color="000000"/>
            </w:tcBorders>
            <w:shd w:val="clear" w:color="auto" w:fill="DBE5F1"/>
            <w:hideMark/>
          </w:tcPr>
          <w:p w14:paraId="7983C9A5"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22"/>
              </w:rPr>
              <w:t>Total Mark: </w:t>
            </w:r>
            <w:r w:rsidRPr="00663A1E">
              <w:rPr>
                <w:rFonts w:eastAsia="Times New Roman"/>
                <w:sz w:val="22"/>
              </w:rPr>
              <w:t> </w:t>
            </w:r>
          </w:p>
          <w:p w14:paraId="4FDBC00B"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i/>
                <w:iCs/>
                <w:sz w:val="16"/>
                <w:szCs w:val="16"/>
              </w:rPr>
              <w:t>Written Report + implementation + Oral Presentation </w:t>
            </w:r>
            <w:r w:rsidRPr="00663A1E">
              <w:rPr>
                <w:rFonts w:eastAsia="Times New Roman"/>
                <w:b/>
                <w:bCs/>
                <w:i/>
                <w:iCs/>
                <w:sz w:val="22"/>
              </w:rPr>
              <w:t> </w:t>
            </w:r>
            <w:r w:rsidRPr="00663A1E">
              <w:rPr>
                <w:rFonts w:eastAsia="Times New Roman"/>
                <w:sz w:val="22"/>
              </w:rPr>
              <w:t> </w:t>
            </w:r>
          </w:p>
        </w:tc>
        <w:tc>
          <w:tcPr>
            <w:tcW w:w="615" w:type="dxa"/>
            <w:tcBorders>
              <w:top w:val="single" w:sz="6" w:space="0" w:color="000000"/>
              <w:left w:val="single" w:sz="6" w:space="0" w:color="000000"/>
              <w:bottom w:val="single" w:sz="6" w:space="0" w:color="000000"/>
              <w:right w:val="single" w:sz="6" w:space="0" w:color="000000"/>
            </w:tcBorders>
            <w:shd w:val="clear" w:color="auto" w:fill="DBE5F1"/>
            <w:vAlign w:val="bottom"/>
            <w:hideMark/>
          </w:tcPr>
          <w:p w14:paraId="3C633EA3"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i/>
                <w:iCs/>
                <w:sz w:val="16"/>
                <w:szCs w:val="16"/>
              </w:rPr>
              <w:t>T1= </w:t>
            </w:r>
            <w:r w:rsidRPr="00663A1E">
              <w:rPr>
                <w:rFonts w:eastAsia="Times New Roman"/>
                <w:sz w:val="16"/>
                <w:szCs w:val="16"/>
              </w:rPr>
              <w:t> </w:t>
            </w:r>
          </w:p>
        </w:tc>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4666C87C"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c>
          <w:tcPr>
            <w:tcW w:w="585" w:type="dxa"/>
            <w:tcBorders>
              <w:top w:val="single" w:sz="6" w:space="0" w:color="000000"/>
              <w:left w:val="single" w:sz="6" w:space="0" w:color="000000"/>
              <w:bottom w:val="single" w:sz="6" w:space="0" w:color="000000"/>
              <w:right w:val="single" w:sz="6" w:space="0" w:color="000000"/>
            </w:tcBorders>
            <w:shd w:val="clear" w:color="auto" w:fill="DBE5F1"/>
            <w:vAlign w:val="bottom"/>
            <w:hideMark/>
          </w:tcPr>
          <w:p w14:paraId="70260BA5"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i/>
                <w:iCs/>
                <w:sz w:val="16"/>
                <w:szCs w:val="16"/>
              </w:rPr>
              <w:t>T2=</w:t>
            </w:r>
            <w:r w:rsidRPr="00663A1E">
              <w:rPr>
                <w:rFonts w:eastAsia="Times New Roman"/>
                <w:b/>
                <w:bCs/>
                <w:i/>
                <w:iCs/>
                <w:sz w:val="18"/>
                <w:szCs w:val="18"/>
              </w:rPr>
              <w:t> </w:t>
            </w:r>
            <w:r w:rsidRPr="00663A1E">
              <w:rPr>
                <w:rFonts w:eastAsia="Times New Roman"/>
                <w:sz w:val="18"/>
                <w:szCs w:val="18"/>
              </w:rPr>
              <w:t> </w:t>
            </w:r>
          </w:p>
        </w:tc>
        <w:tc>
          <w:tcPr>
            <w:tcW w:w="2175" w:type="dxa"/>
            <w:tcBorders>
              <w:top w:val="single" w:sz="6" w:space="0" w:color="000000"/>
              <w:left w:val="single" w:sz="6" w:space="0" w:color="000000"/>
              <w:bottom w:val="single" w:sz="6" w:space="0" w:color="000000"/>
              <w:right w:val="single" w:sz="6" w:space="0" w:color="000000"/>
            </w:tcBorders>
            <w:shd w:val="clear" w:color="auto" w:fill="auto"/>
            <w:hideMark/>
          </w:tcPr>
          <w:p w14:paraId="7E99A788"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c>
          <w:tcPr>
            <w:tcW w:w="615" w:type="dxa"/>
            <w:tcBorders>
              <w:top w:val="single" w:sz="6" w:space="0" w:color="000000"/>
              <w:left w:val="single" w:sz="6" w:space="0" w:color="000000"/>
              <w:bottom w:val="single" w:sz="6" w:space="0" w:color="000000"/>
              <w:right w:val="single" w:sz="6" w:space="0" w:color="000000"/>
            </w:tcBorders>
            <w:shd w:val="clear" w:color="auto" w:fill="DBE5F1"/>
            <w:vAlign w:val="bottom"/>
            <w:hideMark/>
          </w:tcPr>
          <w:p w14:paraId="67BD1081"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i/>
                <w:iCs/>
                <w:sz w:val="16"/>
                <w:szCs w:val="16"/>
              </w:rPr>
              <w:t>T3= </w:t>
            </w:r>
            <w:r w:rsidRPr="00663A1E">
              <w:rPr>
                <w:rFonts w:eastAsia="Times New Roman"/>
                <w:sz w:val="16"/>
                <w:szCs w:val="16"/>
              </w:rPr>
              <w:t> </w:t>
            </w:r>
          </w:p>
        </w:tc>
        <w:tc>
          <w:tcPr>
            <w:tcW w:w="1785" w:type="dxa"/>
            <w:tcBorders>
              <w:top w:val="single" w:sz="6" w:space="0" w:color="000000"/>
              <w:left w:val="single" w:sz="6" w:space="0" w:color="000000"/>
              <w:bottom w:val="single" w:sz="6" w:space="0" w:color="000000"/>
              <w:right w:val="single" w:sz="6" w:space="0" w:color="000000"/>
            </w:tcBorders>
            <w:shd w:val="clear" w:color="auto" w:fill="auto"/>
            <w:hideMark/>
          </w:tcPr>
          <w:p w14:paraId="5B2F07B1"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r>
      <w:tr w:rsidR="00663A1E" w:rsidRPr="00663A1E" w14:paraId="31A08B5E" w14:textId="77777777" w:rsidTr="00663A1E">
        <w:trPr>
          <w:trHeight w:val="132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D130F15"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22"/>
              </w:rPr>
              <w:t>Signature of Examiners  </w:t>
            </w:r>
            <w:r w:rsidRPr="00663A1E">
              <w:rPr>
                <w:rFonts w:eastAsia="Times New Roman"/>
                <w:sz w:val="22"/>
              </w:rPr>
              <w:t> </w:t>
            </w:r>
          </w:p>
        </w:tc>
        <w:tc>
          <w:tcPr>
            <w:tcW w:w="277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F366D73"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p w14:paraId="26119FEF"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p w14:paraId="0D314E6C"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c>
          <w:tcPr>
            <w:tcW w:w="276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79A3A5C"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c>
          <w:tcPr>
            <w:tcW w:w="24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2BDACF2"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r>
      <w:tr w:rsidR="00663A1E" w:rsidRPr="00663A1E" w14:paraId="62700EB7" w14:textId="77777777" w:rsidTr="00663A1E">
        <w:trPr>
          <w:trHeight w:val="885"/>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70F6B9D"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22"/>
              </w:rPr>
              <w:lastRenderedPageBreak/>
              <w:t>Date  </w:t>
            </w:r>
            <w:r w:rsidRPr="00663A1E">
              <w:rPr>
                <w:rFonts w:eastAsia="Times New Roman"/>
                <w:sz w:val="22"/>
              </w:rPr>
              <w:t> </w:t>
            </w:r>
          </w:p>
        </w:tc>
        <w:tc>
          <w:tcPr>
            <w:tcW w:w="277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5A05767"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p w14:paraId="1345DD84"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c>
          <w:tcPr>
            <w:tcW w:w="276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A4FD549"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c>
          <w:tcPr>
            <w:tcW w:w="24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3B64488"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r>
      <w:tr w:rsidR="00663A1E" w:rsidRPr="00663A1E" w14:paraId="048CE4EE" w14:textId="77777777" w:rsidTr="00663A1E">
        <w:trPr>
          <w:trHeight w:val="810"/>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FF15F3D"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22"/>
              </w:rPr>
              <w:t>Average Total Mark </w:t>
            </w:r>
            <w:r w:rsidRPr="00663A1E">
              <w:rPr>
                <w:rFonts w:eastAsia="Times New Roman"/>
                <w:sz w:val="22"/>
              </w:rPr>
              <w:t> </w:t>
            </w:r>
          </w:p>
          <w:p w14:paraId="69DFA26A"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18"/>
                <w:szCs w:val="18"/>
              </w:rPr>
              <w:t>(Out of 70)</w:t>
            </w:r>
            <w:r w:rsidRPr="00663A1E">
              <w:rPr>
                <w:rFonts w:eastAsia="Times New Roman"/>
                <w:sz w:val="18"/>
                <w:szCs w:val="18"/>
              </w:rPr>
              <w:t> </w:t>
            </w:r>
          </w:p>
          <w:p w14:paraId="4366B511"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i/>
                <w:iCs/>
                <w:sz w:val="18"/>
                <w:szCs w:val="18"/>
              </w:rPr>
              <w:t>Completed by Supervisor  </w:t>
            </w:r>
            <w:r w:rsidRPr="00663A1E">
              <w:rPr>
                <w:rFonts w:eastAsia="Times New Roman"/>
                <w:sz w:val="18"/>
                <w:szCs w:val="18"/>
              </w:rPr>
              <w:t> </w:t>
            </w:r>
          </w:p>
        </w:tc>
        <w:tc>
          <w:tcPr>
            <w:tcW w:w="7965" w:type="dxa"/>
            <w:gridSpan w:val="6"/>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3D30FB" w14:textId="77777777" w:rsidR="00663A1E" w:rsidRPr="00663A1E" w:rsidRDefault="00663A1E" w:rsidP="00663A1E">
            <w:pPr>
              <w:spacing w:after="0" w:line="240" w:lineRule="auto"/>
              <w:ind w:left="765" w:right="0" w:firstLine="0"/>
              <w:jc w:val="center"/>
              <w:textAlignment w:val="baseline"/>
              <w:rPr>
                <w:rFonts w:ascii="Times New Roman" w:eastAsia="Times New Roman" w:hAnsi="Times New Roman" w:cs="Times New Roman"/>
                <w:szCs w:val="24"/>
              </w:rPr>
            </w:pPr>
            <w:r w:rsidRPr="00663A1E">
              <w:rPr>
                <w:rFonts w:eastAsia="Times New Roman"/>
                <w:b/>
                <w:bCs/>
                <w:i/>
                <w:iCs/>
                <w:sz w:val="18"/>
                <w:szCs w:val="18"/>
              </w:rPr>
              <w:t>(T1+ T2) / 2     OR  </w:t>
            </w:r>
            <w:proofErr w:type="gramStart"/>
            <w:r w:rsidRPr="00663A1E">
              <w:rPr>
                <w:rFonts w:eastAsia="Times New Roman"/>
                <w:b/>
                <w:bCs/>
                <w:i/>
                <w:iCs/>
                <w:sz w:val="18"/>
                <w:szCs w:val="18"/>
              </w:rPr>
              <w:t>   (</w:t>
            </w:r>
            <w:proofErr w:type="gramEnd"/>
            <w:r w:rsidRPr="00663A1E">
              <w:rPr>
                <w:rFonts w:eastAsia="Times New Roman"/>
                <w:b/>
                <w:bCs/>
                <w:i/>
                <w:iCs/>
                <w:sz w:val="18"/>
                <w:szCs w:val="18"/>
              </w:rPr>
              <w:t>T1+ T2+ T3) / 3</w:t>
            </w:r>
            <w:r w:rsidRPr="00663A1E">
              <w:rPr>
                <w:rFonts w:eastAsia="Times New Roman"/>
                <w:sz w:val="18"/>
                <w:szCs w:val="18"/>
              </w:rPr>
              <w:t> </w:t>
            </w:r>
          </w:p>
        </w:tc>
      </w:tr>
      <w:tr w:rsidR="00663A1E" w:rsidRPr="00663A1E" w14:paraId="2E5AEC2E" w14:textId="77777777" w:rsidTr="00663A1E">
        <w:trPr>
          <w:trHeight w:val="435"/>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C372679"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22"/>
              </w:rPr>
              <w:t>Progress Evaluation Mark</w:t>
            </w:r>
            <w:r w:rsidRPr="00663A1E">
              <w:rPr>
                <w:rFonts w:eastAsia="Times New Roman"/>
                <w:sz w:val="22"/>
              </w:rPr>
              <w:t> </w:t>
            </w:r>
          </w:p>
          <w:p w14:paraId="5ACBC9A5"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18"/>
                <w:szCs w:val="18"/>
              </w:rPr>
              <w:t>(Out of 30)</w:t>
            </w:r>
            <w:r w:rsidRPr="00663A1E">
              <w:rPr>
                <w:rFonts w:eastAsia="Times New Roman"/>
                <w:sz w:val="18"/>
                <w:szCs w:val="18"/>
              </w:rPr>
              <w:t> </w:t>
            </w:r>
          </w:p>
          <w:p w14:paraId="5703A90A"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i/>
                <w:iCs/>
                <w:sz w:val="18"/>
                <w:szCs w:val="18"/>
              </w:rPr>
              <w:t>Completed by Supervisor  </w:t>
            </w:r>
            <w:r w:rsidRPr="00663A1E">
              <w:rPr>
                <w:rFonts w:eastAsia="Times New Roman"/>
                <w:sz w:val="18"/>
                <w:szCs w:val="18"/>
              </w:rPr>
              <w:t> </w:t>
            </w:r>
          </w:p>
        </w:tc>
        <w:tc>
          <w:tcPr>
            <w:tcW w:w="7965" w:type="dxa"/>
            <w:gridSpan w:val="6"/>
            <w:tcBorders>
              <w:top w:val="single" w:sz="6" w:space="0" w:color="000000"/>
              <w:left w:val="single" w:sz="6" w:space="0" w:color="000000"/>
              <w:bottom w:val="single" w:sz="6" w:space="0" w:color="000000"/>
              <w:right w:val="single" w:sz="6" w:space="0" w:color="000000"/>
            </w:tcBorders>
            <w:shd w:val="clear" w:color="auto" w:fill="auto"/>
            <w:hideMark/>
          </w:tcPr>
          <w:p w14:paraId="4278C644"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r>
      <w:tr w:rsidR="00663A1E" w:rsidRPr="00663A1E" w14:paraId="25ADE200" w14:textId="77777777" w:rsidTr="00663A1E">
        <w:trPr>
          <w:trHeight w:val="435"/>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1237381"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22"/>
              </w:rPr>
              <w:t>Total Mark</w:t>
            </w:r>
            <w:r w:rsidRPr="00663A1E">
              <w:rPr>
                <w:rFonts w:eastAsia="Times New Roman"/>
                <w:sz w:val="22"/>
              </w:rPr>
              <w:t> </w:t>
            </w:r>
          </w:p>
          <w:p w14:paraId="7813110C"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18"/>
                <w:szCs w:val="18"/>
              </w:rPr>
              <w:t>(Out of 100)</w:t>
            </w:r>
            <w:r w:rsidRPr="00663A1E">
              <w:rPr>
                <w:rFonts w:eastAsia="Times New Roman"/>
                <w:sz w:val="18"/>
                <w:szCs w:val="18"/>
              </w:rPr>
              <w:t> </w:t>
            </w:r>
          </w:p>
          <w:p w14:paraId="0E81FCDD"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i/>
                <w:iCs/>
                <w:sz w:val="18"/>
                <w:szCs w:val="18"/>
              </w:rPr>
              <w:t>Completed by Supervisor  </w:t>
            </w:r>
            <w:r w:rsidRPr="00663A1E">
              <w:rPr>
                <w:rFonts w:eastAsia="Times New Roman"/>
                <w:sz w:val="18"/>
                <w:szCs w:val="18"/>
              </w:rPr>
              <w:t> </w:t>
            </w:r>
          </w:p>
        </w:tc>
        <w:tc>
          <w:tcPr>
            <w:tcW w:w="7965" w:type="dxa"/>
            <w:gridSpan w:val="6"/>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BCE555F" w14:textId="77777777" w:rsidR="00663A1E" w:rsidRPr="00663A1E" w:rsidRDefault="00663A1E" w:rsidP="00663A1E">
            <w:pPr>
              <w:spacing w:after="0" w:line="240" w:lineRule="auto"/>
              <w:ind w:left="0" w:right="0" w:firstLine="0"/>
              <w:jc w:val="center"/>
              <w:textAlignment w:val="baseline"/>
              <w:rPr>
                <w:rFonts w:ascii="Times New Roman" w:eastAsia="Times New Roman" w:hAnsi="Times New Roman" w:cs="Times New Roman"/>
                <w:szCs w:val="24"/>
              </w:rPr>
            </w:pPr>
            <w:r w:rsidRPr="00663A1E">
              <w:rPr>
                <w:rFonts w:eastAsia="Times New Roman"/>
                <w:b/>
                <w:bCs/>
                <w:i/>
                <w:iCs/>
                <w:sz w:val="18"/>
                <w:szCs w:val="18"/>
              </w:rPr>
              <w:t>(Average Final Mark + Progress Evaluation Mark)</w:t>
            </w:r>
            <w:r w:rsidRPr="00663A1E">
              <w:rPr>
                <w:rFonts w:eastAsia="Times New Roman"/>
                <w:sz w:val="18"/>
                <w:szCs w:val="18"/>
              </w:rPr>
              <w:t> </w:t>
            </w:r>
          </w:p>
        </w:tc>
      </w:tr>
      <w:tr w:rsidR="00663A1E" w:rsidRPr="00663A1E" w14:paraId="670A1691" w14:textId="77777777" w:rsidTr="00663A1E">
        <w:trPr>
          <w:trHeight w:val="435"/>
        </w:trPr>
        <w:tc>
          <w:tcPr>
            <w:tcW w:w="310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AC3CE3A"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22"/>
              </w:rPr>
              <w:t>Final Grade Awarded  </w:t>
            </w:r>
            <w:r w:rsidRPr="00663A1E">
              <w:rPr>
                <w:rFonts w:eastAsia="Times New Roman"/>
                <w:sz w:val="22"/>
              </w:rPr>
              <w:t> </w:t>
            </w:r>
          </w:p>
        </w:tc>
        <w:tc>
          <w:tcPr>
            <w:tcW w:w="7965" w:type="dxa"/>
            <w:gridSpan w:val="6"/>
            <w:tcBorders>
              <w:top w:val="single" w:sz="6" w:space="0" w:color="000000"/>
              <w:left w:val="single" w:sz="6" w:space="0" w:color="000000"/>
              <w:bottom w:val="single" w:sz="6" w:space="0" w:color="000000"/>
              <w:right w:val="single" w:sz="6" w:space="0" w:color="000000"/>
            </w:tcBorders>
            <w:shd w:val="clear" w:color="auto" w:fill="auto"/>
            <w:hideMark/>
          </w:tcPr>
          <w:p w14:paraId="64CB51B2"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szCs w:val="24"/>
              </w:rPr>
              <w:t>  </w:t>
            </w:r>
          </w:p>
        </w:tc>
      </w:tr>
    </w:tbl>
    <w:p w14:paraId="0910B104" w14:textId="77777777" w:rsidR="00663A1E" w:rsidRPr="00663A1E" w:rsidRDefault="00663A1E" w:rsidP="00663A1E">
      <w:pPr>
        <w:spacing w:after="0" w:line="240" w:lineRule="auto"/>
        <w:ind w:left="1215" w:right="0" w:firstLine="0"/>
        <w:jc w:val="left"/>
        <w:textAlignment w:val="baseline"/>
        <w:rPr>
          <w:rFonts w:ascii="Segoe UI" w:eastAsia="Times New Roman" w:hAnsi="Segoe UI" w:cs="Segoe UI"/>
          <w:sz w:val="18"/>
          <w:szCs w:val="18"/>
        </w:rPr>
      </w:pPr>
      <w:r w:rsidRPr="00663A1E">
        <w:rPr>
          <w:rFonts w:eastAsia="Times New Roman"/>
          <w:szCs w:val="24"/>
        </w:rPr>
        <w:t>  </w:t>
      </w:r>
    </w:p>
    <w:p w14:paraId="60638EFD" w14:textId="77777777" w:rsidR="00663A1E" w:rsidRPr="00663A1E" w:rsidRDefault="00663A1E" w:rsidP="00663A1E">
      <w:pPr>
        <w:spacing w:after="0" w:line="240" w:lineRule="auto"/>
        <w:ind w:left="240" w:right="0" w:firstLine="0"/>
        <w:jc w:val="center"/>
        <w:textAlignment w:val="baseline"/>
        <w:rPr>
          <w:rFonts w:ascii="Segoe UI" w:eastAsia="Times New Roman" w:hAnsi="Segoe UI" w:cs="Segoe UI"/>
          <w:sz w:val="18"/>
          <w:szCs w:val="18"/>
        </w:rPr>
      </w:pPr>
      <w:r w:rsidRPr="00663A1E">
        <w:rPr>
          <w:rFonts w:eastAsia="Times New Roman"/>
          <w:b/>
          <w:bCs/>
          <w:sz w:val="36"/>
          <w:szCs w:val="36"/>
        </w:rPr>
        <w:t> </w:t>
      </w:r>
      <w:r w:rsidRPr="00663A1E">
        <w:rPr>
          <w:rFonts w:eastAsia="Times New Roman"/>
          <w:sz w:val="36"/>
          <w:szCs w:val="36"/>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29"/>
        <w:gridCol w:w="3179"/>
        <w:gridCol w:w="1079"/>
        <w:gridCol w:w="2411"/>
        <w:gridCol w:w="866"/>
        <w:gridCol w:w="1140"/>
      </w:tblGrid>
      <w:tr w:rsidR="00663A1E" w:rsidRPr="00663A1E" w14:paraId="44ABA129" w14:textId="77777777" w:rsidTr="00663A1E">
        <w:trPr>
          <w:trHeight w:val="510"/>
        </w:trPr>
        <w:tc>
          <w:tcPr>
            <w:tcW w:w="2250" w:type="dxa"/>
            <w:tcBorders>
              <w:top w:val="single" w:sz="6" w:space="0" w:color="000000"/>
              <w:left w:val="single" w:sz="6" w:space="0" w:color="000000"/>
              <w:bottom w:val="single" w:sz="6" w:space="0" w:color="000000"/>
              <w:right w:val="single" w:sz="6" w:space="0" w:color="000000"/>
            </w:tcBorders>
            <w:shd w:val="clear" w:color="auto" w:fill="DBE5F1"/>
            <w:hideMark/>
          </w:tcPr>
          <w:p w14:paraId="66716403"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22"/>
              </w:rPr>
              <w:t>Name of Program Lead   </w:t>
            </w:r>
            <w:r w:rsidRPr="00663A1E">
              <w:rPr>
                <w:rFonts w:eastAsia="Times New Roman"/>
                <w:sz w:val="22"/>
              </w:rPr>
              <w:t> </w:t>
            </w:r>
          </w:p>
        </w:tc>
        <w:tc>
          <w:tcPr>
            <w:tcW w:w="3225" w:type="dxa"/>
            <w:tcBorders>
              <w:top w:val="single" w:sz="6" w:space="0" w:color="000000"/>
              <w:left w:val="single" w:sz="6" w:space="0" w:color="000000"/>
              <w:bottom w:val="single" w:sz="6" w:space="0" w:color="000000"/>
              <w:right w:val="single" w:sz="6" w:space="0" w:color="000000"/>
            </w:tcBorders>
            <w:shd w:val="clear" w:color="auto" w:fill="auto"/>
            <w:hideMark/>
          </w:tcPr>
          <w:p w14:paraId="2716BAB5"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22"/>
              </w:rPr>
              <w:t> </w:t>
            </w:r>
            <w:r w:rsidRPr="00663A1E">
              <w:rPr>
                <w:rFonts w:eastAsia="Times New Roman"/>
                <w:sz w:val="22"/>
              </w:rPr>
              <w:t> </w:t>
            </w:r>
          </w:p>
        </w:tc>
        <w:tc>
          <w:tcPr>
            <w:tcW w:w="1080" w:type="dxa"/>
            <w:tcBorders>
              <w:top w:val="single" w:sz="6" w:space="0" w:color="000000"/>
              <w:left w:val="single" w:sz="6" w:space="0" w:color="000000"/>
              <w:bottom w:val="single" w:sz="6" w:space="0" w:color="000000"/>
              <w:right w:val="single" w:sz="6" w:space="0" w:color="000000"/>
            </w:tcBorders>
            <w:shd w:val="clear" w:color="auto" w:fill="DBE5F1"/>
            <w:hideMark/>
          </w:tcPr>
          <w:p w14:paraId="2E056FA5"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22"/>
              </w:rPr>
              <w:t>Signature  </w:t>
            </w:r>
            <w:r w:rsidRPr="00663A1E">
              <w:rPr>
                <w:rFonts w:eastAsia="Times New Roman"/>
                <w:sz w:val="22"/>
              </w:rPr>
              <w:t> </w:t>
            </w:r>
          </w:p>
        </w:tc>
        <w:tc>
          <w:tcPr>
            <w:tcW w:w="2445" w:type="dxa"/>
            <w:tcBorders>
              <w:top w:val="single" w:sz="6" w:space="0" w:color="000000"/>
              <w:left w:val="single" w:sz="6" w:space="0" w:color="000000"/>
              <w:bottom w:val="single" w:sz="6" w:space="0" w:color="000000"/>
              <w:right w:val="single" w:sz="6" w:space="0" w:color="000000"/>
            </w:tcBorders>
            <w:shd w:val="clear" w:color="auto" w:fill="auto"/>
            <w:hideMark/>
          </w:tcPr>
          <w:p w14:paraId="2198E822"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22"/>
              </w:rPr>
              <w:t> </w:t>
            </w:r>
            <w:r w:rsidRPr="00663A1E">
              <w:rPr>
                <w:rFonts w:eastAsia="Times New Roman"/>
                <w:sz w:val="22"/>
              </w:rPr>
              <w:t> </w:t>
            </w:r>
          </w:p>
        </w:tc>
        <w:tc>
          <w:tcPr>
            <w:tcW w:w="870" w:type="dxa"/>
            <w:tcBorders>
              <w:top w:val="single" w:sz="6" w:space="0" w:color="000000"/>
              <w:left w:val="single" w:sz="6" w:space="0" w:color="000000"/>
              <w:bottom w:val="single" w:sz="6" w:space="0" w:color="000000"/>
              <w:right w:val="single" w:sz="6" w:space="0" w:color="000000"/>
            </w:tcBorders>
            <w:shd w:val="clear" w:color="auto" w:fill="DBE5F1"/>
            <w:hideMark/>
          </w:tcPr>
          <w:p w14:paraId="020E1601"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22"/>
              </w:rPr>
              <w:t>Date  </w:t>
            </w:r>
            <w:r w:rsidRPr="00663A1E">
              <w:rPr>
                <w:rFonts w:eastAsia="Times New Roman"/>
                <w:sz w:val="22"/>
              </w:rPr>
              <w:t> </w:t>
            </w:r>
          </w:p>
        </w:tc>
        <w:tc>
          <w:tcPr>
            <w:tcW w:w="1155" w:type="dxa"/>
            <w:tcBorders>
              <w:top w:val="single" w:sz="6" w:space="0" w:color="000000"/>
              <w:left w:val="single" w:sz="6" w:space="0" w:color="000000"/>
              <w:bottom w:val="single" w:sz="6" w:space="0" w:color="000000"/>
              <w:right w:val="single" w:sz="6" w:space="0" w:color="000000"/>
            </w:tcBorders>
            <w:shd w:val="clear" w:color="auto" w:fill="auto"/>
            <w:hideMark/>
          </w:tcPr>
          <w:p w14:paraId="716ED9EF" w14:textId="77777777" w:rsidR="00663A1E" w:rsidRPr="00663A1E" w:rsidRDefault="00663A1E" w:rsidP="00663A1E">
            <w:pPr>
              <w:spacing w:after="0" w:line="240" w:lineRule="auto"/>
              <w:ind w:left="0" w:right="0" w:firstLine="0"/>
              <w:jc w:val="left"/>
              <w:textAlignment w:val="baseline"/>
              <w:rPr>
                <w:rFonts w:ascii="Times New Roman" w:eastAsia="Times New Roman" w:hAnsi="Times New Roman" w:cs="Times New Roman"/>
                <w:szCs w:val="24"/>
              </w:rPr>
            </w:pPr>
            <w:r w:rsidRPr="00663A1E">
              <w:rPr>
                <w:rFonts w:eastAsia="Times New Roman"/>
                <w:b/>
                <w:bCs/>
                <w:sz w:val="22"/>
              </w:rPr>
              <w:t> </w:t>
            </w:r>
            <w:r w:rsidRPr="00663A1E">
              <w:rPr>
                <w:rFonts w:eastAsia="Times New Roman"/>
                <w:sz w:val="22"/>
              </w:rPr>
              <w:t> </w:t>
            </w:r>
          </w:p>
        </w:tc>
      </w:tr>
    </w:tbl>
    <w:p w14:paraId="07526BB4" w14:textId="77777777" w:rsidR="00663A1E" w:rsidRPr="00663A1E" w:rsidRDefault="00663A1E" w:rsidP="00663A1E">
      <w:pPr>
        <w:spacing w:after="0" w:line="240" w:lineRule="auto"/>
        <w:ind w:left="0" w:right="0" w:firstLine="0"/>
        <w:jc w:val="left"/>
        <w:textAlignment w:val="baseline"/>
        <w:rPr>
          <w:rFonts w:ascii="Segoe UI" w:eastAsia="Times New Roman" w:hAnsi="Segoe UI" w:cs="Segoe UI"/>
          <w:sz w:val="18"/>
          <w:szCs w:val="18"/>
        </w:rPr>
      </w:pPr>
      <w:r w:rsidRPr="00663A1E">
        <w:rPr>
          <w:rFonts w:eastAsia="Times New Roman"/>
          <w:szCs w:val="24"/>
        </w:rPr>
        <w:t> </w:t>
      </w:r>
    </w:p>
    <w:p w14:paraId="7837B967" w14:textId="17FBD765" w:rsidR="00663A1E" w:rsidRDefault="00663A1E" w:rsidP="000F625D">
      <w:pPr>
        <w:rPr>
          <w:rFonts w:asciiTheme="minorHAnsi" w:hAnsiTheme="minorHAnsi" w:cstheme="minorHAnsi"/>
        </w:rPr>
      </w:pPr>
    </w:p>
    <w:p w14:paraId="33830699" w14:textId="1DD8236F" w:rsidR="00663A1E" w:rsidRDefault="00663A1E">
      <w:pPr>
        <w:spacing w:after="160" w:line="259" w:lineRule="auto"/>
        <w:ind w:left="0" w:right="0" w:firstLine="0"/>
        <w:jc w:val="left"/>
        <w:rPr>
          <w:rFonts w:asciiTheme="minorHAnsi" w:hAnsiTheme="minorHAnsi" w:cstheme="minorHAnsi"/>
        </w:rPr>
      </w:pPr>
      <w:r>
        <w:rPr>
          <w:rFonts w:asciiTheme="minorHAnsi" w:hAnsiTheme="minorHAnsi" w:cstheme="minorHAnsi"/>
        </w:rPr>
        <w:br w:type="page"/>
      </w:r>
    </w:p>
    <w:p w14:paraId="16D1921D" w14:textId="265F695F" w:rsidR="001F6D96" w:rsidRPr="001F6D96" w:rsidRDefault="001F6D96" w:rsidP="001F6D96">
      <w:pPr>
        <w:spacing w:after="0" w:line="240" w:lineRule="auto"/>
        <w:ind w:left="0" w:right="0" w:firstLine="0"/>
        <w:jc w:val="center"/>
        <w:textAlignment w:val="baseline"/>
        <w:rPr>
          <w:rFonts w:ascii="Segoe UI" w:eastAsia="Times New Roman" w:hAnsi="Segoe UI" w:cs="Segoe UI"/>
          <w:sz w:val="18"/>
          <w:szCs w:val="18"/>
        </w:rPr>
      </w:pPr>
      <w:r w:rsidRPr="001F6D96">
        <w:rPr>
          <w:rFonts w:asciiTheme="minorHAnsi" w:hAnsiTheme="minorHAnsi" w:cstheme="minorHAnsi"/>
          <w:noProof/>
        </w:rPr>
        <w:lastRenderedPageBreak/>
        <w:drawing>
          <wp:inline distT="0" distB="0" distL="0" distR="0" wp14:anchorId="2A86F77F" wp14:editId="0A742FEE">
            <wp:extent cx="5013325" cy="1371600"/>
            <wp:effectExtent l="0" t="0" r="0" b="0"/>
            <wp:docPr id="1689857720" name="Picture 1689857720" descr="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57720" name="Picture 15" descr="A red white and blue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325" cy="1371600"/>
                    </a:xfrm>
                    <a:prstGeom prst="rect">
                      <a:avLst/>
                    </a:prstGeom>
                    <a:noFill/>
                    <a:ln>
                      <a:noFill/>
                    </a:ln>
                  </pic:spPr>
                </pic:pic>
              </a:graphicData>
            </a:graphic>
          </wp:inline>
        </w:drawing>
      </w:r>
      <w:r w:rsidRPr="001F6D96">
        <w:rPr>
          <w:rFonts w:eastAsia="Times New Roman"/>
          <w:szCs w:val="24"/>
        </w:rPr>
        <w:t> </w:t>
      </w:r>
    </w:p>
    <w:p w14:paraId="00DF2740" w14:textId="77777777" w:rsidR="001F6D96" w:rsidRPr="001F6D96" w:rsidRDefault="001F6D96" w:rsidP="001F6D96">
      <w:pPr>
        <w:spacing w:after="0" w:line="240" w:lineRule="auto"/>
        <w:ind w:left="0" w:right="0" w:firstLine="0"/>
        <w:jc w:val="center"/>
        <w:textAlignment w:val="baseline"/>
        <w:rPr>
          <w:rFonts w:ascii="Segoe UI" w:eastAsia="Times New Roman" w:hAnsi="Segoe UI" w:cs="Segoe UI"/>
          <w:b/>
          <w:bCs/>
          <w:color w:val="4F81BD"/>
          <w:sz w:val="18"/>
          <w:szCs w:val="18"/>
        </w:rPr>
      </w:pPr>
      <w:r w:rsidRPr="001F6D96">
        <w:rPr>
          <w:rFonts w:eastAsia="Times New Roman"/>
          <w:b/>
          <w:bCs/>
          <w:i/>
          <w:iCs/>
          <w:color w:val="auto"/>
          <w:sz w:val="36"/>
          <w:szCs w:val="36"/>
        </w:rPr>
        <w:t>Capstone Project (COSC 491L)</w:t>
      </w:r>
      <w:r w:rsidRPr="001F6D96">
        <w:rPr>
          <w:rFonts w:eastAsia="Times New Roman"/>
          <w:b/>
          <w:bCs/>
          <w:color w:val="auto"/>
          <w:sz w:val="36"/>
          <w:szCs w:val="36"/>
        </w:rPr>
        <w:t> </w:t>
      </w:r>
    </w:p>
    <w:p w14:paraId="0BF16505" w14:textId="77777777" w:rsidR="001F6D96" w:rsidRPr="001F6D96" w:rsidRDefault="001F6D96" w:rsidP="001F6D96">
      <w:pPr>
        <w:spacing w:after="0" w:line="240" w:lineRule="auto"/>
        <w:ind w:left="0" w:right="0" w:firstLine="0"/>
        <w:jc w:val="center"/>
        <w:textAlignment w:val="baseline"/>
        <w:rPr>
          <w:rFonts w:ascii="Segoe UI" w:eastAsia="Times New Roman" w:hAnsi="Segoe UI" w:cs="Segoe UI"/>
          <w:b/>
          <w:bCs/>
          <w:color w:val="4F81BD"/>
          <w:sz w:val="18"/>
          <w:szCs w:val="18"/>
        </w:rPr>
      </w:pPr>
      <w:r w:rsidRPr="001F6D96">
        <w:rPr>
          <w:rFonts w:eastAsia="Times New Roman"/>
          <w:b/>
          <w:bCs/>
          <w:i/>
          <w:iCs/>
          <w:color w:val="C00000"/>
          <w:sz w:val="28"/>
          <w:szCs w:val="28"/>
        </w:rPr>
        <w:t>Final Evaluation – Implementation</w:t>
      </w:r>
      <w:r w:rsidRPr="001F6D96">
        <w:rPr>
          <w:rFonts w:eastAsia="Times New Roman"/>
          <w:b/>
          <w:bCs/>
          <w:color w:val="C00000"/>
          <w:sz w:val="28"/>
          <w:szCs w:val="28"/>
        </w:rPr>
        <w:t> </w:t>
      </w:r>
    </w:p>
    <w:p w14:paraId="46BD2F15" w14:textId="77777777" w:rsidR="001F6D96" w:rsidRPr="001F6D96" w:rsidRDefault="001F6D96" w:rsidP="001F6D96">
      <w:pPr>
        <w:spacing w:after="0" w:line="240" w:lineRule="auto"/>
        <w:ind w:left="0" w:right="0" w:firstLine="0"/>
        <w:textAlignment w:val="baseline"/>
        <w:rPr>
          <w:rFonts w:ascii="Segoe UI" w:eastAsia="Times New Roman" w:hAnsi="Segoe UI" w:cs="Segoe UI"/>
          <w:sz w:val="18"/>
          <w:szCs w:val="18"/>
        </w:rPr>
      </w:pPr>
      <w:r w:rsidRPr="001F6D96">
        <w:rPr>
          <w:rFonts w:eastAsia="Times New Roman"/>
          <w:szCs w:val="24"/>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6"/>
        <w:gridCol w:w="2788"/>
        <w:gridCol w:w="1496"/>
        <w:gridCol w:w="617"/>
        <w:gridCol w:w="779"/>
        <w:gridCol w:w="617"/>
        <w:gridCol w:w="887"/>
        <w:gridCol w:w="617"/>
        <w:gridCol w:w="932"/>
      </w:tblGrid>
      <w:tr w:rsidR="001F6D96" w:rsidRPr="001F6D96" w14:paraId="68684001" w14:textId="77777777" w:rsidTr="001F6D96">
        <w:trPr>
          <w:trHeight w:val="58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2C41BCB" w14:textId="77777777" w:rsidR="001F6D96" w:rsidRPr="001F6D96" w:rsidRDefault="001F6D96" w:rsidP="001F6D96">
            <w:pPr>
              <w:spacing w:after="0" w:line="240" w:lineRule="auto"/>
              <w:ind w:left="105" w:right="0" w:firstLine="0"/>
              <w:jc w:val="left"/>
              <w:textAlignment w:val="baseline"/>
              <w:rPr>
                <w:rFonts w:ascii="Times New Roman" w:eastAsia="Times New Roman" w:hAnsi="Times New Roman" w:cs="Times New Roman"/>
                <w:szCs w:val="24"/>
              </w:rPr>
            </w:pPr>
            <w:r w:rsidRPr="001F6D96">
              <w:rPr>
                <w:rFonts w:eastAsia="Times New Roman"/>
                <w:b/>
                <w:bCs/>
                <w:szCs w:val="24"/>
              </w:rPr>
              <w:t>Name of Student  </w:t>
            </w:r>
            <w:r w:rsidRPr="001F6D96">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6B3721" w14:textId="77777777" w:rsidR="001F6D96" w:rsidRPr="001F6D96" w:rsidRDefault="001F6D96" w:rsidP="001F6D96">
            <w:pPr>
              <w:spacing w:after="0" w:line="240" w:lineRule="auto"/>
              <w:ind w:left="105"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42EB48B" w14:textId="77777777" w:rsidR="001F6D96" w:rsidRPr="001F6D96" w:rsidRDefault="001F6D96" w:rsidP="001F6D96">
            <w:pPr>
              <w:spacing w:after="0" w:line="240" w:lineRule="auto"/>
              <w:ind w:left="105" w:right="0" w:firstLine="0"/>
              <w:jc w:val="left"/>
              <w:textAlignment w:val="baseline"/>
              <w:rPr>
                <w:rFonts w:ascii="Times New Roman" w:eastAsia="Times New Roman" w:hAnsi="Times New Roman" w:cs="Times New Roman"/>
                <w:szCs w:val="24"/>
              </w:rPr>
            </w:pPr>
            <w:r w:rsidRPr="001F6D96">
              <w:rPr>
                <w:rFonts w:eastAsia="Times New Roman"/>
                <w:b/>
                <w:bCs/>
                <w:szCs w:val="24"/>
              </w:rPr>
              <w:t>Student ID </w:t>
            </w:r>
            <w:r w:rsidRPr="001F6D96">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6ED1243E"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r w:rsidR="001F6D96" w:rsidRPr="001F6D96" w14:paraId="5E446739" w14:textId="77777777" w:rsidTr="001F6D96">
        <w:trPr>
          <w:trHeight w:val="6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26C4C58" w14:textId="77777777" w:rsidR="001F6D96" w:rsidRPr="001F6D96" w:rsidRDefault="001F6D96" w:rsidP="001F6D96">
            <w:pPr>
              <w:spacing w:after="0" w:line="240" w:lineRule="auto"/>
              <w:ind w:left="105" w:right="0" w:firstLine="0"/>
              <w:jc w:val="left"/>
              <w:textAlignment w:val="baseline"/>
              <w:rPr>
                <w:rFonts w:ascii="Times New Roman" w:eastAsia="Times New Roman" w:hAnsi="Times New Roman" w:cs="Times New Roman"/>
                <w:szCs w:val="24"/>
              </w:rPr>
            </w:pPr>
            <w:r w:rsidRPr="001F6D96">
              <w:rPr>
                <w:rFonts w:eastAsia="Times New Roman"/>
                <w:b/>
                <w:bCs/>
                <w:szCs w:val="24"/>
              </w:rPr>
              <w:t>College  </w:t>
            </w:r>
            <w:r w:rsidRPr="001F6D96">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FB9879D" w14:textId="77777777" w:rsidR="001F6D96" w:rsidRPr="001F6D96" w:rsidRDefault="001F6D96" w:rsidP="001F6D96">
            <w:pPr>
              <w:spacing w:after="0" w:line="240" w:lineRule="auto"/>
              <w:ind w:left="105"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B945BFE" w14:textId="77777777" w:rsidR="001F6D96" w:rsidRPr="001F6D96" w:rsidRDefault="001F6D96" w:rsidP="001F6D96">
            <w:pPr>
              <w:spacing w:after="0" w:line="240" w:lineRule="auto"/>
              <w:ind w:left="105" w:right="0" w:firstLine="0"/>
              <w:jc w:val="left"/>
              <w:textAlignment w:val="baseline"/>
              <w:rPr>
                <w:rFonts w:ascii="Times New Roman" w:eastAsia="Times New Roman" w:hAnsi="Times New Roman" w:cs="Times New Roman"/>
                <w:szCs w:val="24"/>
              </w:rPr>
            </w:pPr>
            <w:r w:rsidRPr="001F6D96">
              <w:rPr>
                <w:rFonts w:eastAsia="Times New Roman"/>
                <w:b/>
                <w:bCs/>
                <w:szCs w:val="24"/>
              </w:rPr>
              <w:t>Program  </w:t>
            </w:r>
            <w:r w:rsidRPr="001F6D96">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6599F477"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r w:rsidR="001F6D96" w:rsidRPr="001F6D96" w14:paraId="6D0BEE74" w14:textId="77777777" w:rsidTr="001F6D96">
        <w:trPr>
          <w:trHeight w:val="55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138E86D" w14:textId="77777777" w:rsidR="001F6D96" w:rsidRPr="001F6D96" w:rsidRDefault="001F6D96" w:rsidP="001F6D96">
            <w:pPr>
              <w:spacing w:after="0" w:line="240" w:lineRule="auto"/>
              <w:ind w:left="105" w:right="0" w:firstLine="0"/>
              <w:jc w:val="left"/>
              <w:textAlignment w:val="baseline"/>
              <w:rPr>
                <w:rFonts w:ascii="Times New Roman" w:eastAsia="Times New Roman" w:hAnsi="Times New Roman" w:cs="Times New Roman"/>
                <w:szCs w:val="24"/>
              </w:rPr>
            </w:pPr>
            <w:r w:rsidRPr="001F6D96">
              <w:rPr>
                <w:rFonts w:eastAsia="Times New Roman"/>
                <w:b/>
                <w:bCs/>
                <w:szCs w:val="24"/>
              </w:rPr>
              <w:t>Course Title  </w:t>
            </w:r>
            <w:r w:rsidRPr="001F6D96">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F395497" w14:textId="77777777" w:rsidR="001F6D96" w:rsidRPr="001F6D96" w:rsidRDefault="001F6D96" w:rsidP="001F6D96">
            <w:pPr>
              <w:spacing w:after="0" w:line="240" w:lineRule="auto"/>
              <w:ind w:left="105"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56F317F" w14:textId="77777777" w:rsidR="001F6D96" w:rsidRPr="001F6D96" w:rsidRDefault="001F6D96" w:rsidP="001F6D96">
            <w:pPr>
              <w:spacing w:after="0" w:line="240" w:lineRule="auto"/>
              <w:ind w:left="105" w:right="0" w:firstLine="0"/>
              <w:jc w:val="left"/>
              <w:textAlignment w:val="baseline"/>
              <w:rPr>
                <w:rFonts w:ascii="Times New Roman" w:eastAsia="Times New Roman" w:hAnsi="Times New Roman" w:cs="Times New Roman"/>
                <w:szCs w:val="24"/>
              </w:rPr>
            </w:pPr>
            <w:r w:rsidRPr="001F6D96">
              <w:rPr>
                <w:rFonts w:eastAsia="Times New Roman"/>
                <w:b/>
                <w:bCs/>
                <w:szCs w:val="24"/>
              </w:rPr>
              <w:t>Course Code </w:t>
            </w:r>
            <w:r w:rsidRPr="001F6D96">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25CAB845"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r w:rsidR="001F6D96" w:rsidRPr="001F6D96" w14:paraId="3A4DEBC7" w14:textId="77777777" w:rsidTr="001F6D96">
        <w:trPr>
          <w:trHeight w:val="100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DC7CB9A" w14:textId="77777777" w:rsidR="001F6D96" w:rsidRPr="001F6D96" w:rsidRDefault="001F6D96" w:rsidP="001F6D96">
            <w:pPr>
              <w:spacing w:after="0" w:line="240" w:lineRule="auto"/>
              <w:ind w:left="105" w:right="0" w:firstLine="0"/>
              <w:jc w:val="left"/>
              <w:textAlignment w:val="baseline"/>
              <w:rPr>
                <w:rFonts w:ascii="Times New Roman" w:eastAsia="Times New Roman" w:hAnsi="Times New Roman" w:cs="Times New Roman"/>
                <w:szCs w:val="24"/>
              </w:rPr>
            </w:pPr>
            <w:r w:rsidRPr="001F6D96">
              <w:rPr>
                <w:rFonts w:eastAsia="Times New Roman"/>
                <w:b/>
                <w:bCs/>
                <w:szCs w:val="24"/>
              </w:rPr>
              <w:t>Project/ Project Title</w:t>
            </w:r>
            <w:r w:rsidRPr="001F6D96">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DACFB3" w14:textId="77777777" w:rsidR="001F6D96" w:rsidRPr="001F6D96" w:rsidRDefault="001F6D96" w:rsidP="001F6D96">
            <w:pPr>
              <w:spacing w:after="0" w:line="240" w:lineRule="auto"/>
              <w:ind w:left="105"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95EF081" w14:textId="77777777" w:rsidR="001F6D96" w:rsidRPr="001F6D96" w:rsidRDefault="001F6D96" w:rsidP="001F6D96">
            <w:pPr>
              <w:spacing w:after="0" w:line="240" w:lineRule="auto"/>
              <w:ind w:left="105" w:right="0" w:firstLine="0"/>
              <w:jc w:val="left"/>
              <w:textAlignment w:val="baseline"/>
              <w:rPr>
                <w:rFonts w:ascii="Times New Roman" w:eastAsia="Times New Roman" w:hAnsi="Times New Roman" w:cs="Times New Roman"/>
                <w:szCs w:val="24"/>
              </w:rPr>
            </w:pPr>
            <w:r w:rsidRPr="001F6D96">
              <w:rPr>
                <w:rFonts w:eastAsia="Times New Roman"/>
                <w:b/>
                <w:bCs/>
                <w:szCs w:val="24"/>
              </w:rPr>
              <w:t>Academic Year</w:t>
            </w:r>
            <w:r w:rsidRPr="001F6D96">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1A3D3CB0"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r w:rsidR="001F6D96" w:rsidRPr="001F6D96" w14:paraId="4F556393" w14:textId="77777777" w:rsidTr="001F6D96">
        <w:trPr>
          <w:trHeight w:val="3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A5B01D7" w14:textId="77777777" w:rsidR="001F6D96" w:rsidRPr="001F6D96" w:rsidRDefault="001F6D96" w:rsidP="001F6D96">
            <w:pPr>
              <w:spacing w:after="0" w:line="240" w:lineRule="auto"/>
              <w:ind w:left="105" w:right="0" w:firstLine="0"/>
              <w:jc w:val="left"/>
              <w:textAlignment w:val="baseline"/>
              <w:rPr>
                <w:rFonts w:ascii="Times New Roman" w:eastAsia="Times New Roman" w:hAnsi="Times New Roman" w:cs="Times New Roman"/>
                <w:szCs w:val="24"/>
              </w:rPr>
            </w:pPr>
            <w:r w:rsidRPr="001F6D96">
              <w:rPr>
                <w:rFonts w:eastAsia="Times New Roman"/>
                <w:b/>
                <w:bCs/>
                <w:szCs w:val="24"/>
              </w:rPr>
              <w:t>Supervisor Name    </w:t>
            </w:r>
            <w:r w:rsidRPr="001F6D96">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062790F" w14:textId="77777777" w:rsidR="001F6D96" w:rsidRPr="001F6D96" w:rsidRDefault="001F6D96" w:rsidP="001F6D96">
            <w:pPr>
              <w:spacing w:after="0" w:line="240" w:lineRule="auto"/>
              <w:ind w:left="105"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CCB1A21" w14:textId="77777777" w:rsidR="001F6D96" w:rsidRPr="001F6D96" w:rsidRDefault="001F6D96" w:rsidP="001F6D96">
            <w:pPr>
              <w:spacing w:after="0" w:line="240" w:lineRule="auto"/>
              <w:ind w:left="105" w:right="0" w:firstLine="0"/>
              <w:jc w:val="left"/>
              <w:textAlignment w:val="baseline"/>
              <w:rPr>
                <w:rFonts w:ascii="Times New Roman" w:eastAsia="Times New Roman" w:hAnsi="Times New Roman" w:cs="Times New Roman"/>
                <w:szCs w:val="24"/>
              </w:rPr>
            </w:pPr>
            <w:r w:rsidRPr="001F6D96">
              <w:rPr>
                <w:rFonts w:eastAsia="Times New Roman"/>
                <w:b/>
                <w:bCs/>
                <w:szCs w:val="24"/>
              </w:rPr>
              <w:t>Semester</w:t>
            </w:r>
            <w:r w:rsidRPr="001F6D96">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6B62A32"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57DA191"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b/>
                <w:bCs/>
                <w:szCs w:val="24"/>
              </w:rPr>
              <w:t>First</w:t>
            </w:r>
            <w:r w:rsidRPr="001F6D96">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FAC3CF8"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DABFBB1"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b/>
                <w:bCs/>
                <w:szCs w:val="24"/>
              </w:rPr>
              <w:t>Second</w:t>
            </w:r>
            <w:r w:rsidRPr="001F6D96">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E38A0C"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933B28A"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b/>
                <w:bCs/>
                <w:szCs w:val="24"/>
              </w:rPr>
              <w:t>Summer</w:t>
            </w:r>
            <w:r w:rsidRPr="001F6D96">
              <w:rPr>
                <w:rFonts w:eastAsia="Times New Roman"/>
                <w:szCs w:val="24"/>
              </w:rPr>
              <w:t> </w:t>
            </w:r>
          </w:p>
        </w:tc>
      </w:tr>
    </w:tbl>
    <w:p w14:paraId="19D9D998" w14:textId="77777777" w:rsidR="001F6D96" w:rsidRPr="001F6D96" w:rsidRDefault="001F6D96" w:rsidP="001F6D96">
      <w:pPr>
        <w:spacing w:after="0" w:line="240" w:lineRule="auto"/>
        <w:ind w:left="0" w:right="0" w:firstLine="0"/>
        <w:jc w:val="left"/>
        <w:textAlignment w:val="baseline"/>
        <w:rPr>
          <w:rFonts w:ascii="Segoe UI" w:eastAsia="Times New Roman" w:hAnsi="Segoe UI" w:cs="Segoe UI"/>
          <w:sz w:val="18"/>
          <w:szCs w:val="18"/>
        </w:rPr>
      </w:pPr>
      <w:r w:rsidRPr="001F6D96">
        <w:rPr>
          <w:rFonts w:eastAsia="Times New Roman"/>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5"/>
        <w:gridCol w:w="4711"/>
        <w:gridCol w:w="714"/>
        <w:gridCol w:w="764"/>
        <w:gridCol w:w="2760"/>
      </w:tblGrid>
      <w:tr w:rsidR="001F6D96" w:rsidRPr="001F6D96" w14:paraId="19770915" w14:textId="77777777" w:rsidTr="001F6D96">
        <w:trPr>
          <w:trHeight w:val="450"/>
        </w:trPr>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57D51DE"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b/>
                <w:bCs/>
                <w:szCs w:val="24"/>
              </w:rPr>
              <w:t>Criteria</w:t>
            </w:r>
            <w:r w:rsidRPr="001F6D96">
              <w:rPr>
                <w:rFonts w:eastAsia="Times New Roman"/>
                <w:szCs w:val="24"/>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3BA8D96"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b/>
                <w:bCs/>
                <w:szCs w:val="24"/>
              </w:rPr>
              <w:t>Description</w:t>
            </w:r>
            <w:r w:rsidRPr="001F6D96">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6D68875"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b/>
                <w:bCs/>
                <w:szCs w:val="24"/>
              </w:rPr>
              <w:t>PLOs / KPIs</w:t>
            </w:r>
            <w:r w:rsidRPr="001F6D96">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F3DEFF5"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b/>
                <w:bCs/>
                <w:szCs w:val="24"/>
              </w:rPr>
              <w:t>Mark</w:t>
            </w:r>
            <w:r w:rsidRPr="001F6D96">
              <w:rPr>
                <w:rFonts w:eastAsia="Times New Roman"/>
                <w:szCs w:val="24"/>
              </w:rPr>
              <w:t> </w:t>
            </w:r>
          </w:p>
        </w:tc>
        <w:tc>
          <w:tcPr>
            <w:tcW w:w="46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62B62B9"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b/>
                <w:bCs/>
                <w:szCs w:val="24"/>
              </w:rPr>
              <w:t>Feedback</w:t>
            </w:r>
            <w:r w:rsidRPr="001F6D96">
              <w:rPr>
                <w:rFonts w:eastAsia="Times New Roman"/>
                <w:szCs w:val="24"/>
              </w:rPr>
              <w:t> </w:t>
            </w:r>
          </w:p>
        </w:tc>
      </w:tr>
      <w:tr w:rsidR="001F6D96" w:rsidRPr="001F6D96" w14:paraId="2D66C426" w14:textId="77777777" w:rsidTr="001F6D96">
        <w:trPr>
          <w:trHeight w:val="300"/>
        </w:trPr>
        <w:tc>
          <w:tcPr>
            <w:tcW w:w="21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A4351D"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 w:val="22"/>
              </w:rPr>
              <w:t>Prototype / Initial Design / Model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64963BC7" w14:textId="77777777" w:rsidR="001F6D96" w:rsidRPr="001F6D96" w:rsidRDefault="001F6D96" w:rsidP="001F6D96">
            <w:pPr>
              <w:numPr>
                <w:ilvl w:val="0"/>
                <w:numId w:val="243"/>
              </w:numPr>
              <w:spacing w:after="0" w:line="240" w:lineRule="auto"/>
              <w:ind w:right="0" w:firstLine="0"/>
              <w:jc w:val="left"/>
              <w:textAlignment w:val="baseline"/>
              <w:rPr>
                <w:rFonts w:eastAsia="Times New Roman"/>
                <w:color w:val="auto"/>
                <w:sz w:val="22"/>
              </w:rPr>
            </w:pPr>
            <w:r w:rsidRPr="001F6D96">
              <w:rPr>
                <w:rFonts w:eastAsia="Times New Roman"/>
                <w:color w:val="auto"/>
                <w:sz w:val="22"/>
              </w:rPr>
              <w:t>Prototype / initial design / model is built completely and accurately to fulfill the objectives and requirements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801B81"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3.2, 7.1 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7AC1861"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 8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300619"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r w:rsidR="001F6D96" w:rsidRPr="001F6D96" w14:paraId="295ED978" w14:textId="77777777" w:rsidTr="001F6D96">
        <w:trPr>
          <w:trHeight w:val="300"/>
        </w:trPr>
        <w:tc>
          <w:tcPr>
            <w:tcW w:w="211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5A7FC231"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 w:val="22"/>
              </w:rPr>
              <w:t>Solution Design / User Interface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7249AA37" w14:textId="77777777" w:rsidR="001F6D96" w:rsidRPr="001F6D96" w:rsidRDefault="001F6D96" w:rsidP="001F6D96">
            <w:pPr>
              <w:numPr>
                <w:ilvl w:val="0"/>
                <w:numId w:val="244"/>
              </w:numPr>
              <w:spacing w:after="0" w:line="240" w:lineRule="auto"/>
              <w:ind w:right="0" w:firstLine="0"/>
              <w:jc w:val="left"/>
              <w:textAlignment w:val="baseline"/>
              <w:rPr>
                <w:rFonts w:eastAsia="Times New Roman"/>
                <w:color w:val="auto"/>
                <w:sz w:val="22"/>
              </w:rPr>
            </w:pPr>
            <w:r w:rsidRPr="001F6D96">
              <w:rPr>
                <w:rFonts w:eastAsia="Times New Roman"/>
                <w:color w:val="auto"/>
                <w:sz w:val="22"/>
              </w:rPr>
              <w:t>Appropriate, attractive, and intuitive design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F13E6B6"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3.2 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8688CC"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3AA1D3"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r w:rsidR="001F6D96" w:rsidRPr="001F6D96" w14:paraId="5C417B90" w14:textId="77777777" w:rsidTr="001F6D96">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6C9A4D0" w14:textId="77777777" w:rsidR="001F6D96" w:rsidRPr="001F6D96" w:rsidRDefault="001F6D96" w:rsidP="001F6D96">
            <w:pPr>
              <w:spacing w:after="0" w:line="240" w:lineRule="auto"/>
              <w:ind w:left="0" w:right="0" w:firstLine="0"/>
              <w:jc w:val="left"/>
              <w:rPr>
                <w:rFonts w:ascii="Times New Roman" w:eastAsia="Times New Roman" w:hAnsi="Times New Roman" w:cs="Times New Roman"/>
                <w:szCs w:val="24"/>
              </w:rPr>
            </w:pP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70C49FB1" w14:textId="77777777" w:rsidR="001F6D96" w:rsidRPr="001F6D96" w:rsidRDefault="001F6D96" w:rsidP="001F6D96">
            <w:pPr>
              <w:numPr>
                <w:ilvl w:val="0"/>
                <w:numId w:val="245"/>
              </w:numPr>
              <w:spacing w:after="0" w:line="240" w:lineRule="auto"/>
              <w:ind w:right="0" w:firstLine="0"/>
              <w:jc w:val="left"/>
              <w:textAlignment w:val="baseline"/>
              <w:rPr>
                <w:rFonts w:eastAsia="Times New Roman"/>
                <w:color w:val="auto"/>
                <w:sz w:val="22"/>
              </w:rPr>
            </w:pPr>
            <w:r w:rsidRPr="001F6D96">
              <w:rPr>
                <w:rFonts w:eastAsia="Times New Roman"/>
                <w:color w:val="auto"/>
                <w:sz w:val="22"/>
              </w:rPr>
              <w:t>Navigation and controls are clear and easy to use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2F4B3A"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3.2 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65C8B6"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D1C362"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r w:rsidR="001F6D96" w:rsidRPr="001F6D96" w14:paraId="47043E1A" w14:textId="77777777" w:rsidTr="001F6D96">
        <w:trPr>
          <w:trHeight w:val="315"/>
        </w:trPr>
        <w:tc>
          <w:tcPr>
            <w:tcW w:w="211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572E31FB"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 w:val="22"/>
              </w:rPr>
              <w:t>Functionality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22404EE4" w14:textId="77777777" w:rsidR="001F6D96" w:rsidRPr="001F6D96" w:rsidRDefault="001F6D96" w:rsidP="001F6D96">
            <w:pPr>
              <w:numPr>
                <w:ilvl w:val="0"/>
                <w:numId w:val="246"/>
              </w:numPr>
              <w:spacing w:after="0" w:line="240" w:lineRule="auto"/>
              <w:ind w:right="0" w:firstLine="0"/>
              <w:jc w:val="left"/>
              <w:textAlignment w:val="baseline"/>
              <w:rPr>
                <w:rFonts w:eastAsia="Times New Roman"/>
                <w:color w:val="auto"/>
                <w:sz w:val="22"/>
              </w:rPr>
            </w:pPr>
            <w:r w:rsidRPr="001F6D96">
              <w:rPr>
                <w:rFonts w:eastAsia="Times New Roman"/>
                <w:color w:val="auto"/>
                <w:sz w:val="22"/>
              </w:rPr>
              <w:t>All required features implemented and working correctly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1F391A"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3.3, 7.1 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DE5DBC"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 16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BEAD1E"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r w:rsidR="001F6D96" w:rsidRPr="001F6D96" w14:paraId="58BA8CC7" w14:textId="77777777" w:rsidTr="001F6D96">
        <w:trPr>
          <w:trHeight w:val="315"/>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8CF4789" w14:textId="77777777" w:rsidR="001F6D96" w:rsidRPr="001F6D96" w:rsidRDefault="001F6D96" w:rsidP="001F6D96">
            <w:pPr>
              <w:spacing w:after="0" w:line="240" w:lineRule="auto"/>
              <w:ind w:left="0" w:right="0" w:firstLine="0"/>
              <w:jc w:val="left"/>
              <w:rPr>
                <w:rFonts w:ascii="Times New Roman" w:eastAsia="Times New Roman" w:hAnsi="Times New Roman" w:cs="Times New Roman"/>
                <w:szCs w:val="24"/>
              </w:rPr>
            </w:pP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12F80F51" w14:textId="77777777" w:rsidR="001F6D96" w:rsidRPr="001F6D96" w:rsidRDefault="001F6D96" w:rsidP="001F6D96">
            <w:pPr>
              <w:numPr>
                <w:ilvl w:val="0"/>
                <w:numId w:val="247"/>
              </w:numPr>
              <w:spacing w:after="0" w:line="240" w:lineRule="auto"/>
              <w:ind w:right="0" w:firstLine="0"/>
              <w:jc w:val="left"/>
              <w:textAlignment w:val="baseline"/>
              <w:rPr>
                <w:rFonts w:eastAsia="Times New Roman"/>
                <w:color w:val="auto"/>
                <w:sz w:val="22"/>
              </w:rPr>
            </w:pPr>
            <w:r w:rsidRPr="001F6D96">
              <w:rPr>
                <w:rFonts w:eastAsia="Times New Roman"/>
                <w:color w:val="auto"/>
                <w:sz w:val="22"/>
              </w:rPr>
              <w:t>Bugs and errors minimized or absent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17040E9"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3.4 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77041C"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E57B5E"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r w:rsidR="001F6D96" w:rsidRPr="001F6D96" w14:paraId="57F8B97E" w14:textId="77777777" w:rsidTr="001F6D96">
        <w:trPr>
          <w:trHeight w:val="315"/>
        </w:trPr>
        <w:tc>
          <w:tcPr>
            <w:tcW w:w="211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07B7A103"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 w:val="22"/>
              </w:rPr>
              <w:t>Performance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2AA8A717" w14:textId="77777777" w:rsidR="001F6D96" w:rsidRPr="001F6D96" w:rsidRDefault="001F6D96" w:rsidP="001F6D96">
            <w:pPr>
              <w:numPr>
                <w:ilvl w:val="0"/>
                <w:numId w:val="248"/>
              </w:numPr>
              <w:spacing w:after="0" w:line="240" w:lineRule="auto"/>
              <w:ind w:right="0" w:firstLine="0"/>
              <w:jc w:val="left"/>
              <w:textAlignment w:val="baseline"/>
              <w:rPr>
                <w:rFonts w:eastAsia="Times New Roman"/>
                <w:color w:val="auto"/>
                <w:sz w:val="22"/>
              </w:rPr>
            </w:pPr>
            <w:r w:rsidRPr="001F6D96">
              <w:rPr>
                <w:rFonts w:eastAsia="Times New Roman"/>
                <w:color w:val="auto"/>
                <w:sz w:val="22"/>
              </w:rPr>
              <w:t>Fast and responsive user interactions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1EDD45"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3.2 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1B7794"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C76EF7"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r w:rsidR="001F6D96" w:rsidRPr="001F6D96" w14:paraId="64F76C07" w14:textId="77777777" w:rsidTr="001F6D96">
        <w:trPr>
          <w:trHeight w:val="315"/>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BF106B7" w14:textId="77777777" w:rsidR="001F6D96" w:rsidRPr="001F6D96" w:rsidRDefault="001F6D96" w:rsidP="001F6D96">
            <w:pPr>
              <w:spacing w:after="0" w:line="240" w:lineRule="auto"/>
              <w:ind w:left="0" w:right="0" w:firstLine="0"/>
              <w:jc w:val="left"/>
              <w:rPr>
                <w:rFonts w:ascii="Times New Roman" w:eastAsia="Times New Roman" w:hAnsi="Times New Roman" w:cs="Times New Roman"/>
                <w:szCs w:val="24"/>
              </w:rPr>
            </w:pP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689B828E" w14:textId="77777777" w:rsidR="001F6D96" w:rsidRPr="001F6D96" w:rsidRDefault="001F6D96" w:rsidP="001F6D96">
            <w:pPr>
              <w:numPr>
                <w:ilvl w:val="0"/>
                <w:numId w:val="249"/>
              </w:numPr>
              <w:spacing w:after="0" w:line="240" w:lineRule="auto"/>
              <w:ind w:right="0" w:firstLine="0"/>
              <w:jc w:val="left"/>
              <w:textAlignment w:val="baseline"/>
              <w:rPr>
                <w:rFonts w:eastAsia="Times New Roman"/>
                <w:color w:val="auto"/>
                <w:sz w:val="22"/>
              </w:rPr>
            </w:pPr>
            <w:r w:rsidRPr="001F6D96">
              <w:rPr>
                <w:rFonts w:eastAsia="Times New Roman"/>
                <w:color w:val="auto"/>
                <w:sz w:val="22"/>
              </w:rPr>
              <w:t>Efficient resource usage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0EC66F7"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7.2 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836E25A"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96819E"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r w:rsidR="001F6D96" w:rsidRPr="001F6D96" w14:paraId="3299D06B" w14:textId="77777777" w:rsidTr="001F6D96">
        <w:trPr>
          <w:trHeight w:val="315"/>
        </w:trPr>
        <w:tc>
          <w:tcPr>
            <w:tcW w:w="211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02F83C76"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 w:val="22"/>
              </w:rPr>
              <w:t>Creativity and Innovation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08342E46" w14:textId="77777777" w:rsidR="001F6D96" w:rsidRPr="001F6D96" w:rsidRDefault="001F6D96" w:rsidP="001F6D96">
            <w:pPr>
              <w:numPr>
                <w:ilvl w:val="0"/>
                <w:numId w:val="250"/>
              </w:numPr>
              <w:spacing w:after="0" w:line="240" w:lineRule="auto"/>
              <w:ind w:right="0" w:firstLine="0"/>
              <w:jc w:val="left"/>
              <w:textAlignment w:val="baseline"/>
              <w:rPr>
                <w:rFonts w:eastAsia="Times New Roman"/>
                <w:color w:val="auto"/>
                <w:sz w:val="22"/>
              </w:rPr>
            </w:pPr>
            <w:r w:rsidRPr="001F6D96">
              <w:rPr>
                <w:rFonts w:eastAsia="Times New Roman"/>
                <w:color w:val="auto"/>
                <w:sz w:val="22"/>
              </w:rPr>
              <w:t>Innovative use of technology or unique approach/features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DFD7C5"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7.2 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659512"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14AF67"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r w:rsidR="001F6D96" w:rsidRPr="001F6D96" w14:paraId="2F4A924A" w14:textId="77777777" w:rsidTr="001F6D96">
        <w:trPr>
          <w:trHeight w:val="315"/>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1DD7615" w14:textId="77777777" w:rsidR="001F6D96" w:rsidRPr="001F6D96" w:rsidRDefault="001F6D96" w:rsidP="001F6D96">
            <w:pPr>
              <w:spacing w:after="0" w:line="240" w:lineRule="auto"/>
              <w:ind w:left="0" w:right="0" w:firstLine="0"/>
              <w:jc w:val="left"/>
              <w:rPr>
                <w:rFonts w:ascii="Times New Roman" w:eastAsia="Times New Roman" w:hAnsi="Times New Roman" w:cs="Times New Roman"/>
                <w:szCs w:val="24"/>
              </w:rPr>
            </w:pP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3807DBF8" w14:textId="77777777" w:rsidR="001F6D96" w:rsidRPr="001F6D96" w:rsidRDefault="001F6D96" w:rsidP="001F6D96">
            <w:pPr>
              <w:numPr>
                <w:ilvl w:val="0"/>
                <w:numId w:val="251"/>
              </w:numPr>
              <w:spacing w:after="0" w:line="240" w:lineRule="auto"/>
              <w:ind w:right="0" w:firstLine="0"/>
              <w:jc w:val="left"/>
              <w:textAlignment w:val="baseline"/>
              <w:rPr>
                <w:rFonts w:eastAsia="Times New Roman"/>
                <w:color w:val="auto"/>
                <w:sz w:val="22"/>
              </w:rPr>
            </w:pPr>
            <w:r w:rsidRPr="001F6D96">
              <w:rPr>
                <w:rFonts w:eastAsia="Times New Roman"/>
                <w:color w:val="auto"/>
                <w:sz w:val="22"/>
              </w:rPr>
              <w:t>Creative problem-solving demonstrated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8E98DB"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2.1, 2.2 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98AC248"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4C0AE3"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r w:rsidR="001F6D96" w:rsidRPr="001F6D96" w14:paraId="4EB957EA" w14:textId="77777777" w:rsidTr="001F6D96">
        <w:trPr>
          <w:trHeight w:val="315"/>
        </w:trPr>
        <w:tc>
          <w:tcPr>
            <w:tcW w:w="21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DAE30B"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 w:val="22"/>
              </w:rPr>
              <w:lastRenderedPageBreak/>
              <w:t>Findings / Outcomes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1A4505C0" w14:textId="77777777" w:rsidR="001F6D96" w:rsidRPr="001F6D96" w:rsidRDefault="001F6D96" w:rsidP="001F6D96">
            <w:pPr>
              <w:numPr>
                <w:ilvl w:val="0"/>
                <w:numId w:val="252"/>
              </w:numPr>
              <w:spacing w:after="0" w:line="240" w:lineRule="auto"/>
              <w:ind w:right="0" w:firstLine="0"/>
              <w:jc w:val="left"/>
              <w:textAlignment w:val="baseline"/>
              <w:rPr>
                <w:rFonts w:eastAsia="Times New Roman"/>
                <w:color w:val="auto"/>
                <w:sz w:val="22"/>
              </w:rPr>
            </w:pPr>
            <w:r w:rsidRPr="001F6D96">
              <w:rPr>
                <w:rFonts w:eastAsia="Times New Roman"/>
                <w:sz w:val="22"/>
              </w:rPr>
              <w:t>Findings/Outcomes/Results are clearly connected to project objectives and specific aims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FA47AD"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3.4, 3.5 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09CA923"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5119621"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r w:rsidR="001F6D96" w:rsidRPr="001F6D96" w14:paraId="16489AFD" w14:textId="77777777" w:rsidTr="001F6D96">
        <w:trPr>
          <w:trHeight w:val="315"/>
        </w:trPr>
        <w:tc>
          <w:tcPr>
            <w:tcW w:w="21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76E8360"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Impact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25B2CBC6" w14:textId="77777777" w:rsidR="001F6D96" w:rsidRPr="001F6D96" w:rsidRDefault="001F6D96" w:rsidP="001F6D96">
            <w:pPr>
              <w:numPr>
                <w:ilvl w:val="0"/>
                <w:numId w:val="253"/>
              </w:numPr>
              <w:spacing w:after="0" w:line="240" w:lineRule="auto"/>
              <w:ind w:right="0" w:firstLine="0"/>
              <w:jc w:val="left"/>
              <w:textAlignment w:val="baseline"/>
              <w:rPr>
                <w:rFonts w:eastAsia="Times New Roman"/>
                <w:color w:val="auto"/>
                <w:sz w:val="22"/>
              </w:rPr>
            </w:pPr>
            <w:r w:rsidRPr="001F6D96">
              <w:rPr>
                <w:rFonts w:eastAsia="Times New Roman"/>
                <w:color w:val="auto"/>
                <w:sz w:val="22"/>
              </w:rPr>
              <w:t>Impact of project in a global, economic, environmental, and societal context was clearly demonstrated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4032DC"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5.1, 5.2 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EC0A25"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4E20AD"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r w:rsidR="001F6D96" w:rsidRPr="001F6D96" w14:paraId="3846432B" w14:textId="77777777" w:rsidTr="001F6D96">
        <w:trPr>
          <w:trHeight w:val="300"/>
        </w:trPr>
        <w:tc>
          <w:tcPr>
            <w:tcW w:w="21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6EA569"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Individual Responsibilities </w:t>
            </w:r>
          </w:p>
          <w:p w14:paraId="01CCB49E"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b/>
                <w:bCs/>
                <w:i/>
                <w:iCs/>
                <w:sz w:val="18"/>
                <w:szCs w:val="18"/>
              </w:rPr>
              <w:t>**If applicable</w:t>
            </w:r>
            <w:r w:rsidRPr="001F6D96">
              <w:rPr>
                <w:rFonts w:eastAsia="Times New Roman"/>
                <w:sz w:val="18"/>
                <w:szCs w:val="18"/>
              </w:rPr>
              <w:t> </w:t>
            </w:r>
          </w:p>
          <w:p w14:paraId="2539D476"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b/>
                <w:bCs/>
                <w:i/>
                <w:iCs/>
                <w:sz w:val="18"/>
                <w:szCs w:val="18"/>
              </w:rPr>
              <w:t> (Team project)</w:t>
            </w:r>
            <w:r w:rsidRPr="001F6D96">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987C26" w14:textId="77777777" w:rsidR="001F6D96" w:rsidRPr="001F6D96" w:rsidRDefault="001F6D96" w:rsidP="001F6D96">
            <w:pPr>
              <w:numPr>
                <w:ilvl w:val="0"/>
                <w:numId w:val="254"/>
              </w:numPr>
              <w:spacing w:after="0" w:line="240" w:lineRule="auto"/>
              <w:ind w:right="0" w:firstLine="0"/>
              <w:jc w:val="left"/>
              <w:textAlignment w:val="baseline"/>
              <w:rPr>
                <w:rFonts w:eastAsia="Times New Roman"/>
                <w:color w:val="auto"/>
                <w:sz w:val="22"/>
              </w:rPr>
            </w:pPr>
            <w:r w:rsidRPr="001F6D96">
              <w:rPr>
                <w:rFonts w:eastAsia="Times New Roman"/>
                <w:color w:val="auto"/>
                <w:sz w:val="22"/>
              </w:rPr>
              <w:t>Student participated and functioned effectively in the team. *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2DFA103"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6.2 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30B673"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 8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FD422C1"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r w:rsidR="001F6D96" w:rsidRPr="001F6D96" w14:paraId="3124EF43" w14:textId="77777777" w:rsidTr="001F6D96">
        <w:trPr>
          <w:trHeight w:val="300"/>
        </w:trPr>
        <w:tc>
          <w:tcPr>
            <w:tcW w:w="211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7A8BA89A"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Teamwork </w:t>
            </w:r>
          </w:p>
          <w:p w14:paraId="5AD00FEF"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b/>
                <w:bCs/>
                <w:i/>
                <w:iCs/>
                <w:sz w:val="18"/>
                <w:szCs w:val="18"/>
              </w:rPr>
              <w:t>**If applicable </w:t>
            </w:r>
            <w:r w:rsidRPr="001F6D96">
              <w:rPr>
                <w:rFonts w:eastAsia="Times New Roman"/>
                <w:sz w:val="18"/>
                <w:szCs w:val="18"/>
              </w:rPr>
              <w:t> </w:t>
            </w:r>
          </w:p>
          <w:p w14:paraId="7B00248E"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b/>
                <w:bCs/>
                <w:i/>
                <w:iCs/>
                <w:sz w:val="18"/>
                <w:szCs w:val="18"/>
              </w:rPr>
              <w:t>(Team project)</w:t>
            </w:r>
            <w:r w:rsidRPr="001F6D96">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874888" w14:textId="77777777" w:rsidR="001F6D96" w:rsidRPr="001F6D96" w:rsidRDefault="001F6D96" w:rsidP="001F6D96">
            <w:pPr>
              <w:numPr>
                <w:ilvl w:val="0"/>
                <w:numId w:val="255"/>
              </w:numPr>
              <w:spacing w:after="0" w:line="240" w:lineRule="auto"/>
              <w:ind w:right="0" w:firstLine="0"/>
              <w:jc w:val="left"/>
              <w:textAlignment w:val="baseline"/>
              <w:rPr>
                <w:rFonts w:eastAsia="Times New Roman"/>
                <w:color w:val="auto"/>
                <w:sz w:val="22"/>
              </w:rPr>
            </w:pPr>
            <w:r w:rsidRPr="001F6D96">
              <w:rPr>
                <w:rFonts w:eastAsia="Times New Roman"/>
                <w:color w:val="auto"/>
                <w:sz w:val="22"/>
              </w:rPr>
              <w:t>The team allocated resources and task clearly.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F66772"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6.3 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EB3250"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F62637"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r w:rsidR="001F6D96" w:rsidRPr="001F6D96" w14:paraId="4C3747B5" w14:textId="77777777" w:rsidTr="001F6D96">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0FBAAAA" w14:textId="77777777" w:rsidR="001F6D96" w:rsidRPr="001F6D96" w:rsidRDefault="001F6D96" w:rsidP="001F6D96">
            <w:pPr>
              <w:spacing w:after="0" w:line="240" w:lineRule="auto"/>
              <w:ind w:left="0" w:right="0" w:firstLine="0"/>
              <w:jc w:val="left"/>
              <w:rPr>
                <w:rFonts w:ascii="Times New Roman" w:eastAsia="Times New Roman" w:hAnsi="Times New Roman" w:cs="Times New Roman"/>
                <w:szCs w:val="24"/>
              </w:rPr>
            </w:pPr>
          </w:p>
        </w:tc>
        <w:tc>
          <w:tcPr>
            <w:tcW w:w="55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CF26FC" w14:textId="77777777" w:rsidR="001F6D96" w:rsidRPr="001F6D96" w:rsidRDefault="001F6D96" w:rsidP="001F6D96">
            <w:pPr>
              <w:numPr>
                <w:ilvl w:val="0"/>
                <w:numId w:val="256"/>
              </w:numPr>
              <w:spacing w:after="0" w:line="240" w:lineRule="auto"/>
              <w:ind w:right="0" w:firstLine="0"/>
              <w:jc w:val="left"/>
              <w:textAlignment w:val="baseline"/>
              <w:rPr>
                <w:rFonts w:eastAsia="Times New Roman"/>
                <w:color w:val="auto"/>
                <w:sz w:val="22"/>
              </w:rPr>
            </w:pPr>
            <w:r w:rsidRPr="001F6D96">
              <w:rPr>
                <w:rFonts w:eastAsia="Times New Roman"/>
                <w:color w:val="auto"/>
                <w:sz w:val="22"/>
              </w:rPr>
              <w:t>Transitions and rapport between team members were strong.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174254"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6.1 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584D83"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CA25F86"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r w:rsidR="001F6D96" w:rsidRPr="001F6D96" w14:paraId="5BA3A840" w14:textId="77777777" w:rsidTr="001F6D96">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FC6D526" w14:textId="77777777" w:rsidR="001F6D96" w:rsidRPr="001F6D96" w:rsidRDefault="001F6D96" w:rsidP="001F6D96">
            <w:pPr>
              <w:spacing w:after="0" w:line="240" w:lineRule="auto"/>
              <w:ind w:left="0" w:right="0" w:firstLine="0"/>
              <w:jc w:val="left"/>
              <w:rPr>
                <w:rFonts w:ascii="Times New Roman" w:eastAsia="Times New Roman" w:hAnsi="Times New Roman" w:cs="Times New Roman"/>
                <w:szCs w:val="24"/>
              </w:rPr>
            </w:pPr>
          </w:p>
        </w:tc>
        <w:tc>
          <w:tcPr>
            <w:tcW w:w="55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EC1050" w14:textId="77777777" w:rsidR="001F6D96" w:rsidRPr="001F6D96" w:rsidRDefault="001F6D96" w:rsidP="001F6D96">
            <w:pPr>
              <w:numPr>
                <w:ilvl w:val="0"/>
                <w:numId w:val="257"/>
              </w:numPr>
              <w:spacing w:after="0" w:line="240" w:lineRule="auto"/>
              <w:ind w:right="0" w:firstLine="0"/>
              <w:jc w:val="left"/>
              <w:textAlignment w:val="baseline"/>
              <w:rPr>
                <w:rFonts w:eastAsia="Times New Roman"/>
                <w:color w:val="auto"/>
                <w:sz w:val="22"/>
              </w:rPr>
            </w:pPr>
            <w:r w:rsidRPr="001F6D96">
              <w:rPr>
                <w:rFonts w:eastAsia="Times New Roman"/>
                <w:color w:val="auto"/>
                <w:sz w:val="22"/>
              </w:rPr>
              <w:t>Team members participated equally and helped each other as needed.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3A8A21"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6.1 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D1EF41"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 4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0D44D3B"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r w:rsidR="001F6D96" w:rsidRPr="001F6D96" w14:paraId="4E418239" w14:textId="77777777" w:rsidTr="001F6D96">
        <w:trPr>
          <w:trHeight w:val="390"/>
        </w:trPr>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07A7498"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Total  </w:t>
            </w:r>
          </w:p>
          <w:p w14:paraId="64D7C0C9"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b/>
                <w:bCs/>
                <w:i/>
                <w:iCs/>
                <w:sz w:val="18"/>
                <w:szCs w:val="18"/>
              </w:rPr>
              <w:t>Individual Project</w:t>
            </w:r>
            <w:r w:rsidRPr="001F6D96">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40BC97E" w14:textId="77777777" w:rsidR="001F6D96" w:rsidRPr="001F6D96" w:rsidRDefault="001F6D96" w:rsidP="001F6D96">
            <w:pPr>
              <w:spacing w:after="0" w:line="240" w:lineRule="auto"/>
              <w:ind w:left="0" w:right="0" w:firstLine="0"/>
              <w:jc w:val="right"/>
              <w:textAlignment w:val="baseline"/>
              <w:rPr>
                <w:rFonts w:ascii="Times New Roman" w:eastAsia="Times New Roman" w:hAnsi="Times New Roman" w:cs="Times New Roman"/>
                <w:szCs w:val="24"/>
              </w:rPr>
            </w:pPr>
            <w:r w:rsidRPr="001F6D96">
              <w:rPr>
                <w:rFonts w:eastAsia="Times New Roman"/>
                <w:szCs w:val="24"/>
              </w:rPr>
              <w:t>Total (out of 60)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33DC4E3"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3B6F156"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 60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C5544E9"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r w:rsidR="001F6D96" w:rsidRPr="001F6D96" w14:paraId="380BC3FD" w14:textId="77777777" w:rsidTr="001F6D96">
        <w:trPr>
          <w:trHeight w:val="435"/>
        </w:trPr>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22DADE8"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Total </w:t>
            </w:r>
          </w:p>
          <w:p w14:paraId="6D757804"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b/>
                <w:bCs/>
                <w:i/>
                <w:iCs/>
                <w:sz w:val="18"/>
                <w:szCs w:val="18"/>
              </w:rPr>
              <w:t>Team project</w:t>
            </w:r>
            <w:r w:rsidRPr="001F6D96">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E8A3062" w14:textId="77777777" w:rsidR="001F6D96" w:rsidRPr="001F6D96" w:rsidRDefault="001F6D96" w:rsidP="001F6D96">
            <w:pPr>
              <w:spacing w:after="0" w:line="240" w:lineRule="auto"/>
              <w:ind w:left="0" w:right="0" w:firstLine="0"/>
              <w:jc w:val="right"/>
              <w:textAlignment w:val="baseline"/>
              <w:rPr>
                <w:rFonts w:ascii="Times New Roman" w:eastAsia="Times New Roman" w:hAnsi="Times New Roman" w:cs="Times New Roman"/>
                <w:szCs w:val="24"/>
              </w:rPr>
            </w:pPr>
            <w:r w:rsidRPr="001F6D96">
              <w:rPr>
                <w:rFonts w:eastAsia="Times New Roman"/>
                <w:szCs w:val="24"/>
              </w:rPr>
              <w:t>Total (out of 80)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66EEE0E"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8AF4962"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 80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79EF437"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r w:rsidR="001F6D96" w:rsidRPr="001F6D96" w14:paraId="0182D098" w14:textId="77777777" w:rsidTr="001F6D96">
        <w:trPr>
          <w:trHeight w:val="435"/>
        </w:trPr>
        <w:tc>
          <w:tcPr>
            <w:tcW w:w="21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6A8ADE"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05E24D7" w14:textId="77777777" w:rsidR="001F6D96" w:rsidRPr="001F6D96" w:rsidRDefault="001F6D96" w:rsidP="001F6D96">
            <w:pPr>
              <w:spacing w:after="0" w:line="240" w:lineRule="auto"/>
              <w:ind w:left="0" w:right="0" w:firstLine="0"/>
              <w:jc w:val="right"/>
              <w:textAlignment w:val="baseline"/>
              <w:rPr>
                <w:rFonts w:ascii="Times New Roman" w:eastAsia="Times New Roman" w:hAnsi="Times New Roman" w:cs="Times New Roman"/>
                <w:szCs w:val="24"/>
              </w:rPr>
            </w:pPr>
            <w:r w:rsidRPr="001F6D96">
              <w:rPr>
                <w:rFonts w:eastAsia="Times New Roman"/>
                <w:b/>
                <w:bCs/>
                <w:szCs w:val="24"/>
              </w:rPr>
              <w:t>Final Grade (out of 20)</w:t>
            </w:r>
            <w:r w:rsidRPr="001F6D96">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6B81CCE"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035D65E" w14:textId="77777777" w:rsidR="001F6D96" w:rsidRPr="001F6D96" w:rsidRDefault="001F6D96" w:rsidP="001F6D96">
            <w:pPr>
              <w:spacing w:after="0" w:line="240" w:lineRule="auto"/>
              <w:ind w:left="0" w:right="0" w:firstLine="0"/>
              <w:jc w:val="center"/>
              <w:textAlignment w:val="baseline"/>
              <w:rPr>
                <w:rFonts w:ascii="Times New Roman" w:eastAsia="Times New Roman" w:hAnsi="Times New Roman" w:cs="Times New Roman"/>
                <w:szCs w:val="24"/>
              </w:rPr>
            </w:pPr>
            <w:r w:rsidRPr="001F6D96">
              <w:rPr>
                <w:rFonts w:eastAsia="Times New Roman"/>
                <w:b/>
                <w:bCs/>
                <w:szCs w:val="24"/>
              </w:rPr>
              <w:t>   / 20</w:t>
            </w:r>
            <w:r w:rsidRPr="001F6D96">
              <w:rPr>
                <w:rFonts w:eastAsia="Times New Roman"/>
                <w:szCs w:val="24"/>
              </w:rPr>
              <w:t> </w:t>
            </w:r>
          </w:p>
        </w:tc>
        <w:tc>
          <w:tcPr>
            <w:tcW w:w="46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6D8B39" w14:textId="77777777" w:rsidR="001F6D96" w:rsidRPr="001F6D96" w:rsidRDefault="001F6D96" w:rsidP="001F6D96">
            <w:pPr>
              <w:spacing w:after="0" w:line="240" w:lineRule="auto"/>
              <w:ind w:left="0" w:right="0" w:firstLine="0"/>
              <w:jc w:val="left"/>
              <w:textAlignment w:val="baseline"/>
              <w:rPr>
                <w:rFonts w:ascii="Times New Roman" w:eastAsia="Times New Roman" w:hAnsi="Times New Roman" w:cs="Times New Roman"/>
                <w:szCs w:val="24"/>
              </w:rPr>
            </w:pPr>
            <w:r w:rsidRPr="001F6D96">
              <w:rPr>
                <w:rFonts w:eastAsia="Times New Roman"/>
                <w:szCs w:val="24"/>
              </w:rPr>
              <w:t> </w:t>
            </w:r>
          </w:p>
        </w:tc>
      </w:tr>
    </w:tbl>
    <w:p w14:paraId="128912A4" w14:textId="77777777" w:rsidR="001F6D96" w:rsidRPr="001F6D96" w:rsidRDefault="001F6D96" w:rsidP="001F6D96">
      <w:pPr>
        <w:spacing w:after="0" w:line="240" w:lineRule="auto"/>
        <w:ind w:left="360" w:right="0" w:firstLine="0"/>
        <w:textAlignment w:val="baseline"/>
        <w:rPr>
          <w:rFonts w:ascii="Segoe UI" w:eastAsia="Times New Roman" w:hAnsi="Segoe UI" w:cs="Segoe UI"/>
          <w:sz w:val="18"/>
          <w:szCs w:val="18"/>
        </w:rPr>
      </w:pPr>
      <w:r w:rsidRPr="001F6D96">
        <w:rPr>
          <w:rFonts w:eastAsia="Times New Roman"/>
          <w:i/>
          <w:iCs/>
          <w:sz w:val="18"/>
          <w:szCs w:val="18"/>
        </w:rPr>
        <w:t>*Evaluated individually</w:t>
      </w:r>
      <w:r w:rsidRPr="001F6D96">
        <w:rPr>
          <w:rFonts w:eastAsia="Times New Roman"/>
          <w:sz w:val="18"/>
          <w:szCs w:val="18"/>
        </w:rPr>
        <w:t> </w:t>
      </w:r>
    </w:p>
    <w:p w14:paraId="2F9CD2A1" w14:textId="77777777" w:rsidR="001F6D96" w:rsidRPr="001F6D96" w:rsidRDefault="001F6D96" w:rsidP="001F6D96">
      <w:pPr>
        <w:spacing w:after="0" w:line="240" w:lineRule="auto"/>
        <w:ind w:left="360" w:right="0" w:firstLine="0"/>
        <w:textAlignment w:val="baseline"/>
        <w:rPr>
          <w:rFonts w:ascii="Segoe UI" w:eastAsia="Times New Roman" w:hAnsi="Segoe UI" w:cs="Segoe UI"/>
          <w:sz w:val="18"/>
          <w:szCs w:val="18"/>
        </w:rPr>
      </w:pPr>
      <w:r w:rsidRPr="001F6D96">
        <w:rPr>
          <w:rFonts w:eastAsia="Times New Roman"/>
          <w:i/>
          <w:iCs/>
          <w:sz w:val="18"/>
          <w:szCs w:val="18"/>
        </w:rPr>
        <w:t>**For team project only</w:t>
      </w:r>
      <w:r w:rsidRPr="001F6D96">
        <w:rPr>
          <w:rFonts w:eastAsia="Times New Roman"/>
          <w:sz w:val="18"/>
          <w:szCs w:val="18"/>
        </w:rPr>
        <w:t> </w:t>
      </w:r>
    </w:p>
    <w:p w14:paraId="2E49408B" w14:textId="77777777" w:rsidR="001F6D96" w:rsidRPr="001F6D96" w:rsidRDefault="001F6D96" w:rsidP="001F6D96">
      <w:pPr>
        <w:spacing w:after="0" w:line="240" w:lineRule="auto"/>
        <w:ind w:left="0" w:right="0" w:firstLine="0"/>
        <w:textAlignment w:val="baseline"/>
        <w:rPr>
          <w:rFonts w:ascii="Segoe UI" w:eastAsia="Times New Roman" w:hAnsi="Segoe UI" w:cs="Segoe UI"/>
          <w:sz w:val="18"/>
          <w:szCs w:val="18"/>
        </w:rPr>
      </w:pPr>
      <w:r w:rsidRPr="001F6D96">
        <w:rPr>
          <w:rFonts w:eastAsia="Times New Roman"/>
          <w:sz w:val="18"/>
          <w:szCs w:val="18"/>
        </w:rPr>
        <w:t> </w:t>
      </w:r>
    </w:p>
    <w:p w14:paraId="4B3DF2B8" w14:textId="77777777" w:rsidR="001F6D96" w:rsidRPr="001F6D96" w:rsidRDefault="001F6D96" w:rsidP="001F6D96">
      <w:pPr>
        <w:spacing w:after="0" w:line="240" w:lineRule="auto"/>
        <w:ind w:left="360" w:right="0" w:firstLine="0"/>
        <w:textAlignment w:val="baseline"/>
        <w:rPr>
          <w:rFonts w:ascii="Segoe UI" w:eastAsia="Times New Roman" w:hAnsi="Segoe UI" w:cs="Segoe UI"/>
          <w:sz w:val="18"/>
          <w:szCs w:val="18"/>
        </w:rPr>
      </w:pPr>
      <w:r w:rsidRPr="001F6D96">
        <w:rPr>
          <w:rFonts w:eastAsia="Times New Roman"/>
          <w:sz w:val="18"/>
          <w:szCs w:val="18"/>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47"/>
        <w:gridCol w:w="2920"/>
        <w:gridCol w:w="1186"/>
        <w:gridCol w:w="2184"/>
        <w:gridCol w:w="1071"/>
        <w:gridCol w:w="1391"/>
      </w:tblGrid>
      <w:tr w:rsidR="001F6D96" w:rsidRPr="001F6D96" w14:paraId="00BFF7DF" w14:textId="77777777" w:rsidTr="001F6D96">
        <w:trPr>
          <w:trHeight w:val="675"/>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295535A" w14:textId="77777777" w:rsidR="001F6D96" w:rsidRPr="001F6D96" w:rsidRDefault="001F6D96" w:rsidP="001F6D96">
            <w:pPr>
              <w:spacing w:after="0" w:line="240" w:lineRule="auto"/>
              <w:ind w:left="0" w:right="0" w:firstLine="0"/>
              <w:textAlignment w:val="baseline"/>
              <w:rPr>
                <w:rFonts w:ascii="Times New Roman" w:eastAsia="Times New Roman" w:hAnsi="Times New Roman" w:cs="Times New Roman"/>
                <w:szCs w:val="24"/>
              </w:rPr>
            </w:pPr>
            <w:r w:rsidRPr="001F6D96">
              <w:rPr>
                <w:rFonts w:eastAsia="Times New Roman"/>
                <w:b/>
                <w:bCs/>
                <w:szCs w:val="24"/>
              </w:rPr>
              <w:t>Examiner Name</w:t>
            </w:r>
            <w:r w:rsidRPr="001F6D96">
              <w:rPr>
                <w:rFonts w:eastAsia="Times New Roman"/>
                <w:szCs w:val="24"/>
              </w:rPr>
              <w:t> </w:t>
            </w:r>
          </w:p>
          <w:p w14:paraId="55AB5F0A" w14:textId="77777777" w:rsidR="001F6D96" w:rsidRPr="001F6D96" w:rsidRDefault="001F6D96" w:rsidP="001F6D96">
            <w:pPr>
              <w:spacing w:after="0" w:line="240" w:lineRule="auto"/>
              <w:ind w:left="0" w:right="0" w:firstLine="0"/>
              <w:textAlignment w:val="baseline"/>
              <w:rPr>
                <w:rFonts w:ascii="Times New Roman" w:eastAsia="Times New Roman" w:hAnsi="Times New Roman" w:cs="Times New Roman"/>
                <w:szCs w:val="24"/>
              </w:rPr>
            </w:pPr>
            <w:r w:rsidRPr="001F6D96">
              <w:rPr>
                <w:rFonts w:ascii="Wingdings" w:eastAsia="Times New Roman" w:hAnsi="Wingdings" w:cs="Times New Roman"/>
                <w:szCs w:val="24"/>
              </w:rPr>
              <w:t>¨</w:t>
            </w:r>
            <w:r w:rsidRPr="001F6D96">
              <w:rPr>
                <w:rFonts w:eastAsia="Times New Roman"/>
                <w:szCs w:val="24"/>
              </w:rPr>
              <w:t xml:space="preserve"> Supervisor </w:t>
            </w:r>
          </w:p>
          <w:p w14:paraId="2A69D714" w14:textId="77777777" w:rsidR="001F6D96" w:rsidRPr="001F6D96" w:rsidRDefault="001F6D96" w:rsidP="001F6D96">
            <w:pPr>
              <w:spacing w:after="0" w:line="240" w:lineRule="auto"/>
              <w:ind w:left="0" w:right="0" w:firstLine="0"/>
              <w:textAlignment w:val="baseline"/>
              <w:rPr>
                <w:rFonts w:ascii="Times New Roman" w:eastAsia="Times New Roman" w:hAnsi="Times New Roman" w:cs="Times New Roman"/>
                <w:szCs w:val="24"/>
              </w:rPr>
            </w:pPr>
            <w:r w:rsidRPr="001F6D96">
              <w:rPr>
                <w:rFonts w:ascii="Wingdings" w:eastAsia="Times New Roman" w:hAnsi="Wingdings" w:cs="Times New Roman"/>
                <w:szCs w:val="24"/>
              </w:rPr>
              <w:t>¨</w:t>
            </w:r>
            <w:r w:rsidRPr="001F6D96">
              <w:rPr>
                <w:rFonts w:eastAsia="Times New Roman"/>
                <w:szCs w:val="24"/>
              </w:rPr>
              <w:t xml:space="preserve"> Internal Examiner </w:t>
            </w:r>
          </w:p>
          <w:p w14:paraId="396CE8F1" w14:textId="77777777" w:rsidR="001F6D96" w:rsidRPr="001F6D96" w:rsidRDefault="001F6D96" w:rsidP="001F6D96">
            <w:pPr>
              <w:spacing w:after="0" w:line="240" w:lineRule="auto"/>
              <w:ind w:left="0" w:right="0" w:firstLine="0"/>
              <w:textAlignment w:val="baseline"/>
              <w:rPr>
                <w:rFonts w:ascii="Times New Roman" w:eastAsia="Times New Roman" w:hAnsi="Times New Roman" w:cs="Times New Roman"/>
                <w:szCs w:val="24"/>
              </w:rPr>
            </w:pPr>
            <w:r w:rsidRPr="001F6D96">
              <w:rPr>
                <w:rFonts w:ascii="Wingdings" w:eastAsia="Times New Roman" w:hAnsi="Wingdings" w:cs="Times New Roman"/>
                <w:szCs w:val="24"/>
              </w:rPr>
              <w:t>¨</w:t>
            </w:r>
            <w:r w:rsidRPr="001F6D96">
              <w:rPr>
                <w:rFonts w:eastAsia="Times New Roman"/>
                <w:szCs w:val="24"/>
              </w:rPr>
              <w:t xml:space="preserve"> External Examiner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3134C1" w14:textId="77777777" w:rsidR="001F6D96" w:rsidRPr="001F6D96" w:rsidRDefault="001F6D96" w:rsidP="001F6D96">
            <w:pPr>
              <w:spacing w:after="0" w:line="240" w:lineRule="auto"/>
              <w:ind w:left="0" w:right="0" w:firstLine="0"/>
              <w:textAlignment w:val="baseline"/>
              <w:rPr>
                <w:rFonts w:ascii="Times New Roman" w:eastAsia="Times New Roman" w:hAnsi="Times New Roman" w:cs="Times New Roman"/>
                <w:szCs w:val="24"/>
              </w:rPr>
            </w:pPr>
            <w:r w:rsidRPr="001F6D96">
              <w:rPr>
                <w:rFonts w:eastAsia="Times New Roman"/>
                <w:b/>
                <w:bCs/>
                <w:szCs w:val="24"/>
              </w:rPr>
              <w:t> </w:t>
            </w:r>
            <w:r w:rsidRPr="001F6D96">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4C1835D" w14:textId="77777777" w:rsidR="001F6D96" w:rsidRPr="001F6D96" w:rsidRDefault="001F6D96" w:rsidP="001F6D96">
            <w:pPr>
              <w:spacing w:after="0" w:line="240" w:lineRule="auto"/>
              <w:ind w:left="0" w:right="0" w:firstLine="0"/>
              <w:textAlignment w:val="baseline"/>
              <w:rPr>
                <w:rFonts w:ascii="Times New Roman" w:eastAsia="Times New Roman" w:hAnsi="Times New Roman" w:cs="Times New Roman"/>
                <w:szCs w:val="24"/>
              </w:rPr>
            </w:pPr>
            <w:r w:rsidRPr="001F6D96">
              <w:rPr>
                <w:rFonts w:eastAsia="Times New Roman"/>
                <w:b/>
                <w:bCs/>
                <w:szCs w:val="24"/>
              </w:rPr>
              <w:t>Signature</w:t>
            </w:r>
            <w:r w:rsidRPr="001F6D96">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D969EB" w14:textId="77777777" w:rsidR="001F6D96" w:rsidRPr="001F6D96" w:rsidRDefault="001F6D96" w:rsidP="001F6D96">
            <w:pPr>
              <w:spacing w:after="0" w:line="240" w:lineRule="auto"/>
              <w:ind w:left="0" w:right="0" w:firstLine="0"/>
              <w:textAlignment w:val="baseline"/>
              <w:rPr>
                <w:rFonts w:ascii="Times New Roman" w:eastAsia="Times New Roman" w:hAnsi="Times New Roman" w:cs="Times New Roman"/>
                <w:szCs w:val="24"/>
              </w:rPr>
            </w:pPr>
            <w:r w:rsidRPr="001F6D96">
              <w:rPr>
                <w:rFonts w:ascii="Cochocib Script Latin Pro" w:eastAsia="Times New Roman" w:hAnsi="Cochocib Script Latin Pro" w:cs="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5C11BC3" w14:textId="77777777" w:rsidR="001F6D96" w:rsidRPr="001F6D96" w:rsidRDefault="001F6D96" w:rsidP="001F6D96">
            <w:pPr>
              <w:spacing w:after="0" w:line="240" w:lineRule="auto"/>
              <w:ind w:left="0" w:right="0" w:firstLine="0"/>
              <w:textAlignment w:val="baseline"/>
              <w:rPr>
                <w:rFonts w:ascii="Times New Roman" w:eastAsia="Times New Roman" w:hAnsi="Times New Roman" w:cs="Times New Roman"/>
                <w:szCs w:val="24"/>
              </w:rPr>
            </w:pPr>
            <w:r w:rsidRPr="001F6D96">
              <w:rPr>
                <w:rFonts w:eastAsia="Times New Roman"/>
                <w:b/>
                <w:bCs/>
                <w:szCs w:val="24"/>
              </w:rPr>
              <w:t>Date  </w:t>
            </w:r>
            <w:r w:rsidRPr="001F6D96">
              <w:rPr>
                <w:rFonts w:eastAsia="Times New Roman"/>
                <w:szCs w:val="24"/>
              </w:rPr>
              <w:t> </w:t>
            </w:r>
          </w:p>
        </w:tc>
        <w:tc>
          <w:tcPr>
            <w:tcW w:w="19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52D4F1" w14:textId="77777777" w:rsidR="001F6D96" w:rsidRPr="001F6D96" w:rsidRDefault="001F6D96" w:rsidP="001F6D96">
            <w:pPr>
              <w:spacing w:after="0" w:line="240" w:lineRule="auto"/>
              <w:ind w:left="0" w:right="0" w:firstLine="0"/>
              <w:textAlignment w:val="baseline"/>
              <w:rPr>
                <w:rFonts w:ascii="Times New Roman" w:eastAsia="Times New Roman" w:hAnsi="Times New Roman" w:cs="Times New Roman"/>
                <w:szCs w:val="24"/>
              </w:rPr>
            </w:pPr>
            <w:r w:rsidRPr="001F6D96">
              <w:rPr>
                <w:rFonts w:eastAsia="Times New Roman"/>
                <w:b/>
                <w:bCs/>
                <w:szCs w:val="24"/>
              </w:rPr>
              <w:t> </w:t>
            </w:r>
            <w:r w:rsidRPr="001F6D96">
              <w:rPr>
                <w:rFonts w:eastAsia="Times New Roman"/>
                <w:szCs w:val="24"/>
              </w:rPr>
              <w:t> </w:t>
            </w:r>
          </w:p>
        </w:tc>
      </w:tr>
    </w:tbl>
    <w:p w14:paraId="5F94E314" w14:textId="77777777" w:rsidR="001F6D96" w:rsidRPr="001F6D96" w:rsidRDefault="001F6D96" w:rsidP="001F6D96">
      <w:pPr>
        <w:spacing w:after="0" w:line="240" w:lineRule="auto"/>
        <w:ind w:left="0" w:right="0" w:firstLine="0"/>
        <w:textAlignment w:val="baseline"/>
        <w:rPr>
          <w:rFonts w:ascii="Segoe UI" w:eastAsia="Times New Roman" w:hAnsi="Segoe UI" w:cs="Segoe UI"/>
          <w:sz w:val="18"/>
          <w:szCs w:val="18"/>
        </w:rPr>
      </w:pPr>
      <w:r w:rsidRPr="001F6D96">
        <w:rPr>
          <w:rFonts w:eastAsia="Times New Roman"/>
          <w:szCs w:val="24"/>
        </w:rPr>
        <w:t> </w:t>
      </w:r>
    </w:p>
    <w:p w14:paraId="5E6DA25A" w14:textId="77777777" w:rsidR="001F6D96" w:rsidRDefault="001F6D96" w:rsidP="00663A1E">
      <w:pPr>
        <w:spacing w:after="160" w:line="259" w:lineRule="auto"/>
        <w:ind w:left="0" w:right="0" w:firstLine="0"/>
        <w:jc w:val="left"/>
        <w:rPr>
          <w:rFonts w:asciiTheme="minorHAnsi" w:hAnsiTheme="minorHAnsi" w:cstheme="minorHAnsi"/>
        </w:rPr>
      </w:pPr>
    </w:p>
    <w:p w14:paraId="533B1A5E" w14:textId="77777777" w:rsidR="001F6D96" w:rsidRDefault="001F6D96">
      <w:pPr>
        <w:spacing w:after="160" w:line="259" w:lineRule="auto"/>
        <w:ind w:left="0" w:right="0" w:firstLine="0"/>
        <w:jc w:val="left"/>
        <w:rPr>
          <w:rFonts w:asciiTheme="minorHAnsi" w:hAnsiTheme="minorHAnsi" w:cstheme="minorHAnsi"/>
        </w:rPr>
      </w:pPr>
      <w:r>
        <w:rPr>
          <w:rFonts w:asciiTheme="minorHAnsi" w:hAnsiTheme="minorHAnsi" w:cstheme="minorHAnsi"/>
        </w:rPr>
        <w:br w:type="page"/>
      </w:r>
    </w:p>
    <w:p w14:paraId="210DD0BA" w14:textId="45DC0B69" w:rsidR="00447565" w:rsidRPr="00447565" w:rsidRDefault="00447565" w:rsidP="00447565">
      <w:pPr>
        <w:spacing w:after="0" w:line="240" w:lineRule="auto"/>
        <w:ind w:left="0" w:right="0" w:firstLine="0"/>
        <w:jc w:val="center"/>
        <w:textAlignment w:val="baseline"/>
        <w:rPr>
          <w:rFonts w:ascii="Segoe UI" w:eastAsia="Times New Roman" w:hAnsi="Segoe UI" w:cs="Segoe UI"/>
          <w:sz w:val="18"/>
          <w:szCs w:val="18"/>
        </w:rPr>
      </w:pPr>
      <w:r w:rsidRPr="00447565">
        <w:rPr>
          <w:rFonts w:asciiTheme="minorHAnsi" w:hAnsiTheme="minorHAnsi" w:cstheme="minorHAnsi"/>
          <w:noProof/>
        </w:rPr>
        <w:lastRenderedPageBreak/>
        <w:drawing>
          <wp:inline distT="0" distB="0" distL="0" distR="0" wp14:anchorId="6E467BF1" wp14:editId="34D0B5D2">
            <wp:extent cx="5013325" cy="1371600"/>
            <wp:effectExtent l="0" t="0" r="0" b="0"/>
            <wp:docPr id="1183836829" name="Picture 1183836829" descr="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36829" name="Picture 16" descr="A red white and blue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325" cy="1371600"/>
                    </a:xfrm>
                    <a:prstGeom prst="rect">
                      <a:avLst/>
                    </a:prstGeom>
                    <a:noFill/>
                    <a:ln>
                      <a:noFill/>
                    </a:ln>
                  </pic:spPr>
                </pic:pic>
              </a:graphicData>
            </a:graphic>
          </wp:inline>
        </w:drawing>
      </w:r>
      <w:r w:rsidRPr="00447565">
        <w:rPr>
          <w:rFonts w:eastAsia="Times New Roman"/>
          <w:szCs w:val="24"/>
        </w:rPr>
        <w:t> </w:t>
      </w:r>
    </w:p>
    <w:p w14:paraId="2A0D32EF" w14:textId="77777777" w:rsidR="00447565" w:rsidRPr="00447565" w:rsidRDefault="00447565" w:rsidP="00447565">
      <w:pPr>
        <w:spacing w:after="0" w:line="240" w:lineRule="auto"/>
        <w:ind w:left="0" w:right="0" w:firstLine="0"/>
        <w:jc w:val="center"/>
        <w:textAlignment w:val="baseline"/>
        <w:rPr>
          <w:rFonts w:ascii="Segoe UI" w:eastAsia="Times New Roman" w:hAnsi="Segoe UI" w:cs="Segoe UI"/>
          <w:b/>
          <w:bCs/>
          <w:color w:val="4F81BD"/>
          <w:sz w:val="18"/>
          <w:szCs w:val="18"/>
        </w:rPr>
      </w:pPr>
      <w:r w:rsidRPr="00447565">
        <w:rPr>
          <w:rFonts w:eastAsia="Times New Roman"/>
          <w:b/>
          <w:bCs/>
          <w:i/>
          <w:iCs/>
          <w:color w:val="auto"/>
          <w:sz w:val="36"/>
          <w:szCs w:val="36"/>
        </w:rPr>
        <w:t>Capstone Project (COSC 491L)</w:t>
      </w:r>
      <w:r w:rsidRPr="00447565">
        <w:rPr>
          <w:rFonts w:eastAsia="Times New Roman"/>
          <w:b/>
          <w:bCs/>
          <w:color w:val="auto"/>
          <w:sz w:val="36"/>
          <w:szCs w:val="36"/>
        </w:rPr>
        <w:t> </w:t>
      </w:r>
    </w:p>
    <w:p w14:paraId="5767B99D" w14:textId="77777777" w:rsidR="00447565" w:rsidRPr="00447565" w:rsidRDefault="00447565" w:rsidP="00447565">
      <w:pPr>
        <w:spacing w:after="0" w:line="240" w:lineRule="auto"/>
        <w:ind w:left="0" w:right="0" w:firstLine="0"/>
        <w:jc w:val="center"/>
        <w:textAlignment w:val="baseline"/>
        <w:rPr>
          <w:rFonts w:ascii="Segoe UI" w:eastAsia="Times New Roman" w:hAnsi="Segoe UI" w:cs="Segoe UI"/>
          <w:b/>
          <w:bCs/>
          <w:color w:val="4F81BD"/>
          <w:sz w:val="18"/>
          <w:szCs w:val="18"/>
        </w:rPr>
      </w:pPr>
      <w:r w:rsidRPr="00447565">
        <w:rPr>
          <w:rFonts w:eastAsia="Times New Roman"/>
          <w:b/>
          <w:bCs/>
          <w:i/>
          <w:iCs/>
          <w:color w:val="C00000"/>
          <w:sz w:val="28"/>
          <w:szCs w:val="28"/>
        </w:rPr>
        <w:t>Final Evaluation – Presentation</w:t>
      </w:r>
      <w:r w:rsidRPr="00447565">
        <w:rPr>
          <w:rFonts w:eastAsia="Times New Roman"/>
          <w:b/>
          <w:bCs/>
          <w:color w:val="C00000"/>
          <w:sz w:val="28"/>
          <w:szCs w:val="28"/>
        </w:rPr>
        <w:t> </w:t>
      </w:r>
    </w:p>
    <w:p w14:paraId="41489E1E" w14:textId="77777777" w:rsidR="00447565" w:rsidRPr="00447565" w:rsidRDefault="00447565" w:rsidP="00447565">
      <w:pPr>
        <w:spacing w:after="0" w:line="240" w:lineRule="auto"/>
        <w:ind w:left="0" w:right="0" w:firstLine="0"/>
        <w:textAlignment w:val="baseline"/>
        <w:rPr>
          <w:rFonts w:ascii="Segoe UI" w:eastAsia="Times New Roman" w:hAnsi="Segoe UI" w:cs="Segoe UI"/>
          <w:sz w:val="18"/>
          <w:szCs w:val="18"/>
        </w:rPr>
      </w:pPr>
      <w:r w:rsidRPr="00447565">
        <w:rPr>
          <w:rFonts w:eastAsia="Times New Roman"/>
          <w:szCs w:val="24"/>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6"/>
        <w:gridCol w:w="2788"/>
        <w:gridCol w:w="1496"/>
        <w:gridCol w:w="617"/>
        <w:gridCol w:w="779"/>
        <w:gridCol w:w="617"/>
        <w:gridCol w:w="887"/>
        <w:gridCol w:w="617"/>
        <w:gridCol w:w="932"/>
      </w:tblGrid>
      <w:tr w:rsidR="00447565" w:rsidRPr="00447565" w14:paraId="75CFF516" w14:textId="77777777" w:rsidTr="00447565">
        <w:trPr>
          <w:trHeight w:val="58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9E6B5D3" w14:textId="77777777" w:rsidR="00447565" w:rsidRPr="00447565" w:rsidRDefault="00447565" w:rsidP="00447565">
            <w:pPr>
              <w:spacing w:after="0" w:line="240" w:lineRule="auto"/>
              <w:ind w:left="105" w:right="0" w:firstLine="0"/>
              <w:jc w:val="left"/>
              <w:textAlignment w:val="baseline"/>
              <w:rPr>
                <w:rFonts w:ascii="Times New Roman" w:eastAsia="Times New Roman" w:hAnsi="Times New Roman" w:cs="Times New Roman"/>
                <w:szCs w:val="24"/>
              </w:rPr>
            </w:pPr>
            <w:r w:rsidRPr="00447565">
              <w:rPr>
                <w:rFonts w:eastAsia="Times New Roman"/>
                <w:b/>
                <w:bCs/>
                <w:szCs w:val="24"/>
              </w:rPr>
              <w:t>Name of Student  </w:t>
            </w:r>
            <w:r w:rsidRPr="00447565">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DA19B9" w14:textId="77777777" w:rsidR="00447565" w:rsidRPr="00447565" w:rsidRDefault="00447565" w:rsidP="00447565">
            <w:pPr>
              <w:spacing w:after="0" w:line="240" w:lineRule="auto"/>
              <w:ind w:left="105"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4199F48" w14:textId="77777777" w:rsidR="00447565" w:rsidRPr="00447565" w:rsidRDefault="00447565" w:rsidP="00447565">
            <w:pPr>
              <w:spacing w:after="0" w:line="240" w:lineRule="auto"/>
              <w:ind w:left="105" w:right="0" w:firstLine="0"/>
              <w:jc w:val="left"/>
              <w:textAlignment w:val="baseline"/>
              <w:rPr>
                <w:rFonts w:ascii="Times New Roman" w:eastAsia="Times New Roman" w:hAnsi="Times New Roman" w:cs="Times New Roman"/>
                <w:szCs w:val="24"/>
              </w:rPr>
            </w:pPr>
            <w:r w:rsidRPr="00447565">
              <w:rPr>
                <w:rFonts w:eastAsia="Times New Roman"/>
                <w:b/>
                <w:bCs/>
                <w:szCs w:val="24"/>
              </w:rPr>
              <w:t>Student ID </w:t>
            </w:r>
            <w:r w:rsidRPr="00447565">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2600552A"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0208F2AB" w14:textId="77777777" w:rsidTr="00447565">
        <w:trPr>
          <w:trHeight w:val="6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5FA3C1C" w14:textId="77777777" w:rsidR="00447565" w:rsidRPr="00447565" w:rsidRDefault="00447565" w:rsidP="00447565">
            <w:pPr>
              <w:spacing w:after="0" w:line="240" w:lineRule="auto"/>
              <w:ind w:left="105" w:right="0" w:firstLine="0"/>
              <w:jc w:val="left"/>
              <w:textAlignment w:val="baseline"/>
              <w:rPr>
                <w:rFonts w:ascii="Times New Roman" w:eastAsia="Times New Roman" w:hAnsi="Times New Roman" w:cs="Times New Roman"/>
                <w:szCs w:val="24"/>
              </w:rPr>
            </w:pPr>
            <w:r w:rsidRPr="00447565">
              <w:rPr>
                <w:rFonts w:eastAsia="Times New Roman"/>
                <w:b/>
                <w:bCs/>
                <w:szCs w:val="24"/>
              </w:rPr>
              <w:t>College  </w:t>
            </w:r>
            <w:r w:rsidRPr="00447565">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E0E666" w14:textId="77777777" w:rsidR="00447565" w:rsidRPr="00447565" w:rsidRDefault="00447565" w:rsidP="00447565">
            <w:pPr>
              <w:spacing w:after="0" w:line="240" w:lineRule="auto"/>
              <w:ind w:left="105"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DF3A3EE" w14:textId="77777777" w:rsidR="00447565" w:rsidRPr="00447565" w:rsidRDefault="00447565" w:rsidP="00447565">
            <w:pPr>
              <w:spacing w:after="0" w:line="240" w:lineRule="auto"/>
              <w:ind w:left="105" w:right="0" w:firstLine="0"/>
              <w:jc w:val="left"/>
              <w:textAlignment w:val="baseline"/>
              <w:rPr>
                <w:rFonts w:ascii="Times New Roman" w:eastAsia="Times New Roman" w:hAnsi="Times New Roman" w:cs="Times New Roman"/>
                <w:szCs w:val="24"/>
              </w:rPr>
            </w:pPr>
            <w:r w:rsidRPr="00447565">
              <w:rPr>
                <w:rFonts w:eastAsia="Times New Roman"/>
                <w:b/>
                <w:bCs/>
                <w:szCs w:val="24"/>
              </w:rPr>
              <w:t>Program  </w:t>
            </w:r>
            <w:r w:rsidRPr="00447565">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36E4C93D"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7F469EB4" w14:textId="77777777" w:rsidTr="00447565">
        <w:trPr>
          <w:trHeight w:val="55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C5244DE" w14:textId="77777777" w:rsidR="00447565" w:rsidRPr="00447565" w:rsidRDefault="00447565" w:rsidP="00447565">
            <w:pPr>
              <w:spacing w:after="0" w:line="240" w:lineRule="auto"/>
              <w:ind w:left="105" w:right="0" w:firstLine="0"/>
              <w:jc w:val="left"/>
              <w:textAlignment w:val="baseline"/>
              <w:rPr>
                <w:rFonts w:ascii="Times New Roman" w:eastAsia="Times New Roman" w:hAnsi="Times New Roman" w:cs="Times New Roman"/>
                <w:szCs w:val="24"/>
              </w:rPr>
            </w:pPr>
            <w:r w:rsidRPr="00447565">
              <w:rPr>
                <w:rFonts w:eastAsia="Times New Roman"/>
                <w:b/>
                <w:bCs/>
                <w:szCs w:val="24"/>
              </w:rPr>
              <w:t>Course Title  </w:t>
            </w:r>
            <w:r w:rsidRPr="00447565">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28BBB6" w14:textId="77777777" w:rsidR="00447565" w:rsidRPr="00447565" w:rsidRDefault="00447565" w:rsidP="00447565">
            <w:pPr>
              <w:spacing w:after="0" w:line="240" w:lineRule="auto"/>
              <w:ind w:left="105"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4B61567" w14:textId="77777777" w:rsidR="00447565" w:rsidRPr="00447565" w:rsidRDefault="00447565" w:rsidP="00447565">
            <w:pPr>
              <w:spacing w:after="0" w:line="240" w:lineRule="auto"/>
              <w:ind w:left="105" w:right="0" w:firstLine="0"/>
              <w:jc w:val="left"/>
              <w:textAlignment w:val="baseline"/>
              <w:rPr>
                <w:rFonts w:ascii="Times New Roman" w:eastAsia="Times New Roman" w:hAnsi="Times New Roman" w:cs="Times New Roman"/>
                <w:szCs w:val="24"/>
              </w:rPr>
            </w:pPr>
            <w:r w:rsidRPr="00447565">
              <w:rPr>
                <w:rFonts w:eastAsia="Times New Roman"/>
                <w:b/>
                <w:bCs/>
                <w:szCs w:val="24"/>
              </w:rPr>
              <w:t>Course Code </w:t>
            </w:r>
            <w:r w:rsidRPr="00447565">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285FD3A1"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28A22A53" w14:textId="77777777" w:rsidTr="00447565">
        <w:trPr>
          <w:trHeight w:val="100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34349B7" w14:textId="77777777" w:rsidR="00447565" w:rsidRPr="00447565" w:rsidRDefault="00447565" w:rsidP="00447565">
            <w:pPr>
              <w:spacing w:after="0" w:line="240" w:lineRule="auto"/>
              <w:ind w:left="105" w:right="0" w:firstLine="0"/>
              <w:jc w:val="left"/>
              <w:textAlignment w:val="baseline"/>
              <w:rPr>
                <w:rFonts w:ascii="Times New Roman" w:eastAsia="Times New Roman" w:hAnsi="Times New Roman" w:cs="Times New Roman"/>
                <w:szCs w:val="24"/>
              </w:rPr>
            </w:pPr>
            <w:r w:rsidRPr="00447565">
              <w:rPr>
                <w:rFonts w:eastAsia="Times New Roman"/>
                <w:b/>
                <w:bCs/>
                <w:szCs w:val="24"/>
              </w:rPr>
              <w:t>Project/ Project Title</w:t>
            </w:r>
            <w:r w:rsidRPr="00447565">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6FC1BA" w14:textId="77777777" w:rsidR="00447565" w:rsidRPr="00447565" w:rsidRDefault="00447565" w:rsidP="00447565">
            <w:pPr>
              <w:spacing w:after="0" w:line="240" w:lineRule="auto"/>
              <w:ind w:left="105"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567EB03" w14:textId="77777777" w:rsidR="00447565" w:rsidRPr="00447565" w:rsidRDefault="00447565" w:rsidP="00447565">
            <w:pPr>
              <w:spacing w:after="0" w:line="240" w:lineRule="auto"/>
              <w:ind w:left="105" w:right="0" w:firstLine="0"/>
              <w:jc w:val="left"/>
              <w:textAlignment w:val="baseline"/>
              <w:rPr>
                <w:rFonts w:ascii="Times New Roman" w:eastAsia="Times New Roman" w:hAnsi="Times New Roman" w:cs="Times New Roman"/>
                <w:szCs w:val="24"/>
              </w:rPr>
            </w:pPr>
            <w:r w:rsidRPr="00447565">
              <w:rPr>
                <w:rFonts w:eastAsia="Times New Roman"/>
                <w:b/>
                <w:bCs/>
                <w:szCs w:val="24"/>
              </w:rPr>
              <w:t>Academic Year</w:t>
            </w:r>
            <w:r w:rsidRPr="00447565">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2EAFC841"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4F96947E" w14:textId="77777777" w:rsidTr="00447565">
        <w:trPr>
          <w:trHeight w:val="3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03E7B48" w14:textId="77777777" w:rsidR="00447565" w:rsidRPr="00447565" w:rsidRDefault="00447565" w:rsidP="00447565">
            <w:pPr>
              <w:spacing w:after="0" w:line="240" w:lineRule="auto"/>
              <w:ind w:left="105" w:right="0" w:firstLine="0"/>
              <w:jc w:val="left"/>
              <w:textAlignment w:val="baseline"/>
              <w:rPr>
                <w:rFonts w:ascii="Times New Roman" w:eastAsia="Times New Roman" w:hAnsi="Times New Roman" w:cs="Times New Roman"/>
                <w:szCs w:val="24"/>
              </w:rPr>
            </w:pPr>
            <w:r w:rsidRPr="00447565">
              <w:rPr>
                <w:rFonts w:eastAsia="Times New Roman"/>
                <w:b/>
                <w:bCs/>
                <w:szCs w:val="24"/>
              </w:rPr>
              <w:t>Supervisor Name    </w:t>
            </w:r>
            <w:r w:rsidRPr="00447565">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0C5DC9" w14:textId="77777777" w:rsidR="00447565" w:rsidRPr="00447565" w:rsidRDefault="00447565" w:rsidP="00447565">
            <w:pPr>
              <w:spacing w:after="0" w:line="240" w:lineRule="auto"/>
              <w:ind w:left="105"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D76BFC2" w14:textId="77777777" w:rsidR="00447565" w:rsidRPr="00447565" w:rsidRDefault="00447565" w:rsidP="00447565">
            <w:pPr>
              <w:spacing w:after="0" w:line="240" w:lineRule="auto"/>
              <w:ind w:left="105" w:right="0" w:firstLine="0"/>
              <w:jc w:val="left"/>
              <w:textAlignment w:val="baseline"/>
              <w:rPr>
                <w:rFonts w:ascii="Times New Roman" w:eastAsia="Times New Roman" w:hAnsi="Times New Roman" w:cs="Times New Roman"/>
                <w:szCs w:val="24"/>
              </w:rPr>
            </w:pPr>
            <w:r w:rsidRPr="00447565">
              <w:rPr>
                <w:rFonts w:eastAsia="Times New Roman"/>
                <w:b/>
                <w:bCs/>
                <w:szCs w:val="24"/>
              </w:rPr>
              <w:t>Semester</w:t>
            </w:r>
            <w:r w:rsidRPr="00447565">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A76A37"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4A299D1"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b/>
                <w:bCs/>
                <w:szCs w:val="24"/>
              </w:rPr>
              <w:t>First</w:t>
            </w:r>
            <w:r w:rsidRPr="00447565">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F3DEF6"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2BD5CC2"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b/>
                <w:bCs/>
                <w:szCs w:val="24"/>
              </w:rPr>
              <w:t>Second</w:t>
            </w:r>
            <w:r w:rsidRPr="00447565">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9C4CB3"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8376126"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b/>
                <w:bCs/>
                <w:szCs w:val="24"/>
              </w:rPr>
              <w:t>Summer</w:t>
            </w:r>
            <w:r w:rsidRPr="00447565">
              <w:rPr>
                <w:rFonts w:eastAsia="Times New Roman"/>
                <w:szCs w:val="24"/>
              </w:rPr>
              <w:t> </w:t>
            </w:r>
          </w:p>
        </w:tc>
      </w:tr>
    </w:tbl>
    <w:p w14:paraId="5ECB8D9F" w14:textId="77777777" w:rsidR="00447565" w:rsidRPr="00447565" w:rsidRDefault="00447565" w:rsidP="00447565">
      <w:pPr>
        <w:spacing w:after="0" w:line="240" w:lineRule="auto"/>
        <w:ind w:left="0" w:right="0" w:firstLine="0"/>
        <w:textAlignment w:val="baseline"/>
        <w:rPr>
          <w:rFonts w:ascii="Segoe UI" w:eastAsia="Times New Roman" w:hAnsi="Segoe UI" w:cs="Segoe UI"/>
          <w:sz w:val="18"/>
          <w:szCs w:val="18"/>
        </w:rPr>
      </w:pPr>
      <w:r w:rsidRPr="00447565">
        <w:rPr>
          <w:rFonts w:eastAsia="Times New Roman"/>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5"/>
        <w:gridCol w:w="4146"/>
        <w:gridCol w:w="722"/>
        <w:gridCol w:w="790"/>
        <w:gridCol w:w="3441"/>
      </w:tblGrid>
      <w:tr w:rsidR="00447565" w:rsidRPr="00447565" w14:paraId="161B6B77" w14:textId="77777777" w:rsidTr="00447565">
        <w:trPr>
          <w:trHeight w:val="450"/>
        </w:trPr>
        <w:tc>
          <w:tcPr>
            <w:tcW w:w="17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2050386"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b/>
                <w:bCs/>
                <w:szCs w:val="24"/>
              </w:rPr>
              <w:t>Criteria</w:t>
            </w:r>
            <w:r w:rsidRPr="00447565">
              <w:rPr>
                <w:rFonts w:eastAsia="Times New Roman"/>
                <w:szCs w:val="24"/>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56501B2"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b/>
                <w:bCs/>
                <w:szCs w:val="24"/>
              </w:rPr>
              <w:t>Description</w:t>
            </w:r>
            <w:r w:rsidRPr="00447565">
              <w:rPr>
                <w:rFonts w:eastAsia="Times New Roman"/>
                <w:szCs w:val="24"/>
              </w:rPr>
              <w:t> </w:t>
            </w:r>
          </w:p>
        </w:tc>
        <w:tc>
          <w:tcPr>
            <w:tcW w:w="9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EFEF796"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b/>
                <w:bCs/>
                <w:szCs w:val="24"/>
              </w:rPr>
              <w:t>PLOs / KPIs</w:t>
            </w:r>
            <w:r w:rsidRPr="00447565">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66CFAE0"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b/>
                <w:bCs/>
                <w:szCs w:val="24"/>
              </w:rPr>
              <w:t>Mark</w:t>
            </w:r>
            <w:r w:rsidRPr="00447565">
              <w:rPr>
                <w:rFonts w:eastAsia="Times New Roman"/>
                <w:szCs w:val="24"/>
              </w:rPr>
              <w:t> </w:t>
            </w:r>
          </w:p>
        </w:tc>
        <w:tc>
          <w:tcPr>
            <w:tcW w:w="54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DE144DC"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b/>
                <w:bCs/>
                <w:szCs w:val="24"/>
              </w:rPr>
              <w:t>Feedback</w:t>
            </w:r>
            <w:r w:rsidRPr="00447565">
              <w:rPr>
                <w:rFonts w:eastAsia="Times New Roman"/>
                <w:szCs w:val="24"/>
              </w:rPr>
              <w:t> </w:t>
            </w:r>
          </w:p>
        </w:tc>
      </w:tr>
      <w:tr w:rsidR="00447565" w:rsidRPr="00447565" w14:paraId="40537BF7" w14:textId="77777777" w:rsidTr="00447565">
        <w:trPr>
          <w:trHeight w:val="300"/>
        </w:trPr>
        <w:tc>
          <w:tcPr>
            <w:tcW w:w="177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34F668E8"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 w:val="22"/>
              </w:rPr>
              <w:t>Content and Organization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235A5B" w14:textId="77777777" w:rsidR="00447565" w:rsidRPr="00447565" w:rsidRDefault="00447565" w:rsidP="00447565">
            <w:pPr>
              <w:numPr>
                <w:ilvl w:val="0"/>
                <w:numId w:val="258"/>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The project title, topic, and objectives were clearly identified.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4E393D"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AF6AD75"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69223E"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2A61CA42" w14:textId="77777777" w:rsidTr="00447565">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DC78B98" w14:textId="77777777" w:rsidR="00447565" w:rsidRPr="00447565" w:rsidRDefault="00447565" w:rsidP="0044756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433064" w14:textId="77777777" w:rsidR="00447565" w:rsidRPr="00447565" w:rsidRDefault="00447565" w:rsidP="00447565">
            <w:pPr>
              <w:numPr>
                <w:ilvl w:val="0"/>
                <w:numId w:val="259"/>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A clear outline of the presentation was provided.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A454ED"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5AF7D2"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E1E02C"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4F919024" w14:textId="77777777" w:rsidTr="00447565">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4990A64" w14:textId="77777777" w:rsidR="00447565" w:rsidRPr="00447565" w:rsidRDefault="00447565" w:rsidP="0044756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304B95" w14:textId="77777777" w:rsidR="00447565" w:rsidRPr="00447565" w:rsidRDefault="00447565" w:rsidP="00447565">
            <w:pPr>
              <w:numPr>
                <w:ilvl w:val="0"/>
                <w:numId w:val="260"/>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Sufficient background information was provided.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D0883F"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1.1, 4.1 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0788C4"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16A3AB"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33254C7D" w14:textId="77777777" w:rsidTr="00447565">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E5397B0" w14:textId="77777777" w:rsidR="00447565" w:rsidRPr="00447565" w:rsidRDefault="00447565" w:rsidP="0044756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7EEEFEA" w14:textId="77777777" w:rsidR="00447565" w:rsidRPr="00447565" w:rsidRDefault="00447565" w:rsidP="00447565">
            <w:pPr>
              <w:numPr>
                <w:ilvl w:val="0"/>
                <w:numId w:val="261"/>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Any major constraints, problems or challenges were discussed.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76A797"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70845EB"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6EF7CD"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19F45370" w14:textId="77777777" w:rsidTr="00447565">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8F42928" w14:textId="77777777" w:rsidR="00447565" w:rsidRPr="00447565" w:rsidRDefault="00447565" w:rsidP="0044756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DBC3E5" w14:textId="77777777" w:rsidR="00447565" w:rsidRPr="00447565" w:rsidRDefault="00447565" w:rsidP="00447565">
            <w:pPr>
              <w:numPr>
                <w:ilvl w:val="0"/>
                <w:numId w:val="262"/>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Conclusions and recommendations were clear and drawn from findings.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F6CBEE"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FA5BF3"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A66818"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2375237E" w14:textId="77777777" w:rsidTr="00447565">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D31A6AF" w14:textId="77777777" w:rsidR="00447565" w:rsidRPr="00447565" w:rsidRDefault="00447565" w:rsidP="0044756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D46DDB" w14:textId="77777777" w:rsidR="00447565" w:rsidRPr="00447565" w:rsidRDefault="00447565" w:rsidP="00447565">
            <w:pPr>
              <w:numPr>
                <w:ilvl w:val="0"/>
                <w:numId w:val="263"/>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Presentation slides were supported with appropriate content (e.g., pictures, diagrams tables, animations, and video clips).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871BB6"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3EF4F4"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47F454"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78729454" w14:textId="77777777" w:rsidTr="00447565">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FDF5E9B" w14:textId="77777777" w:rsidR="00447565" w:rsidRPr="00447565" w:rsidRDefault="00447565" w:rsidP="0044756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73D453D" w14:textId="77777777" w:rsidR="00447565" w:rsidRPr="00447565" w:rsidRDefault="00447565" w:rsidP="00447565">
            <w:pPr>
              <w:numPr>
                <w:ilvl w:val="0"/>
                <w:numId w:val="264"/>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Presentation slides were clear, concise and attractive.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4960257"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9E47A88"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3D6C5A"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6A735A11" w14:textId="77777777" w:rsidTr="00447565">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EB16056" w14:textId="77777777" w:rsidR="00447565" w:rsidRPr="00447565" w:rsidRDefault="00447565" w:rsidP="0044756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C9ACF7" w14:textId="77777777" w:rsidR="00447565" w:rsidRPr="00447565" w:rsidRDefault="00447565" w:rsidP="00447565">
            <w:pPr>
              <w:numPr>
                <w:ilvl w:val="0"/>
                <w:numId w:val="265"/>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Information was presented in a logical and well-organized manner.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FD64E2"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814142E"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5571FFF"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2A6D5CC1" w14:textId="77777777" w:rsidTr="00447565">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653359C" w14:textId="77777777" w:rsidR="00447565" w:rsidRPr="00447565" w:rsidRDefault="00447565" w:rsidP="0044756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13C900B" w14:textId="77777777" w:rsidR="00447565" w:rsidRPr="00447565" w:rsidRDefault="00447565" w:rsidP="00447565">
            <w:pPr>
              <w:numPr>
                <w:ilvl w:val="0"/>
                <w:numId w:val="266"/>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Presentation contains accurate information with no fact errors.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6EBED4"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4.1 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9B93C5"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580D4B8"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576C9040" w14:textId="77777777" w:rsidTr="00447565">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08C1DA6" w14:textId="77777777" w:rsidR="00447565" w:rsidRPr="00447565" w:rsidRDefault="00447565" w:rsidP="0044756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5A325C" w14:textId="77777777" w:rsidR="00447565" w:rsidRPr="00447565" w:rsidRDefault="00447565" w:rsidP="00447565">
            <w:pPr>
              <w:numPr>
                <w:ilvl w:val="0"/>
                <w:numId w:val="267"/>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Presentation contains citations, references and acknowledged help/support received from others.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14AD115"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4.2 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43EE6B"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1E45E7"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22760F00" w14:textId="77777777" w:rsidTr="00447565">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AE6BF36" w14:textId="77777777" w:rsidR="00447565" w:rsidRPr="00447565" w:rsidRDefault="00447565" w:rsidP="0044756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428444" w14:textId="77777777" w:rsidR="00447565" w:rsidRPr="00447565" w:rsidRDefault="00447565" w:rsidP="00447565">
            <w:pPr>
              <w:numPr>
                <w:ilvl w:val="0"/>
                <w:numId w:val="268"/>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Presentation is free of spilling and grammar errors.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FD8CBBD"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4.3 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0D03DA"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59A0AD"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6037A570" w14:textId="77777777" w:rsidTr="00447565">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62A3A1C" w14:textId="77777777" w:rsidR="00447565" w:rsidRPr="00447565" w:rsidRDefault="00447565" w:rsidP="0044756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04061C" w14:textId="77777777" w:rsidR="00447565" w:rsidRPr="00447565" w:rsidRDefault="00447565" w:rsidP="00447565">
            <w:pPr>
              <w:numPr>
                <w:ilvl w:val="0"/>
                <w:numId w:val="269"/>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Work tasks performed, plan or methods used were presented.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6B3404"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6.3 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1B7611B"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1538FB"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5C7ED08A" w14:textId="77777777" w:rsidTr="00447565">
        <w:trPr>
          <w:trHeight w:val="300"/>
        </w:trPr>
        <w:tc>
          <w:tcPr>
            <w:tcW w:w="177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51D292A1"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Oral Presentation Skills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500C46" w14:textId="77777777" w:rsidR="00447565" w:rsidRPr="00447565" w:rsidRDefault="00447565" w:rsidP="00447565">
            <w:pPr>
              <w:numPr>
                <w:ilvl w:val="0"/>
                <w:numId w:val="270"/>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Student maintains good eye contact with the audience and is appropriately animated (e.g., gestures, movement, etc.).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7F38E7B"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4.4 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ADCF3C"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F426BC"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46DD2840" w14:textId="77777777" w:rsidTr="00447565">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8131A99" w14:textId="77777777" w:rsidR="00447565" w:rsidRPr="00447565" w:rsidRDefault="00447565" w:rsidP="0044756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F0189A" w14:textId="77777777" w:rsidR="00447565" w:rsidRPr="00447565" w:rsidRDefault="00447565" w:rsidP="00447565">
            <w:pPr>
              <w:numPr>
                <w:ilvl w:val="0"/>
                <w:numId w:val="271"/>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Student uses a clear, and audible voice.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ECAE8E"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4.4 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F1328F"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2D81E6"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76F4F350" w14:textId="77777777" w:rsidTr="00447565">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D5DF4F8" w14:textId="77777777" w:rsidR="00447565" w:rsidRPr="00447565" w:rsidRDefault="00447565" w:rsidP="0044756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88BA025" w14:textId="77777777" w:rsidR="00447565" w:rsidRPr="00447565" w:rsidRDefault="00447565" w:rsidP="00447565">
            <w:pPr>
              <w:numPr>
                <w:ilvl w:val="0"/>
                <w:numId w:val="272"/>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Student used appropriate language and vocabulary for the purpose and for the audience.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F8B5AF2"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4.4 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02CD5E6"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16A641"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62124463" w14:textId="77777777" w:rsidTr="00447565">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E272CE3" w14:textId="77777777" w:rsidR="00447565" w:rsidRPr="00447565" w:rsidRDefault="00447565" w:rsidP="0044756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F1DECD" w14:textId="77777777" w:rsidR="00447565" w:rsidRPr="00447565" w:rsidRDefault="00447565" w:rsidP="00447565">
            <w:pPr>
              <w:numPr>
                <w:ilvl w:val="0"/>
                <w:numId w:val="273"/>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Student demonstrated professional attitude, appearance and body language.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FD2C3F"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4.4 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7975B8E"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A03B5E"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7B0F0899" w14:textId="77777777" w:rsidTr="00447565">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1D66F7D" w14:textId="77777777" w:rsidR="00447565" w:rsidRPr="00447565" w:rsidRDefault="00447565" w:rsidP="0044756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801355" w14:textId="77777777" w:rsidR="00447565" w:rsidRPr="00447565" w:rsidRDefault="00447565" w:rsidP="00447565">
            <w:pPr>
              <w:numPr>
                <w:ilvl w:val="0"/>
                <w:numId w:val="274"/>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Student answered questions professionally and correctly.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7286B6"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4.4 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A6BDFE"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9D3BD38"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263C6482" w14:textId="77777777" w:rsidTr="00447565">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AC9CE12" w14:textId="77777777" w:rsidR="00447565" w:rsidRPr="00447565" w:rsidRDefault="00447565" w:rsidP="0044756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F33F02" w14:textId="77777777" w:rsidR="00447565" w:rsidRPr="00447565" w:rsidRDefault="00447565" w:rsidP="00447565">
            <w:pPr>
              <w:numPr>
                <w:ilvl w:val="0"/>
                <w:numId w:val="275"/>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Student responded positively and professionally to criticisms/suggestions/ comments.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C531F3"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4.4 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81A2BCB"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F0ECF87"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5E7C149E" w14:textId="77777777" w:rsidTr="00447565">
        <w:trPr>
          <w:trHeight w:val="660"/>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E88971"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Individual Responsibilities </w:t>
            </w:r>
          </w:p>
          <w:p w14:paraId="74EDB96C"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b/>
                <w:bCs/>
                <w:i/>
                <w:iCs/>
                <w:sz w:val="18"/>
                <w:szCs w:val="18"/>
              </w:rPr>
              <w:t>**If applicable</w:t>
            </w:r>
            <w:r w:rsidRPr="00447565">
              <w:rPr>
                <w:rFonts w:eastAsia="Times New Roman"/>
                <w:sz w:val="18"/>
                <w:szCs w:val="18"/>
              </w:rPr>
              <w:t> </w:t>
            </w:r>
          </w:p>
          <w:p w14:paraId="5EEF4A5C"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b/>
                <w:bCs/>
                <w:i/>
                <w:iCs/>
                <w:sz w:val="18"/>
                <w:szCs w:val="18"/>
              </w:rPr>
              <w:t> (Team project)</w:t>
            </w:r>
            <w:r w:rsidRPr="00447565">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049B71" w14:textId="77777777" w:rsidR="00447565" w:rsidRPr="00447565" w:rsidRDefault="00447565" w:rsidP="00447565">
            <w:pPr>
              <w:numPr>
                <w:ilvl w:val="0"/>
                <w:numId w:val="276"/>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Student participated and functioned effectively in the team. *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CC06BB"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6.2 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2B151E"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8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D5E9EE"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0796F5A7" w14:textId="77777777" w:rsidTr="00447565">
        <w:trPr>
          <w:trHeight w:val="480"/>
        </w:trPr>
        <w:tc>
          <w:tcPr>
            <w:tcW w:w="177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592FE456"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Teamwork </w:t>
            </w:r>
          </w:p>
          <w:p w14:paraId="1D57A983"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b/>
                <w:bCs/>
                <w:i/>
                <w:iCs/>
                <w:sz w:val="18"/>
                <w:szCs w:val="18"/>
              </w:rPr>
              <w:t>**If applicable </w:t>
            </w:r>
            <w:r w:rsidRPr="00447565">
              <w:rPr>
                <w:rFonts w:eastAsia="Times New Roman"/>
                <w:sz w:val="18"/>
                <w:szCs w:val="18"/>
              </w:rPr>
              <w:t> </w:t>
            </w:r>
          </w:p>
          <w:p w14:paraId="470EBA24"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b/>
                <w:bCs/>
                <w:i/>
                <w:iCs/>
                <w:sz w:val="18"/>
                <w:szCs w:val="18"/>
              </w:rPr>
              <w:t>(Team project)</w:t>
            </w:r>
            <w:r w:rsidRPr="00447565">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07CFB9" w14:textId="77777777" w:rsidR="00447565" w:rsidRPr="00447565" w:rsidRDefault="00447565" w:rsidP="00447565">
            <w:pPr>
              <w:numPr>
                <w:ilvl w:val="0"/>
                <w:numId w:val="277"/>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The team allocated resources and task clearly.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B89B1D"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6.1 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6237622"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977E4F1"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3BDFBF08" w14:textId="77777777" w:rsidTr="00447565">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55AC423" w14:textId="77777777" w:rsidR="00447565" w:rsidRPr="00447565" w:rsidRDefault="00447565" w:rsidP="0044756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233C98" w14:textId="77777777" w:rsidR="00447565" w:rsidRPr="00447565" w:rsidRDefault="00447565" w:rsidP="00447565">
            <w:pPr>
              <w:numPr>
                <w:ilvl w:val="0"/>
                <w:numId w:val="278"/>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Transitions and rapport between team members were strong.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0D870CE"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6.1 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6C63A8"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37EF2F"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7B5F6CC4" w14:textId="77777777" w:rsidTr="00447565">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1B07166" w14:textId="77777777" w:rsidR="00447565" w:rsidRPr="00447565" w:rsidRDefault="00447565" w:rsidP="00447565">
            <w:pPr>
              <w:spacing w:after="0" w:line="240" w:lineRule="auto"/>
              <w:ind w:left="0" w:right="0" w:firstLine="0"/>
              <w:jc w:val="left"/>
              <w:rPr>
                <w:rFonts w:ascii="Times New Roman" w:eastAsia="Times New Roman" w:hAnsi="Times New Roman" w:cs="Times New Roman"/>
                <w:szCs w:val="24"/>
              </w:rPr>
            </w:pP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FB0137" w14:textId="77777777" w:rsidR="00447565" w:rsidRPr="00447565" w:rsidRDefault="00447565" w:rsidP="00447565">
            <w:pPr>
              <w:numPr>
                <w:ilvl w:val="0"/>
                <w:numId w:val="279"/>
              </w:numPr>
              <w:spacing w:after="0" w:line="240" w:lineRule="auto"/>
              <w:ind w:right="0" w:firstLine="0"/>
              <w:jc w:val="left"/>
              <w:textAlignment w:val="baseline"/>
              <w:rPr>
                <w:rFonts w:eastAsia="Times New Roman"/>
                <w:color w:val="auto"/>
                <w:sz w:val="22"/>
              </w:rPr>
            </w:pPr>
            <w:r w:rsidRPr="00447565">
              <w:rPr>
                <w:rFonts w:eastAsia="Times New Roman"/>
                <w:color w:val="auto"/>
                <w:sz w:val="22"/>
              </w:rPr>
              <w:t>Team members participated equally and helped each other as needed.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6A6670"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6.1 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CE886CA"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4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87E4BF"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700A7696" w14:textId="77777777" w:rsidTr="00447565">
        <w:trPr>
          <w:trHeight w:val="420"/>
        </w:trPr>
        <w:tc>
          <w:tcPr>
            <w:tcW w:w="17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6DCA54C"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Total  </w:t>
            </w:r>
          </w:p>
          <w:p w14:paraId="29BE2575"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b/>
                <w:bCs/>
                <w:i/>
                <w:iCs/>
                <w:sz w:val="18"/>
                <w:szCs w:val="18"/>
              </w:rPr>
              <w:t>Individual Project</w:t>
            </w:r>
            <w:r w:rsidRPr="00447565">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EAFD2F7" w14:textId="77777777" w:rsidR="00447565" w:rsidRPr="00447565" w:rsidRDefault="00447565" w:rsidP="00447565">
            <w:pPr>
              <w:spacing w:after="0" w:line="240" w:lineRule="auto"/>
              <w:ind w:left="0" w:right="0" w:firstLine="0"/>
              <w:jc w:val="right"/>
              <w:textAlignment w:val="baseline"/>
              <w:rPr>
                <w:rFonts w:ascii="Times New Roman" w:eastAsia="Times New Roman" w:hAnsi="Times New Roman" w:cs="Times New Roman"/>
                <w:szCs w:val="24"/>
              </w:rPr>
            </w:pPr>
            <w:r w:rsidRPr="00447565">
              <w:rPr>
                <w:rFonts w:eastAsia="Times New Roman"/>
                <w:szCs w:val="24"/>
              </w:rPr>
              <w:t>Total (out of 72) </w:t>
            </w:r>
          </w:p>
        </w:tc>
        <w:tc>
          <w:tcPr>
            <w:tcW w:w="9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A3D494A"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C316396"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72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C66B2C"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7F2A006C" w14:textId="77777777" w:rsidTr="00447565">
        <w:trPr>
          <w:trHeight w:val="390"/>
        </w:trPr>
        <w:tc>
          <w:tcPr>
            <w:tcW w:w="17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C743F38"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Total </w:t>
            </w:r>
          </w:p>
          <w:p w14:paraId="72AA2261"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b/>
                <w:bCs/>
                <w:i/>
                <w:iCs/>
                <w:sz w:val="18"/>
                <w:szCs w:val="18"/>
              </w:rPr>
              <w:t>Team project</w:t>
            </w:r>
            <w:r w:rsidRPr="00447565">
              <w:rPr>
                <w:rFonts w:eastAsia="Times New Roman"/>
                <w:sz w:val="18"/>
                <w:szCs w:val="18"/>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3F5D7AE" w14:textId="77777777" w:rsidR="00447565" w:rsidRPr="00447565" w:rsidRDefault="00447565" w:rsidP="00447565">
            <w:pPr>
              <w:spacing w:after="0" w:line="240" w:lineRule="auto"/>
              <w:ind w:left="0" w:right="0" w:firstLine="0"/>
              <w:jc w:val="right"/>
              <w:textAlignment w:val="baseline"/>
              <w:rPr>
                <w:rFonts w:ascii="Times New Roman" w:eastAsia="Times New Roman" w:hAnsi="Times New Roman" w:cs="Times New Roman"/>
                <w:szCs w:val="24"/>
              </w:rPr>
            </w:pPr>
            <w:r w:rsidRPr="00447565">
              <w:rPr>
                <w:rFonts w:eastAsia="Times New Roman"/>
                <w:szCs w:val="24"/>
              </w:rPr>
              <w:t>Total (out of 92) </w:t>
            </w:r>
          </w:p>
        </w:tc>
        <w:tc>
          <w:tcPr>
            <w:tcW w:w="9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95FEC2E"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FF45C81"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 92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8D98C2"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r w:rsidR="00447565" w:rsidRPr="00447565" w14:paraId="7954B189" w14:textId="77777777" w:rsidTr="00447565">
        <w:trPr>
          <w:trHeight w:val="435"/>
        </w:trPr>
        <w:tc>
          <w:tcPr>
            <w:tcW w:w="1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5F270C"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w:t>
            </w:r>
          </w:p>
        </w:tc>
        <w:tc>
          <w:tcPr>
            <w:tcW w:w="525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269BBEC" w14:textId="77777777" w:rsidR="00447565" w:rsidRPr="00447565" w:rsidRDefault="00447565" w:rsidP="00447565">
            <w:pPr>
              <w:spacing w:after="0" w:line="240" w:lineRule="auto"/>
              <w:ind w:left="0" w:right="0" w:firstLine="0"/>
              <w:jc w:val="right"/>
              <w:textAlignment w:val="baseline"/>
              <w:rPr>
                <w:rFonts w:ascii="Times New Roman" w:eastAsia="Times New Roman" w:hAnsi="Times New Roman" w:cs="Times New Roman"/>
                <w:szCs w:val="24"/>
              </w:rPr>
            </w:pPr>
            <w:r w:rsidRPr="00447565">
              <w:rPr>
                <w:rFonts w:eastAsia="Times New Roman"/>
                <w:b/>
                <w:bCs/>
                <w:szCs w:val="24"/>
              </w:rPr>
              <w:t>Final Grade (out of 10)</w:t>
            </w:r>
            <w:r w:rsidRPr="00447565">
              <w:rPr>
                <w:rFonts w:eastAsia="Times New Roman"/>
                <w:szCs w:val="24"/>
              </w:rPr>
              <w:t> </w:t>
            </w:r>
          </w:p>
        </w:tc>
        <w:tc>
          <w:tcPr>
            <w:tcW w:w="9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D5B07ED"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84BFBF8" w14:textId="77777777" w:rsidR="00447565" w:rsidRPr="00447565" w:rsidRDefault="00447565" w:rsidP="00447565">
            <w:pPr>
              <w:spacing w:after="0" w:line="240" w:lineRule="auto"/>
              <w:ind w:left="0" w:right="0" w:firstLine="0"/>
              <w:jc w:val="center"/>
              <w:textAlignment w:val="baseline"/>
              <w:rPr>
                <w:rFonts w:ascii="Times New Roman" w:eastAsia="Times New Roman" w:hAnsi="Times New Roman" w:cs="Times New Roman"/>
                <w:szCs w:val="24"/>
              </w:rPr>
            </w:pPr>
            <w:r w:rsidRPr="00447565">
              <w:rPr>
                <w:rFonts w:eastAsia="Times New Roman"/>
                <w:b/>
                <w:bCs/>
                <w:szCs w:val="24"/>
              </w:rPr>
              <w:t>   / 10</w:t>
            </w:r>
            <w:r w:rsidRPr="00447565">
              <w:rPr>
                <w:rFonts w:eastAsia="Times New Roman"/>
                <w:szCs w:val="24"/>
              </w:rPr>
              <w:t> </w:t>
            </w:r>
          </w:p>
        </w:tc>
        <w:tc>
          <w:tcPr>
            <w:tcW w:w="54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0E3002" w14:textId="77777777" w:rsidR="00447565" w:rsidRPr="00447565" w:rsidRDefault="00447565" w:rsidP="00447565">
            <w:pPr>
              <w:spacing w:after="0" w:line="240" w:lineRule="auto"/>
              <w:ind w:left="0" w:right="0" w:firstLine="0"/>
              <w:jc w:val="left"/>
              <w:textAlignment w:val="baseline"/>
              <w:rPr>
                <w:rFonts w:ascii="Times New Roman" w:eastAsia="Times New Roman" w:hAnsi="Times New Roman" w:cs="Times New Roman"/>
                <w:szCs w:val="24"/>
              </w:rPr>
            </w:pPr>
            <w:r w:rsidRPr="00447565">
              <w:rPr>
                <w:rFonts w:eastAsia="Times New Roman"/>
                <w:szCs w:val="24"/>
              </w:rPr>
              <w:t> </w:t>
            </w:r>
          </w:p>
        </w:tc>
      </w:tr>
    </w:tbl>
    <w:p w14:paraId="412BDBCA" w14:textId="77777777" w:rsidR="00447565" w:rsidRPr="00447565" w:rsidRDefault="00447565" w:rsidP="00447565">
      <w:pPr>
        <w:spacing w:after="0" w:line="240" w:lineRule="auto"/>
        <w:ind w:left="360" w:right="0" w:firstLine="0"/>
        <w:textAlignment w:val="baseline"/>
        <w:rPr>
          <w:rFonts w:ascii="Segoe UI" w:eastAsia="Times New Roman" w:hAnsi="Segoe UI" w:cs="Segoe UI"/>
          <w:sz w:val="18"/>
          <w:szCs w:val="18"/>
        </w:rPr>
      </w:pPr>
      <w:r w:rsidRPr="00447565">
        <w:rPr>
          <w:rFonts w:eastAsia="Times New Roman"/>
          <w:i/>
          <w:iCs/>
          <w:sz w:val="18"/>
          <w:szCs w:val="18"/>
        </w:rPr>
        <w:t>*Evaluated individually</w:t>
      </w:r>
      <w:r w:rsidRPr="00447565">
        <w:rPr>
          <w:rFonts w:eastAsia="Times New Roman"/>
          <w:sz w:val="18"/>
          <w:szCs w:val="18"/>
        </w:rPr>
        <w:t> </w:t>
      </w:r>
    </w:p>
    <w:p w14:paraId="4A9BBA82" w14:textId="77777777" w:rsidR="00447565" w:rsidRPr="00447565" w:rsidRDefault="00447565" w:rsidP="00447565">
      <w:pPr>
        <w:spacing w:after="0" w:line="240" w:lineRule="auto"/>
        <w:ind w:left="360" w:right="0" w:firstLine="0"/>
        <w:textAlignment w:val="baseline"/>
        <w:rPr>
          <w:rFonts w:ascii="Segoe UI" w:eastAsia="Times New Roman" w:hAnsi="Segoe UI" w:cs="Segoe UI"/>
          <w:sz w:val="18"/>
          <w:szCs w:val="18"/>
        </w:rPr>
      </w:pPr>
      <w:r w:rsidRPr="00447565">
        <w:rPr>
          <w:rFonts w:eastAsia="Times New Roman"/>
          <w:i/>
          <w:iCs/>
          <w:sz w:val="18"/>
          <w:szCs w:val="18"/>
        </w:rPr>
        <w:t>**For team project only</w:t>
      </w:r>
      <w:r w:rsidRPr="00447565">
        <w:rPr>
          <w:rFonts w:eastAsia="Times New Roman"/>
          <w:sz w:val="18"/>
          <w:szCs w:val="18"/>
        </w:rPr>
        <w:t> </w:t>
      </w:r>
    </w:p>
    <w:p w14:paraId="534EFD2B" w14:textId="77777777" w:rsidR="00447565" w:rsidRPr="00447565" w:rsidRDefault="00447565" w:rsidP="00447565">
      <w:pPr>
        <w:spacing w:after="0" w:line="240" w:lineRule="auto"/>
        <w:ind w:left="360" w:right="0" w:firstLine="0"/>
        <w:textAlignment w:val="baseline"/>
        <w:rPr>
          <w:rFonts w:ascii="Segoe UI" w:eastAsia="Times New Roman" w:hAnsi="Segoe UI" w:cs="Segoe UI"/>
          <w:sz w:val="18"/>
          <w:szCs w:val="18"/>
        </w:rPr>
      </w:pPr>
      <w:r w:rsidRPr="00447565">
        <w:rPr>
          <w:rFonts w:eastAsia="Times New Roman"/>
          <w:sz w:val="18"/>
          <w:szCs w:val="18"/>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43"/>
        <w:gridCol w:w="2905"/>
        <w:gridCol w:w="1185"/>
        <w:gridCol w:w="2180"/>
        <w:gridCol w:w="1068"/>
        <w:gridCol w:w="1508"/>
      </w:tblGrid>
      <w:tr w:rsidR="00447565" w:rsidRPr="00447565" w14:paraId="69BBE066" w14:textId="77777777" w:rsidTr="00447565">
        <w:trPr>
          <w:trHeight w:val="675"/>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85342B3" w14:textId="77777777" w:rsidR="00447565" w:rsidRPr="00447565" w:rsidRDefault="00447565" w:rsidP="00447565">
            <w:pPr>
              <w:spacing w:after="0" w:line="240" w:lineRule="auto"/>
              <w:ind w:left="0" w:right="0" w:firstLine="0"/>
              <w:textAlignment w:val="baseline"/>
              <w:rPr>
                <w:rFonts w:ascii="Times New Roman" w:eastAsia="Times New Roman" w:hAnsi="Times New Roman" w:cs="Times New Roman"/>
                <w:szCs w:val="24"/>
              </w:rPr>
            </w:pPr>
            <w:r w:rsidRPr="00447565">
              <w:rPr>
                <w:rFonts w:eastAsia="Times New Roman"/>
                <w:b/>
                <w:bCs/>
                <w:szCs w:val="24"/>
              </w:rPr>
              <w:lastRenderedPageBreak/>
              <w:t>Examiner Name</w:t>
            </w:r>
            <w:r w:rsidRPr="00447565">
              <w:rPr>
                <w:rFonts w:eastAsia="Times New Roman"/>
                <w:szCs w:val="24"/>
              </w:rPr>
              <w:t> </w:t>
            </w:r>
          </w:p>
          <w:p w14:paraId="4D328BF7" w14:textId="77777777" w:rsidR="00447565" w:rsidRPr="00447565" w:rsidRDefault="00447565" w:rsidP="00447565">
            <w:pPr>
              <w:spacing w:after="0" w:line="240" w:lineRule="auto"/>
              <w:ind w:left="0" w:right="0" w:firstLine="0"/>
              <w:textAlignment w:val="baseline"/>
              <w:rPr>
                <w:rFonts w:ascii="Times New Roman" w:eastAsia="Times New Roman" w:hAnsi="Times New Roman" w:cs="Times New Roman"/>
                <w:szCs w:val="24"/>
              </w:rPr>
            </w:pPr>
            <w:r w:rsidRPr="00447565">
              <w:rPr>
                <w:rFonts w:ascii="Wingdings" w:eastAsia="Times New Roman" w:hAnsi="Wingdings" w:cs="Times New Roman"/>
                <w:szCs w:val="24"/>
              </w:rPr>
              <w:t>¨</w:t>
            </w:r>
            <w:r w:rsidRPr="00447565">
              <w:rPr>
                <w:rFonts w:eastAsia="Times New Roman"/>
                <w:szCs w:val="24"/>
              </w:rPr>
              <w:t xml:space="preserve"> Supervisor </w:t>
            </w:r>
          </w:p>
          <w:p w14:paraId="273072C0" w14:textId="77777777" w:rsidR="00447565" w:rsidRPr="00447565" w:rsidRDefault="00447565" w:rsidP="00447565">
            <w:pPr>
              <w:spacing w:after="0" w:line="240" w:lineRule="auto"/>
              <w:ind w:left="0" w:right="0" w:firstLine="0"/>
              <w:textAlignment w:val="baseline"/>
              <w:rPr>
                <w:rFonts w:ascii="Times New Roman" w:eastAsia="Times New Roman" w:hAnsi="Times New Roman" w:cs="Times New Roman"/>
                <w:szCs w:val="24"/>
              </w:rPr>
            </w:pPr>
            <w:r w:rsidRPr="00447565">
              <w:rPr>
                <w:rFonts w:ascii="Wingdings" w:eastAsia="Times New Roman" w:hAnsi="Wingdings" w:cs="Times New Roman"/>
                <w:szCs w:val="24"/>
              </w:rPr>
              <w:t>¨</w:t>
            </w:r>
            <w:r w:rsidRPr="00447565">
              <w:rPr>
                <w:rFonts w:eastAsia="Times New Roman"/>
                <w:szCs w:val="24"/>
              </w:rPr>
              <w:t xml:space="preserve"> Internal Examiner </w:t>
            </w:r>
          </w:p>
          <w:p w14:paraId="08AEF86F" w14:textId="77777777" w:rsidR="00447565" w:rsidRPr="00447565" w:rsidRDefault="00447565" w:rsidP="00447565">
            <w:pPr>
              <w:spacing w:after="0" w:line="240" w:lineRule="auto"/>
              <w:ind w:left="0" w:right="0" w:firstLine="0"/>
              <w:textAlignment w:val="baseline"/>
              <w:rPr>
                <w:rFonts w:ascii="Times New Roman" w:eastAsia="Times New Roman" w:hAnsi="Times New Roman" w:cs="Times New Roman"/>
                <w:szCs w:val="24"/>
              </w:rPr>
            </w:pPr>
            <w:r w:rsidRPr="00447565">
              <w:rPr>
                <w:rFonts w:ascii="Wingdings" w:eastAsia="Times New Roman" w:hAnsi="Wingdings" w:cs="Times New Roman"/>
                <w:szCs w:val="24"/>
              </w:rPr>
              <w:t>¨</w:t>
            </w:r>
            <w:r w:rsidRPr="00447565">
              <w:rPr>
                <w:rFonts w:eastAsia="Times New Roman"/>
                <w:szCs w:val="24"/>
              </w:rPr>
              <w:t xml:space="preserve"> External Examiner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B7D7525" w14:textId="77777777" w:rsidR="00447565" w:rsidRPr="00447565" w:rsidRDefault="00447565" w:rsidP="00447565">
            <w:pPr>
              <w:spacing w:after="0" w:line="240" w:lineRule="auto"/>
              <w:ind w:left="0" w:right="0" w:firstLine="0"/>
              <w:textAlignment w:val="baseline"/>
              <w:rPr>
                <w:rFonts w:ascii="Times New Roman" w:eastAsia="Times New Roman" w:hAnsi="Times New Roman" w:cs="Times New Roman"/>
                <w:szCs w:val="24"/>
              </w:rPr>
            </w:pPr>
            <w:r w:rsidRPr="00447565">
              <w:rPr>
                <w:rFonts w:eastAsia="Times New Roman"/>
                <w:b/>
                <w:bCs/>
                <w:szCs w:val="24"/>
              </w:rPr>
              <w:t> </w:t>
            </w:r>
            <w:r w:rsidRPr="00447565">
              <w:rPr>
                <w:rFonts w:eastAsia="Times New Roman"/>
                <w:szCs w:val="24"/>
              </w:rPr>
              <w:t> </w:t>
            </w:r>
          </w:p>
          <w:p w14:paraId="5703D678" w14:textId="77777777" w:rsidR="00447565" w:rsidRPr="00447565" w:rsidRDefault="00447565" w:rsidP="00447565">
            <w:pPr>
              <w:spacing w:after="0" w:line="240" w:lineRule="auto"/>
              <w:ind w:left="0" w:right="0" w:firstLine="0"/>
              <w:textAlignment w:val="baseline"/>
              <w:rPr>
                <w:rFonts w:ascii="Times New Roman" w:eastAsia="Times New Roman" w:hAnsi="Times New Roman" w:cs="Times New Roman"/>
                <w:szCs w:val="24"/>
              </w:rPr>
            </w:pPr>
            <w:r w:rsidRPr="00447565">
              <w:rPr>
                <w:rFonts w:eastAsia="Times New Roman"/>
                <w:b/>
                <w:bCs/>
                <w:szCs w:val="24"/>
              </w:rPr>
              <w:t> </w:t>
            </w:r>
            <w:r w:rsidRPr="00447565">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947A51E" w14:textId="77777777" w:rsidR="00447565" w:rsidRPr="00447565" w:rsidRDefault="00447565" w:rsidP="00447565">
            <w:pPr>
              <w:spacing w:after="0" w:line="240" w:lineRule="auto"/>
              <w:ind w:left="0" w:right="0" w:firstLine="0"/>
              <w:textAlignment w:val="baseline"/>
              <w:rPr>
                <w:rFonts w:ascii="Times New Roman" w:eastAsia="Times New Roman" w:hAnsi="Times New Roman" w:cs="Times New Roman"/>
                <w:szCs w:val="24"/>
              </w:rPr>
            </w:pPr>
            <w:r w:rsidRPr="00447565">
              <w:rPr>
                <w:rFonts w:eastAsia="Times New Roman"/>
                <w:b/>
                <w:bCs/>
                <w:szCs w:val="24"/>
              </w:rPr>
              <w:t>Signature</w:t>
            </w:r>
            <w:r w:rsidRPr="00447565">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C963C79" w14:textId="77777777" w:rsidR="00447565" w:rsidRPr="00447565" w:rsidRDefault="00447565" w:rsidP="00447565">
            <w:pPr>
              <w:spacing w:after="0" w:line="240" w:lineRule="auto"/>
              <w:ind w:left="0" w:right="0" w:firstLine="0"/>
              <w:textAlignment w:val="baseline"/>
              <w:rPr>
                <w:rFonts w:ascii="Times New Roman" w:eastAsia="Times New Roman" w:hAnsi="Times New Roman" w:cs="Times New Roman"/>
                <w:szCs w:val="24"/>
              </w:rPr>
            </w:pPr>
            <w:r w:rsidRPr="00447565">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A9AE03A" w14:textId="77777777" w:rsidR="00447565" w:rsidRPr="00447565" w:rsidRDefault="00447565" w:rsidP="00447565">
            <w:pPr>
              <w:spacing w:after="0" w:line="240" w:lineRule="auto"/>
              <w:ind w:left="0" w:right="0" w:firstLine="0"/>
              <w:textAlignment w:val="baseline"/>
              <w:rPr>
                <w:rFonts w:ascii="Times New Roman" w:eastAsia="Times New Roman" w:hAnsi="Times New Roman" w:cs="Times New Roman"/>
                <w:szCs w:val="24"/>
              </w:rPr>
            </w:pPr>
            <w:r w:rsidRPr="00447565">
              <w:rPr>
                <w:rFonts w:eastAsia="Times New Roman"/>
                <w:b/>
                <w:bCs/>
                <w:szCs w:val="24"/>
              </w:rPr>
              <w:t>Date  </w:t>
            </w:r>
            <w:r w:rsidRPr="00447565">
              <w:rPr>
                <w:rFonts w:eastAsia="Times New Roman"/>
                <w:szCs w:val="24"/>
              </w:rPr>
              <w:t> </w:t>
            </w:r>
          </w:p>
        </w:tc>
        <w:tc>
          <w:tcPr>
            <w:tcW w:w="2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98C49E" w14:textId="77777777" w:rsidR="00447565" w:rsidRPr="00447565" w:rsidRDefault="00447565" w:rsidP="00447565">
            <w:pPr>
              <w:spacing w:after="0" w:line="240" w:lineRule="auto"/>
              <w:ind w:left="0" w:right="0" w:firstLine="0"/>
              <w:textAlignment w:val="baseline"/>
              <w:rPr>
                <w:rFonts w:ascii="Times New Roman" w:eastAsia="Times New Roman" w:hAnsi="Times New Roman" w:cs="Times New Roman"/>
                <w:szCs w:val="24"/>
              </w:rPr>
            </w:pPr>
            <w:r w:rsidRPr="00447565">
              <w:rPr>
                <w:rFonts w:eastAsia="Times New Roman"/>
                <w:b/>
                <w:bCs/>
                <w:szCs w:val="24"/>
              </w:rPr>
              <w:t> </w:t>
            </w:r>
            <w:r w:rsidRPr="00447565">
              <w:rPr>
                <w:rFonts w:eastAsia="Times New Roman"/>
                <w:szCs w:val="24"/>
              </w:rPr>
              <w:t> </w:t>
            </w:r>
          </w:p>
        </w:tc>
      </w:tr>
    </w:tbl>
    <w:p w14:paraId="679CA4C2" w14:textId="77777777" w:rsidR="00447565" w:rsidRPr="00447565" w:rsidRDefault="00447565" w:rsidP="00447565">
      <w:pPr>
        <w:spacing w:after="0" w:line="240" w:lineRule="auto"/>
        <w:ind w:left="0" w:right="0" w:firstLine="0"/>
        <w:textAlignment w:val="baseline"/>
        <w:rPr>
          <w:rFonts w:ascii="Segoe UI" w:eastAsia="Times New Roman" w:hAnsi="Segoe UI" w:cs="Segoe UI"/>
          <w:sz w:val="18"/>
          <w:szCs w:val="18"/>
        </w:rPr>
      </w:pPr>
      <w:r w:rsidRPr="00447565">
        <w:rPr>
          <w:rFonts w:eastAsia="Times New Roman"/>
          <w:szCs w:val="24"/>
        </w:rPr>
        <w:t> </w:t>
      </w:r>
    </w:p>
    <w:p w14:paraId="16FEA6BE" w14:textId="77777777" w:rsidR="00447565" w:rsidRDefault="00447565" w:rsidP="00663A1E">
      <w:pPr>
        <w:spacing w:after="160" w:line="259" w:lineRule="auto"/>
        <w:ind w:left="0" w:right="0" w:firstLine="0"/>
        <w:jc w:val="left"/>
        <w:rPr>
          <w:rFonts w:asciiTheme="minorHAnsi" w:hAnsiTheme="minorHAnsi" w:cstheme="minorHAnsi"/>
        </w:rPr>
      </w:pPr>
    </w:p>
    <w:p w14:paraId="7F4C0476" w14:textId="77777777" w:rsidR="00447565" w:rsidRDefault="00447565">
      <w:pPr>
        <w:spacing w:after="160" w:line="259" w:lineRule="auto"/>
        <w:ind w:left="0" w:right="0" w:firstLine="0"/>
        <w:jc w:val="left"/>
        <w:rPr>
          <w:rFonts w:asciiTheme="minorHAnsi" w:hAnsiTheme="minorHAnsi" w:cstheme="minorHAnsi"/>
        </w:rPr>
      </w:pPr>
      <w:r>
        <w:rPr>
          <w:rFonts w:asciiTheme="minorHAnsi" w:hAnsiTheme="minorHAnsi" w:cstheme="minorHAnsi"/>
        </w:rPr>
        <w:br w:type="page"/>
      </w:r>
    </w:p>
    <w:p w14:paraId="07F6435B" w14:textId="4FA7FA99" w:rsidR="00377A1E" w:rsidRPr="00377A1E" w:rsidRDefault="00377A1E" w:rsidP="00377A1E">
      <w:pPr>
        <w:spacing w:after="0" w:line="240" w:lineRule="auto"/>
        <w:ind w:left="0" w:right="0" w:firstLine="0"/>
        <w:jc w:val="center"/>
        <w:textAlignment w:val="baseline"/>
        <w:rPr>
          <w:rFonts w:ascii="Segoe UI" w:eastAsia="Times New Roman" w:hAnsi="Segoe UI" w:cs="Segoe UI"/>
          <w:sz w:val="18"/>
          <w:szCs w:val="18"/>
        </w:rPr>
      </w:pPr>
      <w:r w:rsidRPr="00377A1E">
        <w:rPr>
          <w:rFonts w:asciiTheme="minorHAnsi" w:hAnsiTheme="minorHAnsi" w:cstheme="minorHAnsi"/>
          <w:noProof/>
        </w:rPr>
        <w:lastRenderedPageBreak/>
        <w:drawing>
          <wp:inline distT="0" distB="0" distL="0" distR="0" wp14:anchorId="51997A51" wp14:editId="3FE858EB">
            <wp:extent cx="5013325" cy="1371600"/>
            <wp:effectExtent l="0" t="0" r="0" b="0"/>
            <wp:docPr id="1464323246" name="Picture 17" descr="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23246" name="Picture 17" descr="A red white and blue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325" cy="1371600"/>
                    </a:xfrm>
                    <a:prstGeom prst="rect">
                      <a:avLst/>
                    </a:prstGeom>
                    <a:noFill/>
                    <a:ln>
                      <a:noFill/>
                    </a:ln>
                  </pic:spPr>
                </pic:pic>
              </a:graphicData>
            </a:graphic>
          </wp:inline>
        </w:drawing>
      </w:r>
      <w:r w:rsidRPr="00377A1E">
        <w:rPr>
          <w:rFonts w:eastAsia="Times New Roman"/>
          <w:szCs w:val="24"/>
        </w:rPr>
        <w:t> </w:t>
      </w:r>
    </w:p>
    <w:p w14:paraId="0D82A9F1" w14:textId="77777777" w:rsidR="00377A1E" w:rsidRPr="00377A1E" w:rsidRDefault="00377A1E" w:rsidP="00377A1E">
      <w:pPr>
        <w:spacing w:after="0" w:line="240" w:lineRule="auto"/>
        <w:ind w:left="0" w:right="0" w:firstLine="0"/>
        <w:jc w:val="center"/>
        <w:textAlignment w:val="baseline"/>
        <w:rPr>
          <w:rFonts w:ascii="Segoe UI" w:eastAsia="Times New Roman" w:hAnsi="Segoe UI" w:cs="Segoe UI"/>
          <w:b/>
          <w:bCs/>
          <w:color w:val="4F81BD"/>
          <w:sz w:val="18"/>
          <w:szCs w:val="18"/>
        </w:rPr>
      </w:pPr>
      <w:r w:rsidRPr="00377A1E">
        <w:rPr>
          <w:rFonts w:eastAsia="Times New Roman"/>
          <w:b/>
          <w:bCs/>
          <w:i/>
          <w:iCs/>
          <w:color w:val="auto"/>
          <w:sz w:val="36"/>
          <w:szCs w:val="36"/>
        </w:rPr>
        <w:t>Capstone Project (COSC 491L)</w:t>
      </w:r>
      <w:r w:rsidRPr="00377A1E">
        <w:rPr>
          <w:rFonts w:eastAsia="Times New Roman"/>
          <w:b/>
          <w:bCs/>
          <w:color w:val="auto"/>
          <w:sz w:val="36"/>
          <w:szCs w:val="36"/>
        </w:rPr>
        <w:t> </w:t>
      </w:r>
    </w:p>
    <w:p w14:paraId="68BE38A6" w14:textId="77777777" w:rsidR="00377A1E" w:rsidRPr="00377A1E" w:rsidRDefault="00377A1E" w:rsidP="00377A1E">
      <w:pPr>
        <w:spacing w:after="0" w:line="240" w:lineRule="auto"/>
        <w:ind w:left="0" w:right="0" w:firstLine="0"/>
        <w:jc w:val="center"/>
        <w:textAlignment w:val="baseline"/>
        <w:rPr>
          <w:rFonts w:ascii="Segoe UI" w:eastAsia="Times New Roman" w:hAnsi="Segoe UI" w:cs="Segoe UI"/>
          <w:b/>
          <w:bCs/>
          <w:color w:val="4F81BD"/>
          <w:sz w:val="18"/>
          <w:szCs w:val="18"/>
        </w:rPr>
      </w:pPr>
      <w:r w:rsidRPr="00377A1E">
        <w:rPr>
          <w:rFonts w:eastAsia="Times New Roman"/>
          <w:b/>
          <w:bCs/>
          <w:i/>
          <w:iCs/>
          <w:color w:val="C00000"/>
          <w:sz w:val="28"/>
          <w:szCs w:val="28"/>
        </w:rPr>
        <w:t>Final Evaluation – Report</w:t>
      </w:r>
      <w:r w:rsidRPr="00377A1E">
        <w:rPr>
          <w:rFonts w:eastAsia="Times New Roman"/>
          <w:b/>
          <w:bCs/>
          <w:color w:val="C00000"/>
          <w:sz w:val="28"/>
          <w:szCs w:val="28"/>
        </w:rPr>
        <w:t> </w:t>
      </w:r>
    </w:p>
    <w:p w14:paraId="649017B0" w14:textId="77777777" w:rsidR="00377A1E" w:rsidRPr="00377A1E" w:rsidRDefault="00377A1E" w:rsidP="00377A1E">
      <w:pPr>
        <w:spacing w:after="0" w:line="240" w:lineRule="auto"/>
        <w:ind w:left="0" w:right="0" w:firstLine="0"/>
        <w:textAlignment w:val="baseline"/>
        <w:rPr>
          <w:rFonts w:ascii="Segoe UI" w:eastAsia="Times New Roman" w:hAnsi="Segoe UI" w:cs="Segoe UI"/>
          <w:sz w:val="18"/>
          <w:szCs w:val="18"/>
        </w:rPr>
      </w:pPr>
      <w:r w:rsidRPr="00377A1E">
        <w:rPr>
          <w:rFonts w:eastAsia="Times New Roman"/>
          <w:szCs w:val="24"/>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6"/>
        <w:gridCol w:w="2788"/>
        <w:gridCol w:w="1496"/>
        <w:gridCol w:w="617"/>
        <w:gridCol w:w="779"/>
        <w:gridCol w:w="617"/>
        <w:gridCol w:w="887"/>
        <w:gridCol w:w="617"/>
        <w:gridCol w:w="932"/>
      </w:tblGrid>
      <w:tr w:rsidR="00377A1E" w:rsidRPr="00377A1E" w14:paraId="6BC54468" w14:textId="77777777" w:rsidTr="00377A1E">
        <w:trPr>
          <w:trHeight w:val="58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6E99D8C" w14:textId="77777777" w:rsidR="00377A1E" w:rsidRPr="00377A1E" w:rsidRDefault="00377A1E" w:rsidP="00377A1E">
            <w:pPr>
              <w:spacing w:after="0" w:line="240" w:lineRule="auto"/>
              <w:ind w:left="105" w:right="0" w:firstLine="0"/>
              <w:jc w:val="left"/>
              <w:textAlignment w:val="baseline"/>
              <w:rPr>
                <w:rFonts w:ascii="Times New Roman" w:eastAsia="Times New Roman" w:hAnsi="Times New Roman" w:cs="Times New Roman"/>
                <w:szCs w:val="24"/>
              </w:rPr>
            </w:pPr>
            <w:r w:rsidRPr="00377A1E">
              <w:rPr>
                <w:rFonts w:eastAsia="Times New Roman"/>
                <w:b/>
                <w:bCs/>
                <w:szCs w:val="24"/>
              </w:rPr>
              <w:t>Name of Student  </w:t>
            </w:r>
            <w:r w:rsidRPr="00377A1E">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4DB8D5" w14:textId="77777777" w:rsidR="00377A1E" w:rsidRPr="00377A1E" w:rsidRDefault="00377A1E" w:rsidP="00377A1E">
            <w:pPr>
              <w:spacing w:after="0" w:line="240" w:lineRule="auto"/>
              <w:ind w:left="105"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FB8AD53" w14:textId="77777777" w:rsidR="00377A1E" w:rsidRPr="00377A1E" w:rsidRDefault="00377A1E" w:rsidP="00377A1E">
            <w:pPr>
              <w:spacing w:after="0" w:line="240" w:lineRule="auto"/>
              <w:ind w:left="105" w:right="0" w:firstLine="0"/>
              <w:jc w:val="left"/>
              <w:textAlignment w:val="baseline"/>
              <w:rPr>
                <w:rFonts w:ascii="Times New Roman" w:eastAsia="Times New Roman" w:hAnsi="Times New Roman" w:cs="Times New Roman"/>
                <w:szCs w:val="24"/>
              </w:rPr>
            </w:pPr>
            <w:r w:rsidRPr="00377A1E">
              <w:rPr>
                <w:rFonts w:eastAsia="Times New Roman"/>
                <w:b/>
                <w:bCs/>
                <w:szCs w:val="24"/>
              </w:rPr>
              <w:t>Student ID </w:t>
            </w:r>
            <w:r w:rsidRPr="00377A1E">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6ADE4335"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3D16FFF3" w14:textId="77777777" w:rsidTr="00377A1E">
        <w:trPr>
          <w:trHeight w:val="6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9DE493D" w14:textId="77777777" w:rsidR="00377A1E" w:rsidRPr="00377A1E" w:rsidRDefault="00377A1E" w:rsidP="00377A1E">
            <w:pPr>
              <w:spacing w:after="0" w:line="240" w:lineRule="auto"/>
              <w:ind w:left="105" w:right="0" w:firstLine="0"/>
              <w:jc w:val="left"/>
              <w:textAlignment w:val="baseline"/>
              <w:rPr>
                <w:rFonts w:ascii="Times New Roman" w:eastAsia="Times New Roman" w:hAnsi="Times New Roman" w:cs="Times New Roman"/>
                <w:szCs w:val="24"/>
              </w:rPr>
            </w:pPr>
            <w:r w:rsidRPr="00377A1E">
              <w:rPr>
                <w:rFonts w:eastAsia="Times New Roman"/>
                <w:b/>
                <w:bCs/>
                <w:szCs w:val="24"/>
              </w:rPr>
              <w:t>College  </w:t>
            </w:r>
            <w:r w:rsidRPr="00377A1E">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AC5B97" w14:textId="77777777" w:rsidR="00377A1E" w:rsidRPr="00377A1E" w:rsidRDefault="00377A1E" w:rsidP="00377A1E">
            <w:pPr>
              <w:spacing w:after="0" w:line="240" w:lineRule="auto"/>
              <w:ind w:left="105"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2426CB4" w14:textId="77777777" w:rsidR="00377A1E" w:rsidRPr="00377A1E" w:rsidRDefault="00377A1E" w:rsidP="00377A1E">
            <w:pPr>
              <w:spacing w:after="0" w:line="240" w:lineRule="auto"/>
              <w:ind w:left="105" w:right="0" w:firstLine="0"/>
              <w:jc w:val="left"/>
              <w:textAlignment w:val="baseline"/>
              <w:rPr>
                <w:rFonts w:ascii="Times New Roman" w:eastAsia="Times New Roman" w:hAnsi="Times New Roman" w:cs="Times New Roman"/>
                <w:szCs w:val="24"/>
              </w:rPr>
            </w:pPr>
            <w:r w:rsidRPr="00377A1E">
              <w:rPr>
                <w:rFonts w:eastAsia="Times New Roman"/>
                <w:b/>
                <w:bCs/>
                <w:szCs w:val="24"/>
              </w:rPr>
              <w:t>Program  </w:t>
            </w:r>
            <w:r w:rsidRPr="00377A1E">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4950D563"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671903CA" w14:textId="77777777" w:rsidTr="00377A1E">
        <w:trPr>
          <w:trHeight w:val="55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665D49C" w14:textId="77777777" w:rsidR="00377A1E" w:rsidRPr="00377A1E" w:rsidRDefault="00377A1E" w:rsidP="00377A1E">
            <w:pPr>
              <w:spacing w:after="0" w:line="240" w:lineRule="auto"/>
              <w:ind w:left="105" w:right="0" w:firstLine="0"/>
              <w:jc w:val="left"/>
              <w:textAlignment w:val="baseline"/>
              <w:rPr>
                <w:rFonts w:ascii="Times New Roman" w:eastAsia="Times New Roman" w:hAnsi="Times New Roman" w:cs="Times New Roman"/>
                <w:szCs w:val="24"/>
              </w:rPr>
            </w:pPr>
            <w:r w:rsidRPr="00377A1E">
              <w:rPr>
                <w:rFonts w:eastAsia="Times New Roman"/>
                <w:b/>
                <w:bCs/>
                <w:szCs w:val="24"/>
              </w:rPr>
              <w:t>Course Title  </w:t>
            </w:r>
            <w:r w:rsidRPr="00377A1E">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9A3B83" w14:textId="77777777" w:rsidR="00377A1E" w:rsidRPr="00377A1E" w:rsidRDefault="00377A1E" w:rsidP="00377A1E">
            <w:pPr>
              <w:spacing w:after="0" w:line="240" w:lineRule="auto"/>
              <w:ind w:left="105"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6E9FE6F" w14:textId="77777777" w:rsidR="00377A1E" w:rsidRPr="00377A1E" w:rsidRDefault="00377A1E" w:rsidP="00377A1E">
            <w:pPr>
              <w:spacing w:after="0" w:line="240" w:lineRule="auto"/>
              <w:ind w:left="105" w:right="0" w:firstLine="0"/>
              <w:jc w:val="left"/>
              <w:textAlignment w:val="baseline"/>
              <w:rPr>
                <w:rFonts w:ascii="Times New Roman" w:eastAsia="Times New Roman" w:hAnsi="Times New Roman" w:cs="Times New Roman"/>
                <w:szCs w:val="24"/>
              </w:rPr>
            </w:pPr>
            <w:r w:rsidRPr="00377A1E">
              <w:rPr>
                <w:rFonts w:eastAsia="Times New Roman"/>
                <w:b/>
                <w:bCs/>
                <w:szCs w:val="24"/>
              </w:rPr>
              <w:t>Course Code </w:t>
            </w:r>
            <w:r w:rsidRPr="00377A1E">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39D2CD41"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0EFB3536" w14:textId="77777777" w:rsidTr="00377A1E">
        <w:trPr>
          <w:trHeight w:val="100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5B339AB" w14:textId="77777777" w:rsidR="00377A1E" w:rsidRPr="00377A1E" w:rsidRDefault="00377A1E" w:rsidP="00377A1E">
            <w:pPr>
              <w:spacing w:after="0" w:line="240" w:lineRule="auto"/>
              <w:ind w:left="105" w:right="0" w:firstLine="0"/>
              <w:jc w:val="left"/>
              <w:textAlignment w:val="baseline"/>
              <w:rPr>
                <w:rFonts w:ascii="Times New Roman" w:eastAsia="Times New Roman" w:hAnsi="Times New Roman" w:cs="Times New Roman"/>
                <w:szCs w:val="24"/>
              </w:rPr>
            </w:pPr>
            <w:r w:rsidRPr="00377A1E">
              <w:rPr>
                <w:rFonts w:eastAsia="Times New Roman"/>
                <w:b/>
                <w:bCs/>
                <w:szCs w:val="24"/>
              </w:rPr>
              <w:t>Project/ Project Title</w:t>
            </w:r>
            <w:r w:rsidRPr="00377A1E">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7B8346F" w14:textId="77777777" w:rsidR="00377A1E" w:rsidRPr="00377A1E" w:rsidRDefault="00377A1E" w:rsidP="00377A1E">
            <w:pPr>
              <w:spacing w:after="0" w:line="240" w:lineRule="auto"/>
              <w:ind w:left="105"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0C03B99" w14:textId="77777777" w:rsidR="00377A1E" w:rsidRPr="00377A1E" w:rsidRDefault="00377A1E" w:rsidP="00377A1E">
            <w:pPr>
              <w:spacing w:after="0" w:line="240" w:lineRule="auto"/>
              <w:ind w:left="105" w:right="0" w:firstLine="0"/>
              <w:jc w:val="left"/>
              <w:textAlignment w:val="baseline"/>
              <w:rPr>
                <w:rFonts w:ascii="Times New Roman" w:eastAsia="Times New Roman" w:hAnsi="Times New Roman" w:cs="Times New Roman"/>
                <w:szCs w:val="24"/>
              </w:rPr>
            </w:pPr>
            <w:r w:rsidRPr="00377A1E">
              <w:rPr>
                <w:rFonts w:eastAsia="Times New Roman"/>
                <w:b/>
                <w:bCs/>
                <w:szCs w:val="24"/>
              </w:rPr>
              <w:t>Academic Year</w:t>
            </w:r>
            <w:r w:rsidRPr="00377A1E">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29BB3C0B"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4D2E87C1" w14:textId="77777777" w:rsidTr="00377A1E">
        <w:trPr>
          <w:trHeight w:val="3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6350978" w14:textId="77777777" w:rsidR="00377A1E" w:rsidRPr="00377A1E" w:rsidRDefault="00377A1E" w:rsidP="00377A1E">
            <w:pPr>
              <w:spacing w:after="0" w:line="240" w:lineRule="auto"/>
              <w:ind w:left="105" w:right="0" w:firstLine="0"/>
              <w:jc w:val="left"/>
              <w:textAlignment w:val="baseline"/>
              <w:rPr>
                <w:rFonts w:ascii="Times New Roman" w:eastAsia="Times New Roman" w:hAnsi="Times New Roman" w:cs="Times New Roman"/>
                <w:szCs w:val="24"/>
              </w:rPr>
            </w:pPr>
            <w:r w:rsidRPr="00377A1E">
              <w:rPr>
                <w:rFonts w:eastAsia="Times New Roman"/>
                <w:b/>
                <w:bCs/>
                <w:szCs w:val="24"/>
              </w:rPr>
              <w:t>Supervisor Name    </w:t>
            </w:r>
            <w:r w:rsidRPr="00377A1E">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B92AEB" w14:textId="77777777" w:rsidR="00377A1E" w:rsidRPr="00377A1E" w:rsidRDefault="00377A1E" w:rsidP="00377A1E">
            <w:pPr>
              <w:spacing w:after="0" w:line="240" w:lineRule="auto"/>
              <w:ind w:left="105"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9B0498C" w14:textId="77777777" w:rsidR="00377A1E" w:rsidRPr="00377A1E" w:rsidRDefault="00377A1E" w:rsidP="00377A1E">
            <w:pPr>
              <w:spacing w:after="0" w:line="240" w:lineRule="auto"/>
              <w:ind w:left="105" w:right="0" w:firstLine="0"/>
              <w:jc w:val="left"/>
              <w:textAlignment w:val="baseline"/>
              <w:rPr>
                <w:rFonts w:ascii="Times New Roman" w:eastAsia="Times New Roman" w:hAnsi="Times New Roman" w:cs="Times New Roman"/>
                <w:szCs w:val="24"/>
              </w:rPr>
            </w:pPr>
            <w:r w:rsidRPr="00377A1E">
              <w:rPr>
                <w:rFonts w:eastAsia="Times New Roman"/>
                <w:b/>
                <w:bCs/>
                <w:szCs w:val="24"/>
              </w:rPr>
              <w:t>Semester</w:t>
            </w:r>
            <w:r w:rsidRPr="00377A1E">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0240FA"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0836461"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b/>
                <w:bCs/>
                <w:szCs w:val="24"/>
              </w:rPr>
              <w:t>First</w:t>
            </w:r>
            <w:r w:rsidRPr="00377A1E">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BAEA180"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576712F"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b/>
                <w:bCs/>
                <w:szCs w:val="24"/>
              </w:rPr>
              <w:t>Second</w:t>
            </w:r>
            <w:r w:rsidRPr="00377A1E">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E0EF10"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F403498"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b/>
                <w:bCs/>
                <w:szCs w:val="24"/>
              </w:rPr>
              <w:t>Summer</w:t>
            </w:r>
            <w:r w:rsidRPr="00377A1E">
              <w:rPr>
                <w:rFonts w:eastAsia="Times New Roman"/>
                <w:szCs w:val="24"/>
              </w:rPr>
              <w:t> </w:t>
            </w:r>
          </w:p>
        </w:tc>
      </w:tr>
    </w:tbl>
    <w:p w14:paraId="0D1ADD78" w14:textId="77777777" w:rsidR="00377A1E" w:rsidRPr="00377A1E" w:rsidRDefault="00377A1E" w:rsidP="00377A1E">
      <w:pPr>
        <w:spacing w:after="0" w:line="240" w:lineRule="auto"/>
        <w:ind w:left="0" w:right="0" w:firstLine="0"/>
        <w:textAlignment w:val="baseline"/>
        <w:rPr>
          <w:rFonts w:ascii="Segoe UI" w:eastAsia="Times New Roman" w:hAnsi="Segoe UI" w:cs="Segoe UI"/>
          <w:sz w:val="18"/>
          <w:szCs w:val="18"/>
        </w:rPr>
      </w:pPr>
      <w:r w:rsidRPr="00377A1E">
        <w:rPr>
          <w:rFonts w:eastAsia="Times New Roman"/>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3"/>
        <w:gridCol w:w="4906"/>
        <w:gridCol w:w="706"/>
        <w:gridCol w:w="759"/>
        <w:gridCol w:w="2720"/>
      </w:tblGrid>
      <w:tr w:rsidR="00377A1E" w:rsidRPr="00377A1E" w14:paraId="068509DF" w14:textId="77777777" w:rsidTr="00377A1E">
        <w:trPr>
          <w:trHeight w:val="45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AAEFCB7"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b/>
                <w:bCs/>
                <w:szCs w:val="24"/>
              </w:rPr>
              <w:t>Criteria</w:t>
            </w:r>
            <w:r w:rsidRPr="00377A1E">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621D432"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b/>
                <w:bCs/>
                <w:szCs w:val="24"/>
              </w:rPr>
              <w:t>Description</w:t>
            </w:r>
            <w:r w:rsidRPr="00377A1E">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AD6423A"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b/>
                <w:bCs/>
                <w:szCs w:val="24"/>
              </w:rPr>
              <w:t>PLOs / KPIs</w:t>
            </w:r>
            <w:r w:rsidRPr="00377A1E">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8B79085"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b/>
                <w:bCs/>
                <w:szCs w:val="24"/>
              </w:rPr>
              <w:t>Mark</w:t>
            </w:r>
            <w:r w:rsidRPr="00377A1E">
              <w:rPr>
                <w:rFonts w:eastAsia="Times New Roman"/>
                <w:szCs w:val="24"/>
              </w:rPr>
              <w:t> </w:t>
            </w:r>
          </w:p>
        </w:tc>
        <w:tc>
          <w:tcPr>
            <w:tcW w:w="48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5303C45"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b/>
                <w:bCs/>
                <w:szCs w:val="24"/>
              </w:rPr>
              <w:t>Feedback</w:t>
            </w:r>
            <w:r w:rsidRPr="00377A1E">
              <w:rPr>
                <w:rFonts w:eastAsia="Times New Roman"/>
                <w:szCs w:val="24"/>
              </w:rPr>
              <w:t> </w:t>
            </w:r>
          </w:p>
        </w:tc>
      </w:tr>
      <w:tr w:rsidR="00377A1E" w:rsidRPr="00377A1E" w14:paraId="4DDA159F" w14:textId="77777777" w:rsidTr="00377A1E">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38D86B95"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 w:val="22"/>
              </w:rPr>
              <w:t>Written Communication Skill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61A3F61D" w14:textId="77777777" w:rsidR="00377A1E" w:rsidRPr="00377A1E" w:rsidRDefault="00377A1E" w:rsidP="00377A1E">
            <w:pPr>
              <w:numPr>
                <w:ilvl w:val="0"/>
                <w:numId w:val="280"/>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Report is developed using standard technical report.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259F35"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4.1 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59AAF1"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FFAE9A"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684EF9AE"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27C6022"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3880DD5B" w14:textId="77777777" w:rsidR="00377A1E" w:rsidRPr="00377A1E" w:rsidRDefault="00377A1E" w:rsidP="00377A1E">
            <w:pPr>
              <w:numPr>
                <w:ilvl w:val="0"/>
                <w:numId w:val="281"/>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Main body of report is well organized in sections and sub-sections.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B8C034"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4.1 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B2640E"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AB54CC6"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75F8D1D9"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8CD796E"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3DB8360C" w14:textId="77777777" w:rsidR="00377A1E" w:rsidRPr="00377A1E" w:rsidRDefault="00377A1E" w:rsidP="00377A1E">
            <w:pPr>
              <w:numPr>
                <w:ilvl w:val="0"/>
                <w:numId w:val="282"/>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Figures, tables, graphs, and drawings are well quoted and presented.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FE2FF7"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4.1 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8830D1E"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9B1170"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2D041896"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5975BB4"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7AA5FB8D" w14:textId="77777777" w:rsidR="00377A1E" w:rsidRPr="00377A1E" w:rsidRDefault="00377A1E" w:rsidP="00377A1E">
            <w:pPr>
              <w:numPr>
                <w:ilvl w:val="0"/>
                <w:numId w:val="283"/>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Mathematical equations are presented in clarity and explanations are provided.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B05765"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4.3 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4158B3F"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98BA349"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3ECB6E0B"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1301002"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7BE2C436" w14:textId="77777777" w:rsidR="00377A1E" w:rsidRPr="00377A1E" w:rsidRDefault="00377A1E" w:rsidP="00377A1E">
            <w:pPr>
              <w:numPr>
                <w:ilvl w:val="0"/>
                <w:numId w:val="284"/>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Report is free of spilling and grammar errors.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58E4141"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4.3 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6A3B58"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F738BE9"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325DF9FF"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D497457"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2600E701" w14:textId="77777777" w:rsidR="00377A1E" w:rsidRPr="00377A1E" w:rsidRDefault="00377A1E" w:rsidP="00377A1E">
            <w:pPr>
              <w:numPr>
                <w:ilvl w:val="0"/>
                <w:numId w:val="285"/>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English language is well imposed.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BAACA16"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4.3 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1774BA"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8E5C907"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08F702F0"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A4C670E"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401A5F80" w14:textId="77777777" w:rsidR="00377A1E" w:rsidRPr="00377A1E" w:rsidRDefault="00377A1E" w:rsidP="00377A1E">
            <w:pPr>
              <w:numPr>
                <w:ilvl w:val="0"/>
                <w:numId w:val="286"/>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References are cited and written in the required standard format.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CE7C0E"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4.2 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79F4A8"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ABCD7C"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6D5B1944" w14:textId="77777777" w:rsidTr="00377A1E">
        <w:trPr>
          <w:trHeight w:val="315"/>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7387274"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Abstract </w:t>
            </w:r>
          </w:p>
          <w:p w14:paraId="1B8B87A3"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52DF343B" w14:textId="77777777" w:rsidR="00377A1E" w:rsidRPr="00377A1E" w:rsidRDefault="00377A1E" w:rsidP="00377A1E">
            <w:pPr>
              <w:numPr>
                <w:ilvl w:val="0"/>
                <w:numId w:val="287"/>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Abstract is well written and include an overview of project problem, methodology, solution, findings, and conclusion.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E3A83A"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4.1 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3B9AF62"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8A152D"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58FBED1A" w14:textId="77777777" w:rsidTr="00377A1E">
        <w:trPr>
          <w:trHeight w:val="315"/>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5AE52F33"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Project Problem and objectives  </w:t>
            </w:r>
          </w:p>
          <w:p w14:paraId="2550AE24"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23356329" w14:textId="77777777" w:rsidR="00377A1E" w:rsidRPr="00377A1E" w:rsidRDefault="00377A1E" w:rsidP="00377A1E">
            <w:pPr>
              <w:numPr>
                <w:ilvl w:val="0"/>
                <w:numId w:val="288"/>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The discussion of the topic/problem is very clear.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29EBB1"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1.1, 2.1 </w:t>
            </w:r>
          </w:p>
        </w:tc>
        <w:tc>
          <w:tcPr>
            <w:tcW w:w="960" w:type="dxa"/>
            <w:tcBorders>
              <w:top w:val="single" w:sz="6" w:space="0" w:color="auto"/>
              <w:left w:val="single" w:sz="6" w:space="0" w:color="auto"/>
              <w:bottom w:val="single" w:sz="6" w:space="0" w:color="auto"/>
              <w:right w:val="single" w:sz="6" w:space="0" w:color="auto"/>
            </w:tcBorders>
            <w:shd w:val="clear" w:color="auto" w:fill="auto"/>
            <w:hideMark/>
          </w:tcPr>
          <w:p w14:paraId="2D43D04D"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9ADC23"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2989E9C5"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3C3D5BC"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1AEB7E97" w14:textId="77777777" w:rsidR="00377A1E" w:rsidRPr="00377A1E" w:rsidRDefault="00377A1E" w:rsidP="00377A1E">
            <w:pPr>
              <w:numPr>
                <w:ilvl w:val="0"/>
                <w:numId w:val="289"/>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Project objectives and scopes are clearly stated.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6432E8"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2.1 </w:t>
            </w:r>
          </w:p>
        </w:tc>
        <w:tc>
          <w:tcPr>
            <w:tcW w:w="960" w:type="dxa"/>
            <w:tcBorders>
              <w:top w:val="single" w:sz="6" w:space="0" w:color="auto"/>
              <w:left w:val="single" w:sz="6" w:space="0" w:color="auto"/>
              <w:bottom w:val="single" w:sz="6" w:space="0" w:color="auto"/>
              <w:right w:val="single" w:sz="6" w:space="0" w:color="auto"/>
            </w:tcBorders>
            <w:shd w:val="clear" w:color="auto" w:fill="auto"/>
            <w:hideMark/>
          </w:tcPr>
          <w:p w14:paraId="3A01D622"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80A6BF"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09A6A41E"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AD9F220"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062A7B03" w14:textId="77777777" w:rsidR="00377A1E" w:rsidRPr="00377A1E" w:rsidRDefault="00377A1E" w:rsidP="00377A1E">
            <w:pPr>
              <w:numPr>
                <w:ilvl w:val="0"/>
                <w:numId w:val="290"/>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Objective(s) related to global/economic/environment/society/ is mentioned in the project objective and is of higher significance.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BDDD36"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5.2 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CDC2028"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CA7993"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2A7296DC" w14:textId="77777777" w:rsidTr="00377A1E">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58F2D0B7"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Methodology and Plan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763DD0B2" w14:textId="77777777" w:rsidR="00377A1E" w:rsidRPr="00377A1E" w:rsidRDefault="00377A1E" w:rsidP="00377A1E">
            <w:pPr>
              <w:numPr>
                <w:ilvl w:val="0"/>
                <w:numId w:val="291"/>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Project methodology is clearly discussed.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C7C4329"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3.1, 7.2 </w:t>
            </w:r>
          </w:p>
        </w:tc>
        <w:tc>
          <w:tcPr>
            <w:tcW w:w="960" w:type="dxa"/>
            <w:tcBorders>
              <w:top w:val="single" w:sz="6" w:space="0" w:color="auto"/>
              <w:left w:val="single" w:sz="6" w:space="0" w:color="auto"/>
              <w:bottom w:val="single" w:sz="6" w:space="0" w:color="auto"/>
              <w:right w:val="single" w:sz="6" w:space="0" w:color="auto"/>
            </w:tcBorders>
            <w:shd w:val="clear" w:color="auto" w:fill="auto"/>
            <w:hideMark/>
          </w:tcPr>
          <w:p w14:paraId="06295789"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0FDBDD"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6AF8BD09"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9124D38"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1E2901E9" w14:textId="77777777" w:rsidR="00377A1E" w:rsidRPr="00377A1E" w:rsidRDefault="00377A1E" w:rsidP="00377A1E">
            <w:pPr>
              <w:numPr>
                <w:ilvl w:val="0"/>
                <w:numId w:val="292"/>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Project Plan is well defined.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3B13B3"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3.1, 6.3 </w:t>
            </w:r>
          </w:p>
        </w:tc>
        <w:tc>
          <w:tcPr>
            <w:tcW w:w="960" w:type="dxa"/>
            <w:tcBorders>
              <w:top w:val="single" w:sz="6" w:space="0" w:color="auto"/>
              <w:left w:val="single" w:sz="6" w:space="0" w:color="auto"/>
              <w:bottom w:val="single" w:sz="6" w:space="0" w:color="auto"/>
              <w:right w:val="single" w:sz="6" w:space="0" w:color="auto"/>
            </w:tcBorders>
            <w:shd w:val="clear" w:color="auto" w:fill="auto"/>
            <w:hideMark/>
          </w:tcPr>
          <w:p w14:paraId="436F7B84"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p w14:paraId="26E2475A"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1D81DB6"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11A6704F" w14:textId="77777777" w:rsidTr="00377A1E">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6378EE04"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 w:val="22"/>
              </w:rPr>
              <w:t>Literature Review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314FF116" w14:textId="77777777" w:rsidR="00377A1E" w:rsidRPr="00377A1E" w:rsidRDefault="00377A1E" w:rsidP="00377A1E">
            <w:pPr>
              <w:numPr>
                <w:ilvl w:val="0"/>
                <w:numId w:val="293"/>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Detailed study is made on existing systems and their limitations.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E0A677"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1.2 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5F1C63"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D0F727"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7F405462"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92F31B5"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6292D0A2" w14:textId="77777777" w:rsidR="00377A1E" w:rsidRPr="00377A1E" w:rsidRDefault="00377A1E" w:rsidP="00377A1E">
            <w:pPr>
              <w:numPr>
                <w:ilvl w:val="0"/>
                <w:numId w:val="294"/>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The surveyed papers are comprehensive to the problem and cover recent developments.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55AB590"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4.2 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F41F90"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6BD7BD"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79AA3896"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1F23500"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23E83584" w14:textId="77777777" w:rsidR="00377A1E" w:rsidRPr="00377A1E" w:rsidRDefault="00377A1E" w:rsidP="00377A1E">
            <w:pPr>
              <w:numPr>
                <w:ilvl w:val="0"/>
                <w:numId w:val="295"/>
              </w:numPr>
              <w:spacing w:after="0" w:line="240" w:lineRule="auto"/>
              <w:ind w:right="0" w:firstLine="0"/>
              <w:jc w:val="left"/>
              <w:textAlignment w:val="baseline"/>
              <w:rPr>
                <w:rFonts w:eastAsia="Times New Roman"/>
                <w:sz w:val="22"/>
              </w:rPr>
            </w:pPr>
            <w:r w:rsidRPr="00377A1E">
              <w:rPr>
                <w:rFonts w:eastAsia="Times New Roman"/>
                <w:sz w:val="22"/>
              </w:rPr>
              <w:t>An overview analysis for the previous solutions is well identified.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59CDBD"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2.2 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369BC1"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0241FC"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19A1D6F2" w14:textId="77777777" w:rsidTr="00377A1E">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1249BCBE"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Analysis and Design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31DA8E61" w14:textId="77777777" w:rsidR="00377A1E" w:rsidRPr="00377A1E" w:rsidRDefault="00377A1E" w:rsidP="00377A1E">
            <w:pPr>
              <w:numPr>
                <w:ilvl w:val="0"/>
                <w:numId w:val="296"/>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Effectively determines and analysis project requirements.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94F269"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color w:val="auto"/>
                <w:szCs w:val="24"/>
              </w:rPr>
              <w:t>3.1 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247172"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2211150"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757E0D54"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0BFD42F"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0A3BF9DA" w14:textId="77777777" w:rsidR="00377A1E" w:rsidRPr="00377A1E" w:rsidRDefault="00377A1E" w:rsidP="00377A1E">
            <w:pPr>
              <w:numPr>
                <w:ilvl w:val="0"/>
                <w:numId w:val="297"/>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Sources of data/information selected directly relate to an appropriate solution.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ECCD87"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color w:val="auto"/>
                <w:szCs w:val="24"/>
              </w:rPr>
              <w:t>3.1 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9589C3"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D2CFE3"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47597853"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FD255DC"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4334CCFC" w14:textId="77777777" w:rsidR="00377A1E" w:rsidRPr="00377A1E" w:rsidRDefault="00377A1E" w:rsidP="00377A1E">
            <w:pPr>
              <w:numPr>
                <w:ilvl w:val="0"/>
                <w:numId w:val="298"/>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Excellent analysis of the system with respect to the requirements of the stakeholders.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A8C752"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color w:val="auto"/>
                <w:szCs w:val="24"/>
              </w:rPr>
              <w:t>3.1 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F38494"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322245"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32DBF299"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E69D806"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4D915025" w14:textId="77777777" w:rsidR="00377A1E" w:rsidRPr="00377A1E" w:rsidRDefault="00377A1E" w:rsidP="00377A1E">
            <w:pPr>
              <w:numPr>
                <w:ilvl w:val="0"/>
                <w:numId w:val="299"/>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Excellent analysis of general ethical issues related to design/solution and its impact on society/environment.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BC7FD8"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color w:val="auto"/>
                <w:szCs w:val="24"/>
              </w:rPr>
              <w:t>5.1, 5.2 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C816A99"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E31CFD"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29EDF7DE"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AF6A582"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23384279" w14:textId="77777777" w:rsidR="00377A1E" w:rsidRPr="00377A1E" w:rsidRDefault="00377A1E" w:rsidP="00377A1E">
            <w:pPr>
              <w:numPr>
                <w:ilvl w:val="0"/>
                <w:numId w:val="300"/>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Appropriate design standards and specifications are used.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5AD20E"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color w:val="auto"/>
                <w:szCs w:val="24"/>
              </w:rPr>
              <w:t>3.2, 7.2 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394277"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B7D832"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20B17A84"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94AC33C"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3430A87E" w14:textId="77777777" w:rsidR="00377A1E" w:rsidRPr="00377A1E" w:rsidRDefault="00377A1E" w:rsidP="00377A1E">
            <w:pPr>
              <w:numPr>
                <w:ilvl w:val="0"/>
                <w:numId w:val="301"/>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Designs are verified against the constraints, verified, and concluded.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BCBF7E"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color w:val="auto"/>
                <w:szCs w:val="24"/>
              </w:rPr>
              <w:t>3.5, 7.2 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90B16D1"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9774C28"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21B52231" w14:textId="77777777" w:rsidTr="00377A1E">
        <w:trPr>
          <w:trHeight w:val="42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3B5E794"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0481F981" w14:textId="77777777" w:rsidR="00377A1E" w:rsidRPr="00377A1E" w:rsidRDefault="00377A1E" w:rsidP="00377A1E">
            <w:pPr>
              <w:numPr>
                <w:ilvl w:val="0"/>
                <w:numId w:val="302"/>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Appropriate design alternative/s is provided.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4D6A16"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color w:val="auto"/>
                <w:szCs w:val="24"/>
              </w:rPr>
              <w:t>3.2, 7.1 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9EB8583"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6DE348"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7EB7C9D8"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CED6DE5"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7B9DB797" w14:textId="77777777" w:rsidR="00377A1E" w:rsidRPr="00377A1E" w:rsidRDefault="00377A1E" w:rsidP="00377A1E">
            <w:pPr>
              <w:numPr>
                <w:ilvl w:val="0"/>
                <w:numId w:val="303"/>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Modern engineering design software and/or tools are used for analyzing the problem.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990E0B"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color w:val="auto"/>
                <w:szCs w:val="24"/>
              </w:rPr>
              <w:t>7.2 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BCB54E"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0844E2C"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63DC05E9" w14:textId="77777777" w:rsidTr="00377A1E">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6BC757D4"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Experiments / Testing </w:t>
            </w:r>
          </w:p>
          <w:p w14:paraId="598163AA"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53D95024" w14:textId="77777777" w:rsidR="00377A1E" w:rsidRPr="00377A1E" w:rsidRDefault="00377A1E" w:rsidP="00377A1E">
            <w:pPr>
              <w:numPr>
                <w:ilvl w:val="0"/>
                <w:numId w:val="304"/>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Experiments/Testing setup and steps are accurately described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E457AF"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color w:val="auto"/>
                <w:szCs w:val="24"/>
              </w:rPr>
              <w:t>3.3, 7.2 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04AFEA"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DD6798"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0141D90D"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ADBB7BB"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2A242C9E" w14:textId="77777777" w:rsidR="00377A1E" w:rsidRPr="00377A1E" w:rsidRDefault="00377A1E" w:rsidP="00377A1E">
            <w:pPr>
              <w:numPr>
                <w:ilvl w:val="0"/>
                <w:numId w:val="305"/>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Appropriate data/results collection tools and techniques are used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8D07F44"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color w:val="auto"/>
                <w:szCs w:val="24"/>
              </w:rPr>
              <w:t>3.1 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AF33B1"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5EB490"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0EF677B8"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6307EF2"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1D82DEBD" w14:textId="77777777" w:rsidR="00377A1E" w:rsidRPr="00377A1E" w:rsidRDefault="00377A1E" w:rsidP="00377A1E">
            <w:pPr>
              <w:numPr>
                <w:ilvl w:val="0"/>
                <w:numId w:val="306"/>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Findings/Outcomes/Results are appropriately documented and summarized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A7A8EA"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color w:val="auto"/>
                <w:szCs w:val="24"/>
              </w:rPr>
              <w:t>6.3 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07F1F2"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D9C20D"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3FDDFE6E"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05B7F39"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712C7C14" w14:textId="77777777" w:rsidR="00377A1E" w:rsidRPr="00377A1E" w:rsidRDefault="00377A1E" w:rsidP="00377A1E">
            <w:pPr>
              <w:numPr>
                <w:ilvl w:val="0"/>
                <w:numId w:val="307"/>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Interpretation of findings/outcomes/results is clearly discussed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A10B51"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color w:val="auto"/>
                <w:szCs w:val="24"/>
              </w:rPr>
              <w:t>3.5 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73C0C9A"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5BC322F"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46605AFD"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2769522"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5A4404A7" w14:textId="77777777" w:rsidR="00377A1E" w:rsidRPr="00377A1E" w:rsidRDefault="00377A1E" w:rsidP="00377A1E">
            <w:pPr>
              <w:numPr>
                <w:ilvl w:val="0"/>
                <w:numId w:val="308"/>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Findings/Outcomes/Results are clearly connected back to learning objectives and specific aims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73698F"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color w:val="auto"/>
                <w:szCs w:val="24"/>
              </w:rPr>
              <w:t>3.4 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A58C8F"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60E1C4B"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0304E6AB" w14:textId="77777777" w:rsidTr="00377A1E">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98F6B68"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color w:val="auto"/>
                <w:szCs w:val="24"/>
              </w:rPr>
              <w:t>Conclusion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0E186A46" w14:textId="77777777" w:rsidR="00377A1E" w:rsidRPr="00377A1E" w:rsidRDefault="00377A1E" w:rsidP="00377A1E">
            <w:pPr>
              <w:numPr>
                <w:ilvl w:val="0"/>
                <w:numId w:val="309"/>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The conclusion restates the report, summarizes the ideas and findings.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B1ABB6"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color w:val="auto"/>
                <w:szCs w:val="24"/>
              </w:rPr>
              <w:t>4.1 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154C5F"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color w:val="auto"/>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1F9787"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color w:val="auto"/>
                <w:szCs w:val="24"/>
              </w:rPr>
              <w:t> </w:t>
            </w:r>
          </w:p>
        </w:tc>
      </w:tr>
      <w:tr w:rsidR="00377A1E" w:rsidRPr="00377A1E" w14:paraId="2B59A10E" w14:textId="77777777" w:rsidTr="00377A1E">
        <w:trPr>
          <w:trHeight w:val="300"/>
        </w:trPr>
        <w:tc>
          <w:tcPr>
            <w:tcW w:w="17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6E11F2AE"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lastRenderedPageBreak/>
              <w:t>Teamwork and Communication </w:t>
            </w:r>
          </w:p>
          <w:p w14:paraId="4197DEC5"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b/>
                <w:bCs/>
                <w:i/>
                <w:iCs/>
                <w:sz w:val="18"/>
                <w:szCs w:val="18"/>
              </w:rPr>
              <w:t>**If applicable (Team project)</w:t>
            </w:r>
            <w:r w:rsidRPr="00377A1E">
              <w:rPr>
                <w:rFonts w:eastAsia="Times New Roman"/>
                <w:sz w:val="18"/>
                <w:szCs w:val="18"/>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7A4A0926" w14:textId="77777777" w:rsidR="00377A1E" w:rsidRPr="00377A1E" w:rsidRDefault="00377A1E" w:rsidP="00377A1E">
            <w:pPr>
              <w:numPr>
                <w:ilvl w:val="0"/>
                <w:numId w:val="310"/>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High level of mutual respect, and collaboration between team members to communicate and discuss project ideas, objectives, achievements, tasks, and the process.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54DF1FE"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color w:val="auto"/>
                <w:szCs w:val="24"/>
              </w:rPr>
              <w:t>6.1 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494211"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77840C6"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5A757094" w14:textId="77777777" w:rsidTr="00377A1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884679C" w14:textId="77777777" w:rsidR="00377A1E" w:rsidRPr="00377A1E" w:rsidRDefault="00377A1E" w:rsidP="00377A1E">
            <w:pPr>
              <w:spacing w:after="0" w:line="240" w:lineRule="auto"/>
              <w:ind w:left="0" w:right="0" w:firstLine="0"/>
              <w:jc w:val="left"/>
              <w:rPr>
                <w:rFonts w:ascii="Times New Roman" w:eastAsia="Times New Roman" w:hAnsi="Times New Roman" w:cs="Times New Roman"/>
                <w:szCs w:val="24"/>
              </w:rPr>
            </w:pP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7A87971F" w14:textId="77777777" w:rsidR="00377A1E" w:rsidRPr="00377A1E" w:rsidRDefault="00377A1E" w:rsidP="00377A1E">
            <w:pPr>
              <w:numPr>
                <w:ilvl w:val="0"/>
                <w:numId w:val="311"/>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The team worked well together to achieve objectives, and each member contributed in a valuable way to the project.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BD7D18"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color w:val="auto"/>
                <w:szCs w:val="24"/>
              </w:rPr>
              <w:t>6.2 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74CCE0"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E467F8"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3B3F84BA" w14:textId="77777777" w:rsidTr="00377A1E">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66CD5A6"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Individual Responsibilities </w:t>
            </w:r>
          </w:p>
          <w:p w14:paraId="784D331E"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b/>
                <w:bCs/>
                <w:i/>
                <w:iCs/>
                <w:sz w:val="18"/>
                <w:szCs w:val="18"/>
              </w:rPr>
              <w:t>**If applicable (Team project)</w:t>
            </w:r>
            <w:r w:rsidRPr="00377A1E">
              <w:rPr>
                <w:rFonts w:eastAsia="Times New Roman"/>
                <w:sz w:val="18"/>
                <w:szCs w:val="18"/>
              </w:rPr>
              <w:t> </w:t>
            </w:r>
          </w:p>
        </w:tc>
        <w:tc>
          <w:tcPr>
            <w:tcW w:w="5700" w:type="dxa"/>
            <w:tcBorders>
              <w:top w:val="single" w:sz="6" w:space="0" w:color="auto"/>
              <w:left w:val="single" w:sz="6" w:space="0" w:color="auto"/>
              <w:bottom w:val="single" w:sz="6" w:space="0" w:color="auto"/>
              <w:right w:val="single" w:sz="6" w:space="0" w:color="auto"/>
            </w:tcBorders>
            <w:shd w:val="clear" w:color="auto" w:fill="auto"/>
            <w:hideMark/>
          </w:tcPr>
          <w:p w14:paraId="44AF02BB" w14:textId="77777777" w:rsidR="00377A1E" w:rsidRPr="00377A1E" w:rsidRDefault="00377A1E" w:rsidP="00377A1E">
            <w:pPr>
              <w:numPr>
                <w:ilvl w:val="0"/>
                <w:numId w:val="312"/>
              </w:numPr>
              <w:spacing w:after="0" w:line="240" w:lineRule="auto"/>
              <w:ind w:right="0" w:firstLine="0"/>
              <w:jc w:val="left"/>
              <w:textAlignment w:val="baseline"/>
              <w:rPr>
                <w:rFonts w:eastAsia="Times New Roman"/>
                <w:color w:val="auto"/>
                <w:sz w:val="22"/>
              </w:rPr>
            </w:pPr>
            <w:r w:rsidRPr="00377A1E">
              <w:rPr>
                <w:rFonts w:eastAsia="Times New Roman"/>
                <w:color w:val="auto"/>
                <w:sz w:val="22"/>
              </w:rPr>
              <w:t>Student fulfilled individual responsibilities and contributed in a valuable way to the project. *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088B17"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color w:val="auto"/>
                <w:szCs w:val="24"/>
              </w:rPr>
              <w:t>6.2 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CCABF4"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24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ED64C3"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0F6129D9" w14:textId="77777777" w:rsidTr="00377A1E">
        <w:trPr>
          <w:trHeight w:val="42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ED39F07"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Total </w:t>
            </w:r>
          </w:p>
          <w:p w14:paraId="67887FA5"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b/>
                <w:bCs/>
                <w:i/>
                <w:iCs/>
                <w:sz w:val="18"/>
                <w:szCs w:val="18"/>
              </w:rPr>
              <w:t>Individual Project</w:t>
            </w:r>
            <w:r w:rsidRPr="00377A1E">
              <w:rPr>
                <w:rFonts w:eastAsia="Times New Roman"/>
                <w:sz w:val="18"/>
                <w:szCs w:val="18"/>
              </w:rPr>
              <w:t> </w:t>
            </w:r>
          </w:p>
        </w:tc>
        <w:tc>
          <w:tcPr>
            <w:tcW w:w="57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A95CE4E" w14:textId="77777777" w:rsidR="00377A1E" w:rsidRPr="00377A1E" w:rsidRDefault="00377A1E" w:rsidP="00377A1E">
            <w:pPr>
              <w:spacing w:after="0" w:line="240" w:lineRule="auto"/>
              <w:ind w:left="0" w:right="0" w:firstLine="0"/>
              <w:jc w:val="right"/>
              <w:textAlignment w:val="baseline"/>
              <w:rPr>
                <w:rFonts w:ascii="Times New Roman" w:eastAsia="Times New Roman" w:hAnsi="Times New Roman" w:cs="Times New Roman"/>
                <w:szCs w:val="24"/>
              </w:rPr>
            </w:pPr>
            <w:r w:rsidRPr="00377A1E">
              <w:rPr>
                <w:rFonts w:eastAsia="Times New Roman"/>
                <w:szCs w:val="24"/>
              </w:rPr>
              <w:t>Total (out of 120)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0187FB8"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6E89993"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120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586D2D"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2716D3E2" w14:textId="77777777" w:rsidTr="00377A1E">
        <w:trPr>
          <w:trHeight w:val="39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D8F1CC9"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Total </w:t>
            </w:r>
          </w:p>
          <w:p w14:paraId="16501247"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b/>
                <w:bCs/>
                <w:i/>
                <w:iCs/>
                <w:sz w:val="18"/>
                <w:szCs w:val="18"/>
              </w:rPr>
              <w:t>Team project</w:t>
            </w:r>
            <w:r w:rsidRPr="00377A1E">
              <w:rPr>
                <w:rFonts w:eastAsia="Times New Roman"/>
                <w:sz w:val="18"/>
                <w:szCs w:val="18"/>
              </w:rPr>
              <w:t> </w:t>
            </w:r>
          </w:p>
        </w:tc>
        <w:tc>
          <w:tcPr>
            <w:tcW w:w="57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8D9FDAB" w14:textId="77777777" w:rsidR="00377A1E" w:rsidRPr="00377A1E" w:rsidRDefault="00377A1E" w:rsidP="00377A1E">
            <w:pPr>
              <w:spacing w:after="0" w:line="240" w:lineRule="auto"/>
              <w:ind w:left="0" w:right="0" w:firstLine="0"/>
              <w:jc w:val="right"/>
              <w:textAlignment w:val="baseline"/>
              <w:rPr>
                <w:rFonts w:ascii="Times New Roman" w:eastAsia="Times New Roman" w:hAnsi="Times New Roman" w:cs="Times New Roman"/>
                <w:szCs w:val="24"/>
              </w:rPr>
            </w:pPr>
            <w:r w:rsidRPr="00377A1E">
              <w:rPr>
                <w:rFonts w:eastAsia="Times New Roman"/>
                <w:szCs w:val="24"/>
              </w:rPr>
              <w:t>Total (out of 152)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DE554B8"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1F0219C"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 152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4646CC"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r w:rsidR="00377A1E" w:rsidRPr="00377A1E" w14:paraId="7BD7B434" w14:textId="77777777" w:rsidTr="00377A1E">
        <w:trPr>
          <w:trHeight w:val="435"/>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1CB3B6D"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w:t>
            </w:r>
          </w:p>
        </w:tc>
        <w:tc>
          <w:tcPr>
            <w:tcW w:w="57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CB39286" w14:textId="77777777" w:rsidR="00377A1E" w:rsidRPr="00377A1E" w:rsidRDefault="00377A1E" w:rsidP="00377A1E">
            <w:pPr>
              <w:spacing w:after="0" w:line="240" w:lineRule="auto"/>
              <w:ind w:left="0" w:right="0" w:firstLine="0"/>
              <w:jc w:val="right"/>
              <w:textAlignment w:val="baseline"/>
              <w:rPr>
                <w:rFonts w:ascii="Times New Roman" w:eastAsia="Times New Roman" w:hAnsi="Times New Roman" w:cs="Times New Roman"/>
                <w:szCs w:val="24"/>
              </w:rPr>
            </w:pPr>
            <w:r w:rsidRPr="00377A1E">
              <w:rPr>
                <w:rFonts w:eastAsia="Times New Roman"/>
                <w:b/>
                <w:bCs/>
                <w:szCs w:val="24"/>
              </w:rPr>
              <w:t>Final Grade (out of 40)</w:t>
            </w:r>
            <w:r w:rsidRPr="00377A1E">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008F4EB"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2A8DE33" w14:textId="77777777" w:rsidR="00377A1E" w:rsidRPr="00377A1E" w:rsidRDefault="00377A1E" w:rsidP="00377A1E">
            <w:pPr>
              <w:spacing w:after="0" w:line="240" w:lineRule="auto"/>
              <w:ind w:left="0" w:right="0" w:firstLine="0"/>
              <w:jc w:val="center"/>
              <w:textAlignment w:val="baseline"/>
              <w:rPr>
                <w:rFonts w:ascii="Times New Roman" w:eastAsia="Times New Roman" w:hAnsi="Times New Roman" w:cs="Times New Roman"/>
                <w:szCs w:val="24"/>
              </w:rPr>
            </w:pPr>
            <w:r w:rsidRPr="00377A1E">
              <w:rPr>
                <w:rFonts w:eastAsia="Times New Roman"/>
                <w:b/>
                <w:bCs/>
                <w:szCs w:val="24"/>
              </w:rPr>
              <w:t>   / 40</w:t>
            </w:r>
            <w:r w:rsidRPr="00377A1E">
              <w:rPr>
                <w:rFonts w:eastAsia="Times New Roman"/>
                <w:szCs w:val="24"/>
              </w:rPr>
              <w:t> </w:t>
            </w:r>
          </w:p>
        </w:tc>
        <w:tc>
          <w:tcPr>
            <w:tcW w:w="4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36103B3" w14:textId="77777777" w:rsidR="00377A1E" w:rsidRPr="00377A1E" w:rsidRDefault="00377A1E" w:rsidP="00377A1E">
            <w:pPr>
              <w:spacing w:after="0" w:line="240" w:lineRule="auto"/>
              <w:ind w:left="0" w:right="0" w:firstLine="0"/>
              <w:jc w:val="left"/>
              <w:textAlignment w:val="baseline"/>
              <w:rPr>
                <w:rFonts w:ascii="Times New Roman" w:eastAsia="Times New Roman" w:hAnsi="Times New Roman" w:cs="Times New Roman"/>
                <w:szCs w:val="24"/>
              </w:rPr>
            </w:pPr>
            <w:r w:rsidRPr="00377A1E">
              <w:rPr>
                <w:rFonts w:eastAsia="Times New Roman"/>
                <w:szCs w:val="24"/>
              </w:rPr>
              <w:t> </w:t>
            </w:r>
          </w:p>
        </w:tc>
      </w:tr>
    </w:tbl>
    <w:p w14:paraId="1D29285A" w14:textId="77777777" w:rsidR="00377A1E" w:rsidRPr="00377A1E" w:rsidRDefault="00377A1E" w:rsidP="00377A1E">
      <w:pPr>
        <w:spacing w:after="0" w:line="240" w:lineRule="auto"/>
        <w:ind w:left="360" w:right="0" w:firstLine="0"/>
        <w:textAlignment w:val="baseline"/>
        <w:rPr>
          <w:rFonts w:ascii="Segoe UI" w:eastAsia="Times New Roman" w:hAnsi="Segoe UI" w:cs="Segoe UI"/>
          <w:sz w:val="18"/>
          <w:szCs w:val="18"/>
        </w:rPr>
      </w:pPr>
      <w:r w:rsidRPr="00377A1E">
        <w:rPr>
          <w:rFonts w:eastAsia="Times New Roman"/>
          <w:i/>
          <w:iCs/>
          <w:sz w:val="18"/>
          <w:szCs w:val="18"/>
        </w:rPr>
        <w:t>*Evaluated individually</w:t>
      </w:r>
      <w:r w:rsidRPr="00377A1E">
        <w:rPr>
          <w:rFonts w:eastAsia="Times New Roman"/>
          <w:sz w:val="18"/>
          <w:szCs w:val="18"/>
        </w:rPr>
        <w:t> </w:t>
      </w:r>
    </w:p>
    <w:p w14:paraId="4EFDC91B" w14:textId="77777777" w:rsidR="00377A1E" w:rsidRPr="00377A1E" w:rsidRDefault="00377A1E" w:rsidP="00377A1E">
      <w:pPr>
        <w:spacing w:after="0" w:line="240" w:lineRule="auto"/>
        <w:ind w:left="360" w:right="0" w:firstLine="0"/>
        <w:textAlignment w:val="baseline"/>
        <w:rPr>
          <w:rFonts w:ascii="Segoe UI" w:eastAsia="Times New Roman" w:hAnsi="Segoe UI" w:cs="Segoe UI"/>
          <w:sz w:val="18"/>
          <w:szCs w:val="18"/>
        </w:rPr>
      </w:pPr>
      <w:r w:rsidRPr="00377A1E">
        <w:rPr>
          <w:rFonts w:eastAsia="Times New Roman"/>
          <w:i/>
          <w:iCs/>
          <w:sz w:val="18"/>
          <w:szCs w:val="18"/>
        </w:rPr>
        <w:t>**For team project only</w:t>
      </w:r>
      <w:r w:rsidRPr="00377A1E">
        <w:rPr>
          <w:rFonts w:eastAsia="Times New Roman"/>
          <w:sz w:val="18"/>
          <w:szCs w:val="18"/>
        </w:rPr>
        <w:t> </w:t>
      </w:r>
    </w:p>
    <w:p w14:paraId="7918E46D" w14:textId="77777777" w:rsidR="00377A1E" w:rsidRPr="00377A1E" w:rsidRDefault="00377A1E" w:rsidP="00377A1E">
      <w:pPr>
        <w:spacing w:after="0" w:line="240" w:lineRule="auto"/>
        <w:ind w:left="360" w:right="0" w:firstLine="0"/>
        <w:textAlignment w:val="baseline"/>
        <w:rPr>
          <w:rFonts w:ascii="Segoe UI" w:eastAsia="Times New Roman" w:hAnsi="Segoe UI" w:cs="Segoe UI"/>
          <w:sz w:val="18"/>
          <w:szCs w:val="18"/>
        </w:rPr>
      </w:pPr>
      <w:r w:rsidRPr="00377A1E">
        <w:rPr>
          <w:rFonts w:eastAsia="Times New Roman"/>
          <w:sz w:val="18"/>
          <w:szCs w:val="18"/>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7"/>
        <w:gridCol w:w="3064"/>
        <w:gridCol w:w="1194"/>
        <w:gridCol w:w="2300"/>
        <w:gridCol w:w="1092"/>
        <w:gridCol w:w="1142"/>
      </w:tblGrid>
      <w:tr w:rsidR="00377A1E" w:rsidRPr="00377A1E" w14:paraId="24E735DB" w14:textId="77777777" w:rsidTr="00377A1E">
        <w:trPr>
          <w:trHeight w:val="675"/>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B001EB6" w14:textId="77777777" w:rsidR="00377A1E" w:rsidRPr="00377A1E" w:rsidRDefault="00377A1E" w:rsidP="00377A1E">
            <w:pPr>
              <w:spacing w:after="0" w:line="240" w:lineRule="auto"/>
              <w:ind w:left="0" w:right="0" w:firstLine="0"/>
              <w:textAlignment w:val="baseline"/>
              <w:rPr>
                <w:rFonts w:ascii="Times New Roman" w:eastAsia="Times New Roman" w:hAnsi="Times New Roman" w:cs="Times New Roman"/>
                <w:szCs w:val="24"/>
              </w:rPr>
            </w:pPr>
            <w:r w:rsidRPr="00377A1E">
              <w:rPr>
                <w:rFonts w:eastAsia="Times New Roman"/>
                <w:b/>
                <w:bCs/>
                <w:szCs w:val="24"/>
              </w:rPr>
              <w:t>Examiner Name</w:t>
            </w:r>
            <w:r w:rsidRPr="00377A1E">
              <w:rPr>
                <w:rFonts w:eastAsia="Times New Roman"/>
                <w:szCs w:val="24"/>
              </w:rPr>
              <w:t> </w:t>
            </w:r>
          </w:p>
          <w:p w14:paraId="5EA7025C" w14:textId="77777777" w:rsidR="00377A1E" w:rsidRPr="00377A1E" w:rsidRDefault="00377A1E" w:rsidP="00377A1E">
            <w:pPr>
              <w:spacing w:after="0" w:line="240" w:lineRule="auto"/>
              <w:ind w:left="0" w:right="0" w:firstLine="0"/>
              <w:textAlignment w:val="baseline"/>
              <w:rPr>
                <w:rFonts w:ascii="Times New Roman" w:eastAsia="Times New Roman" w:hAnsi="Times New Roman" w:cs="Times New Roman"/>
                <w:szCs w:val="24"/>
              </w:rPr>
            </w:pPr>
            <w:r w:rsidRPr="00377A1E">
              <w:rPr>
                <w:rFonts w:ascii="Wingdings" w:eastAsia="Times New Roman" w:hAnsi="Wingdings" w:cs="Times New Roman"/>
                <w:szCs w:val="24"/>
              </w:rPr>
              <w:t>¨</w:t>
            </w:r>
            <w:r w:rsidRPr="00377A1E">
              <w:rPr>
                <w:rFonts w:eastAsia="Times New Roman"/>
                <w:szCs w:val="24"/>
              </w:rPr>
              <w:t xml:space="preserve"> Supervisor </w:t>
            </w:r>
          </w:p>
          <w:p w14:paraId="48125FE2" w14:textId="77777777" w:rsidR="00377A1E" w:rsidRPr="00377A1E" w:rsidRDefault="00377A1E" w:rsidP="00377A1E">
            <w:pPr>
              <w:spacing w:after="0" w:line="240" w:lineRule="auto"/>
              <w:ind w:left="0" w:right="0" w:firstLine="0"/>
              <w:textAlignment w:val="baseline"/>
              <w:rPr>
                <w:rFonts w:ascii="Times New Roman" w:eastAsia="Times New Roman" w:hAnsi="Times New Roman" w:cs="Times New Roman"/>
                <w:szCs w:val="24"/>
              </w:rPr>
            </w:pPr>
            <w:r w:rsidRPr="00377A1E">
              <w:rPr>
                <w:rFonts w:ascii="Wingdings" w:eastAsia="Times New Roman" w:hAnsi="Wingdings" w:cs="Times New Roman"/>
                <w:szCs w:val="24"/>
              </w:rPr>
              <w:t>¨</w:t>
            </w:r>
            <w:r w:rsidRPr="00377A1E">
              <w:rPr>
                <w:rFonts w:eastAsia="Times New Roman"/>
                <w:szCs w:val="24"/>
              </w:rPr>
              <w:t xml:space="preserve"> Internal Examiner </w:t>
            </w:r>
          </w:p>
          <w:p w14:paraId="03F5407D" w14:textId="77777777" w:rsidR="00377A1E" w:rsidRPr="00377A1E" w:rsidRDefault="00377A1E" w:rsidP="00377A1E">
            <w:pPr>
              <w:spacing w:after="0" w:line="240" w:lineRule="auto"/>
              <w:ind w:left="0" w:right="0" w:firstLine="0"/>
              <w:textAlignment w:val="baseline"/>
              <w:rPr>
                <w:rFonts w:ascii="Times New Roman" w:eastAsia="Times New Roman" w:hAnsi="Times New Roman" w:cs="Times New Roman"/>
                <w:szCs w:val="24"/>
              </w:rPr>
            </w:pPr>
            <w:r w:rsidRPr="00377A1E">
              <w:rPr>
                <w:rFonts w:ascii="Wingdings" w:eastAsia="Times New Roman" w:hAnsi="Wingdings" w:cs="Times New Roman"/>
                <w:szCs w:val="24"/>
              </w:rPr>
              <w:t>¨</w:t>
            </w:r>
            <w:r w:rsidRPr="00377A1E">
              <w:rPr>
                <w:rFonts w:eastAsia="Times New Roman"/>
                <w:szCs w:val="24"/>
              </w:rPr>
              <w:t xml:space="preserve"> External Examiner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B7B7A6" w14:textId="77777777" w:rsidR="00377A1E" w:rsidRPr="00377A1E" w:rsidRDefault="00377A1E" w:rsidP="00377A1E">
            <w:pPr>
              <w:spacing w:after="0" w:line="240" w:lineRule="auto"/>
              <w:ind w:left="0" w:right="0" w:firstLine="0"/>
              <w:textAlignment w:val="baseline"/>
              <w:rPr>
                <w:rFonts w:ascii="Times New Roman" w:eastAsia="Times New Roman" w:hAnsi="Times New Roman" w:cs="Times New Roman"/>
                <w:szCs w:val="24"/>
              </w:rPr>
            </w:pPr>
            <w:r w:rsidRPr="00377A1E">
              <w:rPr>
                <w:rFonts w:eastAsia="Times New Roman"/>
                <w:b/>
                <w:bCs/>
                <w:szCs w:val="24"/>
              </w:rPr>
              <w:t> </w:t>
            </w:r>
            <w:r w:rsidRPr="00377A1E">
              <w:rPr>
                <w:rFonts w:eastAsia="Times New Roman"/>
                <w:szCs w:val="24"/>
              </w:rPr>
              <w:t> </w:t>
            </w:r>
          </w:p>
          <w:p w14:paraId="0D0D5D02" w14:textId="77777777" w:rsidR="00377A1E" w:rsidRPr="00377A1E" w:rsidRDefault="00377A1E" w:rsidP="00377A1E">
            <w:pPr>
              <w:spacing w:after="0" w:line="240" w:lineRule="auto"/>
              <w:ind w:left="0" w:right="0" w:firstLine="0"/>
              <w:textAlignment w:val="baseline"/>
              <w:rPr>
                <w:rFonts w:ascii="Times New Roman" w:eastAsia="Times New Roman" w:hAnsi="Times New Roman" w:cs="Times New Roman"/>
                <w:szCs w:val="24"/>
              </w:rPr>
            </w:pPr>
            <w:r w:rsidRPr="00377A1E">
              <w:rPr>
                <w:rFonts w:eastAsia="Times New Roman"/>
                <w:b/>
                <w:bCs/>
                <w:szCs w:val="24"/>
              </w:rPr>
              <w:t> </w:t>
            </w:r>
            <w:r w:rsidRPr="00377A1E">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4B5D963" w14:textId="77777777" w:rsidR="00377A1E" w:rsidRPr="00377A1E" w:rsidRDefault="00377A1E" w:rsidP="00377A1E">
            <w:pPr>
              <w:spacing w:after="0" w:line="240" w:lineRule="auto"/>
              <w:ind w:left="0" w:right="0" w:firstLine="0"/>
              <w:textAlignment w:val="baseline"/>
              <w:rPr>
                <w:rFonts w:ascii="Times New Roman" w:eastAsia="Times New Roman" w:hAnsi="Times New Roman" w:cs="Times New Roman"/>
                <w:szCs w:val="24"/>
              </w:rPr>
            </w:pPr>
            <w:r w:rsidRPr="00377A1E">
              <w:rPr>
                <w:rFonts w:eastAsia="Times New Roman"/>
                <w:b/>
                <w:bCs/>
                <w:szCs w:val="24"/>
              </w:rPr>
              <w:t>Signature</w:t>
            </w:r>
            <w:r w:rsidRPr="00377A1E">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6185A0" w14:textId="77777777" w:rsidR="00377A1E" w:rsidRPr="00377A1E" w:rsidRDefault="00377A1E" w:rsidP="00377A1E">
            <w:pPr>
              <w:spacing w:after="0" w:line="240" w:lineRule="auto"/>
              <w:ind w:left="0" w:right="0" w:firstLine="0"/>
              <w:textAlignment w:val="baseline"/>
              <w:rPr>
                <w:rFonts w:ascii="Times New Roman" w:eastAsia="Times New Roman" w:hAnsi="Times New Roman" w:cs="Times New Roman"/>
                <w:szCs w:val="24"/>
              </w:rPr>
            </w:pPr>
            <w:r w:rsidRPr="00377A1E">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B504316" w14:textId="77777777" w:rsidR="00377A1E" w:rsidRPr="00377A1E" w:rsidRDefault="00377A1E" w:rsidP="00377A1E">
            <w:pPr>
              <w:spacing w:after="0" w:line="240" w:lineRule="auto"/>
              <w:ind w:left="0" w:right="0" w:firstLine="0"/>
              <w:textAlignment w:val="baseline"/>
              <w:rPr>
                <w:rFonts w:ascii="Times New Roman" w:eastAsia="Times New Roman" w:hAnsi="Times New Roman" w:cs="Times New Roman"/>
                <w:szCs w:val="24"/>
              </w:rPr>
            </w:pPr>
            <w:r w:rsidRPr="00377A1E">
              <w:rPr>
                <w:rFonts w:eastAsia="Times New Roman"/>
                <w:b/>
                <w:bCs/>
                <w:szCs w:val="24"/>
              </w:rPr>
              <w:t>Date  </w:t>
            </w:r>
            <w:r w:rsidRPr="00377A1E">
              <w:rPr>
                <w:rFonts w:eastAsia="Times New Roman"/>
                <w:szCs w:val="24"/>
              </w:rPr>
              <w:t> </w:t>
            </w:r>
          </w:p>
        </w:tc>
        <w:tc>
          <w:tcPr>
            <w:tcW w:w="15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2A756B" w14:textId="77777777" w:rsidR="00377A1E" w:rsidRPr="00377A1E" w:rsidRDefault="00377A1E" w:rsidP="00377A1E">
            <w:pPr>
              <w:spacing w:after="0" w:line="240" w:lineRule="auto"/>
              <w:ind w:left="0" w:right="0" w:firstLine="0"/>
              <w:textAlignment w:val="baseline"/>
              <w:rPr>
                <w:rFonts w:ascii="Times New Roman" w:eastAsia="Times New Roman" w:hAnsi="Times New Roman" w:cs="Times New Roman"/>
                <w:szCs w:val="24"/>
              </w:rPr>
            </w:pPr>
            <w:r w:rsidRPr="00377A1E">
              <w:rPr>
                <w:rFonts w:eastAsia="Times New Roman"/>
                <w:b/>
                <w:bCs/>
                <w:szCs w:val="24"/>
              </w:rPr>
              <w:t> </w:t>
            </w:r>
            <w:r w:rsidRPr="00377A1E">
              <w:rPr>
                <w:rFonts w:eastAsia="Times New Roman"/>
                <w:szCs w:val="24"/>
              </w:rPr>
              <w:t> </w:t>
            </w:r>
          </w:p>
        </w:tc>
      </w:tr>
    </w:tbl>
    <w:p w14:paraId="5509DDEF" w14:textId="77777777" w:rsidR="00377A1E" w:rsidRPr="00377A1E" w:rsidRDefault="00377A1E" w:rsidP="00377A1E">
      <w:pPr>
        <w:spacing w:after="0" w:line="240" w:lineRule="auto"/>
        <w:ind w:left="0" w:right="0" w:firstLine="0"/>
        <w:textAlignment w:val="baseline"/>
        <w:rPr>
          <w:rFonts w:ascii="Segoe UI" w:eastAsia="Times New Roman" w:hAnsi="Segoe UI" w:cs="Segoe UI"/>
          <w:sz w:val="18"/>
          <w:szCs w:val="18"/>
        </w:rPr>
      </w:pPr>
      <w:r w:rsidRPr="00377A1E">
        <w:rPr>
          <w:rFonts w:eastAsia="Times New Roman"/>
          <w:szCs w:val="24"/>
        </w:rPr>
        <w:t> </w:t>
      </w:r>
    </w:p>
    <w:p w14:paraId="76940FAF" w14:textId="77777777" w:rsidR="00377A1E" w:rsidRPr="00377A1E" w:rsidRDefault="00377A1E" w:rsidP="00377A1E">
      <w:pPr>
        <w:spacing w:after="0" w:line="240" w:lineRule="auto"/>
        <w:ind w:left="0" w:right="0" w:firstLine="0"/>
        <w:textAlignment w:val="baseline"/>
        <w:rPr>
          <w:rFonts w:ascii="Segoe UI" w:eastAsia="Times New Roman" w:hAnsi="Segoe UI" w:cs="Segoe UI"/>
          <w:sz w:val="18"/>
          <w:szCs w:val="18"/>
        </w:rPr>
      </w:pPr>
      <w:r w:rsidRPr="00377A1E">
        <w:rPr>
          <w:rFonts w:eastAsia="Times New Roman"/>
          <w:szCs w:val="24"/>
        </w:rPr>
        <w:t> </w:t>
      </w:r>
    </w:p>
    <w:p w14:paraId="440C8D5C" w14:textId="77777777" w:rsidR="00377A1E" w:rsidRDefault="00377A1E" w:rsidP="00663A1E">
      <w:pPr>
        <w:spacing w:after="160" w:line="259" w:lineRule="auto"/>
        <w:ind w:left="0" w:right="0" w:firstLine="0"/>
        <w:jc w:val="left"/>
        <w:rPr>
          <w:rFonts w:asciiTheme="minorHAnsi" w:hAnsiTheme="minorHAnsi" w:cstheme="minorHAnsi"/>
        </w:rPr>
      </w:pPr>
    </w:p>
    <w:p w14:paraId="4BC1B555" w14:textId="77777777" w:rsidR="00377A1E" w:rsidRDefault="00377A1E">
      <w:pPr>
        <w:spacing w:after="160" w:line="259" w:lineRule="auto"/>
        <w:ind w:left="0" w:right="0" w:firstLine="0"/>
        <w:jc w:val="left"/>
        <w:rPr>
          <w:rFonts w:asciiTheme="minorHAnsi" w:hAnsiTheme="minorHAnsi" w:cstheme="minorHAnsi"/>
        </w:rPr>
      </w:pPr>
      <w:r>
        <w:rPr>
          <w:rFonts w:asciiTheme="minorHAnsi" w:hAnsiTheme="minorHAnsi" w:cstheme="minorHAnsi"/>
        </w:rPr>
        <w:br w:type="page"/>
      </w:r>
    </w:p>
    <w:p w14:paraId="6FF1BC61" w14:textId="3D584CDB" w:rsidR="008D2EFC" w:rsidRPr="008D2EFC" w:rsidRDefault="008D2EFC" w:rsidP="008D2EFC">
      <w:pPr>
        <w:spacing w:after="0" w:line="240" w:lineRule="auto"/>
        <w:ind w:left="0" w:right="0" w:firstLine="0"/>
        <w:jc w:val="center"/>
        <w:textAlignment w:val="baseline"/>
        <w:rPr>
          <w:rFonts w:ascii="Segoe UI" w:eastAsia="Times New Roman" w:hAnsi="Segoe UI" w:cs="Segoe UI"/>
          <w:sz w:val="18"/>
          <w:szCs w:val="18"/>
        </w:rPr>
      </w:pPr>
      <w:r w:rsidRPr="008D2EFC">
        <w:rPr>
          <w:rFonts w:asciiTheme="minorHAnsi" w:hAnsiTheme="minorHAnsi" w:cstheme="minorHAnsi"/>
          <w:noProof/>
        </w:rPr>
        <w:lastRenderedPageBreak/>
        <w:drawing>
          <wp:inline distT="0" distB="0" distL="0" distR="0" wp14:anchorId="7B907552" wp14:editId="6F0F69BC">
            <wp:extent cx="5013325" cy="1371600"/>
            <wp:effectExtent l="0" t="0" r="0" b="0"/>
            <wp:docPr id="414132139" name="Picture 18" descr="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32139" name="Picture 18" descr="A red white and blue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325" cy="1371600"/>
                    </a:xfrm>
                    <a:prstGeom prst="rect">
                      <a:avLst/>
                    </a:prstGeom>
                    <a:noFill/>
                    <a:ln>
                      <a:noFill/>
                    </a:ln>
                  </pic:spPr>
                </pic:pic>
              </a:graphicData>
            </a:graphic>
          </wp:inline>
        </w:drawing>
      </w:r>
      <w:r w:rsidRPr="008D2EFC">
        <w:rPr>
          <w:rFonts w:eastAsia="Times New Roman"/>
          <w:szCs w:val="24"/>
        </w:rPr>
        <w:t> </w:t>
      </w:r>
    </w:p>
    <w:p w14:paraId="27D4BD2A" w14:textId="77777777" w:rsidR="008D2EFC" w:rsidRPr="008D2EFC" w:rsidRDefault="008D2EFC" w:rsidP="008D2EFC">
      <w:pPr>
        <w:spacing w:after="0" w:line="240" w:lineRule="auto"/>
        <w:ind w:left="0" w:right="0" w:firstLine="0"/>
        <w:jc w:val="center"/>
        <w:textAlignment w:val="baseline"/>
        <w:rPr>
          <w:rFonts w:ascii="Segoe UI" w:eastAsia="Times New Roman" w:hAnsi="Segoe UI" w:cs="Segoe UI"/>
          <w:b/>
          <w:bCs/>
          <w:color w:val="4F81BD"/>
          <w:sz w:val="18"/>
          <w:szCs w:val="18"/>
        </w:rPr>
      </w:pPr>
      <w:r w:rsidRPr="008D2EFC">
        <w:rPr>
          <w:rFonts w:eastAsia="Times New Roman"/>
          <w:b/>
          <w:bCs/>
          <w:i/>
          <w:iCs/>
          <w:color w:val="auto"/>
          <w:sz w:val="36"/>
          <w:szCs w:val="36"/>
        </w:rPr>
        <w:t>Capstone Project (COSC 491L)</w:t>
      </w:r>
      <w:r w:rsidRPr="008D2EFC">
        <w:rPr>
          <w:rFonts w:eastAsia="Times New Roman"/>
          <w:b/>
          <w:bCs/>
          <w:color w:val="auto"/>
          <w:sz w:val="36"/>
          <w:szCs w:val="36"/>
        </w:rPr>
        <w:t> </w:t>
      </w:r>
    </w:p>
    <w:p w14:paraId="2769CBB3" w14:textId="77777777" w:rsidR="008D2EFC" w:rsidRPr="008D2EFC" w:rsidRDefault="008D2EFC" w:rsidP="008D2EFC">
      <w:pPr>
        <w:spacing w:after="0" w:line="240" w:lineRule="auto"/>
        <w:ind w:left="0" w:right="0" w:firstLine="0"/>
        <w:jc w:val="center"/>
        <w:textAlignment w:val="baseline"/>
        <w:rPr>
          <w:rFonts w:ascii="Segoe UI" w:eastAsia="Times New Roman" w:hAnsi="Segoe UI" w:cs="Segoe UI"/>
          <w:b/>
          <w:bCs/>
          <w:color w:val="4F81BD"/>
          <w:sz w:val="18"/>
          <w:szCs w:val="18"/>
        </w:rPr>
      </w:pPr>
      <w:r w:rsidRPr="008D2EFC">
        <w:rPr>
          <w:rFonts w:eastAsia="Times New Roman"/>
          <w:b/>
          <w:bCs/>
          <w:i/>
          <w:iCs/>
          <w:color w:val="C00000"/>
          <w:sz w:val="28"/>
          <w:szCs w:val="28"/>
        </w:rPr>
        <w:t>Final Report Submission Form</w:t>
      </w:r>
      <w:r w:rsidRPr="008D2EFC">
        <w:rPr>
          <w:rFonts w:eastAsia="Times New Roman"/>
          <w:b/>
          <w:bCs/>
          <w:color w:val="C00000"/>
          <w:sz w:val="28"/>
          <w:szCs w:val="28"/>
        </w:rPr>
        <w:t> </w:t>
      </w:r>
    </w:p>
    <w:p w14:paraId="20B86AE5" w14:textId="77777777" w:rsidR="008D2EFC" w:rsidRPr="008D2EFC" w:rsidRDefault="008D2EFC" w:rsidP="008D2EFC">
      <w:pPr>
        <w:spacing w:after="0" w:line="240" w:lineRule="auto"/>
        <w:ind w:left="195" w:right="0" w:firstLine="0"/>
        <w:jc w:val="center"/>
        <w:textAlignment w:val="baseline"/>
        <w:rPr>
          <w:rFonts w:ascii="Segoe UI" w:eastAsia="Times New Roman" w:hAnsi="Segoe UI" w:cs="Segoe UI"/>
          <w:sz w:val="18"/>
          <w:szCs w:val="18"/>
        </w:rPr>
      </w:pPr>
      <w:r w:rsidRPr="008D2EFC">
        <w:rPr>
          <w:rFonts w:eastAsia="Times New Roman"/>
          <w:b/>
          <w:bCs/>
          <w:i/>
          <w:iCs/>
          <w:szCs w:val="24"/>
        </w:rPr>
        <w:t> </w:t>
      </w:r>
      <w:r w:rsidRPr="008D2EFC">
        <w:rPr>
          <w:rFonts w:eastAsia="Times New Roman"/>
          <w:szCs w:val="24"/>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0"/>
        <w:gridCol w:w="4078"/>
        <w:gridCol w:w="255"/>
        <w:gridCol w:w="1162"/>
        <w:gridCol w:w="252"/>
        <w:gridCol w:w="180"/>
        <w:gridCol w:w="1128"/>
        <w:gridCol w:w="250"/>
        <w:gridCol w:w="999"/>
      </w:tblGrid>
      <w:tr w:rsidR="008D2EFC" w:rsidRPr="008D2EFC" w14:paraId="67C22EFD" w14:textId="77777777" w:rsidTr="008D2EFC">
        <w:trPr>
          <w:trHeight w:val="330"/>
        </w:trPr>
        <w:tc>
          <w:tcPr>
            <w:tcW w:w="26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DE99700"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b/>
                <w:bCs/>
                <w:szCs w:val="24"/>
              </w:rPr>
              <w:t>Name of Student  </w:t>
            </w:r>
            <w:r w:rsidRPr="008D2EFC">
              <w:rPr>
                <w:rFonts w:eastAsia="Times New Roman"/>
                <w:szCs w:val="24"/>
              </w:rPr>
              <w:t> </w:t>
            </w:r>
          </w:p>
        </w:tc>
        <w:tc>
          <w:tcPr>
            <w:tcW w:w="41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52C399"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vAlign w:val="center"/>
            <w:hideMark/>
          </w:tcPr>
          <w:p w14:paraId="3326B44D"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b/>
                <w:bCs/>
                <w:szCs w:val="24"/>
              </w:rPr>
              <w:t>Student ID </w:t>
            </w:r>
            <w:r w:rsidRPr="008D2EFC">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6EDFC124"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0173BF"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r>
      <w:tr w:rsidR="008D2EFC" w:rsidRPr="008D2EFC" w14:paraId="2377CA63" w14:textId="77777777" w:rsidTr="008D2EFC">
        <w:trPr>
          <w:trHeight w:val="345"/>
        </w:trPr>
        <w:tc>
          <w:tcPr>
            <w:tcW w:w="26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F91A07D"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b/>
                <w:bCs/>
                <w:szCs w:val="24"/>
              </w:rPr>
              <w:t>Supervisor Name  </w:t>
            </w:r>
            <w:r w:rsidRPr="008D2EFC">
              <w:rPr>
                <w:rFonts w:eastAsia="Times New Roman"/>
                <w:szCs w:val="24"/>
              </w:rPr>
              <w:t> </w:t>
            </w:r>
          </w:p>
        </w:tc>
        <w:tc>
          <w:tcPr>
            <w:tcW w:w="41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C6A990"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vAlign w:val="center"/>
            <w:hideMark/>
          </w:tcPr>
          <w:p w14:paraId="5063BE19"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b/>
                <w:bCs/>
                <w:szCs w:val="24"/>
              </w:rPr>
              <w:t>Program  </w:t>
            </w:r>
            <w:r w:rsidRPr="008D2EFC">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1D80952F"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E7E637"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r>
      <w:tr w:rsidR="008D2EFC" w:rsidRPr="008D2EFC" w14:paraId="76E52520" w14:textId="77777777" w:rsidTr="008D2EFC">
        <w:trPr>
          <w:trHeight w:val="345"/>
        </w:trPr>
        <w:tc>
          <w:tcPr>
            <w:tcW w:w="2640" w:type="dxa"/>
            <w:tcBorders>
              <w:top w:val="single" w:sz="6" w:space="0" w:color="000000"/>
              <w:left w:val="single" w:sz="6" w:space="0" w:color="000000"/>
              <w:bottom w:val="single" w:sz="6" w:space="0" w:color="auto"/>
              <w:right w:val="single" w:sz="6" w:space="0" w:color="000000"/>
            </w:tcBorders>
            <w:shd w:val="clear" w:color="auto" w:fill="DBE5F1"/>
            <w:vAlign w:val="center"/>
            <w:hideMark/>
          </w:tcPr>
          <w:p w14:paraId="459BFBDA"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b/>
                <w:bCs/>
                <w:szCs w:val="24"/>
              </w:rPr>
              <w:t>College  </w:t>
            </w:r>
            <w:r w:rsidRPr="008D2EFC">
              <w:rPr>
                <w:rFonts w:eastAsia="Times New Roman"/>
                <w:szCs w:val="24"/>
              </w:rPr>
              <w:t> </w:t>
            </w:r>
          </w:p>
        </w:tc>
        <w:tc>
          <w:tcPr>
            <w:tcW w:w="4185" w:type="dxa"/>
            <w:tcBorders>
              <w:top w:val="single" w:sz="6" w:space="0" w:color="000000"/>
              <w:left w:val="single" w:sz="6" w:space="0" w:color="000000"/>
              <w:bottom w:val="single" w:sz="6" w:space="0" w:color="auto"/>
              <w:right w:val="single" w:sz="6" w:space="0" w:color="000000"/>
            </w:tcBorders>
            <w:shd w:val="clear" w:color="auto" w:fill="auto"/>
            <w:vAlign w:val="center"/>
            <w:hideMark/>
          </w:tcPr>
          <w:p w14:paraId="0C19A367"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vAlign w:val="center"/>
            <w:hideMark/>
          </w:tcPr>
          <w:p w14:paraId="4E9E6BA7"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b/>
                <w:bCs/>
                <w:szCs w:val="24"/>
              </w:rPr>
              <w:t>Course Code  </w:t>
            </w:r>
            <w:r w:rsidRPr="008D2EFC">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2E94B937"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A923AC4"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r>
      <w:tr w:rsidR="008D2EFC" w:rsidRPr="008D2EFC" w14:paraId="0EE37E2B" w14:textId="77777777" w:rsidTr="008D2EFC">
        <w:trPr>
          <w:trHeight w:val="375"/>
        </w:trPr>
        <w:tc>
          <w:tcPr>
            <w:tcW w:w="2640" w:type="dxa"/>
            <w:vMerge w:val="restart"/>
            <w:tcBorders>
              <w:top w:val="single" w:sz="6" w:space="0" w:color="auto"/>
              <w:left w:val="single" w:sz="6" w:space="0" w:color="auto"/>
              <w:bottom w:val="single" w:sz="6" w:space="0" w:color="auto"/>
              <w:right w:val="single" w:sz="6" w:space="0" w:color="auto"/>
            </w:tcBorders>
            <w:shd w:val="clear" w:color="auto" w:fill="DBE5F1"/>
            <w:vAlign w:val="center"/>
            <w:hideMark/>
          </w:tcPr>
          <w:p w14:paraId="4FCE381B"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b/>
                <w:bCs/>
                <w:szCs w:val="24"/>
              </w:rPr>
              <w:t>Course Title  </w:t>
            </w:r>
            <w:r w:rsidRPr="008D2EFC">
              <w:rPr>
                <w:rFonts w:eastAsia="Times New Roman"/>
                <w:szCs w:val="24"/>
              </w:rPr>
              <w:t> </w:t>
            </w:r>
          </w:p>
        </w:tc>
        <w:tc>
          <w:tcPr>
            <w:tcW w:w="41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354B4AD6"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1425" w:type="dxa"/>
            <w:gridSpan w:val="2"/>
            <w:tcBorders>
              <w:top w:val="single" w:sz="6" w:space="0" w:color="000000"/>
              <w:left w:val="single" w:sz="6" w:space="0" w:color="auto"/>
              <w:bottom w:val="single" w:sz="6" w:space="0" w:color="auto"/>
              <w:right w:val="nil"/>
            </w:tcBorders>
            <w:shd w:val="clear" w:color="auto" w:fill="DBE5F1"/>
            <w:vAlign w:val="center"/>
            <w:hideMark/>
          </w:tcPr>
          <w:p w14:paraId="2482C438"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b/>
                <w:bCs/>
                <w:szCs w:val="24"/>
              </w:rPr>
              <w:t>Academic Year</w:t>
            </w:r>
            <w:r w:rsidRPr="008D2EFC">
              <w:rPr>
                <w:rFonts w:eastAsia="Times New Roman"/>
                <w:szCs w:val="24"/>
              </w:rPr>
              <w:t> </w:t>
            </w:r>
          </w:p>
        </w:tc>
        <w:tc>
          <w:tcPr>
            <w:tcW w:w="435" w:type="dxa"/>
            <w:gridSpan w:val="2"/>
            <w:tcBorders>
              <w:top w:val="single" w:sz="6" w:space="0" w:color="000000"/>
              <w:left w:val="nil"/>
              <w:bottom w:val="single" w:sz="6" w:space="0" w:color="auto"/>
              <w:right w:val="single" w:sz="6" w:space="0" w:color="000000"/>
            </w:tcBorders>
            <w:shd w:val="clear" w:color="auto" w:fill="DBE5F1"/>
            <w:vAlign w:val="center"/>
            <w:hideMark/>
          </w:tcPr>
          <w:p w14:paraId="47AE4EF7"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szCs w:val="24"/>
              </w:rPr>
              <w:t>  </w:t>
            </w:r>
            <w:r w:rsidRPr="008D2EFC">
              <w:rPr>
                <w:rFonts w:eastAsia="Times New Roman"/>
                <w:szCs w:val="24"/>
              </w:rPr>
              <w:t> </w:t>
            </w:r>
          </w:p>
        </w:tc>
        <w:tc>
          <w:tcPr>
            <w:tcW w:w="2370" w:type="dxa"/>
            <w:gridSpan w:val="3"/>
            <w:tcBorders>
              <w:top w:val="single" w:sz="6" w:space="0" w:color="000000"/>
              <w:left w:val="single" w:sz="6" w:space="0" w:color="000000"/>
              <w:bottom w:val="single" w:sz="6" w:space="0" w:color="auto"/>
              <w:right w:val="single" w:sz="6" w:space="0" w:color="000000"/>
            </w:tcBorders>
            <w:shd w:val="clear" w:color="auto" w:fill="auto"/>
            <w:vAlign w:val="center"/>
            <w:hideMark/>
          </w:tcPr>
          <w:p w14:paraId="05184388"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r>
      <w:tr w:rsidR="008D2EFC" w:rsidRPr="008D2EFC" w14:paraId="36F4963E" w14:textId="77777777" w:rsidTr="008D2EFC">
        <w:trPr>
          <w:trHeight w:val="476"/>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86BEF38" w14:textId="77777777" w:rsidR="008D2EFC" w:rsidRPr="008D2EFC" w:rsidRDefault="008D2EFC" w:rsidP="008D2EFC">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FC508A3" w14:textId="77777777" w:rsidR="008D2EFC" w:rsidRPr="008D2EFC" w:rsidRDefault="008D2EFC" w:rsidP="008D2EFC">
            <w:pPr>
              <w:spacing w:after="0" w:line="240" w:lineRule="auto"/>
              <w:ind w:left="0" w:right="0" w:firstLine="0"/>
              <w:jc w:val="left"/>
              <w:rPr>
                <w:rFonts w:ascii="Times New Roman" w:eastAsia="Times New Roman" w:hAnsi="Times New Roman" w:cs="Times New Roman"/>
                <w:szCs w:val="24"/>
              </w:rPr>
            </w:pPr>
          </w:p>
        </w:tc>
        <w:tc>
          <w:tcPr>
            <w:tcW w:w="4230" w:type="dxa"/>
            <w:gridSpan w:val="7"/>
            <w:vMerge w:val="restart"/>
            <w:tcBorders>
              <w:top w:val="single" w:sz="6" w:space="0" w:color="auto"/>
              <w:left w:val="single" w:sz="6" w:space="0" w:color="auto"/>
              <w:bottom w:val="single" w:sz="6" w:space="0" w:color="auto"/>
              <w:right w:val="single" w:sz="6" w:space="0" w:color="auto"/>
            </w:tcBorders>
            <w:shd w:val="clear" w:color="auto" w:fill="DBE5F1"/>
            <w:vAlign w:val="center"/>
            <w:hideMark/>
          </w:tcPr>
          <w:p w14:paraId="74E9587C" w14:textId="77777777" w:rsidR="008D2EFC" w:rsidRPr="008D2EFC" w:rsidRDefault="008D2EFC" w:rsidP="008D2EFC">
            <w:pPr>
              <w:spacing w:after="0" w:line="240" w:lineRule="auto"/>
              <w:ind w:left="0" w:right="0" w:firstLine="0"/>
              <w:jc w:val="center"/>
              <w:textAlignment w:val="baseline"/>
              <w:rPr>
                <w:rFonts w:ascii="Times New Roman" w:eastAsia="Times New Roman" w:hAnsi="Times New Roman" w:cs="Times New Roman"/>
                <w:szCs w:val="24"/>
              </w:rPr>
            </w:pPr>
            <w:r w:rsidRPr="008D2EFC">
              <w:rPr>
                <w:rFonts w:eastAsia="Times New Roman"/>
                <w:b/>
                <w:bCs/>
                <w:szCs w:val="24"/>
              </w:rPr>
              <w:t>Semester</w:t>
            </w:r>
            <w:r w:rsidRPr="008D2EFC">
              <w:rPr>
                <w:rFonts w:eastAsia="Times New Roman"/>
                <w:szCs w:val="24"/>
              </w:rPr>
              <w:t> </w:t>
            </w:r>
          </w:p>
        </w:tc>
      </w:tr>
      <w:tr w:rsidR="008D2EFC" w:rsidRPr="008D2EFC" w14:paraId="4981A46E" w14:textId="77777777" w:rsidTr="008D2EFC">
        <w:trPr>
          <w:trHeight w:val="476"/>
        </w:trPr>
        <w:tc>
          <w:tcPr>
            <w:tcW w:w="2640" w:type="dxa"/>
            <w:vMerge w:val="restart"/>
            <w:tcBorders>
              <w:top w:val="single" w:sz="6" w:space="0" w:color="auto"/>
              <w:left w:val="single" w:sz="6" w:space="0" w:color="auto"/>
              <w:bottom w:val="single" w:sz="6" w:space="0" w:color="auto"/>
              <w:right w:val="single" w:sz="6" w:space="0" w:color="auto"/>
            </w:tcBorders>
            <w:shd w:val="clear" w:color="auto" w:fill="DBE5F1"/>
            <w:vAlign w:val="center"/>
            <w:hideMark/>
          </w:tcPr>
          <w:p w14:paraId="6034927A"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b/>
                <w:bCs/>
                <w:szCs w:val="24"/>
              </w:rPr>
              <w:t>Project/ Project Title  </w:t>
            </w:r>
            <w:r w:rsidRPr="008D2EFC">
              <w:rPr>
                <w:rFonts w:eastAsia="Times New Roman"/>
                <w:szCs w:val="24"/>
              </w:rPr>
              <w:t> </w:t>
            </w:r>
          </w:p>
        </w:tc>
        <w:tc>
          <w:tcPr>
            <w:tcW w:w="418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5BE436DF"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0" w:type="auto"/>
            <w:gridSpan w:val="7"/>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D1A0012" w14:textId="77777777" w:rsidR="008D2EFC" w:rsidRPr="008D2EFC" w:rsidRDefault="008D2EFC" w:rsidP="008D2EFC">
            <w:pPr>
              <w:spacing w:after="0" w:line="240" w:lineRule="auto"/>
              <w:ind w:left="0" w:right="0" w:firstLine="0"/>
              <w:jc w:val="left"/>
              <w:rPr>
                <w:rFonts w:ascii="Times New Roman" w:eastAsia="Times New Roman" w:hAnsi="Times New Roman" w:cs="Times New Roman"/>
                <w:szCs w:val="24"/>
              </w:rPr>
            </w:pPr>
          </w:p>
        </w:tc>
      </w:tr>
      <w:tr w:rsidR="008D2EFC" w:rsidRPr="008D2EFC" w14:paraId="5E3FDCA5" w14:textId="77777777" w:rsidTr="008D2EFC">
        <w:trPr>
          <w:trHeight w:val="345"/>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D8DED66" w14:textId="77777777" w:rsidR="008D2EFC" w:rsidRPr="008D2EFC" w:rsidRDefault="008D2EFC" w:rsidP="008D2EFC">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8D928F1" w14:textId="77777777" w:rsidR="008D2EFC" w:rsidRPr="008D2EFC" w:rsidRDefault="008D2EFC" w:rsidP="008D2EFC">
            <w:pPr>
              <w:spacing w:after="0" w:line="240" w:lineRule="auto"/>
              <w:ind w:left="0" w:right="0" w:firstLine="0"/>
              <w:jc w:val="left"/>
              <w:rPr>
                <w:rFonts w:ascii="Times New Roman" w:eastAsia="Times New Roman" w:hAnsi="Times New Roman" w:cs="Times New Roman"/>
                <w:szCs w:val="24"/>
              </w:rPr>
            </w:pPr>
          </w:p>
        </w:tc>
        <w:tc>
          <w:tcPr>
            <w:tcW w:w="255" w:type="dxa"/>
            <w:tcBorders>
              <w:top w:val="single" w:sz="6" w:space="0" w:color="auto"/>
              <w:left w:val="single" w:sz="6" w:space="0" w:color="auto"/>
              <w:bottom w:val="single" w:sz="6" w:space="0" w:color="000000"/>
              <w:right w:val="single" w:sz="6" w:space="0" w:color="000000"/>
            </w:tcBorders>
            <w:shd w:val="clear" w:color="auto" w:fill="auto"/>
            <w:vAlign w:val="center"/>
            <w:hideMark/>
          </w:tcPr>
          <w:p w14:paraId="5E045295" w14:textId="77777777" w:rsidR="008D2EFC" w:rsidRPr="008D2EFC" w:rsidRDefault="008D2EFC" w:rsidP="008D2EFC">
            <w:pPr>
              <w:spacing w:after="0" w:line="240" w:lineRule="auto"/>
              <w:ind w:left="105" w:right="0" w:firstLine="0"/>
              <w:jc w:val="center"/>
              <w:textAlignment w:val="baseline"/>
              <w:rPr>
                <w:rFonts w:ascii="Times New Roman" w:eastAsia="Times New Roman" w:hAnsi="Times New Roman" w:cs="Times New Roman"/>
                <w:szCs w:val="24"/>
              </w:rPr>
            </w:pPr>
            <w:r w:rsidRPr="008D2EFC">
              <w:rPr>
                <w:rFonts w:eastAsia="Times New Roman"/>
                <w:szCs w:val="24"/>
              </w:rPr>
              <w:t> </w:t>
            </w:r>
          </w:p>
        </w:tc>
        <w:tc>
          <w:tcPr>
            <w:tcW w:w="1155" w:type="dxa"/>
            <w:tcBorders>
              <w:top w:val="single" w:sz="6" w:space="0" w:color="auto"/>
              <w:left w:val="single" w:sz="6" w:space="0" w:color="000000"/>
              <w:bottom w:val="single" w:sz="6" w:space="0" w:color="000000"/>
              <w:right w:val="single" w:sz="6" w:space="0" w:color="000000"/>
            </w:tcBorders>
            <w:shd w:val="clear" w:color="auto" w:fill="DBE5F1"/>
            <w:vAlign w:val="center"/>
            <w:hideMark/>
          </w:tcPr>
          <w:p w14:paraId="66E0FE56" w14:textId="77777777" w:rsidR="008D2EFC" w:rsidRPr="008D2EFC" w:rsidRDefault="008D2EFC" w:rsidP="008D2EFC">
            <w:pPr>
              <w:spacing w:after="0" w:line="240" w:lineRule="auto"/>
              <w:ind w:left="90" w:right="0" w:firstLine="0"/>
              <w:jc w:val="center"/>
              <w:textAlignment w:val="baseline"/>
              <w:rPr>
                <w:rFonts w:ascii="Times New Roman" w:eastAsia="Times New Roman" w:hAnsi="Times New Roman" w:cs="Times New Roman"/>
                <w:szCs w:val="24"/>
              </w:rPr>
            </w:pPr>
            <w:r w:rsidRPr="008D2EFC">
              <w:rPr>
                <w:rFonts w:eastAsia="Times New Roman"/>
                <w:b/>
                <w:bCs/>
                <w:szCs w:val="24"/>
              </w:rPr>
              <w:t>First</w:t>
            </w:r>
            <w:r w:rsidRPr="008D2EFC">
              <w:rPr>
                <w:rFonts w:eastAsia="Times New Roman"/>
                <w:szCs w:val="24"/>
              </w:rPr>
              <w:t> </w:t>
            </w:r>
          </w:p>
        </w:tc>
        <w:tc>
          <w:tcPr>
            <w:tcW w:w="255" w:type="dxa"/>
            <w:tcBorders>
              <w:top w:val="single" w:sz="6" w:space="0" w:color="auto"/>
              <w:left w:val="single" w:sz="6" w:space="0" w:color="000000"/>
              <w:bottom w:val="single" w:sz="6" w:space="0" w:color="000000"/>
              <w:right w:val="single" w:sz="6" w:space="0" w:color="000000"/>
            </w:tcBorders>
            <w:shd w:val="clear" w:color="auto" w:fill="auto"/>
            <w:vAlign w:val="center"/>
            <w:hideMark/>
          </w:tcPr>
          <w:p w14:paraId="608A0BC5" w14:textId="77777777" w:rsidR="008D2EFC" w:rsidRPr="008D2EFC" w:rsidRDefault="008D2EFC" w:rsidP="008D2EFC">
            <w:pPr>
              <w:spacing w:after="0" w:line="240" w:lineRule="auto"/>
              <w:ind w:left="0" w:right="0" w:firstLine="0"/>
              <w:jc w:val="center"/>
              <w:textAlignment w:val="baseline"/>
              <w:rPr>
                <w:rFonts w:ascii="Times New Roman" w:eastAsia="Times New Roman" w:hAnsi="Times New Roman" w:cs="Times New Roman"/>
                <w:szCs w:val="24"/>
              </w:rPr>
            </w:pPr>
            <w:r w:rsidRPr="008D2EFC">
              <w:rPr>
                <w:rFonts w:eastAsia="Times New Roman"/>
                <w:szCs w:val="24"/>
              </w:rPr>
              <w:t> </w:t>
            </w:r>
          </w:p>
        </w:tc>
        <w:tc>
          <w:tcPr>
            <w:tcW w:w="1320" w:type="dxa"/>
            <w:gridSpan w:val="2"/>
            <w:tcBorders>
              <w:top w:val="single" w:sz="6" w:space="0" w:color="auto"/>
              <w:left w:val="single" w:sz="6" w:space="0" w:color="000000"/>
              <w:bottom w:val="single" w:sz="6" w:space="0" w:color="000000"/>
              <w:right w:val="single" w:sz="6" w:space="0" w:color="000000"/>
            </w:tcBorders>
            <w:shd w:val="clear" w:color="auto" w:fill="DBE5F1"/>
            <w:vAlign w:val="center"/>
            <w:hideMark/>
          </w:tcPr>
          <w:p w14:paraId="2AF27F4D" w14:textId="77777777" w:rsidR="008D2EFC" w:rsidRPr="008D2EFC" w:rsidRDefault="008D2EFC" w:rsidP="008D2EFC">
            <w:pPr>
              <w:spacing w:after="0" w:line="240" w:lineRule="auto"/>
              <w:ind w:left="90" w:right="0" w:firstLine="0"/>
              <w:jc w:val="center"/>
              <w:textAlignment w:val="baseline"/>
              <w:rPr>
                <w:rFonts w:ascii="Times New Roman" w:eastAsia="Times New Roman" w:hAnsi="Times New Roman" w:cs="Times New Roman"/>
                <w:szCs w:val="24"/>
              </w:rPr>
            </w:pPr>
            <w:r w:rsidRPr="008D2EFC">
              <w:rPr>
                <w:rFonts w:eastAsia="Times New Roman"/>
                <w:b/>
                <w:bCs/>
                <w:szCs w:val="24"/>
              </w:rPr>
              <w:t>Second</w:t>
            </w:r>
            <w:r w:rsidRPr="008D2EFC">
              <w:rPr>
                <w:rFonts w:eastAsia="Times New Roman"/>
                <w:szCs w:val="24"/>
              </w:rPr>
              <w:t> </w:t>
            </w:r>
          </w:p>
        </w:tc>
        <w:tc>
          <w:tcPr>
            <w:tcW w:w="255" w:type="dxa"/>
            <w:tcBorders>
              <w:top w:val="single" w:sz="6" w:space="0" w:color="auto"/>
              <w:left w:val="single" w:sz="6" w:space="0" w:color="000000"/>
              <w:bottom w:val="single" w:sz="6" w:space="0" w:color="000000"/>
              <w:right w:val="single" w:sz="6" w:space="0" w:color="000000"/>
            </w:tcBorders>
            <w:shd w:val="clear" w:color="auto" w:fill="auto"/>
            <w:vAlign w:val="center"/>
            <w:hideMark/>
          </w:tcPr>
          <w:p w14:paraId="340A74AE" w14:textId="77777777" w:rsidR="008D2EFC" w:rsidRPr="008D2EFC" w:rsidRDefault="008D2EFC" w:rsidP="008D2EFC">
            <w:pPr>
              <w:spacing w:after="0" w:line="240" w:lineRule="auto"/>
              <w:ind w:left="0" w:right="0" w:firstLine="0"/>
              <w:jc w:val="center"/>
              <w:textAlignment w:val="baseline"/>
              <w:rPr>
                <w:rFonts w:ascii="Times New Roman" w:eastAsia="Times New Roman" w:hAnsi="Times New Roman" w:cs="Times New Roman"/>
                <w:szCs w:val="24"/>
              </w:rPr>
            </w:pPr>
            <w:r w:rsidRPr="008D2EFC">
              <w:rPr>
                <w:rFonts w:eastAsia="Times New Roman"/>
                <w:szCs w:val="24"/>
              </w:rPr>
              <w:t> </w:t>
            </w:r>
          </w:p>
        </w:tc>
        <w:tc>
          <w:tcPr>
            <w:tcW w:w="945" w:type="dxa"/>
            <w:tcBorders>
              <w:top w:val="single" w:sz="6" w:space="0" w:color="auto"/>
              <w:left w:val="single" w:sz="6" w:space="0" w:color="000000"/>
              <w:bottom w:val="single" w:sz="6" w:space="0" w:color="000000"/>
              <w:right w:val="single" w:sz="6" w:space="0" w:color="000000"/>
            </w:tcBorders>
            <w:shd w:val="clear" w:color="auto" w:fill="DBE5F1"/>
            <w:vAlign w:val="center"/>
            <w:hideMark/>
          </w:tcPr>
          <w:p w14:paraId="102B0A89" w14:textId="77777777" w:rsidR="008D2EFC" w:rsidRPr="008D2EFC" w:rsidRDefault="008D2EFC" w:rsidP="008D2EFC">
            <w:pPr>
              <w:spacing w:after="0" w:line="240" w:lineRule="auto"/>
              <w:ind w:left="90" w:right="0" w:firstLine="0"/>
              <w:jc w:val="center"/>
              <w:textAlignment w:val="baseline"/>
              <w:rPr>
                <w:rFonts w:ascii="Times New Roman" w:eastAsia="Times New Roman" w:hAnsi="Times New Roman" w:cs="Times New Roman"/>
                <w:szCs w:val="24"/>
              </w:rPr>
            </w:pPr>
            <w:r w:rsidRPr="008D2EFC">
              <w:rPr>
                <w:rFonts w:eastAsia="Times New Roman"/>
                <w:b/>
                <w:bCs/>
                <w:szCs w:val="24"/>
              </w:rPr>
              <w:t>Summer</w:t>
            </w:r>
            <w:r w:rsidRPr="008D2EFC">
              <w:rPr>
                <w:rFonts w:eastAsia="Times New Roman"/>
                <w:szCs w:val="24"/>
              </w:rPr>
              <w:t> </w:t>
            </w:r>
          </w:p>
        </w:tc>
      </w:tr>
    </w:tbl>
    <w:p w14:paraId="53008C98" w14:textId="77777777" w:rsidR="008D2EFC" w:rsidRPr="008D2EFC" w:rsidRDefault="008D2EFC" w:rsidP="008D2EFC">
      <w:pPr>
        <w:spacing w:after="0" w:line="240" w:lineRule="auto"/>
        <w:ind w:left="1215" w:right="0" w:firstLine="0"/>
        <w:jc w:val="left"/>
        <w:textAlignment w:val="baseline"/>
        <w:rPr>
          <w:rFonts w:ascii="Segoe UI" w:eastAsia="Times New Roman" w:hAnsi="Segoe UI" w:cs="Segoe UI"/>
          <w:sz w:val="18"/>
          <w:szCs w:val="18"/>
        </w:rPr>
      </w:pPr>
      <w:r w:rsidRPr="008D2EFC">
        <w:rPr>
          <w:rFonts w:eastAsia="Times New Roman"/>
          <w:szCs w:val="24"/>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54"/>
        <w:gridCol w:w="206"/>
        <w:gridCol w:w="3935"/>
        <w:gridCol w:w="89"/>
        <w:gridCol w:w="1676"/>
        <w:gridCol w:w="2344"/>
      </w:tblGrid>
      <w:tr w:rsidR="008D2EFC" w:rsidRPr="008D2EFC" w14:paraId="46D04435" w14:textId="77777777" w:rsidTr="008D2EFC">
        <w:trPr>
          <w:trHeight w:val="1860"/>
        </w:trPr>
        <w:tc>
          <w:tcPr>
            <w:tcW w:w="11070" w:type="dxa"/>
            <w:gridSpan w:val="6"/>
            <w:tcBorders>
              <w:top w:val="single" w:sz="6" w:space="0" w:color="000000"/>
              <w:left w:val="single" w:sz="6" w:space="0" w:color="000000"/>
              <w:bottom w:val="single" w:sz="6" w:space="0" w:color="000000"/>
              <w:right w:val="single" w:sz="6" w:space="0" w:color="000000"/>
            </w:tcBorders>
            <w:shd w:val="clear" w:color="auto" w:fill="DBE5F1"/>
            <w:hideMark/>
          </w:tcPr>
          <w:p w14:paraId="571E7736" w14:textId="1012C08A" w:rsidR="008D2EFC" w:rsidRPr="008D2EFC" w:rsidRDefault="008D2EFC" w:rsidP="008D2EFC">
            <w:pPr>
              <w:spacing w:after="0" w:line="240" w:lineRule="auto"/>
              <w:ind w:left="0" w:right="0" w:firstLine="0"/>
              <w:textAlignment w:val="baseline"/>
              <w:divId w:val="201939532"/>
              <w:rPr>
                <w:rFonts w:ascii="Times New Roman" w:eastAsia="Times New Roman" w:hAnsi="Times New Roman" w:cs="Times New Roman"/>
                <w:szCs w:val="24"/>
              </w:rPr>
            </w:pPr>
            <w:r w:rsidRPr="008D2EFC">
              <w:rPr>
                <w:rFonts w:eastAsia="Times New Roman"/>
                <w:sz w:val="22"/>
              </w:rPr>
              <w:t xml:space="preserve">By signing this document, I confirm that I have read the Guidelines for the </w:t>
            </w:r>
            <w:r w:rsidRPr="008D2EFC">
              <w:rPr>
                <w:rFonts w:eastAsia="Times New Roman"/>
                <w:szCs w:val="24"/>
              </w:rPr>
              <w:t>Capstone Project</w:t>
            </w:r>
            <w:r w:rsidRPr="008D2EFC">
              <w:rPr>
                <w:rFonts w:eastAsia="Times New Roman"/>
                <w:sz w:val="22"/>
              </w:rPr>
              <w:t xml:space="preserve"> (</w:t>
            </w:r>
            <w:r w:rsidRPr="008D2EFC">
              <w:rPr>
                <w:rFonts w:eastAsia="Times New Roman"/>
                <w:szCs w:val="24"/>
              </w:rPr>
              <w:t>COSC 490, COSC 490L and COSC 491L)</w:t>
            </w:r>
            <w:r w:rsidRPr="008D2EFC">
              <w:rPr>
                <w:rFonts w:eastAsia="Times New Roman"/>
                <w:sz w:val="22"/>
              </w:rPr>
              <w:t xml:space="preserve"> and that my report has been formulated as per the most recent version of the Guidelines. I understand that the correct formulating of the report is my responsibility. I also confirm that the work presented in this project report is solely my own work-product neither in part nor in whole copied from any unacknowledged sources. I understand that academic misconduct is unacceptable at AUBH University and, if suspected, the alleged misconduct will be referred to the Academic Integrity Committee for investigation, follow up, and, where warranted, disciplinary action</w:t>
            </w:r>
            <w:ins w:id="80" w:author="Alaaeddine Ramadan" w:date="2025-01-21T12:17:00Z">
              <w:r w:rsidR="004E0F23">
                <w:rPr>
                  <w:rFonts w:eastAsia="Times New Roman"/>
                  <w:sz w:val="22"/>
                </w:rPr>
                <w:t>.</w:t>
              </w:r>
            </w:ins>
            <w:r w:rsidRPr="008D2EFC">
              <w:rPr>
                <w:rFonts w:eastAsia="Times New Roman"/>
                <w:szCs w:val="24"/>
              </w:rPr>
              <w:t>  </w:t>
            </w:r>
            <w:commentRangeStart w:id="81"/>
            <w:ins w:id="82" w:author="Alaaeddine Ramadan" w:date="2025-01-21T12:17:00Z">
              <w:r w:rsidR="004E0F23">
                <w:t>Lastly, I confirm that I agree for my thesis</w:t>
              </w:r>
              <w:r w:rsidR="004E0F23" w:rsidRPr="00C00FBD">
                <w:t xml:space="preserve"> </w:t>
              </w:r>
              <w:r w:rsidR="004E0F23">
                <w:t>to</w:t>
              </w:r>
              <w:r w:rsidR="004E0F23" w:rsidRPr="00C00FBD">
                <w:t xml:space="preserve"> be published on </w:t>
              </w:r>
              <w:proofErr w:type="spellStart"/>
              <w:r w:rsidR="004E0F23" w:rsidRPr="00C00FBD">
                <w:t>Figshare</w:t>
              </w:r>
              <w:proofErr w:type="spellEnd"/>
              <w:r w:rsidR="004E0F23" w:rsidRPr="00C00FBD">
                <w:t>, the university repository.</w:t>
              </w:r>
            </w:ins>
            <w:commentRangeEnd w:id="81"/>
            <w:r w:rsidR="00B26216">
              <w:rPr>
                <w:rStyle w:val="CommentReference"/>
              </w:rPr>
              <w:commentReference w:id="81"/>
            </w:r>
          </w:p>
        </w:tc>
      </w:tr>
      <w:tr w:rsidR="008D2EFC" w:rsidRPr="008D2EFC" w14:paraId="5FE1E2A9" w14:textId="77777777" w:rsidTr="008D2EFC">
        <w:trPr>
          <w:trHeight w:val="855"/>
        </w:trPr>
        <w:tc>
          <w:tcPr>
            <w:tcW w:w="2895"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3ED58D2E"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 w:val="22"/>
              </w:rPr>
              <w:t>Signature of Student  </w:t>
            </w:r>
          </w:p>
        </w:tc>
        <w:tc>
          <w:tcPr>
            <w:tcW w:w="4095" w:type="dxa"/>
            <w:gridSpan w:val="2"/>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95F514"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 w:val="22"/>
              </w:rPr>
              <w:t>  </w:t>
            </w:r>
          </w:p>
        </w:tc>
        <w:tc>
          <w:tcPr>
            <w:tcW w:w="169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0E7D22A"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 w:val="22"/>
              </w:rPr>
              <w:t>Date   </w:t>
            </w:r>
          </w:p>
        </w:tc>
        <w:tc>
          <w:tcPr>
            <w:tcW w:w="23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765D31"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 w:val="22"/>
              </w:rPr>
              <w:t>  </w:t>
            </w:r>
          </w:p>
        </w:tc>
      </w:tr>
      <w:tr w:rsidR="008D2EFC" w:rsidRPr="008D2EFC" w14:paraId="50A50EA0" w14:textId="77777777" w:rsidTr="008D2EFC">
        <w:trPr>
          <w:trHeight w:val="1245"/>
        </w:trPr>
        <w:tc>
          <w:tcPr>
            <w:tcW w:w="11070" w:type="dxa"/>
            <w:gridSpan w:val="6"/>
            <w:tcBorders>
              <w:top w:val="single" w:sz="6" w:space="0" w:color="000000"/>
              <w:left w:val="single" w:sz="6" w:space="0" w:color="000000"/>
              <w:bottom w:val="single" w:sz="6" w:space="0" w:color="000000"/>
              <w:right w:val="single" w:sz="6" w:space="0" w:color="000000"/>
            </w:tcBorders>
            <w:shd w:val="clear" w:color="auto" w:fill="DBE5F1"/>
            <w:hideMark/>
          </w:tcPr>
          <w:p w14:paraId="77C160A2" w14:textId="77777777" w:rsidR="008D2EFC" w:rsidRPr="008D2EFC" w:rsidRDefault="008D2EFC" w:rsidP="008D2EFC">
            <w:pPr>
              <w:spacing w:after="0" w:line="240" w:lineRule="auto"/>
              <w:ind w:left="0" w:right="45" w:firstLine="0"/>
              <w:textAlignment w:val="baseline"/>
              <w:rPr>
                <w:rFonts w:ascii="Times New Roman" w:eastAsia="Times New Roman" w:hAnsi="Times New Roman" w:cs="Times New Roman"/>
                <w:szCs w:val="24"/>
              </w:rPr>
            </w:pPr>
            <w:r w:rsidRPr="008D2EFC">
              <w:rPr>
                <w:rFonts w:eastAsia="Times New Roman"/>
                <w:sz w:val="22"/>
              </w:rPr>
              <w:t xml:space="preserve">By signing this document, I confirm that I have read the most recent version of the Guidelines for the Capstone Project </w:t>
            </w:r>
            <w:r w:rsidRPr="008D2EFC">
              <w:rPr>
                <w:rFonts w:eastAsia="Times New Roman"/>
                <w:szCs w:val="24"/>
              </w:rPr>
              <w:t>COSC 490, COSC 490L and COSC 491L)</w:t>
            </w:r>
            <w:r w:rsidRPr="008D2EFC">
              <w:rPr>
                <w:rFonts w:eastAsia="Times New Roman"/>
                <w:sz w:val="22"/>
              </w:rPr>
              <w:t xml:space="preserve"> and that the student’s report complies with these guidelines. I also confirm that I have reviewed this student’s project, checked it on university approved anti-plagiarism software and have found it devoid of plagiarism and absent of any infringement of intellectual property. I agree that it can be submitted to the Student Project Committee.</w:t>
            </w:r>
            <w:r w:rsidRPr="008D2EFC">
              <w:rPr>
                <w:rFonts w:eastAsia="Times New Roman"/>
                <w:szCs w:val="24"/>
              </w:rPr>
              <w:t>  </w:t>
            </w:r>
          </w:p>
        </w:tc>
      </w:tr>
      <w:tr w:rsidR="008D2EFC" w:rsidRPr="008D2EFC" w14:paraId="038C36AB" w14:textId="77777777" w:rsidTr="008D2EFC">
        <w:trPr>
          <w:trHeight w:val="315"/>
        </w:trPr>
        <w:tc>
          <w:tcPr>
            <w:tcW w:w="2685" w:type="dxa"/>
            <w:tcBorders>
              <w:top w:val="single" w:sz="6" w:space="0" w:color="000000"/>
              <w:left w:val="single" w:sz="6" w:space="0" w:color="000000"/>
              <w:bottom w:val="single" w:sz="6" w:space="0" w:color="000000"/>
              <w:right w:val="single" w:sz="6" w:space="0" w:color="000000"/>
            </w:tcBorders>
            <w:shd w:val="clear" w:color="auto" w:fill="DBE5F1"/>
            <w:hideMark/>
          </w:tcPr>
          <w:p w14:paraId="672EFFFE"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 w:val="22"/>
              </w:rPr>
              <w:t>Plagiarism report</w:t>
            </w:r>
            <w:r w:rsidRPr="008D2EFC">
              <w:rPr>
                <w:rFonts w:eastAsia="Times New Roman"/>
                <w:b/>
                <w:bCs/>
                <w:szCs w:val="24"/>
              </w:rPr>
              <w:t> </w:t>
            </w:r>
            <w:r w:rsidRPr="008D2EFC">
              <w:rPr>
                <w:rFonts w:eastAsia="Times New Roman"/>
                <w:szCs w:val="24"/>
              </w:rPr>
              <w:t> </w:t>
            </w:r>
          </w:p>
        </w:tc>
        <w:tc>
          <w:tcPr>
            <w:tcW w:w="8370"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111F9462"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 w:val="22"/>
              </w:rPr>
              <w:t>% (Print result from anti- plagiarism software and attach to this form)</w:t>
            </w:r>
            <w:r w:rsidRPr="008D2EFC">
              <w:rPr>
                <w:rFonts w:eastAsia="Times New Roman"/>
                <w:szCs w:val="24"/>
              </w:rPr>
              <w:t>  </w:t>
            </w:r>
          </w:p>
        </w:tc>
      </w:tr>
      <w:tr w:rsidR="008D2EFC" w:rsidRPr="008D2EFC" w14:paraId="097D2F10" w14:textId="77777777" w:rsidTr="008D2EFC">
        <w:trPr>
          <w:trHeight w:val="780"/>
        </w:trPr>
        <w:tc>
          <w:tcPr>
            <w:tcW w:w="2895"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3519E10A"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 w:val="22"/>
              </w:rPr>
              <w:t>Supervisor</w:t>
            </w:r>
            <w:r w:rsidRPr="008D2EFC">
              <w:rPr>
                <w:rFonts w:eastAsia="Times New Roman"/>
                <w:szCs w:val="24"/>
              </w:rPr>
              <w:t xml:space="preserve"> Name and </w:t>
            </w:r>
            <w:r w:rsidRPr="008D2EFC">
              <w:rPr>
                <w:rFonts w:eastAsia="Times New Roman"/>
                <w:sz w:val="22"/>
              </w:rPr>
              <w:t>Signature </w:t>
            </w:r>
          </w:p>
        </w:tc>
        <w:tc>
          <w:tcPr>
            <w:tcW w:w="400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DB08D6"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1785"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39EEC92B"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Date   </w:t>
            </w:r>
          </w:p>
        </w:tc>
        <w:tc>
          <w:tcPr>
            <w:tcW w:w="23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8A83EC8"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r>
    </w:tbl>
    <w:p w14:paraId="22833954" w14:textId="77777777" w:rsidR="008D2EFC" w:rsidRPr="008D2EFC" w:rsidRDefault="008D2EFC" w:rsidP="008D2EFC">
      <w:pPr>
        <w:spacing w:after="0" w:line="240" w:lineRule="auto"/>
        <w:ind w:left="0" w:right="0" w:firstLine="0"/>
        <w:jc w:val="left"/>
        <w:textAlignment w:val="baseline"/>
        <w:rPr>
          <w:rFonts w:ascii="Segoe UI" w:eastAsia="Times New Roman" w:hAnsi="Segoe UI" w:cs="Segoe UI"/>
          <w:sz w:val="18"/>
          <w:szCs w:val="18"/>
        </w:rPr>
      </w:pPr>
      <w:r w:rsidRPr="008D2EFC">
        <w:rPr>
          <w:rFonts w:eastAsia="Times New Roman"/>
          <w:b/>
          <w:bCs/>
          <w:szCs w:val="24"/>
        </w:rPr>
        <w:t> </w:t>
      </w:r>
      <w:r w:rsidRPr="008D2EFC">
        <w:rPr>
          <w:rFonts w:eastAsia="Times New Roman"/>
          <w:szCs w:val="24"/>
        </w:rPr>
        <w:t> </w:t>
      </w:r>
    </w:p>
    <w:p w14:paraId="1F3B0E0E" w14:textId="77777777" w:rsidR="008D2EFC" w:rsidRPr="008D2EFC" w:rsidRDefault="008D2EFC" w:rsidP="008D2EFC">
      <w:pPr>
        <w:spacing w:after="0" w:line="240" w:lineRule="auto"/>
        <w:ind w:left="0" w:right="0" w:firstLine="0"/>
        <w:jc w:val="left"/>
        <w:textAlignment w:val="baseline"/>
        <w:rPr>
          <w:rFonts w:ascii="Segoe UI" w:eastAsia="Times New Roman" w:hAnsi="Segoe UI" w:cs="Segoe UI"/>
          <w:sz w:val="18"/>
          <w:szCs w:val="18"/>
        </w:rPr>
      </w:pPr>
      <w:r w:rsidRPr="008D2EFC">
        <w:rPr>
          <w:rFonts w:eastAsia="Times New Roman"/>
          <w:b/>
          <w:bCs/>
          <w:szCs w:val="24"/>
        </w:rPr>
        <w:t> </w:t>
      </w:r>
      <w:r w:rsidRPr="008D2EFC">
        <w:rPr>
          <w:rFonts w:eastAsia="Times New Roman"/>
          <w:szCs w:val="24"/>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29"/>
        <w:gridCol w:w="3179"/>
        <w:gridCol w:w="1079"/>
        <w:gridCol w:w="2411"/>
        <w:gridCol w:w="866"/>
        <w:gridCol w:w="1140"/>
      </w:tblGrid>
      <w:tr w:rsidR="008D2EFC" w:rsidRPr="008D2EFC" w14:paraId="3AC63FC9" w14:textId="77777777" w:rsidTr="008D2EFC">
        <w:trPr>
          <w:trHeight w:val="510"/>
        </w:trPr>
        <w:tc>
          <w:tcPr>
            <w:tcW w:w="2250" w:type="dxa"/>
            <w:tcBorders>
              <w:top w:val="single" w:sz="6" w:space="0" w:color="000000"/>
              <w:left w:val="single" w:sz="6" w:space="0" w:color="000000"/>
              <w:bottom w:val="single" w:sz="6" w:space="0" w:color="000000"/>
              <w:right w:val="single" w:sz="6" w:space="0" w:color="000000"/>
            </w:tcBorders>
            <w:shd w:val="clear" w:color="auto" w:fill="DBE5F1"/>
            <w:hideMark/>
          </w:tcPr>
          <w:p w14:paraId="3796EDF4"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sz w:val="22"/>
              </w:rPr>
              <w:t>Name of Program Lead   </w:t>
            </w:r>
            <w:r w:rsidRPr="008D2EFC">
              <w:rPr>
                <w:rFonts w:eastAsia="Times New Roman"/>
                <w:sz w:val="22"/>
              </w:rPr>
              <w:t> </w:t>
            </w:r>
          </w:p>
        </w:tc>
        <w:tc>
          <w:tcPr>
            <w:tcW w:w="3225" w:type="dxa"/>
            <w:tcBorders>
              <w:top w:val="single" w:sz="6" w:space="0" w:color="000000"/>
              <w:left w:val="single" w:sz="6" w:space="0" w:color="000000"/>
              <w:bottom w:val="single" w:sz="6" w:space="0" w:color="000000"/>
              <w:right w:val="single" w:sz="6" w:space="0" w:color="000000"/>
            </w:tcBorders>
            <w:shd w:val="clear" w:color="auto" w:fill="auto"/>
            <w:hideMark/>
          </w:tcPr>
          <w:p w14:paraId="34336C54"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sz w:val="22"/>
              </w:rPr>
              <w:t> </w:t>
            </w:r>
            <w:r w:rsidRPr="008D2EFC">
              <w:rPr>
                <w:rFonts w:eastAsia="Times New Roman"/>
                <w:sz w:val="22"/>
              </w:rPr>
              <w:t> </w:t>
            </w:r>
          </w:p>
        </w:tc>
        <w:tc>
          <w:tcPr>
            <w:tcW w:w="1080" w:type="dxa"/>
            <w:tcBorders>
              <w:top w:val="single" w:sz="6" w:space="0" w:color="000000"/>
              <w:left w:val="single" w:sz="6" w:space="0" w:color="000000"/>
              <w:bottom w:val="single" w:sz="6" w:space="0" w:color="000000"/>
              <w:right w:val="single" w:sz="6" w:space="0" w:color="000000"/>
            </w:tcBorders>
            <w:shd w:val="clear" w:color="auto" w:fill="DBE5F1"/>
            <w:hideMark/>
          </w:tcPr>
          <w:p w14:paraId="33CF9F51"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sz w:val="22"/>
              </w:rPr>
              <w:t>Signature  </w:t>
            </w:r>
            <w:r w:rsidRPr="008D2EFC">
              <w:rPr>
                <w:rFonts w:eastAsia="Times New Roman"/>
                <w:sz w:val="22"/>
              </w:rPr>
              <w:t> </w:t>
            </w:r>
          </w:p>
        </w:tc>
        <w:tc>
          <w:tcPr>
            <w:tcW w:w="2445" w:type="dxa"/>
            <w:tcBorders>
              <w:top w:val="single" w:sz="6" w:space="0" w:color="000000"/>
              <w:left w:val="single" w:sz="6" w:space="0" w:color="000000"/>
              <w:bottom w:val="single" w:sz="6" w:space="0" w:color="000000"/>
              <w:right w:val="single" w:sz="6" w:space="0" w:color="000000"/>
            </w:tcBorders>
            <w:shd w:val="clear" w:color="auto" w:fill="auto"/>
            <w:hideMark/>
          </w:tcPr>
          <w:p w14:paraId="3F1FC73C"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sz w:val="22"/>
              </w:rPr>
              <w:t> </w:t>
            </w:r>
            <w:r w:rsidRPr="008D2EFC">
              <w:rPr>
                <w:rFonts w:eastAsia="Times New Roman"/>
                <w:sz w:val="22"/>
              </w:rPr>
              <w:t> </w:t>
            </w:r>
          </w:p>
        </w:tc>
        <w:tc>
          <w:tcPr>
            <w:tcW w:w="870" w:type="dxa"/>
            <w:tcBorders>
              <w:top w:val="single" w:sz="6" w:space="0" w:color="000000"/>
              <w:left w:val="single" w:sz="6" w:space="0" w:color="000000"/>
              <w:bottom w:val="single" w:sz="6" w:space="0" w:color="000000"/>
              <w:right w:val="single" w:sz="6" w:space="0" w:color="000000"/>
            </w:tcBorders>
            <w:shd w:val="clear" w:color="auto" w:fill="DBE5F1"/>
            <w:hideMark/>
          </w:tcPr>
          <w:p w14:paraId="412B1659"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sz w:val="22"/>
              </w:rPr>
              <w:t>Date  </w:t>
            </w:r>
            <w:r w:rsidRPr="008D2EFC">
              <w:rPr>
                <w:rFonts w:eastAsia="Times New Roman"/>
                <w:sz w:val="22"/>
              </w:rPr>
              <w:t> </w:t>
            </w:r>
          </w:p>
        </w:tc>
        <w:tc>
          <w:tcPr>
            <w:tcW w:w="1155" w:type="dxa"/>
            <w:tcBorders>
              <w:top w:val="single" w:sz="6" w:space="0" w:color="000000"/>
              <w:left w:val="single" w:sz="6" w:space="0" w:color="000000"/>
              <w:bottom w:val="single" w:sz="6" w:space="0" w:color="000000"/>
              <w:right w:val="single" w:sz="6" w:space="0" w:color="000000"/>
            </w:tcBorders>
            <w:shd w:val="clear" w:color="auto" w:fill="auto"/>
            <w:hideMark/>
          </w:tcPr>
          <w:p w14:paraId="2D052E19"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sz w:val="22"/>
              </w:rPr>
              <w:t> </w:t>
            </w:r>
            <w:r w:rsidRPr="008D2EFC">
              <w:rPr>
                <w:rFonts w:eastAsia="Times New Roman"/>
                <w:sz w:val="22"/>
              </w:rPr>
              <w:t> </w:t>
            </w:r>
          </w:p>
        </w:tc>
      </w:tr>
    </w:tbl>
    <w:p w14:paraId="6289DF87" w14:textId="77777777" w:rsidR="008D2EFC" w:rsidRPr="008D2EFC" w:rsidRDefault="008D2EFC" w:rsidP="008D2EFC">
      <w:pPr>
        <w:spacing w:after="0" w:line="240" w:lineRule="auto"/>
        <w:ind w:left="0" w:right="0" w:firstLine="0"/>
        <w:textAlignment w:val="baseline"/>
        <w:rPr>
          <w:rFonts w:ascii="Segoe UI" w:eastAsia="Times New Roman" w:hAnsi="Segoe UI" w:cs="Segoe UI"/>
          <w:sz w:val="18"/>
          <w:szCs w:val="18"/>
        </w:rPr>
      </w:pPr>
      <w:r w:rsidRPr="008D2EFC">
        <w:rPr>
          <w:rFonts w:eastAsia="Times New Roman"/>
          <w:szCs w:val="24"/>
        </w:rPr>
        <w:lastRenderedPageBreak/>
        <w:t> </w:t>
      </w:r>
    </w:p>
    <w:p w14:paraId="1DAE90C4" w14:textId="65CB3059" w:rsidR="008D2EFC" w:rsidRPr="008D2EFC" w:rsidRDefault="008D2EFC" w:rsidP="008D2EFC">
      <w:pPr>
        <w:spacing w:after="0" w:line="240" w:lineRule="auto"/>
        <w:ind w:left="0" w:right="0" w:firstLine="0"/>
        <w:jc w:val="center"/>
        <w:textAlignment w:val="baseline"/>
        <w:rPr>
          <w:rFonts w:ascii="Segoe UI" w:eastAsia="Times New Roman" w:hAnsi="Segoe UI" w:cs="Segoe UI"/>
          <w:sz w:val="18"/>
          <w:szCs w:val="18"/>
        </w:rPr>
      </w:pPr>
      <w:r w:rsidRPr="008D2EFC">
        <w:rPr>
          <w:rFonts w:asciiTheme="minorHAnsi" w:hAnsiTheme="minorHAnsi" w:cstheme="minorHAnsi"/>
          <w:noProof/>
        </w:rPr>
        <w:drawing>
          <wp:inline distT="0" distB="0" distL="0" distR="0" wp14:anchorId="6B725EDF" wp14:editId="5548D2C8">
            <wp:extent cx="5013325" cy="1371600"/>
            <wp:effectExtent l="0" t="0" r="0" b="0"/>
            <wp:docPr id="2012071089" name="Picture 19" descr="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71089" name="Picture 19" descr="A red white and blue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325" cy="1371600"/>
                    </a:xfrm>
                    <a:prstGeom prst="rect">
                      <a:avLst/>
                    </a:prstGeom>
                    <a:noFill/>
                    <a:ln>
                      <a:noFill/>
                    </a:ln>
                  </pic:spPr>
                </pic:pic>
              </a:graphicData>
            </a:graphic>
          </wp:inline>
        </w:drawing>
      </w:r>
      <w:r w:rsidRPr="008D2EFC">
        <w:rPr>
          <w:rFonts w:eastAsia="Times New Roman"/>
          <w:szCs w:val="24"/>
        </w:rPr>
        <w:t> </w:t>
      </w:r>
    </w:p>
    <w:p w14:paraId="4CF47D81" w14:textId="77777777" w:rsidR="008D2EFC" w:rsidRPr="008D2EFC" w:rsidRDefault="008D2EFC" w:rsidP="008D2EFC">
      <w:pPr>
        <w:spacing w:after="0" w:line="240" w:lineRule="auto"/>
        <w:ind w:left="0" w:right="0" w:firstLine="0"/>
        <w:jc w:val="center"/>
        <w:textAlignment w:val="baseline"/>
        <w:rPr>
          <w:rFonts w:ascii="Segoe UI" w:eastAsia="Times New Roman" w:hAnsi="Segoe UI" w:cs="Segoe UI"/>
          <w:b/>
          <w:bCs/>
          <w:color w:val="4F81BD"/>
          <w:sz w:val="18"/>
          <w:szCs w:val="18"/>
        </w:rPr>
      </w:pPr>
      <w:r w:rsidRPr="008D2EFC">
        <w:rPr>
          <w:rFonts w:eastAsia="Times New Roman"/>
          <w:b/>
          <w:bCs/>
          <w:i/>
          <w:iCs/>
          <w:color w:val="auto"/>
          <w:sz w:val="36"/>
          <w:szCs w:val="36"/>
        </w:rPr>
        <w:t>Capstone Project (COSC491L)</w:t>
      </w:r>
      <w:r w:rsidRPr="008D2EFC">
        <w:rPr>
          <w:rFonts w:eastAsia="Times New Roman"/>
          <w:b/>
          <w:bCs/>
          <w:color w:val="auto"/>
          <w:sz w:val="36"/>
          <w:szCs w:val="36"/>
        </w:rPr>
        <w:t> </w:t>
      </w:r>
    </w:p>
    <w:p w14:paraId="5A7F9095" w14:textId="77777777" w:rsidR="008D2EFC" w:rsidRPr="008D2EFC" w:rsidRDefault="008D2EFC" w:rsidP="008D2EFC">
      <w:pPr>
        <w:spacing w:after="0" w:line="240" w:lineRule="auto"/>
        <w:ind w:left="150" w:right="0" w:firstLine="0"/>
        <w:jc w:val="center"/>
        <w:textAlignment w:val="baseline"/>
        <w:rPr>
          <w:rFonts w:ascii="Segoe UI" w:eastAsia="Times New Roman" w:hAnsi="Segoe UI" w:cs="Segoe UI"/>
          <w:b/>
          <w:bCs/>
          <w:color w:val="4F81BD"/>
          <w:sz w:val="18"/>
          <w:szCs w:val="18"/>
        </w:rPr>
      </w:pPr>
      <w:r w:rsidRPr="008D2EFC">
        <w:rPr>
          <w:rFonts w:eastAsia="Times New Roman"/>
          <w:b/>
          <w:bCs/>
          <w:i/>
          <w:iCs/>
          <w:color w:val="C00000"/>
          <w:sz w:val="28"/>
          <w:szCs w:val="28"/>
        </w:rPr>
        <w:t>Moderator’s Report Form </w:t>
      </w:r>
      <w:r w:rsidRPr="008D2EFC">
        <w:rPr>
          <w:rFonts w:eastAsia="Times New Roman"/>
          <w:b/>
          <w:bCs/>
          <w:color w:val="C00000"/>
          <w:sz w:val="28"/>
          <w:szCs w:val="28"/>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6"/>
        <w:gridCol w:w="4069"/>
        <w:gridCol w:w="255"/>
        <w:gridCol w:w="1156"/>
        <w:gridCol w:w="249"/>
        <w:gridCol w:w="180"/>
        <w:gridCol w:w="1137"/>
        <w:gridCol w:w="248"/>
        <w:gridCol w:w="1014"/>
      </w:tblGrid>
      <w:tr w:rsidR="008D2EFC" w:rsidRPr="008D2EFC" w14:paraId="47F46A8E" w14:textId="77777777" w:rsidTr="008D2EFC">
        <w:trPr>
          <w:trHeight w:val="345"/>
        </w:trPr>
        <w:tc>
          <w:tcPr>
            <w:tcW w:w="265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ADA9259"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b/>
                <w:bCs/>
                <w:szCs w:val="24"/>
              </w:rPr>
              <w:t>Name of Student  </w:t>
            </w:r>
            <w:r w:rsidRPr="008D2EFC">
              <w:rPr>
                <w:rFonts w:eastAsia="Times New Roman"/>
                <w:szCs w:val="24"/>
              </w:rPr>
              <w:t> </w:t>
            </w:r>
          </w:p>
        </w:tc>
        <w:tc>
          <w:tcPr>
            <w:tcW w:w="42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E2D4196"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vAlign w:val="center"/>
            <w:hideMark/>
          </w:tcPr>
          <w:p w14:paraId="093A0F02"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b/>
                <w:bCs/>
                <w:szCs w:val="24"/>
              </w:rPr>
              <w:t>Student ID </w:t>
            </w:r>
            <w:r w:rsidRPr="008D2EFC">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135E6857"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D59651"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r>
      <w:tr w:rsidR="008D2EFC" w:rsidRPr="008D2EFC" w14:paraId="5A1AEF71" w14:textId="77777777" w:rsidTr="008D2EFC">
        <w:trPr>
          <w:trHeight w:val="345"/>
        </w:trPr>
        <w:tc>
          <w:tcPr>
            <w:tcW w:w="265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6A8AE38"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b/>
                <w:bCs/>
                <w:szCs w:val="24"/>
              </w:rPr>
              <w:t>College  </w:t>
            </w:r>
            <w:r w:rsidRPr="008D2EFC">
              <w:rPr>
                <w:rFonts w:eastAsia="Times New Roman"/>
                <w:szCs w:val="24"/>
              </w:rPr>
              <w:t> </w:t>
            </w:r>
          </w:p>
        </w:tc>
        <w:tc>
          <w:tcPr>
            <w:tcW w:w="42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0304BA6"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b/>
                <w:bCs/>
                <w:szCs w:val="24"/>
              </w:rPr>
              <w:t> </w:t>
            </w:r>
            <w:r w:rsidRPr="008D2EFC">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vAlign w:val="center"/>
            <w:hideMark/>
          </w:tcPr>
          <w:p w14:paraId="27D2E6B7"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b/>
                <w:bCs/>
                <w:szCs w:val="24"/>
              </w:rPr>
              <w:t>Program </w:t>
            </w:r>
            <w:r w:rsidRPr="008D2EFC">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60E9B1ED"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5BBAD3"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r>
      <w:tr w:rsidR="008D2EFC" w:rsidRPr="008D2EFC" w14:paraId="34D1FDA4" w14:textId="77777777" w:rsidTr="008D2EFC">
        <w:trPr>
          <w:trHeight w:val="345"/>
        </w:trPr>
        <w:tc>
          <w:tcPr>
            <w:tcW w:w="265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660A422"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b/>
                <w:bCs/>
                <w:szCs w:val="24"/>
              </w:rPr>
              <w:t>Course Title  </w:t>
            </w:r>
            <w:r w:rsidRPr="008D2EFC">
              <w:rPr>
                <w:rFonts w:eastAsia="Times New Roman"/>
                <w:szCs w:val="24"/>
              </w:rPr>
              <w:t> </w:t>
            </w:r>
          </w:p>
        </w:tc>
        <w:tc>
          <w:tcPr>
            <w:tcW w:w="42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4858BA9"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vAlign w:val="center"/>
            <w:hideMark/>
          </w:tcPr>
          <w:p w14:paraId="224BAE09"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b/>
                <w:bCs/>
                <w:szCs w:val="24"/>
              </w:rPr>
              <w:t>Course Code  </w:t>
            </w:r>
            <w:r w:rsidRPr="008D2EFC">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4C60485D"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C5015C"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r>
      <w:tr w:rsidR="008D2EFC" w:rsidRPr="008D2EFC" w14:paraId="2E1CD9CA" w14:textId="77777777" w:rsidTr="008D2EFC">
        <w:trPr>
          <w:trHeight w:val="375"/>
        </w:trPr>
        <w:tc>
          <w:tcPr>
            <w:tcW w:w="2655" w:type="dxa"/>
            <w:vMerge w:val="restart"/>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6FC4089"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b/>
                <w:bCs/>
                <w:szCs w:val="24"/>
              </w:rPr>
              <w:t>Supervisor Name  </w:t>
            </w:r>
            <w:r w:rsidRPr="008D2EFC">
              <w:rPr>
                <w:rFonts w:eastAsia="Times New Roman"/>
                <w:szCs w:val="24"/>
              </w:rPr>
              <w:t> </w:t>
            </w:r>
          </w:p>
        </w:tc>
        <w:tc>
          <w:tcPr>
            <w:tcW w:w="4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644BE4E"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1425" w:type="dxa"/>
            <w:gridSpan w:val="2"/>
            <w:tcBorders>
              <w:top w:val="single" w:sz="6" w:space="0" w:color="000000"/>
              <w:left w:val="single" w:sz="6" w:space="0" w:color="000000"/>
              <w:bottom w:val="single" w:sz="6" w:space="0" w:color="000000"/>
              <w:right w:val="nil"/>
            </w:tcBorders>
            <w:shd w:val="clear" w:color="auto" w:fill="DBE5F1"/>
            <w:vAlign w:val="center"/>
            <w:hideMark/>
          </w:tcPr>
          <w:p w14:paraId="56459DF6"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b/>
                <w:bCs/>
                <w:szCs w:val="24"/>
              </w:rPr>
              <w:t>Academic Year </w:t>
            </w:r>
            <w:r w:rsidRPr="008D2EFC">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47C9C839"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szCs w:val="24"/>
              </w:rPr>
              <w:t> </w:t>
            </w:r>
            <w:r w:rsidRPr="008D2EFC">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131517"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r>
      <w:tr w:rsidR="008D2EFC" w:rsidRPr="008D2EFC" w14:paraId="23E72DF3" w14:textId="77777777" w:rsidTr="008D2EFC">
        <w:trPr>
          <w:trHeight w:val="476"/>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DBEA55" w14:textId="77777777" w:rsidR="008D2EFC" w:rsidRPr="008D2EFC" w:rsidRDefault="008D2EFC" w:rsidP="008D2EFC">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6B99173" w14:textId="77777777" w:rsidR="008D2EFC" w:rsidRPr="008D2EFC" w:rsidRDefault="008D2EFC" w:rsidP="008D2EFC">
            <w:pPr>
              <w:spacing w:after="0" w:line="240" w:lineRule="auto"/>
              <w:ind w:left="0" w:right="0" w:firstLine="0"/>
              <w:jc w:val="left"/>
              <w:rPr>
                <w:rFonts w:ascii="Times New Roman" w:eastAsia="Times New Roman" w:hAnsi="Times New Roman" w:cs="Times New Roman"/>
                <w:szCs w:val="24"/>
              </w:rPr>
            </w:pPr>
          </w:p>
        </w:tc>
        <w:tc>
          <w:tcPr>
            <w:tcW w:w="4260" w:type="dxa"/>
            <w:gridSpan w:val="7"/>
            <w:vMerge w:val="restart"/>
            <w:tcBorders>
              <w:top w:val="single" w:sz="6" w:space="0" w:color="000000"/>
              <w:left w:val="single" w:sz="6" w:space="0" w:color="000000"/>
              <w:bottom w:val="nil"/>
              <w:right w:val="single" w:sz="6" w:space="0" w:color="000000"/>
            </w:tcBorders>
            <w:shd w:val="clear" w:color="auto" w:fill="DBE5F1"/>
            <w:vAlign w:val="center"/>
            <w:hideMark/>
          </w:tcPr>
          <w:p w14:paraId="580DC90F" w14:textId="77777777" w:rsidR="008D2EFC" w:rsidRPr="008D2EFC" w:rsidRDefault="008D2EFC" w:rsidP="008D2EFC">
            <w:pPr>
              <w:spacing w:after="0" w:line="240" w:lineRule="auto"/>
              <w:ind w:left="0" w:right="0" w:firstLine="0"/>
              <w:jc w:val="center"/>
              <w:textAlignment w:val="baseline"/>
              <w:rPr>
                <w:rFonts w:ascii="Times New Roman" w:eastAsia="Times New Roman" w:hAnsi="Times New Roman" w:cs="Times New Roman"/>
                <w:szCs w:val="24"/>
              </w:rPr>
            </w:pPr>
            <w:r w:rsidRPr="008D2EFC">
              <w:rPr>
                <w:rFonts w:eastAsia="Times New Roman"/>
                <w:b/>
                <w:bCs/>
                <w:szCs w:val="24"/>
              </w:rPr>
              <w:t>Semester</w:t>
            </w:r>
            <w:r w:rsidRPr="008D2EFC">
              <w:rPr>
                <w:rFonts w:eastAsia="Times New Roman"/>
                <w:szCs w:val="24"/>
              </w:rPr>
              <w:t> </w:t>
            </w:r>
          </w:p>
        </w:tc>
      </w:tr>
      <w:tr w:rsidR="008D2EFC" w:rsidRPr="008D2EFC" w14:paraId="34C962F9" w14:textId="77777777" w:rsidTr="008D2EFC">
        <w:trPr>
          <w:trHeight w:val="476"/>
        </w:trPr>
        <w:tc>
          <w:tcPr>
            <w:tcW w:w="2655" w:type="dxa"/>
            <w:vMerge w:val="restart"/>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6DA9386"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b/>
                <w:bCs/>
                <w:szCs w:val="24"/>
              </w:rPr>
              <w:t>Project Title  </w:t>
            </w:r>
            <w:r w:rsidRPr="008D2EFC">
              <w:rPr>
                <w:rFonts w:eastAsia="Times New Roman"/>
                <w:szCs w:val="24"/>
              </w:rPr>
              <w:t> </w:t>
            </w:r>
          </w:p>
        </w:tc>
        <w:tc>
          <w:tcPr>
            <w:tcW w:w="4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5A6A20" w14:textId="77777777" w:rsidR="008D2EFC" w:rsidRPr="008D2EFC" w:rsidRDefault="008D2EFC" w:rsidP="008D2EFC">
            <w:pPr>
              <w:spacing w:after="0" w:line="240" w:lineRule="auto"/>
              <w:ind w:left="105"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0" w:type="auto"/>
            <w:gridSpan w:val="7"/>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9A61D93" w14:textId="77777777" w:rsidR="008D2EFC" w:rsidRPr="008D2EFC" w:rsidRDefault="008D2EFC" w:rsidP="008D2EFC">
            <w:pPr>
              <w:spacing w:after="0" w:line="240" w:lineRule="auto"/>
              <w:ind w:left="0" w:right="0" w:firstLine="0"/>
              <w:jc w:val="left"/>
              <w:rPr>
                <w:rFonts w:ascii="Times New Roman" w:eastAsia="Times New Roman" w:hAnsi="Times New Roman" w:cs="Times New Roman"/>
                <w:szCs w:val="24"/>
              </w:rPr>
            </w:pPr>
          </w:p>
        </w:tc>
      </w:tr>
      <w:tr w:rsidR="008D2EFC" w:rsidRPr="008D2EFC" w14:paraId="13014985" w14:textId="77777777" w:rsidTr="008D2EFC">
        <w:trPr>
          <w:trHeight w:val="33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E6CABE" w14:textId="77777777" w:rsidR="008D2EFC" w:rsidRPr="008D2EFC" w:rsidRDefault="008D2EFC" w:rsidP="008D2EFC">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FC9E29" w14:textId="77777777" w:rsidR="008D2EFC" w:rsidRPr="008D2EFC" w:rsidRDefault="008D2EFC" w:rsidP="008D2EFC">
            <w:pPr>
              <w:spacing w:after="0" w:line="240" w:lineRule="auto"/>
              <w:ind w:left="0" w:right="0" w:firstLine="0"/>
              <w:jc w:val="left"/>
              <w:rPr>
                <w:rFonts w:ascii="Times New Roman" w:eastAsia="Times New Roman" w:hAnsi="Times New Roman" w:cs="Times New Roman"/>
                <w:szCs w:val="24"/>
              </w:rPr>
            </w:pPr>
          </w:p>
        </w:tc>
        <w:tc>
          <w:tcPr>
            <w:tcW w:w="2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4C5B24" w14:textId="77777777" w:rsidR="008D2EFC" w:rsidRPr="008D2EFC" w:rsidRDefault="008D2EFC" w:rsidP="008D2EFC">
            <w:pPr>
              <w:spacing w:after="0" w:line="240" w:lineRule="auto"/>
              <w:ind w:left="105" w:right="0" w:firstLine="0"/>
              <w:jc w:val="center"/>
              <w:textAlignment w:val="baseline"/>
              <w:rPr>
                <w:rFonts w:ascii="Times New Roman" w:eastAsia="Times New Roman" w:hAnsi="Times New Roman" w:cs="Times New Roman"/>
                <w:szCs w:val="24"/>
              </w:rPr>
            </w:pPr>
            <w:r w:rsidRPr="008D2EFC">
              <w:rPr>
                <w:rFonts w:eastAsia="Times New Roman"/>
                <w:szCs w:val="24"/>
              </w:rPr>
              <w:t> </w:t>
            </w:r>
          </w:p>
        </w:tc>
        <w:tc>
          <w:tcPr>
            <w:tcW w:w="115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6516285" w14:textId="77777777" w:rsidR="008D2EFC" w:rsidRPr="008D2EFC" w:rsidRDefault="008D2EFC" w:rsidP="008D2EFC">
            <w:pPr>
              <w:spacing w:after="0" w:line="240" w:lineRule="auto"/>
              <w:ind w:left="105" w:right="0" w:firstLine="0"/>
              <w:jc w:val="center"/>
              <w:textAlignment w:val="baseline"/>
              <w:rPr>
                <w:rFonts w:ascii="Times New Roman" w:eastAsia="Times New Roman" w:hAnsi="Times New Roman" w:cs="Times New Roman"/>
                <w:szCs w:val="24"/>
              </w:rPr>
            </w:pPr>
            <w:r w:rsidRPr="008D2EFC">
              <w:rPr>
                <w:rFonts w:eastAsia="Times New Roman"/>
                <w:b/>
                <w:bCs/>
                <w:szCs w:val="24"/>
              </w:rPr>
              <w:t>First</w:t>
            </w:r>
            <w:r w:rsidRPr="008D2EFC">
              <w:rPr>
                <w:rFonts w:eastAsia="Times New Roman"/>
                <w:szCs w:val="24"/>
              </w:rPr>
              <w:t> </w:t>
            </w:r>
          </w:p>
        </w:tc>
        <w:tc>
          <w:tcPr>
            <w:tcW w:w="2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B3D7EA1" w14:textId="77777777" w:rsidR="008D2EFC" w:rsidRPr="008D2EFC" w:rsidRDefault="008D2EFC" w:rsidP="008D2EFC">
            <w:pPr>
              <w:spacing w:after="0" w:line="240" w:lineRule="auto"/>
              <w:ind w:left="0" w:right="0" w:firstLine="0"/>
              <w:jc w:val="center"/>
              <w:textAlignment w:val="baseline"/>
              <w:rPr>
                <w:rFonts w:ascii="Times New Roman" w:eastAsia="Times New Roman" w:hAnsi="Times New Roman" w:cs="Times New Roman"/>
                <w:szCs w:val="24"/>
              </w:rPr>
            </w:pPr>
            <w:r w:rsidRPr="008D2EFC">
              <w:rPr>
                <w:rFonts w:eastAsia="Times New Roman"/>
                <w:szCs w:val="24"/>
              </w:rPr>
              <w:t> </w:t>
            </w:r>
          </w:p>
        </w:tc>
        <w:tc>
          <w:tcPr>
            <w:tcW w:w="1335"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12FB922" w14:textId="77777777" w:rsidR="008D2EFC" w:rsidRPr="008D2EFC" w:rsidRDefault="008D2EFC" w:rsidP="008D2EFC">
            <w:pPr>
              <w:spacing w:after="0" w:line="240" w:lineRule="auto"/>
              <w:ind w:left="105" w:right="0" w:firstLine="0"/>
              <w:jc w:val="center"/>
              <w:textAlignment w:val="baseline"/>
              <w:rPr>
                <w:rFonts w:ascii="Times New Roman" w:eastAsia="Times New Roman" w:hAnsi="Times New Roman" w:cs="Times New Roman"/>
                <w:szCs w:val="24"/>
              </w:rPr>
            </w:pPr>
            <w:r w:rsidRPr="008D2EFC">
              <w:rPr>
                <w:rFonts w:eastAsia="Times New Roman"/>
                <w:b/>
                <w:bCs/>
                <w:szCs w:val="24"/>
              </w:rPr>
              <w:t>Second</w:t>
            </w:r>
            <w:r w:rsidRPr="008D2EFC">
              <w:rPr>
                <w:rFonts w:eastAsia="Times New Roman"/>
                <w:szCs w:val="24"/>
              </w:rPr>
              <w:t> </w:t>
            </w:r>
          </w:p>
        </w:tc>
        <w:tc>
          <w:tcPr>
            <w:tcW w:w="2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EDE349A" w14:textId="77777777" w:rsidR="008D2EFC" w:rsidRPr="008D2EFC" w:rsidRDefault="008D2EFC" w:rsidP="008D2EFC">
            <w:pPr>
              <w:spacing w:after="0" w:line="240" w:lineRule="auto"/>
              <w:ind w:left="0" w:right="0" w:firstLine="0"/>
              <w:jc w:val="center"/>
              <w:textAlignment w:val="baseline"/>
              <w:rPr>
                <w:rFonts w:ascii="Times New Roman" w:eastAsia="Times New Roman" w:hAnsi="Times New Roman" w:cs="Times New Roman"/>
                <w:szCs w:val="24"/>
              </w:rPr>
            </w:pPr>
            <w:r w:rsidRPr="008D2EFC">
              <w:rPr>
                <w:rFonts w:eastAsia="Times New Roman"/>
                <w:szCs w:val="24"/>
              </w:rPr>
              <w:t> </w:t>
            </w:r>
          </w:p>
        </w:tc>
        <w:tc>
          <w:tcPr>
            <w:tcW w:w="94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3D94DD79" w14:textId="77777777" w:rsidR="008D2EFC" w:rsidRPr="008D2EFC" w:rsidRDefault="008D2EFC" w:rsidP="008D2EFC">
            <w:pPr>
              <w:spacing w:after="0" w:line="240" w:lineRule="auto"/>
              <w:ind w:left="105" w:right="0" w:firstLine="0"/>
              <w:jc w:val="center"/>
              <w:textAlignment w:val="baseline"/>
              <w:rPr>
                <w:rFonts w:ascii="Times New Roman" w:eastAsia="Times New Roman" w:hAnsi="Times New Roman" w:cs="Times New Roman"/>
                <w:szCs w:val="24"/>
              </w:rPr>
            </w:pPr>
            <w:r w:rsidRPr="008D2EFC">
              <w:rPr>
                <w:rFonts w:eastAsia="Times New Roman"/>
                <w:b/>
                <w:bCs/>
                <w:szCs w:val="24"/>
              </w:rPr>
              <w:t>Summer</w:t>
            </w:r>
            <w:r w:rsidRPr="008D2EFC">
              <w:rPr>
                <w:rFonts w:eastAsia="Times New Roman"/>
                <w:szCs w:val="24"/>
              </w:rPr>
              <w:t> </w:t>
            </w:r>
          </w:p>
        </w:tc>
      </w:tr>
    </w:tbl>
    <w:p w14:paraId="336E2FA3" w14:textId="77777777" w:rsidR="008D2EFC" w:rsidRPr="008D2EFC" w:rsidRDefault="008D2EFC" w:rsidP="008D2EFC">
      <w:pPr>
        <w:spacing w:after="0" w:line="240" w:lineRule="auto"/>
        <w:ind w:left="1215" w:right="0" w:firstLine="0"/>
        <w:jc w:val="left"/>
        <w:textAlignment w:val="baseline"/>
        <w:rPr>
          <w:rFonts w:ascii="Segoe UI" w:eastAsia="Times New Roman" w:hAnsi="Segoe UI" w:cs="Segoe UI"/>
          <w:sz w:val="18"/>
          <w:szCs w:val="18"/>
        </w:rPr>
      </w:pPr>
      <w:r w:rsidRPr="008D2EFC">
        <w:rPr>
          <w:rFonts w:eastAsia="Times New Roman"/>
          <w:szCs w:val="24"/>
        </w:rPr>
        <w:t>  </w:t>
      </w:r>
    </w:p>
    <w:tbl>
      <w:tblPr>
        <w:tblW w:w="10904"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20"/>
        <w:gridCol w:w="5284"/>
      </w:tblGrid>
      <w:tr w:rsidR="008D2EFC" w:rsidRPr="008D2EFC" w14:paraId="43E0ECF8" w14:textId="77777777" w:rsidTr="008D2EFC">
        <w:trPr>
          <w:trHeight w:val="510"/>
        </w:trPr>
        <w:tc>
          <w:tcPr>
            <w:tcW w:w="5620" w:type="dxa"/>
            <w:tcBorders>
              <w:top w:val="single" w:sz="6" w:space="0" w:color="000000"/>
              <w:left w:val="single" w:sz="6" w:space="0" w:color="000000"/>
              <w:bottom w:val="single" w:sz="6" w:space="0" w:color="000000"/>
              <w:right w:val="single" w:sz="6" w:space="0" w:color="000000"/>
            </w:tcBorders>
            <w:shd w:val="clear" w:color="auto" w:fill="DBE5F1"/>
            <w:hideMark/>
          </w:tcPr>
          <w:p w14:paraId="46DEB05C"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szCs w:val="24"/>
              </w:rPr>
              <w:t>Agreed Final Mark  </w:t>
            </w:r>
            <w:r w:rsidRPr="008D2EFC">
              <w:rPr>
                <w:rFonts w:eastAsia="Times New Roman"/>
                <w:szCs w:val="24"/>
              </w:rPr>
              <w:t> </w:t>
            </w:r>
          </w:p>
        </w:tc>
        <w:tc>
          <w:tcPr>
            <w:tcW w:w="5284" w:type="dxa"/>
            <w:tcBorders>
              <w:top w:val="single" w:sz="6" w:space="0" w:color="000000"/>
              <w:left w:val="single" w:sz="6" w:space="0" w:color="000000"/>
              <w:bottom w:val="single" w:sz="6" w:space="0" w:color="000000"/>
              <w:right w:val="single" w:sz="6" w:space="0" w:color="000000"/>
            </w:tcBorders>
            <w:shd w:val="clear" w:color="auto" w:fill="auto"/>
            <w:hideMark/>
          </w:tcPr>
          <w:p w14:paraId="68208D7D"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 w:val="28"/>
                <w:szCs w:val="28"/>
              </w:rPr>
              <w:t>  </w:t>
            </w:r>
          </w:p>
        </w:tc>
      </w:tr>
      <w:tr w:rsidR="008D2EFC" w:rsidRPr="008D2EFC" w14:paraId="03715E3D" w14:textId="77777777" w:rsidTr="008D2EFC">
        <w:trPr>
          <w:trHeight w:val="1905"/>
        </w:trPr>
        <w:tc>
          <w:tcPr>
            <w:tcW w:w="1090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6EFC9E6"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 w:val="18"/>
                <w:szCs w:val="18"/>
              </w:rPr>
              <w:t>comment  </w:t>
            </w:r>
          </w:p>
          <w:p w14:paraId="5821544B" w14:textId="77777777" w:rsidR="008D2EFC" w:rsidRPr="008D2EFC" w:rsidRDefault="008D2EFC" w:rsidP="008D2EFC">
            <w:pPr>
              <w:spacing w:after="0" w:line="240" w:lineRule="auto"/>
              <w:ind w:left="0" w:right="0" w:firstLine="0"/>
              <w:jc w:val="right"/>
              <w:textAlignment w:val="baseline"/>
              <w:rPr>
                <w:rFonts w:ascii="Times New Roman" w:eastAsia="Times New Roman" w:hAnsi="Times New Roman" w:cs="Times New Roman"/>
                <w:szCs w:val="24"/>
              </w:rPr>
            </w:pPr>
            <w:r w:rsidRPr="008D2EFC">
              <w:rPr>
                <w:rFonts w:eastAsia="Times New Roman"/>
                <w:sz w:val="18"/>
                <w:szCs w:val="18"/>
              </w:rPr>
              <w:t>   </w:t>
            </w:r>
          </w:p>
          <w:p w14:paraId="11ABB5FD" w14:textId="77777777" w:rsidR="008D2EFC" w:rsidRPr="008D2EFC" w:rsidRDefault="008D2EFC" w:rsidP="008D2EFC">
            <w:pPr>
              <w:spacing w:after="0" w:line="240" w:lineRule="auto"/>
              <w:ind w:left="0" w:right="45" w:firstLine="0"/>
              <w:jc w:val="right"/>
              <w:textAlignment w:val="baseline"/>
              <w:rPr>
                <w:rFonts w:ascii="Times New Roman" w:eastAsia="Times New Roman" w:hAnsi="Times New Roman" w:cs="Times New Roman"/>
                <w:szCs w:val="24"/>
              </w:rPr>
            </w:pPr>
            <w:r w:rsidRPr="008D2EFC">
              <w:rPr>
                <w:rFonts w:eastAsia="Times New Roman"/>
                <w:b/>
                <w:bCs/>
                <w:sz w:val="18"/>
                <w:szCs w:val="18"/>
              </w:rPr>
              <w:t>[Continue on A4 paper if more space required] </w:t>
            </w:r>
            <w:r w:rsidRPr="008D2EFC">
              <w:rPr>
                <w:rFonts w:eastAsia="Times New Roman"/>
                <w:sz w:val="18"/>
                <w:szCs w:val="18"/>
              </w:rPr>
              <w:t> </w:t>
            </w:r>
          </w:p>
        </w:tc>
      </w:tr>
    </w:tbl>
    <w:p w14:paraId="2F390DE6" w14:textId="77777777" w:rsidR="008D2EFC" w:rsidRPr="008D2EFC" w:rsidRDefault="008D2EFC" w:rsidP="008D2EFC">
      <w:pPr>
        <w:spacing w:after="0" w:line="240" w:lineRule="auto"/>
        <w:ind w:left="1215" w:right="0" w:firstLine="0"/>
        <w:jc w:val="left"/>
        <w:textAlignment w:val="baseline"/>
        <w:rPr>
          <w:rFonts w:ascii="Segoe UI" w:eastAsia="Times New Roman" w:hAnsi="Segoe UI" w:cs="Segoe UI"/>
          <w:sz w:val="18"/>
          <w:szCs w:val="18"/>
        </w:rPr>
      </w:pPr>
      <w:r w:rsidRPr="008D2EFC">
        <w:rPr>
          <w:rFonts w:eastAsia="Times New Roman"/>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2893"/>
        <w:gridCol w:w="1269"/>
        <w:gridCol w:w="2162"/>
        <w:gridCol w:w="791"/>
        <w:gridCol w:w="1389"/>
      </w:tblGrid>
      <w:tr w:rsidR="008D2EFC" w:rsidRPr="008D2EFC" w14:paraId="484D9A11" w14:textId="77777777" w:rsidTr="008D2EFC">
        <w:trPr>
          <w:trHeight w:val="885"/>
        </w:trPr>
        <w:tc>
          <w:tcPr>
            <w:tcW w:w="2415" w:type="dxa"/>
            <w:tcBorders>
              <w:top w:val="single" w:sz="6" w:space="0" w:color="000000"/>
              <w:left w:val="single" w:sz="6" w:space="0" w:color="000000"/>
              <w:bottom w:val="single" w:sz="6" w:space="0" w:color="000000"/>
              <w:right w:val="single" w:sz="6" w:space="0" w:color="000000"/>
            </w:tcBorders>
            <w:shd w:val="clear" w:color="auto" w:fill="DBE5F1"/>
            <w:hideMark/>
          </w:tcPr>
          <w:p w14:paraId="3AD6EBD3"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szCs w:val="24"/>
              </w:rPr>
              <w:t>Name of Examiner 1 </w:t>
            </w:r>
            <w:r w:rsidRPr="008D2EFC">
              <w:rPr>
                <w:rFonts w:eastAsia="Times New Roman"/>
                <w:szCs w:val="24"/>
              </w:rPr>
              <w:t> </w:t>
            </w:r>
          </w:p>
          <w:p w14:paraId="6221CB20"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i/>
                <w:iCs/>
                <w:szCs w:val="24"/>
              </w:rPr>
              <w:t>(Supervisor) </w:t>
            </w:r>
            <w:r w:rsidRPr="008D2EFC">
              <w:rPr>
                <w:rFonts w:eastAsia="Times New Roman"/>
                <w:szCs w:val="24"/>
              </w:rPr>
              <w:t> </w:t>
            </w:r>
          </w:p>
        </w:tc>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457A83C9"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1275" w:type="dxa"/>
            <w:tcBorders>
              <w:top w:val="single" w:sz="6" w:space="0" w:color="000000"/>
              <w:left w:val="single" w:sz="6" w:space="0" w:color="000000"/>
              <w:bottom w:val="single" w:sz="6" w:space="0" w:color="000000"/>
              <w:right w:val="single" w:sz="6" w:space="0" w:color="000000"/>
            </w:tcBorders>
            <w:shd w:val="clear" w:color="auto" w:fill="DBE5F1"/>
            <w:hideMark/>
          </w:tcPr>
          <w:p w14:paraId="081E84D9"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szCs w:val="24"/>
              </w:rPr>
              <w:t>Signature </w:t>
            </w:r>
            <w:r w:rsidRPr="008D2EFC">
              <w:rPr>
                <w:rFonts w:eastAsia="Times New Roman"/>
                <w:szCs w:val="24"/>
              </w:rPr>
              <w:t> </w:t>
            </w:r>
          </w:p>
        </w:tc>
        <w:tc>
          <w:tcPr>
            <w:tcW w:w="2220" w:type="dxa"/>
            <w:tcBorders>
              <w:top w:val="single" w:sz="6" w:space="0" w:color="000000"/>
              <w:left w:val="single" w:sz="6" w:space="0" w:color="000000"/>
              <w:bottom w:val="single" w:sz="6" w:space="0" w:color="000000"/>
              <w:right w:val="single" w:sz="6" w:space="0" w:color="000000"/>
            </w:tcBorders>
            <w:shd w:val="clear" w:color="auto" w:fill="auto"/>
            <w:hideMark/>
          </w:tcPr>
          <w:p w14:paraId="15DB2F9C"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795" w:type="dxa"/>
            <w:tcBorders>
              <w:top w:val="single" w:sz="6" w:space="0" w:color="000000"/>
              <w:left w:val="single" w:sz="6" w:space="0" w:color="000000"/>
              <w:bottom w:val="single" w:sz="6" w:space="0" w:color="000000"/>
              <w:right w:val="single" w:sz="6" w:space="0" w:color="000000"/>
            </w:tcBorders>
            <w:shd w:val="clear" w:color="auto" w:fill="DBE5F1"/>
            <w:hideMark/>
          </w:tcPr>
          <w:p w14:paraId="14BE1EAF"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szCs w:val="24"/>
              </w:rPr>
              <w:t>Date  </w:t>
            </w:r>
            <w:r w:rsidRPr="008D2EFC">
              <w:rPr>
                <w:rFonts w:eastAsia="Times New Roman"/>
                <w:szCs w:val="24"/>
              </w:rPr>
              <w:t> </w:t>
            </w:r>
          </w:p>
        </w:tc>
        <w:tc>
          <w:tcPr>
            <w:tcW w:w="1425" w:type="dxa"/>
            <w:tcBorders>
              <w:top w:val="single" w:sz="6" w:space="0" w:color="000000"/>
              <w:left w:val="single" w:sz="6" w:space="0" w:color="000000"/>
              <w:bottom w:val="single" w:sz="6" w:space="0" w:color="000000"/>
              <w:right w:val="single" w:sz="6" w:space="0" w:color="000000"/>
            </w:tcBorders>
            <w:shd w:val="clear" w:color="auto" w:fill="auto"/>
            <w:hideMark/>
          </w:tcPr>
          <w:p w14:paraId="5CABDD17"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r>
      <w:tr w:rsidR="008D2EFC" w:rsidRPr="008D2EFC" w14:paraId="37211E2A" w14:textId="77777777" w:rsidTr="008D2EFC">
        <w:trPr>
          <w:trHeight w:val="885"/>
        </w:trPr>
        <w:tc>
          <w:tcPr>
            <w:tcW w:w="2415" w:type="dxa"/>
            <w:tcBorders>
              <w:top w:val="single" w:sz="6" w:space="0" w:color="000000"/>
              <w:left w:val="single" w:sz="6" w:space="0" w:color="000000"/>
              <w:bottom w:val="single" w:sz="6" w:space="0" w:color="000000"/>
              <w:right w:val="single" w:sz="6" w:space="0" w:color="000000"/>
            </w:tcBorders>
            <w:shd w:val="clear" w:color="auto" w:fill="DBE5F1"/>
            <w:hideMark/>
          </w:tcPr>
          <w:p w14:paraId="641C486E"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szCs w:val="24"/>
              </w:rPr>
              <w:t>Name of Examiner 2 </w:t>
            </w:r>
            <w:r w:rsidRPr="008D2EFC">
              <w:rPr>
                <w:rFonts w:eastAsia="Times New Roman"/>
                <w:szCs w:val="24"/>
              </w:rPr>
              <w:t> </w:t>
            </w:r>
          </w:p>
          <w:p w14:paraId="2C137E07"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i/>
                <w:iCs/>
                <w:szCs w:val="24"/>
              </w:rPr>
              <w:t>(</w:t>
            </w:r>
            <w:proofErr w:type="gramStart"/>
            <w:r w:rsidRPr="008D2EFC">
              <w:rPr>
                <w:rFonts w:eastAsia="Times New Roman"/>
                <w:b/>
                <w:bCs/>
                <w:i/>
                <w:iCs/>
                <w:szCs w:val="24"/>
              </w:rPr>
              <w:t>Internal) </w:t>
            </w:r>
            <w:r w:rsidRPr="008D2EFC">
              <w:rPr>
                <w:rFonts w:eastAsia="Times New Roman"/>
                <w:i/>
                <w:iCs/>
                <w:szCs w:val="24"/>
              </w:rPr>
              <w:t> </w:t>
            </w:r>
            <w:r w:rsidRPr="008D2EFC">
              <w:rPr>
                <w:rFonts w:eastAsia="Times New Roman"/>
                <w:szCs w:val="24"/>
              </w:rPr>
              <w:t> </w:t>
            </w:r>
            <w:proofErr w:type="gramEnd"/>
          </w:p>
        </w:tc>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02D692C3"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1275" w:type="dxa"/>
            <w:tcBorders>
              <w:top w:val="single" w:sz="6" w:space="0" w:color="000000"/>
              <w:left w:val="single" w:sz="6" w:space="0" w:color="000000"/>
              <w:bottom w:val="single" w:sz="6" w:space="0" w:color="000000"/>
              <w:right w:val="single" w:sz="6" w:space="0" w:color="000000"/>
            </w:tcBorders>
            <w:shd w:val="clear" w:color="auto" w:fill="DBE5F1"/>
            <w:hideMark/>
          </w:tcPr>
          <w:p w14:paraId="7CC8E980"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szCs w:val="24"/>
              </w:rPr>
              <w:t>Signature </w:t>
            </w:r>
            <w:r w:rsidRPr="008D2EFC">
              <w:rPr>
                <w:rFonts w:eastAsia="Times New Roman"/>
                <w:szCs w:val="24"/>
              </w:rPr>
              <w:t> </w:t>
            </w:r>
          </w:p>
        </w:tc>
        <w:tc>
          <w:tcPr>
            <w:tcW w:w="2220" w:type="dxa"/>
            <w:tcBorders>
              <w:top w:val="single" w:sz="6" w:space="0" w:color="000000"/>
              <w:left w:val="single" w:sz="6" w:space="0" w:color="000000"/>
              <w:bottom w:val="single" w:sz="6" w:space="0" w:color="000000"/>
              <w:right w:val="single" w:sz="6" w:space="0" w:color="000000"/>
            </w:tcBorders>
            <w:shd w:val="clear" w:color="auto" w:fill="auto"/>
            <w:hideMark/>
          </w:tcPr>
          <w:p w14:paraId="42B2C937"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795" w:type="dxa"/>
            <w:tcBorders>
              <w:top w:val="single" w:sz="6" w:space="0" w:color="000000"/>
              <w:left w:val="single" w:sz="6" w:space="0" w:color="000000"/>
              <w:bottom w:val="single" w:sz="6" w:space="0" w:color="000000"/>
              <w:right w:val="single" w:sz="6" w:space="0" w:color="000000"/>
            </w:tcBorders>
            <w:shd w:val="clear" w:color="auto" w:fill="DBE5F1"/>
            <w:hideMark/>
          </w:tcPr>
          <w:p w14:paraId="5FDE1B2B"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szCs w:val="24"/>
              </w:rPr>
              <w:t>Date  </w:t>
            </w:r>
            <w:r w:rsidRPr="008D2EFC">
              <w:rPr>
                <w:rFonts w:eastAsia="Times New Roman"/>
                <w:szCs w:val="24"/>
              </w:rPr>
              <w:t> </w:t>
            </w:r>
          </w:p>
        </w:tc>
        <w:tc>
          <w:tcPr>
            <w:tcW w:w="1425" w:type="dxa"/>
            <w:tcBorders>
              <w:top w:val="single" w:sz="6" w:space="0" w:color="000000"/>
              <w:left w:val="single" w:sz="6" w:space="0" w:color="000000"/>
              <w:bottom w:val="single" w:sz="6" w:space="0" w:color="000000"/>
              <w:right w:val="single" w:sz="6" w:space="0" w:color="000000"/>
            </w:tcBorders>
            <w:shd w:val="clear" w:color="auto" w:fill="auto"/>
            <w:hideMark/>
          </w:tcPr>
          <w:p w14:paraId="66C538CE"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r>
      <w:tr w:rsidR="008D2EFC" w:rsidRPr="008D2EFC" w14:paraId="63AB1D1C" w14:textId="77777777" w:rsidTr="008D2EFC">
        <w:trPr>
          <w:trHeight w:val="885"/>
        </w:trPr>
        <w:tc>
          <w:tcPr>
            <w:tcW w:w="2415" w:type="dxa"/>
            <w:tcBorders>
              <w:top w:val="single" w:sz="6" w:space="0" w:color="000000"/>
              <w:left w:val="single" w:sz="6" w:space="0" w:color="000000"/>
              <w:bottom w:val="single" w:sz="6" w:space="0" w:color="000000"/>
              <w:right w:val="single" w:sz="6" w:space="0" w:color="000000"/>
            </w:tcBorders>
            <w:shd w:val="clear" w:color="auto" w:fill="DBE5F1"/>
            <w:hideMark/>
          </w:tcPr>
          <w:p w14:paraId="0C8EF73F"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szCs w:val="24"/>
              </w:rPr>
              <w:t>Name of Examiner 3 </w:t>
            </w:r>
            <w:r w:rsidRPr="008D2EFC">
              <w:rPr>
                <w:rFonts w:eastAsia="Times New Roman"/>
                <w:szCs w:val="24"/>
              </w:rPr>
              <w:t> </w:t>
            </w:r>
          </w:p>
          <w:p w14:paraId="63AFD206"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i/>
                <w:iCs/>
                <w:szCs w:val="24"/>
              </w:rPr>
              <w:t>(</w:t>
            </w:r>
            <w:proofErr w:type="gramStart"/>
            <w:r w:rsidRPr="008D2EFC">
              <w:rPr>
                <w:rFonts w:eastAsia="Times New Roman"/>
                <w:b/>
                <w:bCs/>
                <w:i/>
                <w:iCs/>
                <w:szCs w:val="24"/>
              </w:rPr>
              <w:t>Optional) </w:t>
            </w:r>
            <w:r w:rsidRPr="008D2EFC">
              <w:rPr>
                <w:rFonts w:eastAsia="Times New Roman"/>
                <w:i/>
                <w:iCs/>
                <w:szCs w:val="24"/>
              </w:rPr>
              <w:t> </w:t>
            </w:r>
            <w:r w:rsidRPr="008D2EFC">
              <w:rPr>
                <w:rFonts w:eastAsia="Times New Roman"/>
                <w:szCs w:val="24"/>
              </w:rPr>
              <w:t> </w:t>
            </w:r>
            <w:proofErr w:type="gramEnd"/>
          </w:p>
        </w:tc>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6B191B7A"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1275" w:type="dxa"/>
            <w:tcBorders>
              <w:top w:val="single" w:sz="6" w:space="0" w:color="000000"/>
              <w:left w:val="single" w:sz="6" w:space="0" w:color="000000"/>
              <w:bottom w:val="single" w:sz="6" w:space="0" w:color="000000"/>
              <w:right w:val="single" w:sz="6" w:space="0" w:color="000000"/>
            </w:tcBorders>
            <w:shd w:val="clear" w:color="auto" w:fill="DBE5F1"/>
            <w:hideMark/>
          </w:tcPr>
          <w:p w14:paraId="3D3FF55B"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szCs w:val="24"/>
              </w:rPr>
              <w:t>Signature </w:t>
            </w:r>
            <w:r w:rsidRPr="008D2EFC">
              <w:rPr>
                <w:rFonts w:eastAsia="Times New Roman"/>
                <w:szCs w:val="24"/>
              </w:rPr>
              <w:t> </w:t>
            </w:r>
          </w:p>
        </w:tc>
        <w:tc>
          <w:tcPr>
            <w:tcW w:w="2220" w:type="dxa"/>
            <w:tcBorders>
              <w:top w:val="single" w:sz="6" w:space="0" w:color="000000"/>
              <w:left w:val="single" w:sz="6" w:space="0" w:color="000000"/>
              <w:bottom w:val="single" w:sz="6" w:space="0" w:color="000000"/>
              <w:right w:val="single" w:sz="6" w:space="0" w:color="000000"/>
            </w:tcBorders>
            <w:shd w:val="clear" w:color="auto" w:fill="auto"/>
            <w:hideMark/>
          </w:tcPr>
          <w:p w14:paraId="59B47C66"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795" w:type="dxa"/>
            <w:tcBorders>
              <w:top w:val="single" w:sz="6" w:space="0" w:color="000000"/>
              <w:left w:val="single" w:sz="6" w:space="0" w:color="000000"/>
              <w:bottom w:val="single" w:sz="6" w:space="0" w:color="000000"/>
              <w:right w:val="single" w:sz="6" w:space="0" w:color="000000"/>
            </w:tcBorders>
            <w:shd w:val="clear" w:color="auto" w:fill="DBE5F1"/>
            <w:hideMark/>
          </w:tcPr>
          <w:p w14:paraId="7C1534CF"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szCs w:val="24"/>
              </w:rPr>
              <w:t>Date  </w:t>
            </w:r>
            <w:r w:rsidRPr="008D2EFC">
              <w:rPr>
                <w:rFonts w:eastAsia="Times New Roman"/>
                <w:szCs w:val="24"/>
              </w:rPr>
              <w:t> </w:t>
            </w:r>
          </w:p>
        </w:tc>
        <w:tc>
          <w:tcPr>
            <w:tcW w:w="1425" w:type="dxa"/>
            <w:tcBorders>
              <w:top w:val="single" w:sz="6" w:space="0" w:color="000000"/>
              <w:left w:val="single" w:sz="6" w:space="0" w:color="000000"/>
              <w:bottom w:val="single" w:sz="6" w:space="0" w:color="000000"/>
              <w:right w:val="single" w:sz="6" w:space="0" w:color="000000"/>
            </w:tcBorders>
            <w:shd w:val="clear" w:color="auto" w:fill="auto"/>
            <w:hideMark/>
          </w:tcPr>
          <w:p w14:paraId="5497EEA5"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r>
      <w:tr w:rsidR="008D2EFC" w:rsidRPr="008D2EFC" w14:paraId="1904430C" w14:textId="77777777" w:rsidTr="008D2EFC">
        <w:trPr>
          <w:trHeight w:val="885"/>
        </w:trPr>
        <w:tc>
          <w:tcPr>
            <w:tcW w:w="2415" w:type="dxa"/>
            <w:tcBorders>
              <w:top w:val="single" w:sz="6" w:space="0" w:color="000000"/>
              <w:left w:val="single" w:sz="6" w:space="0" w:color="000000"/>
              <w:bottom w:val="single" w:sz="6" w:space="0" w:color="000000"/>
              <w:right w:val="single" w:sz="6" w:space="0" w:color="000000"/>
            </w:tcBorders>
            <w:shd w:val="clear" w:color="auto" w:fill="DBE5F1"/>
            <w:hideMark/>
          </w:tcPr>
          <w:p w14:paraId="3688ADF7"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szCs w:val="24"/>
              </w:rPr>
              <w:t>Program Lead  </w:t>
            </w:r>
            <w:r w:rsidRPr="008D2EFC">
              <w:rPr>
                <w:rFonts w:eastAsia="Times New Roman"/>
                <w:szCs w:val="24"/>
              </w:rPr>
              <w:t> </w:t>
            </w:r>
          </w:p>
        </w:tc>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34869AB2" w14:textId="77777777" w:rsidR="008D2EFC" w:rsidRPr="008D2EFC" w:rsidRDefault="008D2EFC" w:rsidP="008D2EFC">
            <w:pPr>
              <w:spacing w:after="0" w:line="240" w:lineRule="auto"/>
              <w:ind w:left="60" w:right="0" w:firstLine="0"/>
              <w:jc w:val="center"/>
              <w:textAlignment w:val="baseline"/>
              <w:rPr>
                <w:rFonts w:ascii="Times New Roman" w:eastAsia="Times New Roman" w:hAnsi="Times New Roman" w:cs="Times New Roman"/>
                <w:szCs w:val="24"/>
              </w:rPr>
            </w:pPr>
            <w:r w:rsidRPr="008D2EFC">
              <w:rPr>
                <w:rFonts w:eastAsia="Times New Roman"/>
                <w:szCs w:val="24"/>
              </w:rPr>
              <w:t>  </w:t>
            </w:r>
          </w:p>
          <w:p w14:paraId="2AE980D2" w14:textId="77777777" w:rsidR="008D2EFC" w:rsidRPr="008D2EFC" w:rsidRDefault="008D2EFC" w:rsidP="008D2EFC">
            <w:pPr>
              <w:spacing w:after="0" w:line="240" w:lineRule="auto"/>
              <w:ind w:left="60" w:right="0" w:firstLine="0"/>
              <w:jc w:val="center"/>
              <w:textAlignment w:val="baseline"/>
              <w:rPr>
                <w:rFonts w:ascii="Times New Roman" w:eastAsia="Times New Roman" w:hAnsi="Times New Roman" w:cs="Times New Roman"/>
                <w:szCs w:val="24"/>
              </w:rPr>
            </w:pPr>
            <w:r w:rsidRPr="008D2EFC">
              <w:rPr>
                <w:rFonts w:eastAsia="Times New Roman"/>
                <w:szCs w:val="24"/>
              </w:rPr>
              <w:t>  </w:t>
            </w:r>
          </w:p>
        </w:tc>
        <w:tc>
          <w:tcPr>
            <w:tcW w:w="1275" w:type="dxa"/>
            <w:tcBorders>
              <w:top w:val="single" w:sz="6" w:space="0" w:color="000000"/>
              <w:left w:val="single" w:sz="6" w:space="0" w:color="000000"/>
              <w:bottom w:val="single" w:sz="6" w:space="0" w:color="000000"/>
              <w:right w:val="single" w:sz="6" w:space="0" w:color="000000"/>
            </w:tcBorders>
            <w:shd w:val="clear" w:color="auto" w:fill="DBE5F1"/>
            <w:hideMark/>
          </w:tcPr>
          <w:p w14:paraId="5AFFD02E"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szCs w:val="24"/>
              </w:rPr>
              <w:t>Signature </w:t>
            </w:r>
            <w:r w:rsidRPr="008D2EFC">
              <w:rPr>
                <w:rFonts w:eastAsia="Times New Roman"/>
                <w:szCs w:val="24"/>
              </w:rPr>
              <w:t> </w:t>
            </w:r>
          </w:p>
        </w:tc>
        <w:tc>
          <w:tcPr>
            <w:tcW w:w="2220" w:type="dxa"/>
            <w:tcBorders>
              <w:top w:val="single" w:sz="6" w:space="0" w:color="000000"/>
              <w:left w:val="single" w:sz="6" w:space="0" w:color="000000"/>
              <w:bottom w:val="single" w:sz="6" w:space="0" w:color="000000"/>
              <w:right w:val="single" w:sz="6" w:space="0" w:color="000000"/>
            </w:tcBorders>
            <w:shd w:val="clear" w:color="auto" w:fill="auto"/>
            <w:hideMark/>
          </w:tcPr>
          <w:p w14:paraId="22E25106"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c>
          <w:tcPr>
            <w:tcW w:w="795" w:type="dxa"/>
            <w:tcBorders>
              <w:top w:val="single" w:sz="6" w:space="0" w:color="000000"/>
              <w:left w:val="single" w:sz="6" w:space="0" w:color="000000"/>
              <w:bottom w:val="single" w:sz="6" w:space="0" w:color="000000"/>
              <w:right w:val="single" w:sz="6" w:space="0" w:color="000000"/>
            </w:tcBorders>
            <w:shd w:val="clear" w:color="auto" w:fill="DBE5F1"/>
            <w:hideMark/>
          </w:tcPr>
          <w:p w14:paraId="5F4B24A0"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b/>
                <w:bCs/>
                <w:szCs w:val="24"/>
              </w:rPr>
              <w:t>Date  </w:t>
            </w:r>
            <w:r w:rsidRPr="008D2EFC">
              <w:rPr>
                <w:rFonts w:eastAsia="Times New Roman"/>
                <w:szCs w:val="24"/>
              </w:rPr>
              <w:t> </w:t>
            </w:r>
          </w:p>
        </w:tc>
        <w:tc>
          <w:tcPr>
            <w:tcW w:w="1425" w:type="dxa"/>
            <w:tcBorders>
              <w:top w:val="single" w:sz="6" w:space="0" w:color="000000"/>
              <w:left w:val="single" w:sz="6" w:space="0" w:color="000000"/>
              <w:bottom w:val="single" w:sz="6" w:space="0" w:color="000000"/>
              <w:right w:val="single" w:sz="6" w:space="0" w:color="000000"/>
            </w:tcBorders>
            <w:shd w:val="clear" w:color="auto" w:fill="auto"/>
            <w:hideMark/>
          </w:tcPr>
          <w:p w14:paraId="60C8F8F9" w14:textId="77777777" w:rsidR="008D2EFC" w:rsidRPr="008D2EFC" w:rsidRDefault="008D2EFC" w:rsidP="008D2EFC">
            <w:pPr>
              <w:spacing w:after="0" w:line="240" w:lineRule="auto"/>
              <w:ind w:left="0" w:right="0" w:firstLine="0"/>
              <w:jc w:val="left"/>
              <w:textAlignment w:val="baseline"/>
              <w:rPr>
                <w:rFonts w:ascii="Times New Roman" w:eastAsia="Times New Roman" w:hAnsi="Times New Roman" w:cs="Times New Roman"/>
                <w:szCs w:val="24"/>
              </w:rPr>
            </w:pPr>
            <w:r w:rsidRPr="008D2EFC">
              <w:rPr>
                <w:rFonts w:eastAsia="Times New Roman"/>
                <w:szCs w:val="24"/>
              </w:rPr>
              <w:t>  </w:t>
            </w:r>
          </w:p>
        </w:tc>
      </w:tr>
    </w:tbl>
    <w:p w14:paraId="538CEDFD" w14:textId="77777777" w:rsidR="008D2EFC" w:rsidRPr="008D2EFC" w:rsidRDefault="008D2EFC" w:rsidP="008D2EFC">
      <w:pPr>
        <w:spacing w:after="0" w:line="240" w:lineRule="auto"/>
        <w:ind w:left="0" w:right="0" w:firstLine="0"/>
        <w:textAlignment w:val="baseline"/>
        <w:rPr>
          <w:rFonts w:ascii="Segoe UI" w:eastAsia="Times New Roman" w:hAnsi="Segoe UI" w:cs="Segoe UI"/>
          <w:sz w:val="18"/>
          <w:szCs w:val="18"/>
        </w:rPr>
      </w:pPr>
      <w:r w:rsidRPr="008D2EFC">
        <w:rPr>
          <w:rFonts w:eastAsia="Times New Roman"/>
          <w:szCs w:val="24"/>
        </w:rPr>
        <w:lastRenderedPageBreak/>
        <w:t>In the case of having a difference in marks awarded by any two examiners of &gt;20% the matter will be referred to the Program Lead.   </w:t>
      </w:r>
    </w:p>
    <w:p w14:paraId="15A81FA3" w14:textId="737FCBE3" w:rsidR="004A5262" w:rsidRPr="004A5262" w:rsidRDefault="004A5262" w:rsidP="004A5262">
      <w:pPr>
        <w:spacing w:after="0" w:line="240" w:lineRule="auto"/>
        <w:ind w:left="0" w:right="0" w:firstLine="0"/>
        <w:jc w:val="center"/>
        <w:textAlignment w:val="baseline"/>
        <w:rPr>
          <w:rFonts w:ascii="Segoe UI" w:eastAsia="Times New Roman" w:hAnsi="Segoe UI" w:cs="Segoe UI"/>
          <w:sz w:val="18"/>
          <w:szCs w:val="18"/>
        </w:rPr>
      </w:pPr>
      <w:r w:rsidRPr="004A5262">
        <w:rPr>
          <w:rFonts w:eastAsia="Times New Roman"/>
          <w:noProof/>
          <w:szCs w:val="24"/>
        </w:rPr>
        <w:drawing>
          <wp:inline distT="0" distB="0" distL="0" distR="0" wp14:anchorId="425017A6" wp14:editId="00C72915">
            <wp:extent cx="5013325" cy="1371600"/>
            <wp:effectExtent l="0" t="0" r="0" b="0"/>
            <wp:docPr id="1977500913" name="Picture 20" descr="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00913" name="Picture 20" descr="A red white and blue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325" cy="1371600"/>
                    </a:xfrm>
                    <a:prstGeom prst="rect">
                      <a:avLst/>
                    </a:prstGeom>
                    <a:noFill/>
                    <a:ln>
                      <a:noFill/>
                    </a:ln>
                  </pic:spPr>
                </pic:pic>
              </a:graphicData>
            </a:graphic>
          </wp:inline>
        </w:drawing>
      </w:r>
      <w:r w:rsidRPr="004A5262">
        <w:rPr>
          <w:rFonts w:eastAsia="Times New Roman"/>
          <w:szCs w:val="24"/>
        </w:rPr>
        <w:t> </w:t>
      </w:r>
    </w:p>
    <w:p w14:paraId="6DD26C01" w14:textId="77777777" w:rsidR="004A5262" w:rsidRPr="004A5262" w:rsidRDefault="004A5262" w:rsidP="004A5262">
      <w:pPr>
        <w:spacing w:after="0" w:line="240" w:lineRule="auto"/>
        <w:ind w:left="0" w:right="0" w:firstLine="0"/>
        <w:jc w:val="center"/>
        <w:textAlignment w:val="baseline"/>
        <w:rPr>
          <w:rFonts w:ascii="Segoe UI" w:eastAsia="Times New Roman" w:hAnsi="Segoe UI" w:cs="Segoe UI"/>
          <w:b/>
          <w:bCs/>
          <w:color w:val="4F81BD"/>
          <w:sz w:val="18"/>
          <w:szCs w:val="18"/>
        </w:rPr>
      </w:pPr>
      <w:r w:rsidRPr="004A5262">
        <w:rPr>
          <w:rFonts w:eastAsia="Times New Roman"/>
          <w:b/>
          <w:bCs/>
          <w:i/>
          <w:iCs/>
          <w:color w:val="auto"/>
          <w:sz w:val="36"/>
          <w:szCs w:val="36"/>
        </w:rPr>
        <w:t>Capstone Project (COSC 491L)</w:t>
      </w:r>
      <w:r w:rsidRPr="004A5262">
        <w:rPr>
          <w:rFonts w:eastAsia="Times New Roman"/>
          <w:b/>
          <w:bCs/>
          <w:color w:val="auto"/>
          <w:sz w:val="36"/>
          <w:szCs w:val="36"/>
        </w:rPr>
        <w:t> </w:t>
      </w:r>
    </w:p>
    <w:p w14:paraId="3C86609E" w14:textId="77777777" w:rsidR="004A5262" w:rsidRPr="004A5262" w:rsidRDefault="004A5262" w:rsidP="004A5262">
      <w:pPr>
        <w:spacing w:after="0" w:line="240" w:lineRule="auto"/>
        <w:ind w:left="0" w:right="0" w:firstLine="0"/>
        <w:jc w:val="center"/>
        <w:textAlignment w:val="baseline"/>
        <w:rPr>
          <w:rFonts w:ascii="Segoe UI" w:eastAsia="Times New Roman" w:hAnsi="Segoe UI" w:cs="Segoe UI"/>
          <w:b/>
          <w:bCs/>
          <w:color w:val="4F81BD"/>
          <w:sz w:val="18"/>
          <w:szCs w:val="18"/>
        </w:rPr>
      </w:pPr>
      <w:r w:rsidRPr="004A5262">
        <w:rPr>
          <w:rFonts w:eastAsia="Times New Roman"/>
          <w:b/>
          <w:bCs/>
          <w:i/>
          <w:iCs/>
          <w:color w:val="C00000"/>
          <w:sz w:val="28"/>
          <w:szCs w:val="28"/>
        </w:rPr>
        <w:t>Progress Evaluation Rubric</w:t>
      </w:r>
      <w:r w:rsidRPr="004A5262">
        <w:rPr>
          <w:rFonts w:eastAsia="Times New Roman"/>
          <w:b/>
          <w:bCs/>
          <w:color w:val="C00000"/>
          <w:sz w:val="28"/>
          <w:szCs w:val="28"/>
        </w:rPr>
        <w:t> </w:t>
      </w:r>
    </w:p>
    <w:p w14:paraId="0A3569CA" w14:textId="77777777" w:rsidR="004A5262" w:rsidRPr="004A5262" w:rsidRDefault="004A5262" w:rsidP="004A5262">
      <w:pPr>
        <w:spacing w:after="0" w:line="240" w:lineRule="auto"/>
        <w:ind w:left="0" w:right="0" w:firstLine="0"/>
        <w:textAlignment w:val="baseline"/>
        <w:rPr>
          <w:rFonts w:ascii="Segoe UI" w:eastAsia="Times New Roman" w:hAnsi="Segoe UI" w:cs="Segoe UI"/>
          <w:sz w:val="18"/>
          <w:szCs w:val="18"/>
        </w:rPr>
      </w:pPr>
      <w:r w:rsidRPr="004A5262">
        <w:rPr>
          <w:rFonts w:eastAsia="Times New Roman"/>
          <w:b/>
          <w:bCs/>
          <w:szCs w:val="24"/>
        </w:rPr>
        <w:t>Progress Evaluation No:</w:t>
      </w:r>
      <w:r w:rsidRPr="004A5262">
        <w:rPr>
          <w:rFonts w:eastAsia="Times New Roman"/>
          <w:szCs w:val="24"/>
        </w:rPr>
        <w:t xml:space="preserve"> ¨1, ¨2, ¨3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8"/>
        <w:gridCol w:w="2765"/>
        <w:gridCol w:w="1493"/>
        <w:gridCol w:w="612"/>
        <w:gridCol w:w="798"/>
        <w:gridCol w:w="612"/>
        <w:gridCol w:w="886"/>
        <w:gridCol w:w="612"/>
        <w:gridCol w:w="963"/>
      </w:tblGrid>
      <w:tr w:rsidR="004A5262" w:rsidRPr="004A5262" w14:paraId="4EA8374C" w14:textId="77777777" w:rsidTr="004A5262">
        <w:trPr>
          <w:trHeight w:val="58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E281C6F" w14:textId="77777777" w:rsidR="004A5262" w:rsidRPr="004A5262" w:rsidRDefault="004A5262" w:rsidP="004A5262">
            <w:pPr>
              <w:spacing w:after="0" w:line="240" w:lineRule="auto"/>
              <w:ind w:left="105" w:right="0" w:firstLine="0"/>
              <w:jc w:val="left"/>
              <w:textAlignment w:val="baseline"/>
              <w:rPr>
                <w:rFonts w:ascii="Times New Roman" w:eastAsia="Times New Roman" w:hAnsi="Times New Roman" w:cs="Times New Roman"/>
                <w:szCs w:val="24"/>
              </w:rPr>
            </w:pPr>
            <w:r w:rsidRPr="004A5262">
              <w:rPr>
                <w:rFonts w:eastAsia="Times New Roman"/>
                <w:b/>
                <w:bCs/>
                <w:szCs w:val="24"/>
              </w:rPr>
              <w:t>Name of Student  </w:t>
            </w:r>
            <w:r w:rsidRPr="004A5262">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D7B50E" w14:textId="77777777" w:rsidR="004A5262" w:rsidRPr="004A5262" w:rsidRDefault="004A5262" w:rsidP="004A5262">
            <w:pPr>
              <w:spacing w:after="0" w:line="240" w:lineRule="auto"/>
              <w:ind w:left="105" w:right="0" w:firstLine="0"/>
              <w:jc w:val="left"/>
              <w:textAlignment w:val="baseline"/>
              <w:rPr>
                <w:rFonts w:ascii="Times New Roman" w:eastAsia="Times New Roman" w:hAnsi="Times New Roman" w:cs="Times New Roman"/>
                <w:szCs w:val="24"/>
              </w:rPr>
            </w:pPr>
            <w:r w:rsidRPr="004A5262">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5498EB0" w14:textId="77777777" w:rsidR="004A5262" w:rsidRPr="004A5262" w:rsidRDefault="004A5262" w:rsidP="004A5262">
            <w:pPr>
              <w:spacing w:after="0" w:line="240" w:lineRule="auto"/>
              <w:ind w:left="105" w:right="0" w:firstLine="0"/>
              <w:jc w:val="left"/>
              <w:textAlignment w:val="baseline"/>
              <w:rPr>
                <w:rFonts w:ascii="Times New Roman" w:eastAsia="Times New Roman" w:hAnsi="Times New Roman" w:cs="Times New Roman"/>
                <w:szCs w:val="24"/>
              </w:rPr>
            </w:pPr>
            <w:r w:rsidRPr="004A5262">
              <w:rPr>
                <w:rFonts w:eastAsia="Times New Roman"/>
                <w:b/>
                <w:bCs/>
                <w:szCs w:val="24"/>
              </w:rPr>
              <w:t>Student ID </w:t>
            </w:r>
            <w:r w:rsidRPr="004A5262">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11F3BD0C" w14:textId="77777777" w:rsidR="004A5262" w:rsidRPr="004A5262" w:rsidRDefault="004A5262" w:rsidP="004A5262">
            <w:pPr>
              <w:spacing w:after="0" w:line="240" w:lineRule="auto"/>
              <w:ind w:left="0" w:right="0" w:firstLine="0"/>
              <w:jc w:val="left"/>
              <w:textAlignment w:val="baseline"/>
              <w:rPr>
                <w:rFonts w:ascii="Times New Roman" w:eastAsia="Times New Roman" w:hAnsi="Times New Roman" w:cs="Times New Roman"/>
                <w:szCs w:val="24"/>
              </w:rPr>
            </w:pPr>
            <w:r w:rsidRPr="004A5262">
              <w:rPr>
                <w:rFonts w:eastAsia="Times New Roman"/>
                <w:szCs w:val="24"/>
              </w:rPr>
              <w:t>  </w:t>
            </w:r>
          </w:p>
        </w:tc>
      </w:tr>
      <w:tr w:rsidR="004A5262" w:rsidRPr="004A5262" w14:paraId="59935C10" w14:textId="77777777" w:rsidTr="004A5262">
        <w:trPr>
          <w:trHeight w:val="6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65E3275" w14:textId="77777777" w:rsidR="004A5262" w:rsidRPr="004A5262" w:rsidRDefault="004A5262" w:rsidP="004A5262">
            <w:pPr>
              <w:spacing w:after="0" w:line="240" w:lineRule="auto"/>
              <w:ind w:left="105" w:right="0" w:firstLine="0"/>
              <w:jc w:val="left"/>
              <w:textAlignment w:val="baseline"/>
              <w:rPr>
                <w:rFonts w:ascii="Times New Roman" w:eastAsia="Times New Roman" w:hAnsi="Times New Roman" w:cs="Times New Roman"/>
                <w:szCs w:val="24"/>
              </w:rPr>
            </w:pPr>
            <w:r w:rsidRPr="004A5262">
              <w:rPr>
                <w:rFonts w:eastAsia="Times New Roman"/>
                <w:b/>
                <w:bCs/>
                <w:szCs w:val="24"/>
              </w:rPr>
              <w:t>College  </w:t>
            </w:r>
            <w:r w:rsidRPr="004A5262">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C26FCD" w14:textId="77777777" w:rsidR="004A5262" w:rsidRPr="004A5262" w:rsidRDefault="004A5262" w:rsidP="004A5262">
            <w:pPr>
              <w:spacing w:after="0" w:line="240" w:lineRule="auto"/>
              <w:ind w:left="105" w:right="0" w:firstLine="0"/>
              <w:jc w:val="left"/>
              <w:textAlignment w:val="baseline"/>
              <w:rPr>
                <w:rFonts w:ascii="Times New Roman" w:eastAsia="Times New Roman" w:hAnsi="Times New Roman" w:cs="Times New Roman"/>
                <w:szCs w:val="24"/>
              </w:rPr>
            </w:pPr>
            <w:r w:rsidRPr="004A5262">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C47AEE9" w14:textId="77777777" w:rsidR="004A5262" w:rsidRPr="004A5262" w:rsidRDefault="004A5262" w:rsidP="004A5262">
            <w:pPr>
              <w:spacing w:after="0" w:line="240" w:lineRule="auto"/>
              <w:ind w:left="105" w:right="0" w:firstLine="0"/>
              <w:jc w:val="left"/>
              <w:textAlignment w:val="baseline"/>
              <w:rPr>
                <w:rFonts w:ascii="Times New Roman" w:eastAsia="Times New Roman" w:hAnsi="Times New Roman" w:cs="Times New Roman"/>
                <w:szCs w:val="24"/>
              </w:rPr>
            </w:pPr>
            <w:r w:rsidRPr="004A5262">
              <w:rPr>
                <w:rFonts w:eastAsia="Times New Roman"/>
                <w:b/>
                <w:bCs/>
                <w:szCs w:val="24"/>
              </w:rPr>
              <w:t>Program  </w:t>
            </w:r>
            <w:r w:rsidRPr="004A5262">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150E1DA1" w14:textId="77777777" w:rsidR="004A5262" w:rsidRPr="004A5262" w:rsidRDefault="004A5262" w:rsidP="004A5262">
            <w:pPr>
              <w:spacing w:after="0" w:line="240" w:lineRule="auto"/>
              <w:ind w:left="0" w:right="0" w:firstLine="0"/>
              <w:jc w:val="left"/>
              <w:textAlignment w:val="baseline"/>
              <w:rPr>
                <w:rFonts w:ascii="Times New Roman" w:eastAsia="Times New Roman" w:hAnsi="Times New Roman" w:cs="Times New Roman"/>
                <w:szCs w:val="24"/>
              </w:rPr>
            </w:pPr>
            <w:r w:rsidRPr="004A5262">
              <w:rPr>
                <w:rFonts w:eastAsia="Times New Roman"/>
                <w:szCs w:val="24"/>
              </w:rPr>
              <w:t>  </w:t>
            </w:r>
          </w:p>
        </w:tc>
      </w:tr>
      <w:tr w:rsidR="004A5262" w:rsidRPr="004A5262" w14:paraId="052546CD" w14:textId="77777777" w:rsidTr="004A5262">
        <w:trPr>
          <w:trHeight w:val="55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53FC2F5" w14:textId="77777777" w:rsidR="004A5262" w:rsidRPr="004A5262" w:rsidRDefault="004A5262" w:rsidP="004A5262">
            <w:pPr>
              <w:spacing w:after="0" w:line="240" w:lineRule="auto"/>
              <w:ind w:left="105" w:right="0" w:firstLine="0"/>
              <w:jc w:val="left"/>
              <w:textAlignment w:val="baseline"/>
              <w:rPr>
                <w:rFonts w:ascii="Times New Roman" w:eastAsia="Times New Roman" w:hAnsi="Times New Roman" w:cs="Times New Roman"/>
                <w:szCs w:val="24"/>
              </w:rPr>
            </w:pPr>
            <w:r w:rsidRPr="004A5262">
              <w:rPr>
                <w:rFonts w:eastAsia="Times New Roman"/>
                <w:b/>
                <w:bCs/>
                <w:szCs w:val="24"/>
              </w:rPr>
              <w:t>Course Title  </w:t>
            </w:r>
            <w:r w:rsidRPr="004A5262">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26EF1E" w14:textId="77777777" w:rsidR="004A5262" w:rsidRPr="004A5262" w:rsidRDefault="004A5262" w:rsidP="004A5262">
            <w:pPr>
              <w:spacing w:after="0" w:line="240" w:lineRule="auto"/>
              <w:ind w:left="105" w:right="0" w:firstLine="0"/>
              <w:jc w:val="left"/>
              <w:textAlignment w:val="baseline"/>
              <w:rPr>
                <w:rFonts w:ascii="Times New Roman" w:eastAsia="Times New Roman" w:hAnsi="Times New Roman" w:cs="Times New Roman"/>
                <w:szCs w:val="24"/>
              </w:rPr>
            </w:pPr>
            <w:r w:rsidRPr="004A5262">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2B041FE" w14:textId="77777777" w:rsidR="004A5262" w:rsidRPr="004A5262" w:rsidRDefault="004A5262" w:rsidP="004A5262">
            <w:pPr>
              <w:spacing w:after="0" w:line="240" w:lineRule="auto"/>
              <w:ind w:left="105" w:right="0" w:firstLine="0"/>
              <w:jc w:val="left"/>
              <w:textAlignment w:val="baseline"/>
              <w:rPr>
                <w:rFonts w:ascii="Times New Roman" w:eastAsia="Times New Roman" w:hAnsi="Times New Roman" w:cs="Times New Roman"/>
                <w:szCs w:val="24"/>
              </w:rPr>
            </w:pPr>
            <w:r w:rsidRPr="004A5262">
              <w:rPr>
                <w:rFonts w:eastAsia="Times New Roman"/>
                <w:b/>
                <w:bCs/>
                <w:szCs w:val="24"/>
              </w:rPr>
              <w:t>Course Code </w:t>
            </w:r>
            <w:r w:rsidRPr="004A5262">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7EE07CEB" w14:textId="77777777" w:rsidR="004A5262" w:rsidRPr="004A5262" w:rsidRDefault="004A5262" w:rsidP="004A5262">
            <w:pPr>
              <w:spacing w:after="0" w:line="240" w:lineRule="auto"/>
              <w:ind w:left="0" w:right="0" w:firstLine="0"/>
              <w:jc w:val="left"/>
              <w:textAlignment w:val="baseline"/>
              <w:rPr>
                <w:rFonts w:ascii="Times New Roman" w:eastAsia="Times New Roman" w:hAnsi="Times New Roman" w:cs="Times New Roman"/>
                <w:szCs w:val="24"/>
              </w:rPr>
            </w:pPr>
            <w:r w:rsidRPr="004A5262">
              <w:rPr>
                <w:rFonts w:eastAsia="Times New Roman"/>
                <w:szCs w:val="24"/>
              </w:rPr>
              <w:t>  </w:t>
            </w:r>
          </w:p>
        </w:tc>
      </w:tr>
      <w:tr w:rsidR="004A5262" w:rsidRPr="004A5262" w14:paraId="7946DC1A" w14:textId="77777777" w:rsidTr="004A5262">
        <w:trPr>
          <w:trHeight w:val="100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219CAAB" w14:textId="77777777" w:rsidR="004A5262" w:rsidRPr="004A5262" w:rsidRDefault="004A5262" w:rsidP="004A5262">
            <w:pPr>
              <w:spacing w:after="0" w:line="240" w:lineRule="auto"/>
              <w:ind w:left="105" w:right="0" w:firstLine="0"/>
              <w:jc w:val="left"/>
              <w:textAlignment w:val="baseline"/>
              <w:rPr>
                <w:rFonts w:ascii="Times New Roman" w:eastAsia="Times New Roman" w:hAnsi="Times New Roman" w:cs="Times New Roman"/>
                <w:szCs w:val="24"/>
              </w:rPr>
            </w:pPr>
            <w:r w:rsidRPr="004A5262">
              <w:rPr>
                <w:rFonts w:eastAsia="Times New Roman"/>
                <w:b/>
                <w:bCs/>
                <w:szCs w:val="24"/>
              </w:rPr>
              <w:t>Project/ Project Title</w:t>
            </w:r>
            <w:r w:rsidRPr="004A5262">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80AB55" w14:textId="77777777" w:rsidR="004A5262" w:rsidRPr="004A5262" w:rsidRDefault="004A5262" w:rsidP="004A5262">
            <w:pPr>
              <w:spacing w:after="0" w:line="240" w:lineRule="auto"/>
              <w:ind w:left="105" w:right="0" w:firstLine="0"/>
              <w:jc w:val="left"/>
              <w:textAlignment w:val="baseline"/>
              <w:rPr>
                <w:rFonts w:ascii="Times New Roman" w:eastAsia="Times New Roman" w:hAnsi="Times New Roman" w:cs="Times New Roman"/>
                <w:szCs w:val="24"/>
              </w:rPr>
            </w:pPr>
            <w:r w:rsidRPr="004A5262">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D39B1FA" w14:textId="77777777" w:rsidR="004A5262" w:rsidRPr="004A5262" w:rsidRDefault="004A5262" w:rsidP="004A5262">
            <w:pPr>
              <w:spacing w:after="0" w:line="240" w:lineRule="auto"/>
              <w:ind w:left="105" w:right="0" w:firstLine="0"/>
              <w:jc w:val="left"/>
              <w:textAlignment w:val="baseline"/>
              <w:rPr>
                <w:rFonts w:ascii="Times New Roman" w:eastAsia="Times New Roman" w:hAnsi="Times New Roman" w:cs="Times New Roman"/>
                <w:szCs w:val="24"/>
              </w:rPr>
            </w:pPr>
            <w:r w:rsidRPr="004A5262">
              <w:rPr>
                <w:rFonts w:eastAsia="Times New Roman"/>
                <w:b/>
                <w:bCs/>
                <w:szCs w:val="24"/>
              </w:rPr>
              <w:t>Academic Year</w:t>
            </w:r>
            <w:r w:rsidRPr="004A5262">
              <w:rPr>
                <w:rFonts w:eastAsia="Times New Roman"/>
                <w:szCs w:val="24"/>
              </w:rPr>
              <w:t> </w:t>
            </w:r>
          </w:p>
        </w:tc>
        <w:tc>
          <w:tcPr>
            <w:tcW w:w="5670" w:type="dxa"/>
            <w:gridSpan w:val="6"/>
            <w:tcBorders>
              <w:top w:val="single" w:sz="6" w:space="0" w:color="auto"/>
              <w:left w:val="single" w:sz="6" w:space="0" w:color="auto"/>
              <w:bottom w:val="single" w:sz="6" w:space="0" w:color="auto"/>
              <w:right w:val="single" w:sz="6" w:space="0" w:color="auto"/>
            </w:tcBorders>
            <w:shd w:val="clear" w:color="auto" w:fill="auto"/>
            <w:vAlign w:val="center"/>
            <w:hideMark/>
          </w:tcPr>
          <w:p w14:paraId="796D82FB" w14:textId="77777777" w:rsidR="004A5262" w:rsidRPr="004A5262" w:rsidRDefault="004A5262" w:rsidP="004A5262">
            <w:pPr>
              <w:spacing w:after="0" w:line="240" w:lineRule="auto"/>
              <w:ind w:left="0" w:right="0" w:firstLine="0"/>
              <w:jc w:val="left"/>
              <w:textAlignment w:val="baseline"/>
              <w:rPr>
                <w:rFonts w:ascii="Times New Roman" w:eastAsia="Times New Roman" w:hAnsi="Times New Roman" w:cs="Times New Roman"/>
                <w:szCs w:val="24"/>
              </w:rPr>
            </w:pPr>
            <w:r w:rsidRPr="004A5262">
              <w:rPr>
                <w:rFonts w:eastAsia="Times New Roman"/>
                <w:szCs w:val="24"/>
              </w:rPr>
              <w:t> </w:t>
            </w:r>
          </w:p>
        </w:tc>
      </w:tr>
      <w:tr w:rsidR="004A5262" w:rsidRPr="004A5262" w14:paraId="06A6E174" w14:textId="77777777" w:rsidTr="004A5262">
        <w:trPr>
          <w:trHeight w:val="345"/>
        </w:trPr>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E76DAA4" w14:textId="77777777" w:rsidR="004A5262" w:rsidRPr="004A5262" w:rsidRDefault="004A5262" w:rsidP="004A5262">
            <w:pPr>
              <w:spacing w:after="0" w:line="240" w:lineRule="auto"/>
              <w:ind w:left="105" w:right="0" w:firstLine="0"/>
              <w:jc w:val="left"/>
              <w:textAlignment w:val="baseline"/>
              <w:rPr>
                <w:rFonts w:ascii="Times New Roman" w:eastAsia="Times New Roman" w:hAnsi="Times New Roman" w:cs="Times New Roman"/>
                <w:szCs w:val="24"/>
              </w:rPr>
            </w:pPr>
            <w:r w:rsidRPr="004A5262">
              <w:rPr>
                <w:rFonts w:eastAsia="Times New Roman"/>
                <w:b/>
                <w:bCs/>
                <w:szCs w:val="24"/>
              </w:rPr>
              <w:t>Supervisor Name    </w:t>
            </w:r>
            <w:r w:rsidRPr="004A5262">
              <w:rPr>
                <w:rFonts w:eastAsia="Times New Roman"/>
                <w:szCs w:val="24"/>
              </w:rPr>
              <w:t> </w:t>
            </w:r>
          </w:p>
        </w:tc>
        <w:tc>
          <w:tcPr>
            <w:tcW w:w="43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AE8F89" w14:textId="77777777" w:rsidR="004A5262" w:rsidRPr="004A5262" w:rsidRDefault="004A5262" w:rsidP="004A5262">
            <w:pPr>
              <w:spacing w:after="0" w:line="240" w:lineRule="auto"/>
              <w:ind w:left="105" w:right="0" w:firstLine="0"/>
              <w:jc w:val="left"/>
              <w:textAlignment w:val="baseline"/>
              <w:rPr>
                <w:rFonts w:ascii="Times New Roman" w:eastAsia="Times New Roman" w:hAnsi="Times New Roman" w:cs="Times New Roman"/>
                <w:szCs w:val="24"/>
              </w:rPr>
            </w:pPr>
            <w:r w:rsidRPr="004A5262">
              <w:rPr>
                <w:rFonts w:eastAsia="Times New Roman"/>
                <w:szCs w:val="24"/>
              </w:rPr>
              <w:t> </w:t>
            </w:r>
          </w:p>
        </w:tc>
        <w:tc>
          <w:tcPr>
            <w:tcW w:w="171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3C538F5" w14:textId="77777777" w:rsidR="004A5262" w:rsidRPr="004A5262" w:rsidRDefault="004A5262" w:rsidP="004A5262">
            <w:pPr>
              <w:spacing w:after="0" w:line="240" w:lineRule="auto"/>
              <w:ind w:left="105" w:right="0" w:firstLine="0"/>
              <w:jc w:val="left"/>
              <w:textAlignment w:val="baseline"/>
              <w:rPr>
                <w:rFonts w:ascii="Times New Roman" w:eastAsia="Times New Roman" w:hAnsi="Times New Roman" w:cs="Times New Roman"/>
                <w:szCs w:val="24"/>
              </w:rPr>
            </w:pPr>
            <w:r w:rsidRPr="004A5262">
              <w:rPr>
                <w:rFonts w:eastAsia="Times New Roman"/>
                <w:b/>
                <w:bCs/>
                <w:szCs w:val="24"/>
              </w:rPr>
              <w:t>Semester</w:t>
            </w:r>
            <w:r w:rsidRPr="004A5262">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20270611" w14:textId="77777777" w:rsidR="004A5262" w:rsidRPr="004A5262" w:rsidRDefault="004A5262" w:rsidP="004A5262">
            <w:pPr>
              <w:spacing w:after="0" w:line="240" w:lineRule="auto"/>
              <w:ind w:left="0" w:right="0" w:firstLine="0"/>
              <w:textAlignment w:val="baseline"/>
              <w:rPr>
                <w:rFonts w:ascii="Times New Roman" w:eastAsia="Times New Roman" w:hAnsi="Times New Roman" w:cs="Times New Roman"/>
                <w:szCs w:val="24"/>
              </w:rPr>
            </w:pPr>
            <w:r w:rsidRPr="004A5262">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hideMark/>
          </w:tcPr>
          <w:p w14:paraId="142085B5" w14:textId="77777777" w:rsidR="004A5262" w:rsidRPr="004A5262" w:rsidRDefault="004A5262" w:rsidP="004A5262">
            <w:pPr>
              <w:spacing w:after="0" w:line="240" w:lineRule="auto"/>
              <w:ind w:left="0" w:right="0" w:firstLine="0"/>
              <w:textAlignment w:val="baseline"/>
              <w:rPr>
                <w:rFonts w:ascii="Times New Roman" w:eastAsia="Times New Roman" w:hAnsi="Times New Roman" w:cs="Times New Roman"/>
                <w:szCs w:val="24"/>
              </w:rPr>
            </w:pPr>
            <w:r w:rsidRPr="004A5262">
              <w:rPr>
                <w:rFonts w:eastAsia="Times New Roman"/>
                <w:b/>
                <w:bCs/>
                <w:szCs w:val="24"/>
              </w:rPr>
              <w:t>First </w:t>
            </w:r>
            <w:r w:rsidRPr="004A5262">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3EB627D4" w14:textId="77777777" w:rsidR="004A5262" w:rsidRPr="004A5262" w:rsidRDefault="004A5262" w:rsidP="004A5262">
            <w:pPr>
              <w:spacing w:after="0" w:line="240" w:lineRule="auto"/>
              <w:ind w:left="0" w:right="0" w:firstLine="0"/>
              <w:textAlignment w:val="baseline"/>
              <w:rPr>
                <w:rFonts w:ascii="Times New Roman" w:eastAsia="Times New Roman" w:hAnsi="Times New Roman" w:cs="Times New Roman"/>
                <w:szCs w:val="24"/>
              </w:rPr>
            </w:pPr>
            <w:r w:rsidRPr="004A5262">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hideMark/>
          </w:tcPr>
          <w:p w14:paraId="6D22B6E5" w14:textId="77777777" w:rsidR="004A5262" w:rsidRPr="004A5262" w:rsidRDefault="004A5262" w:rsidP="004A5262">
            <w:pPr>
              <w:spacing w:after="0" w:line="240" w:lineRule="auto"/>
              <w:ind w:left="0" w:right="0" w:firstLine="0"/>
              <w:textAlignment w:val="baseline"/>
              <w:rPr>
                <w:rFonts w:ascii="Times New Roman" w:eastAsia="Times New Roman" w:hAnsi="Times New Roman" w:cs="Times New Roman"/>
                <w:szCs w:val="24"/>
              </w:rPr>
            </w:pPr>
            <w:r w:rsidRPr="004A5262">
              <w:rPr>
                <w:rFonts w:eastAsia="Times New Roman"/>
                <w:b/>
                <w:bCs/>
                <w:szCs w:val="24"/>
              </w:rPr>
              <w:t>Second</w:t>
            </w:r>
            <w:r w:rsidRPr="004A5262">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hideMark/>
          </w:tcPr>
          <w:p w14:paraId="67CF68F3" w14:textId="77777777" w:rsidR="004A5262" w:rsidRPr="004A5262" w:rsidRDefault="004A5262" w:rsidP="004A5262">
            <w:pPr>
              <w:spacing w:after="0" w:line="240" w:lineRule="auto"/>
              <w:ind w:left="0" w:right="0" w:firstLine="0"/>
              <w:textAlignment w:val="baseline"/>
              <w:rPr>
                <w:rFonts w:ascii="Times New Roman" w:eastAsia="Times New Roman" w:hAnsi="Times New Roman" w:cs="Times New Roman"/>
                <w:szCs w:val="24"/>
              </w:rPr>
            </w:pPr>
            <w:r w:rsidRPr="004A5262">
              <w:rPr>
                <w:rFonts w:eastAsia="Times New Roman"/>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DBE5F1"/>
            <w:hideMark/>
          </w:tcPr>
          <w:p w14:paraId="1AFA1290" w14:textId="77777777" w:rsidR="004A5262" w:rsidRPr="004A5262" w:rsidRDefault="004A5262" w:rsidP="004A5262">
            <w:pPr>
              <w:spacing w:after="0" w:line="240" w:lineRule="auto"/>
              <w:ind w:left="0" w:right="0" w:firstLine="0"/>
              <w:textAlignment w:val="baseline"/>
              <w:rPr>
                <w:rFonts w:ascii="Times New Roman" w:eastAsia="Times New Roman" w:hAnsi="Times New Roman" w:cs="Times New Roman"/>
                <w:szCs w:val="24"/>
              </w:rPr>
            </w:pPr>
            <w:r w:rsidRPr="004A5262">
              <w:rPr>
                <w:rFonts w:eastAsia="Times New Roman"/>
                <w:b/>
                <w:bCs/>
                <w:szCs w:val="24"/>
              </w:rPr>
              <w:t>Summer </w:t>
            </w:r>
            <w:r w:rsidRPr="004A5262">
              <w:rPr>
                <w:rFonts w:eastAsia="Times New Roman"/>
                <w:szCs w:val="24"/>
              </w:rPr>
              <w:t> </w:t>
            </w:r>
          </w:p>
        </w:tc>
      </w:tr>
    </w:tbl>
    <w:p w14:paraId="4B23C906" w14:textId="77777777" w:rsidR="004A5262" w:rsidRPr="004A5262" w:rsidRDefault="004A5262" w:rsidP="004A5262">
      <w:pPr>
        <w:spacing w:after="0" w:line="240" w:lineRule="auto"/>
        <w:ind w:left="0" w:right="0" w:firstLine="0"/>
        <w:textAlignment w:val="baseline"/>
        <w:rPr>
          <w:rFonts w:ascii="Segoe UI" w:eastAsia="Times New Roman" w:hAnsi="Segoe UI" w:cs="Segoe UI"/>
          <w:sz w:val="18"/>
          <w:szCs w:val="18"/>
        </w:rPr>
      </w:pPr>
      <w:r w:rsidRPr="004A5262">
        <w:rPr>
          <w:rFonts w:eastAsia="Times New Roman"/>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8"/>
        <w:gridCol w:w="4293"/>
        <w:gridCol w:w="815"/>
        <w:gridCol w:w="3958"/>
      </w:tblGrid>
      <w:tr w:rsidR="004A5262" w:rsidRPr="004A5262" w14:paraId="4E748541" w14:textId="77777777" w:rsidTr="004A5262">
        <w:trPr>
          <w:trHeight w:val="45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6E3D9A0"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b/>
                <w:bCs/>
                <w:szCs w:val="24"/>
              </w:rPr>
              <w:t>Criteria</w:t>
            </w:r>
            <w:r w:rsidRPr="004A5262">
              <w:rPr>
                <w:rFonts w:eastAsia="Times New Roman"/>
                <w:szCs w:val="24"/>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E209EEC"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b/>
                <w:bCs/>
                <w:szCs w:val="24"/>
              </w:rPr>
              <w:t>Description</w:t>
            </w:r>
            <w:r w:rsidRPr="004A5262">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47DAEBC"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b/>
                <w:bCs/>
                <w:szCs w:val="24"/>
              </w:rPr>
              <w:t>Mark</w:t>
            </w:r>
            <w:r w:rsidRPr="004A5262">
              <w:rPr>
                <w:rFonts w:eastAsia="Times New Roman"/>
                <w:szCs w:val="24"/>
              </w:rPr>
              <w:t> </w:t>
            </w:r>
          </w:p>
        </w:tc>
        <w:tc>
          <w:tcPr>
            <w:tcW w:w="594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4A52476"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b/>
                <w:bCs/>
                <w:szCs w:val="24"/>
              </w:rPr>
              <w:t>Feedback</w:t>
            </w:r>
            <w:r w:rsidRPr="004A5262">
              <w:rPr>
                <w:rFonts w:eastAsia="Times New Roman"/>
                <w:szCs w:val="24"/>
              </w:rPr>
              <w:t> </w:t>
            </w:r>
          </w:p>
        </w:tc>
      </w:tr>
      <w:tr w:rsidR="004A5262" w:rsidRPr="004A5262" w14:paraId="45F21389" w14:textId="77777777" w:rsidTr="004A5262">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28E5E7"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Knowledge, Skills, and Research Base </w:t>
            </w:r>
          </w:p>
          <w:p w14:paraId="2708C036"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PI 1.1, 1.2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15C2A3AC" w14:textId="77777777" w:rsidR="004A5262" w:rsidRPr="004A5262" w:rsidRDefault="004A5262" w:rsidP="004A5262">
            <w:pPr>
              <w:numPr>
                <w:ilvl w:val="0"/>
                <w:numId w:val="313"/>
              </w:numPr>
              <w:spacing w:after="0" w:line="240" w:lineRule="auto"/>
              <w:ind w:right="0" w:firstLine="0"/>
              <w:jc w:val="left"/>
              <w:textAlignment w:val="baseline"/>
              <w:rPr>
                <w:rFonts w:eastAsia="Times New Roman"/>
                <w:color w:val="auto"/>
                <w:sz w:val="22"/>
              </w:rPr>
            </w:pPr>
            <w:r w:rsidRPr="004A5262">
              <w:rPr>
                <w:rFonts w:eastAsia="Times New Roman"/>
                <w:color w:val="auto"/>
                <w:sz w:val="22"/>
              </w:rPr>
              <w:t>Student(s) embark on inquiry and so determine a need for knowledge / understanding. </w:t>
            </w:r>
          </w:p>
          <w:p w14:paraId="670DBEF8" w14:textId="77777777" w:rsidR="004A5262" w:rsidRPr="004A5262" w:rsidRDefault="004A5262" w:rsidP="004A5262">
            <w:pPr>
              <w:numPr>
                <w:ilvl w:val="0"/>
                <w:numId w:val="314"/>
              </w:numPr>
              <w:spacing w:after="0" w:line="240" w:lineRule="auto"/>
              <w:ind w:left="1080" w:right="0" w:firstLine="0"/>
              <w:jc w:val="left"/>
              <w:textAlignment w:val="baseline"/>
              <w:rPr>
                <w:rFonts w:eastAsia="Times New Roman"/>
                <w:color w:val="auto"/>
                <w:sz w:val="22"/>
              </w:rPr>
            </w:pPr>
            <w:r w:rsidRPr="004A5262">
              <w:rPr>
                <w:rFonts w:eastAsia="Times New Roman"/>
                <w:color w:val="auto"/>
                <w:sz w:val="22"/>
              </w:rPr>
              <w:t xml:space="preserve">Inquiry may range from closed (supervisor specified) to open (student specified) in terms </w:t>
            </w:r>
            <w:proofErr w:type="gramStart"/>
            <w:r w:rsidRPr="004A5262">
              <w:rPr>
                <w:rFonts w:eastAsia="Times New Roman"/>
                <w:color w:val="auto"/>
                <w:sz w:val="22"/>
              </w:rPr>
              <w:t>of:</w:t>
            </w:r>
            <w:proofErr w:type="gramEnd"/>
            <w:r w:rsidRPr="004A5262">
              <w:rPr>
                <w:rFonts w:eastAsia="Times New Roman"/>
                <w:color w:val="auto"/>
                <w:sz w:val="22"/>
              </w:rPr>
              <w:t xml:space="preserve">  </w:t>
            </w:r>
            <w:proofErr w:type="spellStart"/>
            <w:r w:rsidRPr="004A5262">
              <w:rPr>
                <w:rFonts w:eastAsia="Times New Roman"/>
                <w:color w:val="auto"/>
                <w:sz w:val="22"/>
              </w:rPr>
              <w:t>i</w:t>
            </w:r>
            <w:proofErr w:type="spellEnd"/>
            <w:r w:rsidRPr="004A5262">
              <w:rPr>
                <w:rFonts w:eastAsia="Times New Roman"/>
                <w:color w:val="auto"/>
                <w:sz w:val="22"/>
              </w:rPr>
              <w:t>) research question; ii) method, algorithm or hardware equipment; iii) interpreting result, evaluating hardware equipment or proposing future inquiry. </w:t>
            </w:r>
          </w:p>
          <w:p w14:paraId="156426DC" w14:textId="77777777" w:rsidR="004A5262" w:rsidRPr="004A5262" w:rsidRDefault="004A5262" w:rsidP="004A5262">
            <w:pPr>
              <w:spacing w:after="0" w:line="240" w:lineRule="auto"/>
              <w:ind w:left="720" w:right="0" w:firstLine="0"/>
              <w:jc w:val="left"/>
              <w:textAlignment w:val="baseline"/>
              <w:rPr>
                <w:rFonts w:ascii="Times New Roman" w:eastAsia="Times New Roman" w:hAnsi="Times New Roman" w:cs="Times New Roman"/>
                <w:color w:val="auto"/>
                <w:szCs w:val="24"/>
              </w:rPr>
            </w:pPr>
            <w:r w:rsidRPr="004A5262">
              <w:rPr>
                <w:rFonts w:eastAsia="Times New Roman"/>
                <w:color w:val="auto"/>
                <w:sz w:val="22"/>
              </w:rPr>
              <w: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337594"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  / 10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327652" w14:textId="77777777" w:rsidR="004A5262" w:rsidRPr="004A5262" w:rsidRDefault="004A5262" w:rsidP="004A5262">
            <w:pPr>
              <w:spacing w:after="0" w:line="240" w:lineRule="auto"/>
              <w:ind w:left="0" w:right="0" w:firstLine="0"/>
              <w:jc w:val="left"/>
              <w:textAlignment w:val="baseline"/>
              <w:rPr>
                <w:rFonts w:ascii="Times New Roman" w:eastAsia="Times New Roman" w:hAnsi="Times New Roman" w:cs="Times New Roman"/>
                <w:szCs w:val="24"/>
              </w:rPr>
            </w:pPr>
            <w:r w:rsidRPr="004A5262">
              <w:rPr>
                <w:rFonts w:eastAsia="Times New Roman"/>
                <w:szCs w:val="24"/>
              </w:rPr>
              <w:t> </w:t>
            </w:r>
          </w:p>
        </w:tc>
      </w:tr>
      <w:tr w:rsidR="004A5262" w:rsidRPr="004A5262" w14:paraId="2ECC65E3" w14:textId="77777777" w:rsidTr="004A5262">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E45040"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Methodology  </w:t>
            </w:r>
          </w:p>
          <w:p w14:paraId="3BE78D27"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PI 3.1, 7.2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3D1EEC35" w14:textId="77777777" w:rsidR="004A5262" w:rsidRPr="004A5262" w:rsidRDefault="004A5262" w:rsidP="004A5262">
            <w:pPr>
              <w:numPr>
                <w:ilvl w:val="0"/>
                <w:numId w:val="315"/>
              </w:numPr>
              <w:spacing w:after="0" w:line="240" w:lineRule="auto"/>
              <w:ind w:right="0" w:firstLine="0"/>
              <w:jc w:val="left"/>
              <w:textAlignment w:val="baseline"/>
              <w:rPr>
                <w:rFonts w:eastAsia="Times New Roman"/>
                <w:color w:val="auto"/>
                <w:sz w:val="22"/>
              </w:rPr>
            </w:pPr>
            <w:r w:rsidRPr="004A5262">
              <w:rPr>
                <w:rFonts w:eastAsia="Times New Roman"/>
                <w:color w:val="auto"/>
                <w:sz w:val="22"/>
              </w:rPr>
              <w:t>Student(s) find/generate needed information / data / ideas/ reports using appropriate approach / method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6587B54"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  / 10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8029B1" w14:textId="77777777" w:rsidR="004A5262" w:rsidRPr="004A5262" w:rsidRDefault="004A5262" w:rsidP="004A5262">
            <w:pPr>
              <w:spacing w:after="0" w:line="240" w:lineRule="auto"/>
              <w:ind w:left="0" w:right="0" w:firstLine="0"/>
              <w:jc w:val="left"/>
              <w:textAlignment w:val="baseline"/>
              <w:rPr>
                <w:rFonts w:ascii="Times New Roman" w:eastAsia="Times New Roman" w:hAnsi="Times New Roman" w:cs="Times New Roman"/>
                <w:szCs w:val="24"/>
              </w:rPr>
            </w:pPr>
            <w:r w:rsidRPr="004A5262">
              <w:rPr>
                <w:rFonts w:eastAsia="Times New Roman"/>
                <w:szCs w:val="24"/>
              </w:rPr>
              <w:t> </w:t>
            </w:r>
          </w:p>
        </w:tc>
      </w:tr>
      <w:tr w:rsidR="004A5262" w:rsidRPr="004A5262" w14:paraId="60F216B4" w14:textId="77777777" w:rsidTr="004A5262">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6D6F3B"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Evaluation </w:t>
            </w:r>
          </w:p>
          <w:p w14:paraId="6B512C5B"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PI 1.2, 2.2, 3.4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241F9E10" w14:textId="77777777" w:rsidR="004A5262" w:rsidRPr="004A5262" w:rsidRDefault="004A5262" w:rsidP="004A5262">
            <w:pPr>
              <w:numPr>
                <w:ilvl w:val="0"/>
                <w:numId w:val="316"/>
              </w:numPr>
              <w:spacing w:after="0" w:line="240" w:lineRule="auto"/>
              <w:ind w:right="0" w:firstLine="0"/>
              <w:jc w:val="left"/>
              <w:textAlignment w:val="baseline"/>
              <w:rPr>
                <w:rFonts w:eastAsia="Times New Roman"/>
                <w:color w:val="auto"/>
                <w:sz w:val="22"/>
              </w:rPr>
            </w:pPr>
            <w:r w:rsidRPr="004A5262">
              <w:rPr>
                <w:rFonts w:eastAsia="Times New Roman"/>
                <w:color w:val="auto"/>
                <w:sz w:val="22"/>
              </w:rPr>
              <w:t>Student(s) critically evaluate information / data / ideas, their approach, and results, and react appropriately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FFA127"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  / 20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8D65119" w14:textId="77777777" w:rsidR="004A5262" w:rsidRPr="004A5262" w:rsidRDefault="004A5262" w:rsidP="004A5262">
            <w:pPr>
              <w:spacing w:after="0" w:line="240" w:lineRule="auto"/>
              <w:ind w:left="0" w:right="0" w:firstLine="0"/>
              <w:jc w:val="left"/>
              <w:textAlignment w:val="baseline"/>
              <w:rPr>
                <w:rFonts w:ascii="Times New Roman" w:eastAsia="Times New Roman" w:hAnsi="Times New Roman" w:cs="Times New Roman"/>
                <w:szCs w:val="24"/>
              </w:rPr>
            </w:pPr>
            <w:r w:rsidRPr="004A5262">
              <w:rPr>
                <w:rFonts w:eastAsia="Times New Roman"/>
                <w:szCs w:val="24"/>
              </w:rPr>
              <w:t> </w:t>
            </w:r>
          </w:p>
        </w:tc>
      </w:tr>
      <w:tr w:rsidR="004A5262" w:rsidRPr="004A5262" w14:paraId="1E097EE5" w14:textId="77777777" w:rsidTr="004A5262">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5DE370"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lastRenderedPageBreak/>
              <w:t>Objectives of the Project </w:t>
            </w:r>
          </w:p>
          <w:p w14:paraId="26EB16AE"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PI 2.1, 5.1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23D1E6A2" w14:textId="77777777" w:rsidR="004A5262" w:rsidRPr="004A5262" w:rsidRDefault="004A5262" w:rsidP="004A5262">
            <w:pPr>
              <w:numPr>
                <w:ilvl w:val="0"/>
                <w:numId w:val="317"/>
              </w:numPr>
              <w:spacing w:after="0" w:line="240" w:lineRule="auto"/>
              <w:ind w:right="0" w:firstLine="0"/>
              <w:jc w:val="left"/>
              <w:textAlignment w:val="baseline"/>
              <w:rPr>
                <w:rFonts w:eastAsia="Times New Roman"/>
                <w:color w:val="auto"/>
                <w:sz w:val="22"/>
              </w:rPr>
            </w:pPr>
            <w:r w:rsidRPr="004A5262">
              <w:rPr>
                <w:rFonts w:eastAsia="Times New Roman"/>
                <w:color w:val="auto"/>
                <w:sz w:val="22"/>
              </w:rPr>
              <w:t>Student(s) perform necessary processes to meet stated project objectives following research ethics and social responsibility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898B06"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  / 20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5A74B89" w14:textId="77777777" w:rsidR="004A5262" w:rsidRPr="004A5262" w:rsidRDefault="004A5262" w:rsidP="004A5262">
            <w:pPr>
              <w:spacing w:after="0" w:line="240" w:lineRule="auto"/>
              <w:ind w:left="0" w:right="0" w:firstLine="0"/>
              <w:jc w:val="left"/>
              <w:textAlignment w:val="baseline"/>
              <w:rPr>
                <w:rFonts w:ascii="Times New Roman" w:eastAsia="Times New Roman" w:hAnsi="Times New Roman" w:cs="Times New Roman"/>
                <w:szCs w:val="24"/>
              </w:rPr>
            </w:pPr>
            <w:r w:rsidRPr="004A5262">
              <w:rPr>
                <w:rFonts w:eastAsia="Times New Roman"/>
                <w:szCs w:val="24"/>
              </w:rPr>
              <w:t> </w:t>
            </w:r>
          </w:p>
        </w:tc>
      </w:tr>
      <w:tr w:rsidR="004A5262" w:rsidRPr="004A5262" w14:paraId="20F2B86B" w14:textId="77777777" w:rsidTr="004A5262">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55CC8A"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Teamwork </w:t>
            </w:r>
          </w:p>
          <w:p w14:paraId="0F94B090"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PI 6.1, 6.2, 6.3 </w:t>
            </w:r>
          </w:p>
          <w:p w14:paraId="5646437A"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b/>
                <w:bCs/>
                <w:i/>
                <w:iCs/>
                <w:sz w:val="18"/>
                <w:szCs w:val="18"/>
              </w:rPr>
              <w:t>**If applicable</w:t>
            </w:r>
            <w:r w:rsidRPr="004A5262">
              <w:rPr>
                <w:rFonts w:eastAsia="Times New Roman"/>
                <w:sz w:val="18"/>
                <w:szCs w:val="18"/>
              </w:rPr>
              <w:t> </w:t>
            </w:r>
          </w:p>
          <w:p w14:paraId="60977DE1"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b/>
                <w:bCs/>
                <w:i/>
                <w:iCs/>
                <w:sz w:val="18"/>
                <w:szCs w:val="18"/>
              </w:rPr>
              <w:t> (Team project)</w:t>
            </w:r>
            <w:r w:rsidRPr="004A5262">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2EC5036C" w14:textId="77777777" w:rsidR="004A5262" w:rsidRPr="004A5262" w:rsidRDefault="004A5262" w:rsidP="004A5262">
            <w:pPr>
              <w:numPr>
                <w:ilvl w:val="0"/>
                <w:numId w:val="318"/>
              </w:numPr>
              <w:spacing w:after="0" w:line="240" w:lineRule="auto"/>
              <w:ind w:right="0" w:firstLine="0"/>
              <w:jc w:val="left"/>
              <w:textAlignment w:val="baseline"/>
              <w:rPr>
                <w:rFonts w:eastAsia="Times New Roman"/>
                <w:color w:val="auto"/>
                <w:sz w:val="22"/>
              </w:rPr>
            </w:pPr>
            <w:r w:rsidRPr="004A5262">
              <w:rPr>
                <w:rFonts w:eastAsia="Times New Roman"/>
                <w:color w:val="auto"/>
                <w:sz w:val="22"/>
              </w:rPr>
              <w:t>Student(s) organize themselves effectively and adequately manage human input to project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21022D"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  / 10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5D5E2D" w14:textId="77777777" w:rsidR="004A5262" w:rsidRPr="004A5262" w:rsidRDefault="004A5262" w:rsidP="004A5262">
            <w:pPr>
              <w:spacing w:after="0" w:line="240" w:lineRule="auto"/>
              <w:ind w:left="0" w:right="0" w:firstLine="0"/>
              <w:jc w:val="left"/>
              <w:textAlignment w:val="baseline"/>
              <w:rPr>
                <w:rFonts w:ascii="Times New Roman" w:eastAsia="Times New Roman" w:hAnsi="Times New Roman" w:cs="Times New Roman"/>
                <w:szCs w:val="24"/>
              </w:rPr>
            </w:pPr>
            <w:r w:rsidRPr="004A5262">
              <w:rPr>
                <w:rFonts w:eastAsia="Times New Roman"/>
                <w:szCs w:val="24"/>
              </w:rPr>
              <w:t> </w:t>
            </w:r>
          </w:p>
        </w:tc>
      </w:tr>
      <w:tr w:rsidR="004A5262" w:rsidRPr="004A5262" w14:paraId="27C0CF0B" w14:textId="77777777" w:rsidTr="004A5262">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99B312"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Communication </w:t>
            </w:r>
          </w:p>
          <w:p w14:paraId="157776FC"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PI 4.1, 4.2, 4.3 </w:t>
            </w:r>
          </w:p>
        </w:tc>
        <w:tc>
          <w:tcPr>
            <w:tcW w:w="5580" w:type="dxa"/>
            <w:tcBorders>
              <w:top w:val="single" w:sz="6" w:space="0" w:color="auto"/>
              <w:left w:val="single" w:sz="6" w:space="0" w:color="auto"/>
              <w:bottom w:val="single" w:sz="6" w:space="0" w:color="auto"/>
              <w:right w:val="single" w:sz="6" w:space="0" w:color="auto"/>
            </w:tcBorders>
            <w:shd w:val="clear" w:color="auto" w:fill="auto"/>
            <w:hideMark/>
          </w:tcPr>
          <w:p w14:paraId="231C52ED" w14:textId="77777777" w:rsidR="004A5262" w:rsidRPr="004A5262" w:rsidRDefault="004A5262" w:rsidP="004A5262">
            <w:pPr>
              <w:numPr>
                <w:ilvl w:val="0"/>
                <w:numId w:val="319"/>
              </w:numPr>
              <w:spacing w:after="0" w:line="240" w:lineRule="auto"/>
              <w:ind w:right="0" w:firstLine="0"/>
              <w:jc w:val="left"/>
              <w:textAlignment w:val="baseline"/>
              <w:rPr>
                <w:rFonts w:eastAsia="Times New Roman"/>
                <w:color w:val="auto"/>
                <w:sz w:val="22"/>
              </w:rPr>
            </w:pPr>
            <w:r w:rsidRPr="004A5262">
              <w:rPr>
                <w:rFonts w:eastAsia="Times New Roman"/>
                <w:color w:val="auto"/>
                <w:sz w:val="22"/>
              </w:rPr>
              <w:t>Students communicate project objectives, achievements, and the process. </w:t>
            </w:r>
          </w:p>
        </w:tc>
        <w:tc>
          <w:tcPr>
            <w:tcW w:w="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A61C7A"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  / 10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9F27A5" w14:textId="77777777" w:rsidR="004A5262" w:rsidRPr="004A5262" w:rsidRDefault="004A5262" w:rsidP="004A5262">
            <w:pPr>
              <w:spacing w:after="0" w:line="240" w:lineRule="auto"/>
              <w:ind w:left="0" w:right="0" w:firstLine="0"/>
              <w:jc w:val="left"/>
              <w:textAlignment w:val="baseline"/>
              <w:rPr>
                <w:rFonts w:ascii="Times New Roman" w:eastAsia="Times New Roman" w:hAnsi="Times New Roman" w:cs="Times New Roman"/>
                <w:szCs w:val="24"/>
              </w:rPr>
            </w:pPr>
            <w:r w:rsidRPr="004A5262">
              <w:rPr>
                <w:rFonts w:eastAsia="Times New Roman"/>
                <w:szCs w:val="24"/>
              </w:rPr>
              <w:t> </w:t>
            </w:r>
          </w:p>
        </w:tc>
      </w:tr>
      <w:tr w:rsidR="004A5262" w:rsidRPr="004A5262" w14:paraId="7B270B4A" w14:textId="77777777" w:rsidTr="004A5262">
        <w:trPr>
          <w:trHeight w:val="42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AD39444"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Total </w:t>
            </w:r>
          </w:p>
          <w:p w14:paraId="11EBC22F"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b/>
                <w:bCs/>
                <w:i/>
                <w:iCs/>
                <w:sz w:val="18"/>
                <w:szCs w:val="18"/>
              </w:rPr>
              <w:t>Individual Project</w:t>
            </w:r>
            <w:r w:rsidRPr="004A5262">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C853182" w14:textId="77777777" w:rsidR="004A5262" w:rsidRPr="004A5262" w:rsidRDefault="004A5262" w:rsidP="004A5262">
            <w:pPr>
              <w:spacing w:after="0" w:line="240" w:lineRule="auto"/>
              <w:ind w:left="0" w:right="0" w:firstLine="0"/>
              <w:jc w:val="right"/>
              <w:textAlignment w:val="baseline"/>
              <w:rPr>
                <w:rFonts w:ascii="Times New Roman" w:eastAsia="Times New Roman" w:hAnsi="Times New Roman" w:cs="Times New Roman"/>
                <w:szCs w:val="24"/>
              </w:rPr>
            </w:pPr>
            <w:r w:rsidRPr="004A5262">
              <w:rPr>
                <w:rFonts w:eastAsia="Times New Roman"/>
                <w:szCs w:val="24"/>
              </w:rPr>
              <w:t>Total (out of 70)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CC9170D"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   / 70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862ADD" w14:textId="77777777" w:rsidR="004A5262" w:rsidRPr="004A5262" w:rsidRDefault="004A5262" w:rsidP="004A5262">
            <w:pPr>
              <w:spacing w:after="0" w:line="240" w:lineRule="auto"/>
              <w:ind w:left="0" w:right="0" w:firstLine="0"/>
              <w:jc w:val="left"/>
              <w:textAlignment w:val="baseline"/>
              <w:rPr>
                <w:rFonts w:ascii="Times New Roman" w:eastAsia="Times New Roman" w:hAnsi="Times New Roman" w:cs="Times New Roman"/>
                <w:szCs w:val="24"/>
              </w:rPr>
            </w:pPr>
            <w:r w:rsidRPr="004A5262">
              <w:rPr>
                <w:rFonts w:eastAsia="Times New Roman"/>
                <w:szCs w:val="24"/>
              </w:rPr>
              <w:t> </w:t>
            </w:r>
          </w:p>
        </w:tc>
      </w:tr>
      <w:tr w:rsidR="004A5262" w:rsidRPr="004A5262" w14:paraId="4D796C34" w14:textId="77777777" w:rsidTr="004A5262">
        <w:trPr>
          <w:trHeight w:val="390"/>
        </w:trPr>
        <w:tc>
          <w:tcPr>
            <w:tcW w:w="17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3E92021"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Total </w:t>
            </w:r>
          </w:p>
          <w:p w14:paraId="41824A69"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b/>
                <w:bCs/>
                <w:i/>
                <w:iCs/>
                <w:sz w:val="18"/>
                <w:szCs w:val="18"/>
              </w:rPr>
              <w:t>Team project</w:t>
            </w:r>
            <w:r w:rsidRPr="004A5262">
              <w:rPr>
                <w:rFonts w:eastAsia="Times New Roman"/>
                <w:sz w:val="18"/>
                <w:szCs w:val="18"/>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E6D6F5E" w14:textId="77777777" w:rsidR="004A5262" w:rsidRPr="004A5262" w:rsidRDefault="004A5262" w:rsidP="004A5262">
            <w:pPr>
              <w:spacing w:after="0" w:line="240" w:lineRule="auto"/>
              <w:ind w:left="0" w:right="0" w:firstLine="0"/>
              <w:jc w:val="right"/>
              <w:textAlignment w:val="baseline"/>
              <w:rPr>
                <w:rFonts w:ascii="Times New Roman" w:eastAsia="Times New Roman" w:hAnsi="Times New Roman" w:cs="Times New Roman"/>
                <w:szCs w:val="24"/>
              </w:rPr>
            </w:pPr>
            <w:r w:rsidRPr="004A5262">
              <w:rPr>
                <w:rFonts w:eastAsia="Times New Roman"/>
                <w:szCs w:val="24"/>
              </w:rPr>
              <w:t>Total (out of 80)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7563F18"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   / 80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2BF3C4F" w14:textId="77777777" w:rsidR="004A5262" w:rsidRPr="004A5262" w:rsidRDefault="004A5262" w:rsidP="004A5262">
            <w:pPr>
              <w:spacing w:after="0" w:line="240" w:lineRule="auto"/>
              <w:ind w:left="0" w:right="0" w:firstLine="0"/>
              <w:jc w:val="left"/>
              <w:textAlignment w:val="baseline"/>
              <w:rPr>
                <w:rFonts w:ascii="Times New Roman" w:eastAsia="Times New Roman" w:hAnsi="Times New Roman" w:cs="Times New Roman"/>
                <w:szCs w:val="24"/>
              </w:rPr>
            </w:pPr>
            <w:r w:rsidRPr="004A5262">
              <w:rPr>
                <w:rFonts w:eastAsia="Times New Roman"/>
                <w:szCs w:val="24"/>
              </w:rPr>
              <w:t> </w:t>
            </w:r>
          </w:p>
        </w:tc>
      </w:tr>
      <w:tr w:rsidR="004A5262" w:rsidRPr="004A5262" w14:paraId="57009F28" w14:textId="77777777" w:rsidTr="004A5262">
        <w:trPr>
          <w:trHeight w:val="435"/>
        </w:trPr>
        <w:tc>
          <w:tcPr>
            <w:tcW w:w="1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38E7FF"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szCs w:val="24"/>
              </w:rPr>
              <w:t> </w:t>
            </w:r>
          </w:p>
        </w:tc>
        <w:tc>
          <w:tcPr>
            <w:tcW w:w="55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0290B10" w14:textId="77777777" w:rsidR="004A5262" w:rsidRPr="004A5262" w:rsidRDefault="004A5262" w:rsidP="004A5262">
            <w:pPr>
              <w:spacing w:after="0" w:line="240" w:lineRule="auto"/>
              <w:ind w:left="0" w:right="0" w:firstLine="0"/>
              <w:jc w:val="right"/>
              <w:textAlignment w:val="baseline"/>
              <w:rPr>
                <w:rFonts w:ascii="Times New Roman" w:eastAsia="Times New Roman" w:hAnsi="Times New Roman" w:cs="Times New Roman"/>
                <w:szCs w:val="24"/>
              </w:rPr>
            </w:pPr>
            <w:r w:rsidRPr="004A5262">
              <w:rPr>
                <w:rFonts w:eastAsia="Times New Roman"/>
                <w:b/>
                <w:bCs/>
                <w:szCs w:val="24"/>
              </w:rPr>
              <w:t>Final Grade (out of 30)</w:t>
            </w:r>
            <w:r w:rsidRPr="004A5262">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19A2E18" w14:textId="77777777" w:rsidR="004A5262" w:rsidRPr="004A5262" w:rsidRDefault="004A5262" w:rsidP="004A5262">
            <w:pPr>
              <w:spacing w:after="0" w:line="240" w:lineRule="auto"/>
              <w:ind w:left="0" w:right="0" w:firstLine="0"/>
              <w:jc w:val="center"/>
              <w:textAlignment w:val="baseline"/>
              <w:rPr>
                <w:rFonts w:ascii="Times New Roman" w:eastAsia="Times New Roman" w:hAnsi="Times New Roman" w:cs="Times New Roman"/>
                <w:szCs w:val="24"/>
              </w:rPr>
            </w:pPr>
            <w:r w:rsidRPr="004A5262">
              <w:rPr>
                <w:rFonts w:eastAsia="Times New Roman"/>
                <w:b/>
                <w:bCs/>
                <w:szCs w:val="24"/>
              </w:rPr>
              <w:t>   / 30</w:t>
            </w:r>
            <w:r w:rsidRPr="004A5262">
              <w:rPr>
                <w:rFonts w:eastAsia="Times New Roman"/>
                <w:szCs w:val="24"/>
              </w:rPr>
              <w:t> </w:t>
            </w:r>
          </w:p>
        </w:tc>
        <w:tc>
          <w:tcPr>
            <w:tcW w:w="59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E71AEB" w14:textId="77777777" w:rsidR="004A5262" w:rsidRPr="004A5262" w:rsidRDefault="004A5262" w:rsidP="004A5262">
            <w:pPr>
              <w:spacing w:after="0" w:line="240" w:lineRule="auto"/>
              <w:ind w:left="0" w:right="0" w:firstLine="0"/>
              <w:jc w:val="left"/>
              <w:textAlignment w:val="baseline"/>
              <w:rPr>
                <w:rFonts w:ascii="Times New Roman" w:eastAsia="Times New Roman" w:hAnsi="Times New Roman" w:cs="Times New Roman"/>
                <w:szCs w:val="24"/>
              </w:rPr>
            </w:pPr>
            <w:r w:rsidRPr="004A5262">
              <w:rPr>
                <w:rFonts w:eastAsia="Times New Roman"/>
                <w:szCs w:val="24"/>
              </w:rPr>
              <w:t> </w:t>
            </w:r>
          </w:p>
        </w:tc>
      </w:tr>
    </w:tbl>
    <w:p w14:paraId="4DE6B00D" w14:textId="77777777" w:rsidR="004A5262" w:rsidRPr="004A5262" w:rsidRDefault="004A5262" w:rsidP="004A5262">
      <w:pPr>
        <w:spacing w:after="0" w:line="240" w:lineRule="auto"/>
        <w:ind w:left="360" w:right="0" w:firstLine="0"/>
        <w:textAlignment w:val="baseline"/>
        <w:rPr>
          <w:rFonts w:ascii="Segoe UI" w:eastAsia="Times New Roman" w:hAnsi="Segoe UI" w:cs="Segoe UI"/>
          <w:sz w:val="18"/>
          <w:szCs w:val="18"/>
        </w:rPr>
      </w:pPr>
      <w:r w:rsidRPr="004A5262">
        <w:rPr>
          <w:rFonts w:eastAsia="Times New Roman"/>
          <w:i/>
          <w:iCs/>
          <w:sz w:val="18"/>
          <w:szCs w:val="18"/>
        </w:rPr>
        <w:t>*Note that all criteria except teamwork and communication should be evaluated for individual student.</w:t>
      </w:r>
      <w:r w:rsidRPr="004A5262">
        <w:rPr>
          <w:rFonts w:eastAsia="Times New Roman"/>
          <w:sz w:val="18"/>
          <w:szCs w:val="18"/>
        </w:rPr>
        <w:t> </w:t>
      </w:r>
    </w:p>
    <w:p w14:paraId="25FCB97E" w14:textId="77777777" w:rsidR="004A5262" w:rsidRPr="004A5262" w:rsidRDefault="004A5262" w:rsidP="004A5262">
      <w:pPr>
        <w:spacing w:after="0" w:line="240" w:lineRule="auto"/>
        <w:ind w:left="360" w:right="0" w:firstLine="0"/>
        <w:textAlignment w:val="baseline"/>
        <w:rPr>
          <w:rFonts w:ascii="Segoe UI" w:eastAsia="Times New Roman" w:hAnsi="Segoe UI" w:cs="Segoe UI"/>
          <w:sz w:val="18"/>
          <w:szCs w:val="18"/>
        </w:rPr>
      </w:pPr>
      <w:r w:rsidRPr="004A5262">
        <w:rPr>
          <w:rFonts w:eastAsia="Times New Roman"/>
          <w:i/>
          <w:iCs/>
          <w:sz w:val="18"/>
          <w:szCs w:val="18"/>
        </w:rPr>
        <w:t>**For team project only</w:t>
      </w:r>
      <w:r w:rsidRPr="004A5262">
        <w:rPr>
          <w:rFonts w:eastAsia="Times New Roman"/>
          <w:sz w:val="18"/>
          <w:szCs w:val="18"/>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41"/>
        <w:gridCol w:w="2927"/>
        <w:gridCol w:w="1186"/>
        <w:gridCol w:w="2196"/>
        <w:gridCol w:w="1072"/>
        <w:gridCol w:w="1467"/>
      </w:tblGrid>
      <w:tr w:rsidR="004A5262" w:rsidRPr="004A5262" w14:paraId="28460D47" w14:textId="77777777" w:rsidTr="004A5262">
        <w:trPr>
          <w:trHeight w:val="675"/>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B64D749" w14:textId="77777777" w:rsidR="004A5262" w:rsidRPr="004A5262" w:rsidRDefault="004A5262" w:rsidP="004A5262">
            <w:pPr>
              <w:spacing w:after="0" w:line="240" w:lineRule="auto"/>
              <w:ind w:left="0" w:right="0" w:firstLine="0"/>
              <w:textAlignment w:val="baseline"/>
              <w:rPr>
                <w:rFonts w:ascii="Times New Roman" w:eastAsia="Times New Roman" w:hAnsi="Times New Roman" w:cs="Times New Roman"/>
                <w:szCs w:val="24"/>
              </w:rPr>
            </w:pPr>
            <w:r w:rsidRPr="004A5262">
              <w:rPr>
                <w:rFonts w:eastAsia="Times New Roman"/>
                <w:b/>
                <w:bCs/>
                <w:szCs w:val="24"/>
              </w:rPr>
              <w:t>Student Name</w:t>
            </w:r>
            <w:r w:rsidRPr="004A5262">
              <w:rPr>
                <w:rFonts w:eastAsia="Times New Roman"/>
                <w:szCs w:val="24"/>
              </w:rPr>
              <w:t>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A3F46C" w14:textId="77777777" w:rsidR="004A5262" w:rsidRPr="004A5262" w:rsidRDefault="004A5262" w:rsidP="004A5262">
            <w:pPr>
              <w:spacing w:after="0" w:line="240" w:lineRule="auto"/>
              <w:ind w:left="0" w:right="0" w:firstLine="0"/>
              <w:jc w:val="left"/>
              <w:textAlignment w:val="baseline"/>
              <w:rPr>
                <w:rFonts w:ascii="Times New Roman" w:eastAsia="Times New Roman" w:hAnsi="Times New Roman" w:cs="Times New Roman"/>
                <w:szCs w:val="24"/>
              </w:rPr>
            </w:pPr>
            <w:r w:rsidRPr="004A5262">
              <w:rPr>
                <w:rFonts w:eastAsia="Times New Roman"/>
                <w:b/>
                <w:bCs/>
                <w:szCs w:val="24"/>
              </w:rPr>
              <w:t> </w:t>
            </w:r>
            <w:r w:rsidRPr="004A5262">
              <w:rPr>
                <w:rFonts w:eastAsia="Times New Roman"/>
                <w:szCs w:val="24"/>
              </w:rPr>
              <w:t> </w:t>
            </w:r>
          </w:p>
          <w:p w14:paraId="2AE4921A" w14:textId="77777777" w:rsidR="004A5262" w:rsidRPr="004A5262" w:rsidRDefault="004A5262" w:rsidP="004A5262">
            <w:pPr>
              <w:spacing w:after="0" w:line="240" w:lineRule="auto"/>
              <w:ind w:left="0" w:right="0" w:firstLine="0"/>
              <w:jc w:val="left"/>
              <w:textAlignment w:val="baseline"/>
              <w:rPr>
                <w:rFonts w:ascii="Times New Roman" w:eastAsia="Times New Roman" w:hAnsi="Times New Roman" w:cs="Times New Roman"/>
                <w:szCs w:val="24"/>
              </w:rPr>
            </w:pPr>
            <w:r w:rsidRPr="004A5262">
              <w:rPr>
                <w:rFonts w:eastAsia="Times New Roman"/>
                <w:b/>
                <w:bCs/>
                <w:szCs w:val="24"/>
              </w:rPr>
              <w:t> </w:t>
            </w:r>
            <w:r w:rsidRPr="004A5262">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DC5B222" w14:textId="77777777" w:rsidR="004A5262" w:rsidRPr="004A5262" w:rsidRDefault="004A5262" w:rsidP="004A5262">
            <w:pPr>
              <w:spacing w:after="0" w:line="240" w:lineRule="auto"/>
              <w:ind w:left="0" w:right="0" w:firstLine="0"/>
              <w:textAlignment w:val="baseline"/>
              <w:rPr>
                <w:rFonts w:ascii="Times New Roman" w:eastAsia="Times New Roman" w:hAnsi="Times New Roman" w:cs="Times New Roman"/>
                <w:szCs w:val="24"/>
              </w:rPr>
            </w:pPr>
            <w:r w:rsidRPr="004A5262">
              <w:rPr>
                <w:rFonts w:eastAsia="Times New Roman"/>
                <w:b/>
                <w:bCs/>
                <w:szCs w:val="24"/>
              </w:rPr>
              <w:t>Signature</w:t>
            </w:r>
            <w:r w:rsidRPr="004A5262">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4F8F27" w14:textId="77777777" w:rsidR="004A5262" w:rsidRPr="004A5262" w:rsidRDefault="004A5262" w:rsidP="004A5262">
            <w:pPr>
              <w:spacing w:after="0" w:line="240" w:lineRule="auto"/>
              <w:ind w:left="0" w:right="0" w:firstLine="0"/>
              <w:jc w:val="left"/>
              <w:textAlignment w:val="baseline"/>
              <w:rPr>
                <w:rFonts w:ascii="Times New Roman" w:eastAsia="Times New Roman" w:hAnsi="Times New Roman" w:cs="Times New Roman"/>
                <w:szCs w:val="24"/>
              </w:rPr>
            </w:pPr>
            <w:r w:rsidRPr="004A5262">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3B33ABFA" w14:textId="77777777" w:rsidR="004A5262" w:rsidRPr="004A5262" w:rsidRDefault="004A5262" w:rsidP="004A5262">
            <w:pPr>
              <w:spacing w:after="0" w:line="240" w:lineRule="auto"/>
              <w:ind w:left="0" w:right="0" w:firstLine="0"/>
              <w:textAlignment w:val="baseline"/>
              <w:rPr>
                <w:rFonts w:ascii="Times New Roman" w:eastAsia="Times New Roman" w:hAnsi="Times New Roman" w:cs="Times New Roman"/>
                <w:szCs w:val="24"/>
              </w:rPr>
            </w:pPr>
            <w:r w:rsidRPr="004A5262">
              <w:rPr>
                <w:rFonts w:eastAsia="Times New Roman"/>
                <w:b/>
                <w:bCs/>
                <w:szCs w:val="24"/>
              </w:rPr>
              <w:t>Date  </w:t>
            </w:r>
            <w:r w:rsidRPr="004A5262">
              <w:rPr>
                <w:rFonts w:eastAsia="Times New Roman"/>
                <w:szCs w:val="24"/>
              </w:rPr>
              <w:t> </w:t>
            </w:r>
          </w:p>
        </w:tc>
        <w:tc>
          <w:tcPr>
            <w:tcW w:w="2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859635F" w14:textId="77777777" w:rsidR="004A5262" w:rsidRPr="004A5262" w:rsidRDefault="004A5262" w:rsidP="004A5262">
            <w:pPr>
              <w:spacing w:after="0" w:line="240" w:lineRule="auto"/>
              <w:ind w:left="0" w:right="0" w:firstLine="0"/>
              <w:jc w:val="left"/>
              <w:textAlignment w:val="baseline"/>
              <w:rPr>
                <w:rFonts w:ascii="Times New Roman" w:eastAsia="Times New Roman" w:hAnsi="Times New Roman" w:cs="Times New Roman"/>
                <w:szCs w:val="24"/>
              </w:rPr>
            </w:pPr>
            <w:r w:rsidRPr="004A5262">
              <w:rPr>
                <w:rFonts w:eastAsia="Times New Roman"/>
                <w:b/>
                <w:bCs/>
                <w:szCs w:val="24"/>
              </w:rPr>
              <w:t> </w:t>
            </w:r>
            <w:r w:rsidRPr="004A5262">
              <w:rPr>
                <w:rFonts w:eastAsia="Times New Roman"/>
                <w:szCs w:val="24"/>
              </w:rPr>
              <w:t> </w:t>
            </w:r>
          </w:p>
        </w:tc>
      </w:tr>
      <w:tr w:rsidR="004A5262" w:rsidRPr="004A5262" w14:paraId="3277DF61" w14:textId="77777777" w:rsidTr="004A5262">
        <w:trPr>
          <w:trHeight w:val="675"/>
        </w:trPr>
        <w:tc>
          <w:tcPr>
            <w:tcW w:w="247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2782780" w14:textId="77777777" w:rsidR="004A5262" w:rsidRPr="004A5262" w:rsidRDefault="004A5262" w:rsidP="004A5262">
            <w:pPr>
              <w:spacing w:after="0" w:line="240" w:lineRule="auto"/>
              <w:ind w:left="0" w:right="0" w:firstLine="0"/>
              <w:textAlignment w:val="baseline"/>
              <w:rPr>
                <w:rFonts w:ascii="Times New Roman" w:eastAsia="Times New Roman" w:hAnsi="Times New Roman" w:cs="Times New Roman"/>
                <w:szCs w:val="24"/>
              </w:rPr>
            </w:pPr>
            <w:r w:rsidRPr="004A5262">
              <w:rPr>
                <w:rFonts w:eastAsia="Times New Roman"/>
                <w:b/>
                <w:bCs/>
                <w:szCs w:val="24"/>
              </w:rPr>
              <w:t>Supervisor Name</w:t>
            </w:r>
            <w:r w:rsidRPr="004A5262">
              <w:rPr>
                <w:rFonts w:eastAsia="Times New Roman"/>
                <w:szCs w:val="24"/>
              </w:rPr>
              <w:t> </w:t>
            </w:r>
          </w:p>
        </w:tc>
        <w:tc>
          <w:tcPr>
            <w:tcW w:w="41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9010A5" w14:textId="77777777" w:rsidR="004A5262" w:rsidRPr="004A5262" w:rsidRDefault="004A5262" w:rsidP="004A5262">
            <w:pPr>
              <w:spacing w:after="0" w:line="240" w:lineRule="auto"/>
              <w:ind w:left="0" w:right="0" w:firstLine="0"/>
              <w:jc w:val="left"/>
              <w:textAlignment w:val="baseline"/>
              <w:rPr>
                <w:rFonts w:ascii="Times New Roman" w:eastAsia="Times New Roman" w:hAnsi="Times New Roman" w:cs="Times New Roman"/>
                <w:szCs w:val="24"/>
              </w:rPr>
            </w:pPr>
            <w:r w:rsidRPr="004A5262">
              <w:rPr>
                <w:rFonts w:eastAsia="Times New Roman"/>
                <w:b/>
                <w:bCs/>
                <w:szCs w:val="24"/>
              </w:rPr>
              <w:t> </w:t>
            </w:r>
            <w:r w:rsidRPr="004A5262">
              <w:rPr>
                <w:rFonts w:eastAsia="Times New Roman"/>
                <w:szCs w:val="24"/>
              </w:rPr>
              <w:t> </w:t>
            </w:r>
          </w:p>
          <w:p w14:paraId="0FDB7E29" w14:textId="77777777" w:rsidR="004A5262" w:rsidRPr="004A5262" w:rsidRDefault="004A5262" w:rsidP="004A5262">
            <w:pPr>
              <w:spacing w:after="0" w:line="240" w:lineRule="auto"/>
              <w:ind w:left="0" w:right="0" w:firstLine="0"/>
              <w:jc w:val="left"/>
              <w:textAlignment w:val="baseline"/>
              <w:rPr>
                <w:rFonts w:ascii="Times New Roman" w:eastAsia="Times New Roman" w:hAnsi="Times New Roman" w:cs="Times New Roman"/>
                <w:szCs w:val="24"/>
              </w:rPr>
            </w:pPr>
            <w:r w:rsidRPr="004A5262">
              <w:rPr>
                <w:rFonts w:eastAsia="Times New Roman"/>
                <w:b/>
                <w:bCs/>
                <w:szCs w:val="24"/>
              </w:rPr>
              <w:t> </w:t>
            </w:r>
            <w:r w:rsidRPr="004A5262">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28393E1" w14:textId="77777777" w:rsidR="004A5262" w:rsidRPr="004A5262" w:rsidRDefault="004A5262" w:rsidP="004A5262">
            <w:pPr>
              <w:spacing w:after="0" w:line="240" w:lineRule="auto"/>
              <w:ind w:left="0" w:right="0" w:firstLine="0"/>
              <w:textAlignment w:val="baseline"/>
              <w:rPr>
                <w:rFonts w:ascii="Times New Roman" w:eastAsia="Times New Roman" w:hAnsi="Times New Roman" w:cs="Times New Roman"/>
                <w:szCs w:val="24"/>
              </w:rPr>
            </w:pPr>
            <w:r w:rsidRPr="004A5262">
              <w:rPr>
                <w:rFonts w:eastAsia="Times New Roman"/>
                <w:b/>
                <w:bCs/>
                <w:szCs w:val="24"/>
              </w:rPr>
              <w:t>Signature</w:t>
            </w:r>
            <w:r w:rsidRPr="004A5262">
              <w:rPr>
                <w:rFonts w:eastAsia="Times New Roman"/>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CCD064A" w14:textId="77777777" w:rsidR="004A5262" w:rsidRPr="004A5262" w:rsidRDefault="004A5262" w:rsidP="004A5262">
            <w:pPr>
              <w:spacing w:after="0" w:line="240" w:lineRule="auto"/>
              <w:ind w:left="0" w:right="0" w:firstLine="0"/>
              <w:jc w:val="left"/>
              <w:textAlignment w:val="baseline"/>
              <w:rPr>
                <w:rFonts w:ascii="Times New Roman" w:eastAsia="Times New Roman" w:hAnsi="Times New Roman" w:cs="Times New Roman"/>
                <w:szCs w:val="24"/>
              </w:rPr>
            </w:pPr>
            <w:r w:rsidRPr="004A5262">
              <w:rPr>
                <w:rFonts w:eastAsia="Times New Roman"/>
                <w:szCs w:val="24"/>
              </w:rPr>
              <w:t> </w:t>
            </w:r>
          </w:p>
        </w:tc>
        <w:tc>
          <w:tcPr>
            <w:tcW w:w="12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0771FEC" w14:textId="77777777" w:rsidR="004A5262" w:rsidRPr="004A5262" w:rsidRDefault="004A5262" w:rsidP="004A5262">
            <w:pPr>
              <w:spacing w:after="0" w:line="240" w:lineRule="auto"/>
              <w:ind w:left="0" w:right="0" w:firstLine="0"/>
              <w:textAlignment w:val="baseline"/>
              <w:rPr>
                <w:rFonts w:ascii="Times New Roman" w:eastAsia="Times New Roman" w:hAnsi="Times New Roman" w:cs="Times New Roman"/>
                <w:szCs w:val="24"/>
              </w:rPr>
            </w:pPr>
            <w:r w:rsidRPr="004A5262">
              <w:rPr>
                <w:rFonts w:eastAsia="Times New Roman"/>
                <w:b/>
                <w:bCs/>
                <w:szCs w:val="24"/>
              </w:rPr>
              <w:t>Date  </w:t>
            </w:r>
            <w:r w:rsidRPr="004A5262">
              <w:rPr>
                <w:rFonts w:eastAsia="Times New Roman"/>
                <w:szCs w:val="24"/>
              </w:rPr>
              <w:t> </w:t>
            </w:r>
          </w:p>
        </w:tc>
        <w:tc>
          <w:tcPr>
            <w:tcW w:w="2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106ED0" w14:textId="77777777" w:rsidR="004A5262" w:rsidRPr="004A5262" w:rsidRDefault="004A5262" w:rsidP="004A5262">
            <w:pPr>
              <w:spacing w:after="0" w:line="240" w:lineRule="auto"/>
              <w:ind w:left="0" w:right="0" w:firstLine="0"/>
              <w:jc w:val="left"/>
              <w:textAlignment w:val="baseline"/>
              <w:rPr>
                <w:rFonts w:ascii="Times New Roman" w:eastAsia="Times New Roman" w:hAnsi="Times New Roman" w:cs="Times New Roman"/>
                <w:szCs w:val="24"/>
              </w:rPr>
            </w:pPr>
            <w:r w:rsidRPr="004A5262">
              <w:rPr>
                <w:rFonts w:eastAsia="Times New Roman"/>
                <w:b/>
                <w:bCs/>
                <w:szCs w:val="24"/>
              </w:rPr>
              <w:t> </w:t>
            </w:r>
            <w:r w:rsidRPr="004A5262">
              <w:rPr>
                <w:rFonts w:eastAsia="Times New Roman"/>
                <w:szCs w:val="24"/>
              </w:rPr>
              <w:t> </w:t>
            </w:r>
          </w:p>
        </w:tc>
      </w:tr>
    </w:tbl>
    <w:p w14:paraId="3BC16075" w14:textId="77777777" w:rsidR="004A5262" w:rsidRPr="004A5262" w:rsidRDefault="004A5262" w:rsidP="004A5262">
      <w:pPr>
        <w:spacing w:after="0" w:line="240" w:lineRule="auto"/>
        <w:ind w:left="0" w:right="0" w:firstLine="0"/>
        <w:textAlignment w:val="baseline"/>
        <w:rPr>
          <w:rFonts w:ascii="Segoe UI" w:eastAsia="Times New Roman" w:hAnsi="Segoe UI" w:cs="Segoe UI"/>
          <w:sz w:val="18"/>
          <w:szCs w:val="18"/>
        </w:rPr>
      </w:pPr>
      <w:r w:rsidRPr="004A5262">
        <w:rPr>
          <w:rFonts w:eastAsia="Times New Roman"/>
          <w:szCs w:val="24"/>
        </w:rPr>
        <w:t> </w:t>
      </w:r>
    </w:p>
    <w:p w14:paraId="743BE67E" w14:textId="77777777" w:rsidR="004A5262" w:rsidRDefault="004A5262" w:rsidP="008D2EFC">
      <w:pPr>
        <w:spacing w:after="0" w:line="240" w:lineRule="auto"/>
        <w:ind w:left="0" w:right="0" w:firstLine="0"/>
        <w:textAlignment w:val="baseline"/>
        <w:rPr>
          <w:rFonts w:eastAsia="Times New Roman"/>
          <w:szCs w:val="24"/>
        </w:rPr>
      </w:pPr>
    </w:p>
    <w:p w14:paraId="43F1DEF3" w14:textId="77777777" w:rsidR="004A5262" w:rsidRDefault="004A5262">
      <w:pPr>
        <w:spacing w:after="160" w:line="259" w:lineRule="auto"/>
        <w:ind w:left="0" w:right="0" w:firstLine="0"/>
        <w:jc w:val="left"/>
        <w:rPr>
          <w:rFonts w:eastAsia="Times New Roman"/>
          <w:szCs w:val="24"/>
        </w:rPr>
      </w:pPr>
      <w:r>
        <w:rPr>
          <w:rFonts w:eastAsia="Times New Roman"/>
          <w:szCs w:val="24"/>
        </w:rPr>
        <w:br w:type="page"/>
      </w:r>
    </w:p>
    <w:p w14:paraId="6092D973" w14:textId="39065B85" w:rsidR="008D2EFC" w:rsidRPr="008D2EFC" w:rsidRDefault="008D2EFC" w:rsidP="008D2EFC">
      <w:pPr>
        <w:spacing w:after="0" w:line="240" w:lineRule="auto"/>
        <w:ind w:left="0" w:right="0" w:firstLine="0"/>
        <w:textAlignment w:val="baseline"/>
        <w:rPr>
          <w:rFonts w:ascii="Segoe UI" w:eastAsia="Times New Roman" w:hAnsi="Segoe UI" w:cs="Segoe UI"/>
          <w:sz w:val="18"/>
          <w:szCs w:val="18"/>
        </w:rPr>
      </w:pPr>
      <w:r w:rsidRPr="008D2EFC">
        <w:rPr>
          <w:rFonts w:eastAsia="Times New Roman"/>
          <w:szCs w:val="24"/>
        </w:rPr>
        <w:lastRenderedPageBreak/>
        <w:t> </w:t>
      </w:r>
    </w:p>
    <w:p w14:paraId="1B59F3D4" w14:textId="08C70B11" w:rsidR="00C130D3" w:rsidRPr="00C130D3" w:rsidRDefault="00C130D3" w:rsidP="00C130D3">
      <w:pPr>
        <w:spacing w:after="0" w:line="240" w:lineRule="auto"/>
        <w:ind w:left="0" w:right="0" w:firstLine="0"/>
        <w:jc w:val="center"/>
        <w:textAlignment w:val="baseline"/>
        <w:rPr>
          <w:rFonts w:ascii="Segoe UI" w:eastAsia="Times New Roman" w:hAnsi="Segoe UI" w:cs="Segoe UI"/>
          <w:sz w:val="18"/>
          <w:szCs w:val="18"/>
        </w:rPr>
      </w:pPr>
      <w:r w:rsidRPr="00C130D3">
        <w:rPr>
          <w:rFonts w:asciiTheme="minorHAnsi" w:hAnsiTheme="minorHAnsi" w:cstheme="minorHAnsi"/>
          <w:noProof/>
        </w:rPr>
        <w:drawing>
          <wp:inline distT="0" distB="0" distL="0" distR="0" wp14:anchorId="339CA45B" wp14:editId="506689F3">
            <wp:extent cx="5013325" cy="1371600"/>
            <wp:effectExtent l="0" t="0" r="0" b="0"/>
            <wp:docPr id="151116852" name="Picture 21" descr="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6852" name="Picture 21" descr="A red white and blue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325" cy="1371600"/>
                    </a:xfrm>
                    <a:prstGeom prst="rect">
                      <a:avLst/>
                    </a:prstGeom>
                    <a:noFill/>
                    <a:ln>
                      <a:noFill/>
                    </a:ln>
                  </pic:spPr>
                </pic:pic>
              </a:graphicData>
            </a:graphic>
          </wp:inline>
        </w:drawing>
      </w:r>
      <w:r w:rsidRPr="00C130D3">
        <w:rPr>
          <w:rFonts w:eastAsia="Times New Roman"/>
          <w:szCs w:val="24"/>
        </w:rPr>
        <w:t> </w:t>
      </w:r>
    </w:p>
    <w:p w14:paraId="64EBCB67" w14:textId="77777777" w:rsidR="00C130D3" w:rsidRPr="00C130D3" w:rsidRDefault="00C130D3" w:rsidP="00C130D3">
      <w:pPr>
        <w:spacing w:after="0" w:line="240" w:lineRule="auto"/>
        <w:ind w:left="0" w:right="0" w:firstLine="0"/>
        <w:jc w:val="center"/>
        <w:textAlignment w:val="baseline"/>
        <w:rPr>
          <w:rFonts w:ascii="Segoe UI" w:eastAsia="Times New Roman" w:hAnsi="Segoe UI" w:cs="Segoe UI"/>
          <w:b/>
          <w:bCs/>
          <w:color w:val="4F81BD"/>
          <w:sz w:val="18"/>
          <w:szCs w:val="18"/>
        </w:rPr>
      </w:pPr>
      <w:r w:rsidRPr="00C130D3">
        <w:rPr>
          <w:rFonts w:eastAsia="Times New Roman"/>
          <w:b/>
          <w:bCs/>
          <w:i/>
          <w:iCs/>
          <w:color w:val="auto"/>
          <w:sz w:val="36"/>
          <w:szCs w:val="36"/>
        </w:rPr>
        <w:t>Capstone Project (COSC 491L)</w:t>
      </w:r>
      <w:r w:rsidRPr="00C130D3">
        <w:rPr>
          <w:rFonts w:eastAsia="Times New Roman"/>
          <w:b/>
          <w:bCs/>
          <w:color w:val="auto"/>
          <w:sz w:val="36"/>
          <w:szCs w:val="36"/>
        </w:rPr>
        <w:t> </w:t>
      </w:r>
    </w:p>
    <w:p w14:paraId="44E721E2" w14:textId="77777777" w:rsidR="00C130D3" w:rsidRPr="00C130D3" w:rsidRDefault="00C130D3" w:rsidP="00C130D3">
      <w:pPr>
        <w:spacing w:after="0" w:line="240" w:lineRule="auto"/>
        <w:ind w:left="150" w:right="0" w:firstLine="0"/>
        <w:jc w:val="center"/>
        <w:textAlignment w:val="baseline"/>
        <w:rPr>
          <w:rFonts w:ascii="Segoe UI" w:eastAsia="Times New Roman" w:hAnsi="Segoe UI" w:cs="Segoe UI"/>
          <w:b/>
          <w:bCs/>
          <w:color w:val="4F81BD"/>
          <w:sz w:val="18"/>
          <w:szCs w:val="18"/>
        </w:rPr>
      </w:pPr>
      <w:r w:rsidRPr="00C130D3">
        <w:rPr>
          <w:rFonts w:eastAsia="Times New Roman"/>
          <w:b/>
          <w:bCs/>
          <w:i/>
          <w:iCs/>
          <w:color w:val="C00000"/>
          <w:sz w:val="28"/>
          <w:szCs w:val="28"/>
        </w:rPr>
        <w:t>Required Correction Form</w:t>
      </w:r>
      <w:r w:rsidRPr="00C130D3">
        <w:rPr>
          <w:rFonts w:eastAsia="Times New Roman"/>
          <w:b/>
          <w:bCs/>
          <w:i/>
          <w:iCs/>
          <w:szCs w:val="24"/>
        </w:rPr>
        <w:t> </w:t>
      </w:r>
      <w:r w:rsidRPr="00C130D3">
        <w:rPr>
          <w:rFonts w:eastAsia="Times New Roman"/>
          <w:b/>
          <w:bCs/>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7"/>
        <w:gridCol w:w="4070"/>
        <w:gridCol w:w="255"/>
        <w:gridCol w:w="1145"/>
        <w:gridCol w:w="250"/>
        <w:gridCol w:w="195"/>
        <w:gridCol w:w="1113"/>
        <w:gridCol w:w="250"/>
        <w:gridCol w:w="1014"/>
      </w:tblGrid>
      <w:tr w:rsidR="00C130D3" w:rsidRPr="00C130D3" w14:paraId="706D3B75" w14:textId="77777777" w:rsidTr="00C130D3">
        <w:trPr>
          <w:trHeight w:val="345"/>
        </w:trPr>
        <w:tc>
          <w:tcPr>
            <w:tcW w:w="26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720BB16B" w14:textId="77777777" w:rsidR="00C130D3" w:rsidRPr="00C130D3" w:rsidRDefault="00C130D3" w:rsidP="00C130D3">
            <w:pPr>
              <w:spacing w:after="0" w:line="240" w:lineRule="auto"/>
              <w:ind w:left="105" w:right="0" w:firstLine="0"/>
              <w:jc w:val="left"/>
              <w:textAlignment w:val="baseline"/>
              <w:rPr>
                <w:rFonts w:ascii="Times New Roman" w:eastAsia="Times New Roman" w:hAnsi="Times New Roman" w:cs="Times New Roman"/>
                <w:szCs w:val="24"/>
              </w:rPr>
            </w:pPr>
            <w:r w:rsidRPr="00C130D3">
              <w:rPr>
                <w:rFonts w:eastAsia="Times New Roman"/>
                <w:b/>
                <w:bCs/>
                <w:szCs w:val="24"/>
              </w:rPr>
              <w:t>Name of Student  </w:t>
            </w:r>
            <w:r w:rsidRPr="00C130D3">
              <w:rPr>
                <w:rFonts w:eastAsia="Times New Roman"/>
                <w:szCs w:val="24"/>
              </w:rPr>
              <w:t> </w:t>
            </w:r>
          </w:p>
        </w:tc>
        <w:tc>
          <w:tcPr>
            <w:tcW w:w="41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A2394D" w14:textId="77777777" w:rsidR="00C130D3" w:rsidRPr="00C130D3" w:rsidRDefault="00C130D3" w:rsidP="00C130D3">
            <w:pPr>
              <w:spacing w:after="0" w:line="240" w:lineRule="auto"/>
              <w:ind w:left="105" w:right="0" w:firstLine="0"/>
              <w:jc w:val="left"/>
              <w:textAlignment w:val="baseline"/>
              <w:rPr>
                <w:rFonts w:ascii="Times New Roman" w:eastAsia="Times New Roman" w:hAnsi="Times New Roman" w:cs="Times New Roman"/>
                <w:szCs w:val="24"/>
              </w:rPr>
            </w:pPr>
            <w:r w:rsidRPr="00C130D3">
              <w:rPr>
                <w:rFonts w:eastAsia="Times New Roman"/>
                <w:szCs w:val="24"/>
              </w:rPr>
              <w:t>  </w:t>
            </w:r>
          </w:p>
        </w:tc>
        <w:tc>
          <w:tcPr>
            <w:tcW w:w="1410" w:type="dxa"/>
            <w:gridSpan w:val="2"/>
            <w:tcBorders>
              <w:top w:val="single" w:sz="6" w:space="0" w:color="000000"/>
              <w:left w:val="single" w:sz="6" w:space="0" w:color="000000"/>
              <w:bottom w:val="single" w:sz="6" w:space="0" w:color="000000"/>
              <w:right w:val="nil"/>
            </w:tcBorders>
            <w:shd w:val="clear" w:color="auto" w:fill="DBE5F1"/>
            <w:vAlign w:val="center"/>
            <w:hideMark/>
          </w:tcPr>
          <w:p w14:paraId="7B7D1A4F" w14:textId="77777777" w:rsidR="00C130D3" w:rsidRPr="00C130D3" w:rsidRDefault="00C130D3" w:rsidP="00C130D3">
            <w:pPr>
              <w:spacing w:after="0" w:line="240" w:lineRule="auto"/>
              <w:ind w:left="105" w:right="0" w:firstLine="0"/>
              <w:jc w:val="left"/>
              <w:textAlignment w:val="baseline"/>
              <w:rPr>
                <w:rFonts w:ascii="Times New Roman" w:eastAsia="Times New Roman" w:hAnsi="Times New Roman" w:cs="Times New Roman"/>
                <w:szCs w:val="24"/>
              </w:rPr>
            </w:pPr>
            <w:r w:rsidRPr="00C130D3">
              <w:rPr>
                <w:rFonts w:eastAsia="Times New Roman"/>
                <w:b/>
                <w:bCs/>
                <w:szCs w:val="24"/>
              </w:rPr>
              <w:t>Student ID </w:t>
            </w:r>
            <w:r w:rsidRPr="00C130D3">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096732A7"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0EDE26"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szCs w:val="24"/>
              </w:rPr>
              <w:t>  </w:t>
            </w:r>
          </w:p>
        </w:tc>
      </w:tr>
      <w:tr w:rsidR="00C130D3" w:rsidRPr="00C130D3" w14:paraId="27CB1CF7" w14:textId="77777777" w:rsidTr="00C130D3">
        <w:trPr>
          <w:trHeight w:val="345"/>
        </w:trPr>
        <w:tc>
          <w:tcPr>
            <w:tcW w:w="26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98EE7AC" w14:textId="77777777" w:rsidR="00C130D3" w:rsidRPr="00C130D3" w:rsidRDefault="00C130D3" w:rsidP="00C130D3">
            <w:pPr>
              <w:spacing w:after="0" w:line="240" w:lineRule="auto"/>
              <w:ind w:left="105" w:right="0" w:firstLine="0"/>
              <w:jc w:val="left"/>
              <w:textAlignment w:val="baseline"/>
              <w:rPr>
                <w:rFonts w:ascii="Times New Roman" w:eastAsia="Times New Roman" w:hAnsi="Times New Roman" w:cs="Times New Roman"/>
                <w:szCs w:val="24"/>
              </w:rPr>
            </w:pPr>
            <w:r w:rsidRPr="00C130D3">
              <w:rPr>
                <w:rFonts w:eastAsia="Times New Roman"/>
                <w:b/>
                <w:bCs/>
                <w:szCs w:val="24"/>
              </w:rPr>
              <w:t>College  </w:t>
            </w:r>
            <w:r w:rsidRPr="00C130D3">
              <w:rPr>
                <w:rFonts w:eastAsia="Times New Roman"/>
                <w:szCs w:val="24"/>
              </w:rPr>
              <w:t> </w:t>
            </w:r>
          </w:p>
        </w:tc>
        <w:tc>
          <w:tcPr>
            <w:tcW w:w="41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A5A882D" w14:textId="77777777" w:rsidR="00C130D3" w:rsidRPr="00C130D3" w:rsidRDefault="00C130D3" w:rsidP="00C130D3">
            <w:pPr>
              <w:spacing w:after="0" w:line="240" w:lineRule="auto"/>
              <w:ind w:left="105" w:right="0" w:firstLine="0"/>
              <w:jc w:val="left"/>
              <w:textAlignment w:val="baseline"/>
              <w:rPr>
                <w:rFonts w:ascii="Times New Roman" w:eastAsia="Times New Roman" w:hAnsi="Times New Roman" w:cs="Times New Roman"/>
                <w:szCs w:val="24"/>
              </w:rPr>
            </w:pPr>
            <w:r w:rsidRPr="00C130D3">
              <w:rPr>
                <w:rFonts w:eastAsia="Times New Roman"/>
                <w:b/>
                <w:bCs/>
                <w:szCs w:val="24"/>
              </w:rPr>
              <w:t> </w:t>
            </w:r>
            <w:r w:rsidRPr="00C130D3">
              <w:rPr>
                <w:rFonts w:eastAsia="Times New Roman"/>
                <w:szCs w:val="24"/>
              </w:rPr>
              <w:t> </w:t>
            </w:r>
          </w:p>
        </w:tc>
        <w:tc>
          <w:tcPr>
            <w:tcW w:w="1410" w:type="dxa"/>
            <w:gridSpan w:val="2"/>
            <w:tcBorders>
              <w:top w:val="single" w:sz="6" w:space="0" w:color="000000"/>
              <w:left w:val="single" w:sz="6" w:space="0" w:color="000000"/>
              <w:bottom w:val="single" w:sz="6" w:space="0" w:color="000000"/>
              <w:right w:val="nil"/>
            </w:tcBorders>
            <w:shd w:val="clear" w:color="auto" w:fill="DBE5F1"/>
            <w:vAlign w:val="center"/>
            <w:hideMark/>
          </w:tcPr>
          <w:p w14:paraId="2E270642" w14:textId="77777777" w:rsidR="00C130D3" w:rsidRPr="00C130D3" w:rsidRDefault="00C130D3" w:rsidP="00C130D3">
            <w:pPr>
              <w:spacing w:after="0" w:line="240" w:lineRule="auto"/>
              <w:ind w:left="105" w:right="0" w:firstLine="0"/>
              <w:jc w:val="left"/>
              <w:textAlignment w:val="baseline"/>
              <w:rPr>
                <w:rFonts w:ascii="Times New Roman" w:eastAsia="Times New Roman" w:hAnsi="Times New Roman" w:cs="Times New Roman"/>
                <w:szCs w:val="24"/>
              </w:rPr>
            </w:pPr>
            <w:r w:rsidRPr="00C130D3">
              <w:rPr>
                <w:rFonts w:eastAsia="Times New Roman"/>
                <w:b/>
                <w:bCs/>
                <w:szCs w:val="24"/>
              </w:rPr>
              <w:t>Program </w:t>
            </w:r>
            <w:r w:rsidRPr="00C130D3">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2A27D8A3"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5AEA3B4"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szCs w:val="24"/>
              </w:rPr>
              <w:t>  </w:t>
            </w:r>
          </w:p>
        </w:tc>
      </w:tr>
      <w:tr w:rsidR="00C130D3" w:rsidRPr="00C130D3" w14:paraId="6A6E7267" w14:textId="77777777" w:rsidTr="00C130D3">
        <w:trPr>
          <w:trHeight w:val="345"/>
        </w:trPr>
        <w:tc>
          <w:tcPr>
            <w:tcW w:w="26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3622EAC6" w14:textId="77777777" w:rsidR="00C130D3" w:rsidRPr="00C130D3" w:rsidRDefault="00C130D3" w:rsidP="00C130D3">
            <w:pPr>
              <w:spacing w:after="0" w:line="240" w:lineRule="auto"/>
              <w:ind w:left="105" w:right="0" w:firstLine="0"/>
              <w:jc w:val="left"/>
              <w:textAlignment w:val="baseline"/>
              <w:rPr>
                <w:rFonts w:ascii="Times New Roman" w:eastAsia="Times New Roman" w:hAnsi="Times New Roman" w:cs="Times New Roman"/>
                <w:szCs w:val="24"/>
              </w:rPr>
            </w:pPr>
            <w:r w:rsidRPr="00C130D3">
              <w:rPr>
                <w:rFonts w:eastAsia="Times New Roman"/>
                <w:b/>
                <w:bCs/>
                <w:szCs w:val="24"/>
              </w:rPr>
              <w:t>Course Title  </w:t>
            </w:r>
            <w:r w:rsidRPr="00C130D3">
              <w:rPr>
                <w:rFonts w:eastAsia="Times New Roman"/>
                <w:szCs w:val="24"/>
              </w:rPr>
              <w:t> </w:t>
            </w:r>
          </w:p>
        </w:tc>
        <w:tc>
          <w:tcPr>
            <w:tcW w:w="41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958CDC" w14:textId="77777777" w:rsidR="00C130D3" w:rsidRPr="00C130D3" w:rsidRDefault="00C130D3" w:rsidP="00C130D3">
            <w:pPr>
              <w:spacing w:after="0" w:line="240" w:lineRule="auto"/>
              <w:ind w:left="105" w:right="0" w:firstLine="0"/>
              <w:jc w:val="left"/>
              <w:textAlignment w:val="baseline"/>
              <w:rPr>
                <w:rFonts w:ascii="Times New Roman" w:eastAsia="Times New Roman" w:hAnsi="Times New Roman" w:cs="Times New Roman"/>
                <w:szCs w:val="24"/>
              </w:rPr>
            </w:pPr>
            <w:r w:rsidRPr="00C130D3">
              <w:rPr>
                <w:rFonts w:eastAsia="Times New Roman"/>
                <w:szCs w:val="24"/>
              </w:rPr>
              <w:t>  </w:t>
            </w:r>
          </w:p>
        </w:tc>
        <w:tc>
          <w:tcPr>
            <w:tcW w:w="1410" w:type="dxa"/>
            <w:gridSpan w:val="2"/>
            <w:tcBorders>
              <w:top w:val="single" w:sz="6" w:space="0" w:color="000000"/>
              <w:left w:val="single" w:sz="6" w:space="0" w:color="000000"/>
              <w:bottom w:val="single" w:sz="6" w:space="0" w:color="000000"/>
              <w:right w:val="nil"/>
            </w:tcBorders>
            <w:shd w:val="clear" w:color="auto" w:fill="DBE5F1"/>
            <w:vAlign w:val="center"/>
            <w:hideMark/>
          </w:tcPr>
          <w:p w14:paraId="2849D972" w14:textId="77777777" w:rsidR="00C130D3" w:rsidRPr="00C130D3" w:rsidRDefault="00C130D3" w:rsidP="00C130D3">
            <w:pPr>
              <w:spacing w:after="0" w:line="240" w:lineRule="auto"/>
              <w:ind w:left="105" w:right="0" w:firstLine="0"/>
              <w:jc w:val="left"/>
              <w:textAlignment w:val="baseline"/>
              <w:rPr>
                <w:rFonts w:ascii="Times New Roman" w:eastAsia="Times New Roman" w:hAnsi="Times New Roman" w:cs="Times New Roman"/>
                <w:szCs w:val="24"/>
              </w:rPr>
            </w:pPr>
            <w:r w:rsidRPr="00C130D3">
              <w:rPr>
                <w:rFonts w:eastAsia="Times New Roman"/>
                <w:b/>
                <w:bCs/>
                <w:szCs w:val="24"/>
              </w:rPr>
              <w:t>Course Code  </w:t>
            </w:r>
            <w:r w:rsidRPr="00C130D3">
              <w:rPr>
                <w:rFonts w:eastAsia="Times New Roman"/>
                <w:szCs w:val="24"/>
              </w:rPr>
              <w:t> </w:t>
            </w:r>
          </w:p>
        </w:tc>
        <w:tc>
          <w:tcPr>
            <w:tcW w:w="435" w:type="dxa"/>
            <w:gridSpan w:val="2"/>
            <w:tcBorders>
              <w:top w:val="single" w:sz="6" w:space="0" w:color="000000"/>
              <w:left w:val="nil"/>
              <w:bottom w:val="single" w:sz="6" w:space="0" w:color="000000"/>
              <w:right w:val="single" w:sz="6" w:space="0" w:color="000000"/>
            </w:tcBorders>
            <w:shd w:val="clear" w:color="auto" w:fill="DBE5F1"/>
            <w:vAlign w:val="center"/>
            <w:hideMark/>
          </w:tcPr>
          <w:p w14:paraId="3427B844"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D4D7F9"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szCs w:val="24"/>
              </w:rPr>
              <w:t>  </w:t>
            </w:r>
          </w:p>
        </w:tc>
      </w:tr>
      <w:tr w:rsidR="00C130D3" w:rsidRPr="00C130D3" w14:paraId="0D181990" w14:textId="77777777" w:rsidTr="00C130D3">
        <w:trPr>
          <w:trHeight w:val="375"/>
        </w:trPr>
        <w:tc>
          <w:tcPr>
            <w:tcW w:w="2640" w:type="dxa"/>
            <w:vMerge w:val="restart"/>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A27B881" w14:textId="77777777" w:rsidR="00C130D3" w:rsidRPr="00C130D3" w:rsidRDefault="00C130D3" w:rsidP="00C130D3">
            <w:pPr>
              <w:spacing w:after="0" w:line="240" w:lineRule="auto"/>
              <w:ind w:left="105" w:right="0" w:firstLine="0"/>
              <w:jc w:val="left"/>
              <w:textAlignment w:val="baseline"/>
              <w:rPr>
                <w:rFonts w:ascii="Times New Roman" w:eastAsia="Times New Roman" w:hAnsi="Times New Roman" w:cs="Times New Roman"/>
                <w:szCs w:val="24"/>
              </w:rPr>
            </w:pPr>
            <w:r w:rsidRPr="00C130D3">
              <w:rPr>
                <w:rFonts w:eastAsia="Times New Roman"/>
                <w:b/>
                <w:bCs/>
                <w:szCs w:val="24"/>
              </w:rPr>
              <w:t>Supervisor Name  </w:t>
            </w:r>
            <w:r w:rsidRPr="00C130D3">
              <w:rPr>
                <w:rFonts w:eastAsia="Times New Roman"/>
                <w:szCs w:val="24"/>
              </w:rPr>
              <w:t> </w:t>
            </w:r>
          </w:p>
        </w:tc>
        <w:tc>
          <w:tcPr>
            <w:tcW w:w="418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DDF398" w14:textId="77777777" w:rsidR="00C130D3" w:rsidRPr="00C130D3" w:rsidRDefault="00C130D3" w:rsidP="00C130D3">
            <w:pPr>
              <w:spacing w:after="0" w:line="240" w:lineRule="auto"/>
              <w:ind w:left="105" w:right="0" w:firstLine="0"/>
              <w:jc w:val="left"/>
              <w:textAlignment w:val="baseline"/>
              <w:rPr>
                <w:rFonts w:ascii="Times New Roman" w:eastAsia="Times New Roman" w:hAnsi="Times New Roman" w:cs="Times New Roman"/>
                <w:szCs w:val="24"/>
              </w:rPr>
            </w:pPr>
            <w:r w:rsidRPr="00C130D3">
              <w:rPr>
                <w:rFonts w:eastAsia="Times New Roman"/>
                <w:szCs w:val="24"/>
              </w:rPr>
              <w:t>  </w:t>
            </w:r>
          </w:p>
        </w:tc>
        <w:tc>
          <w:tcPr>
            <w:tcW w:w="1860" w:type="dxa"/>
            <w:gridSpan w:val="4"/>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DD6FA0A" w14:textId="77777777" w:rsidR="00C130D3" w:rsidRPr="00C130D3" w:rsidRDefault="00C130D3" w:rsidP="00C130D3">
            <w:pPr>
              <w:spacing w:after="0" w:line="240" w:lineRule="auto"/>
              <w:ind w:left="105" w:right="0" w:firstLine="0"/>
              <w:jc w:val="left"/>
              <w:textAlignment w:val="baseline"/>
              <w:rPr>
                <w:rFonts w:ascii="Times New Roman" w:eastAsia="Times New Roman" w:hAnsi="Times New Roman" w:cs="Times New Roman"/>
                <w:szCs w:val="24"/>
              </w:rPr>
            </w:pPr>
            <w:r w:rsidRPr="00C130D3">
              <w:rPr>
                <w:rFonts w:eastAsia="Times New Roman"/>
                <w:b/>
                <w:bCs/>
                <w:szCs w:val="24"/>
              </w:rPr>
              <w:t>Academic Year </w:t>
            </w:r>
            <w:r w:rsidRPr="00C130D3">
              <w:rPr>
                <w:rFonts w:eastAsia="Times New Roman"/>
                <w:szCs w:val="24"/>
              </w:rPr>
              <w:t> </w:t>
            </w:r>
          </w:p>
        </w:tc>
        <w:tc>
          <w:tcPr>
            <w:tcW w:w="2370" w:type="dxa"/>
            <w:gridSpan w:val="3"/>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433A15"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szCs w:val="24"/>
              </w:rPr>
              <w:t>  </w:t>
            </w:r>
          </w:p>
        </w:tc>
      </w:tr>
      <w:tr w:rsidR="00C130D3" w:rsidRPr="00C130D3" w14:paraId="7A2EC576" w14:textId="77777777" w:rsidTr="00C130D3">
        <w:trPr>
          <w:trHeight w:val="476"/>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996C5F" w14:textId="77777777" w:rsidR="00C130D3" w:rsidRPr="00C130D3" w:rsidRDefault="00C130D3" w:rsidP="00C130D3">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DF6828" w14:textId="77777777" w:rsidR="00C130D3" w:rsidRPr="00C130D3" w:rsidRDefault="00C130D3" w:rsidP="00C130D3">
            <w:pPr>
              <w:spacing w:after="0" w:line="240" w:lineRule="auto"/>
              <w:ind w:left="0" w:right="0" w:firstLine="0"/>
              <w:jc w:val="left"/>
              <w:rPr>
                <w:rFonts w:ascii="Times New Roman" w:eastAsia="Times New Roman" w:hAnsi="Times New Roman" w:cs="Times New Roman"/>
                <w:szCs w:val="24"/>
              </w:rPr>
            </w:pPr>
          </w:p>
        </w:tc>
        <w:tc>
          <w:tcPr>
            <w:tcW w:w="4230" w:type="dxa"/>
            <w:gridSpan w:val="7"/>
            <w:vMerge w:val="restart"/>
            <w:tcBorders>
              <w:top w:val="single" w:sz="6" w:space="0" w:color="000000"/>
              <w:left w:val="single" w:sz="6" w:space="0" w:color="000000"/>
              <w:bottom w:val="nil"/>
              <w:right w:val="single" w:sz="6" w:space="0" w:color="000000"/>
            </w:tcBorders>
            <w:shd w:val="clear" w:color="auto" w:fill="DBE5F1"/>
            <w:vAlign w:val="center"/>
            <w:hideMark/>
          </w:tcPr>
          <w:p w14:paraId="3DAB92E2" w14:textId="77777777" w:rsidR="00C130D3" w:rsidRPr="00C130D3" w:rsidRDefault="00C130D3" w:rsidP="00C130D3">
            <w:pPr>
              <w:spacing w:after="0" w:line="240" w:lineRule="auto"/>
              <w:ind w:left="0" w:right="0" w:firstLine="0"/>
              <w:jc w:val="center"/>
              <w:textAlignment w:val="baseline"/>
              <w:rPr>
                <w:rFonts w:ascii="Times New Roman" w:eastAsia="Times New Roman" w:hAnsi="Times New Roman" w:cs="Times New Roman"/>
                <w:szCs w:val="24"/>
              </w:rPr>
            </w:pPr>
            <w:r w:rsidRPr="00C130D3">
              <w:rPr>
                <w:rFonts w:eastAsia="Times New Roman"/>
                <w:b/>
                <w:bCs/>
                <w:szCs w:val="24"/>
              </w:rPr>
              <w:t>Semester</w:t>
            </w:r>
            <w:r w:rsidRPr="00C130D3">
              <w:rPr>
                <w:rFonts w:eastAsia="Times New Roman"/>
                <w:szCs w:val="24"/>
              </w:rPr>
              <w:t> </w:t>
            </w:r>
          </w:p>
        </w:tc>
      </w:tr>
      <w:tr w:rsidR="00C130D3" w:rsidRPr="00C130D3" w14:paraId="24F96FA2" w14:textId="77777777" w:rsidTr="00C130D3">
        <w:trPr>
          <w:trHeight w:val="476"/>
        </w:trPr>
        <w:tc>
          <w:tcPr>
            <w:tcW w:w="2640" w:type="dxa"/>
            <w:vMerge w:val="restart"/>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F5A2624" w14:textId="77777777" w:rsidR="00C130D3" w:rsidRPr="00C130D3" w:rsidRDefault="00C130D3" w:rsidP="00C130D3">
            <w:pPr>
              <w:spacing w:after="0" w:line="240" w:lineRule="auto"/>
              <w:ind w:left="105" w:right="0" w:firstLine="0"/>
              <w:jc w:val="left"/>
              <w:textAlignment w:val="baseline"/>
              <w:rPr>
                <w:rFonts w:ascii="Times New Roman" w:eastAsia="Times New Roman" w:hAnsi="Times New Roman" w:cs="Times New Roman"/>
                <w:szCs w:val="24"/>
              </w:rPr>
            </w:pPr>
            <w:r w:rsidRPr="00C130D3">
              <w:rPr>
                <w:rFonts w:eastAsia="Times New Roman"/>
                <w:b/>
                <w:bCs/>
                <w:szCs w:val="24"/>
              </w:rPr>
              <w:t>Project Title  </w:t>
            </w:r>
            <w:r w:rsidRPr="00C130D3">
              <w:rPr>
                <w:rFonts w:eastAsia="Times New Roman"/>
                <w:szCs w:val="24"/>
              </w:rPr>
              <w:t> </w:t>
            </w:r>
          </w:p>
        </w:tc>
        <w:tc>
          <w:tcPr>
            <w:tcW w:w="418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763108" w14:textId="77777777" w:rsidR="00C130D3" w:rsidRPr="00C130D3" w:rsidRDefault="00C130D3" w:rsidP="00C130D3">
            <w:pPr>
              <w:spacing w:after="0" w:line="240" w:lineRule="auto"/>
              <w:ind w:left="105" w:right="0" w:firstLine="0"/>
              <w:jc w:val="left"/>
              <w:textAlignment w:val="baseline"/>
              <w:rPr>
                <w:rFonts w:ascii="Times New Roman" w:eastAsia="Times New Roman" w:hAnsi="Times New Roman" w:cs="Times New Roman"/>
                <w:szCs w:val="24"/>
              </w:rPr>
            </w:pPr>
            <w:r w:rsidRPr="00C130D3">
              <w:rPr>
                <w:rFonts w:eastAsia="Times New Roman"/>
                <w:szCs w:val="24"/>
              </w:rPr>
              <w:t>  </w:t>
            </w:r>
          </w:p>
        </w:tc>
        <w:tc>
          <w:tcPr>
            <w:tcW w:w="0" w:type="auto"/>
            <w:gridSpan w:val="7"/>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43E6C9" w14:textId="77777777" w:rsidR="00C130D3" w:rsidRPr="00C130D3" w:rsidRDefault="00C130D3" w:rsidP="00C130D3">
            <w:pPr>
              <w:spacing w:after="0" w:line="240" w:lineRule="auto"/>
              <w:ind w:left="0" w:right="0" w:firstLine="0"/>
              <w:jc w:val="left"/>
              <w:rPr>
                <w:rFonts w:ascii="Times New Roman" w:eastAsia="Times New Roman" w:hAnsi="Times New Roman" w:cs="Times New Roman"/>
                <w:szCs w:val="24"/>
              </w:rPr>
            </w:pPr>
          </w:p>
        </w:tc>
      </w:tr>
      <w:tr w:rsidR="00C130D3" w:rsidRPr="00C130D3" w14:paraId="2D992F06" w14:textId="77777777" w:rsidTr="00C130D3">
        <w:trPr>
          <w:trHeight w:val="34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03C5FB0" w14:textId="77777777" w:rsidR="00C130D3" w:rsidRPr="00C130D3" w:rsidRDefault="00C130D3" w:rsidP="00C130D3">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2FAD00" w14:textId="77777777" w:rsidR="00C130D3" w:rsidRPr="00C130D3" w:rsidRDefault="00C130D3" w:rsidP="00C130D3">
            <w:pPr>
              <w:spacing w:after="0" w:line="240" w:lineRule="auto"/>
              <w:ind w:left="0" w:right="0" w:firstLine="0"/>
              <w:jc w:val="left"/>
              <w:rPr>
                <w:rFonts w:ascii="Times New Roman" w:eastAsia="Times New Roman" w:hAnsi="Times New Roman" w:cs="Times New Roman"/>
                <w:szCs w:val="24"/>
              </w:rPr>
            </w:pPr>
          </w:p>
        </w:tc>
        <w:tc>
          <w:tcPr>
            <w:tcW w:w="2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0CDB2F" w14:textId="77777777" w:rsidR="00C130D3" w:rsidRPr="00C130D3" w:rsidRDefault="00C130D3" w:rsidP="00C130D3">
            <w:pPr>
              <w:spacing w:after="0" w:line="240" w:lineRule="auto"/>
              <w:ind w:left="105" w:right="0" w:firstLine="0"/>
              <w:jc w:val="center"/>
              <w:textAlignment w:val="baseline"/>
              <w:rPr>
                <w:rFonts w:ascii="Times New Roman" w:eastAsia="Times New Roman" w:hAnsi="Times New Roman" w:cs="Times New Roman"/>
                <w:szCs w:val="24"/>
              </w:rPr>
            </w:pPr>
            <w:r w:rsidRPr="00C130D3">
              <w:rPr>
                <w:rFonts w:eastAsia="Times New Roman"/>
                <w:szCs w:val="24"/>
              </w:rPr>
              <w:t> </w:t>
            </w:r>
          </w:p>
        </w:tc>
        <w:tc>
          <w:tcPr>
            <w:tcW w:w="115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37419E2C" w14:textId="77777777" w:rsidR="00C130D3" w:rsidRPr="00C130D3" w:rsidRDefault="00C130D3" w:rsidP="00C130D3">
            <w:pPr>
              <w:spacing w:after="0" w:line="240" w:lineRule="auto"/>
              <w:ind w:left="105" w:right="0" w:firstLine="0"/>
              <w:jc w:val="center"/>
              <w:textAlignment w:val="baseline"/>
              <w:rPr>
                <w:rFonts w:ascii="Times New Roman" w:eastAsia="Times New Roman" w:hAnsi="Times New Roman" w:cs="Times New Roman"/>
                <w:szCs w:val="24"/>
              </w:rPr>
            </w:pPr>
            <w:r w:rsidRPr="00C130D3">
              <w:rPr>
                <w:rFonts w:eastAsia="Times New Roman"/>
                <w:b/>
                <w:bCs/>
                <w:szCs w:val="24"/>
              </w:rPr>
              <w:t>First</w:t>
            </w:r>
            <w:r w:rsidRPr="00C130D3">
              <w:rPr>
                <w:rFonts w:eastAsia="Times New Roman"/>
                <w:szCs w:val="24"/>
              </w:rPr>
              <w:t> </w:t>
            </w:r>
          </w:p>
        </w:tc>
        <w:tc>
          <w:tcPr>
            <w:tcW w:w="2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5DE0D0" w14:textId="77777777" w:rsidR="00C130D3" w:rsidRPr="00C130D3" w:rsidRDefault="00C130D3" w:rsidP="00C130D3">
            <w:pPr>
              <w:spacing w:after="0" w:line="240" w:lineRule="auto"/>
              <w:ind w:left="0" w:right="0" w:firstLine="0"/>
              <w:jc w:val="center"/>
              <w:textAlignment w:val="baseline"/>
              <w:rPr>
                <w:rFonts w:ascii="Times New Roman" w:eastAsia="Times New Roman" w:hAnsi="Times New Roman" w:cs="Times New Roman"/>
                <w:szCs w:val="24"/>
              </w:rPr>
            </w:pPr>
            <w:r w:rsidRPr="00C130D3">
              <w:rPr>
                <w:rFonts w:eastAsia="Times New Roman"/>
                <w:szCs w:val="24"/>
              </w:rPr>
              <w:t> </w:t>
            </w:r>
          </w:p>
        </w:tc>
        <w:tc>
          <w:tcPr>
            <w:tcW w:w="1320" w:type="dxa"/>
            <w:gridSpan w:val="2"/>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B867BCF" w14:textId="77777777" w:rsidR="00C130D3" w:rsidRPr="00C130D3" w:rsidRDefault="00C130D3" w:rsidP="00C130D3">
            <w:pPr>
              <w:spacing w:after="0" w:line="240" w:lineRule="auto"/>
              <w:ind w:left="105" w:right="0" w:firstLine="0"/>
              <w:jc w:val="center"/>
              <w:textAlignment w:val="baseline"/>
              <w:rPr>
                <w:rFonts w:ascii="Times New Roman" w:eastAsia="Times New Roman" w:hAnsi="Times New Roman" w:cs="Times New Roman"/>
                <w:szCs w:val="24"/>
              </w:rPr>
            </w:pPr>
            <w:r w:rsidRPr="00C130D3">
              <w:rPr>
                <w:rFonts w:eastAsia="Times New Roman"/>
                <w:b/>
                <w:bCs/>
                <w:szCs w:val="24"/>
              </w:rPr>
              <w:t>Second</w:t>
            </w:r>
            <w:r w:rsidRPr="00C130D3">
              <w:rPr>
                <w:rFonts w:eastAsia="Times New Roman"/>
                <w:szCs w:val="24"/>
              </w:rPr>
              <w:t> </w:t>
            </w:r>
          </w:p>
        </w:tc>
        <w:tc>
          <w:tcPr>
            <w:tcW w:w="2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486B92" w14:textId="77777777" w:rsidR="00C130D3" w:rsidRPr="00C130D3" w:rsidRDefault="00C130D3" w:rsidP="00C130D3">
            <w:pPr>
              <w:spacing w:after="0" w:line="240" w:lineRule="auto"/>
              <w:ind w:left="0" w:right="0" w:firstLine="0"/>
              <w:jc w:val="center"/>
              <w:textAlignment w:val="baseline"/>
              <w:rPr>
                <w:rFonts w:ascii="Times New Roman" w:eastAsia="Times New Roman" w:hAnsi="Times New Roman" w:cs="Times New Roman"/>
                <w:szCs w:val="24"/>
              </w:rPr>
            </w:pPr>
            <w:r w:rsidRPr="00C130D3">
              <w:rPr>
                <w:rFonts w:eastAsia="Times New Roman"/>
                <w:szCs w:val="24"/>
              </w:rPr>
              <w:t> </w:t>
            </w:r>
          </w:p>
        </w:tc>
        <w:tc>
          <w:tcPr>
            <w:tcW w:w="94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253A2CC" w14:textId="77777777" w:rsidR="00C130D3" w:rsidRPr="00C130D3" w:rsidRDefault="00C130D3" w:rsidP="00C130D3">
            <w:pPr>
              <w:spacing w:after="0" w:line="240" w:lineRule="auto"/>
              <w:ind w:left="105" w:right="0" w:firstLine="0"/>
              <w:jc w:val="center"/>
              <w:textAlignment w:val="baseline"/>
              <w:rPr>
                <w:rFonts w:ascii="Times New Roman" w:eastAsia="Times New Roman" w:hAnsi="Times New Roman" w:cs="Times New Roman"/>
                <w:szCs w:val="24"/>
              </w:rPr>
            </w:pPr>
            <w:r w:rsidRPr="00C130D3">
              <w:rPr>
                <w:rFonts w:eastAsia="Times New Roman"/>
                <w:b/>
                <w:bCs/>
                <w:szCs w:val="24"/>
              </w:rPr>
              <w:t>Summer</w:t>
            </w:r>
            <w:r w:rsidRPr="00C130D3">
              <w:rPr>
                <w:rFonts w:eastAsia="Times New Roman"/>
                <w:szCs w:val="24"/>
              </w:rPr>
              <w:t> </w:t>
            </w:r>
          </w:p>
        </w:tc>
      </w:tr>
    </w:tbl>
    <w:p w14:paraId="68ADB485" w14:textId="77777777" w:rsidR="00C130D3" w:rsidRPr="00C130D3" w:rsidRDefault="00C130D3" w:rsidP="00C130D3">
      <w:pPr>
        <w:spacing w:after="0" w:line="240" w:lineRule="auto"/>
        <w:ind w:left="1215" w:right="0" w:firstLine="0"/>
        <w:jc w:val="left"/>
        <w:textAlignment w:val="baseline"/>
        <w:rPr>
          <w:rFonts w:ascii="Segoe UI" w:eastAsia="Times New Roman" w:hAnsi="Segoe UI" w:cs="Segoe UI"/>
          <w:sz w:val="18"/>
          <w:szCs w:val="18"/>
        </w:rPr>
      </w:pPr>
      <w:r w:rsidRPr="00C130D3">
        <w:rPr>
          <w:rFonts w:eastAsia="Times New Roman"/>
          <w:sz w:val="12"/>
          <w:szCs w:val="12"/>
        </w:rPr>
        <w:t>  </w:t>
      </w:r>
    </w:p>
    <w:p w14:paraId="6AF34D1F" w14:textId="77777777" w:rsidR="00C130D3" w:rsidRPr="00C130D3" w:rsidRDefault="00C130D3" w:rsidP="00C130D3">
      <w:pPr>
        <w:pBdr>
          <w:top w:val="single" w:sz="4" w:space="0" w:color="000000"/>
          <w:left w:val="single" w:sz="4" w:space="0" w:color="000000"/>
          <w:right w:val="single" w:sz="4" w:space="0" w:color="000000"/>
        </w:pBdr>
        <w:spacing w:after="0" w:line="240" w:lineRule="auto"/>
        <w:ind w:left="0" w:right="0" w:firstLine="0"/>
        <w:jc w:val="left"/>
        <w:textAlignment w:val="baseline"/>
        <w:rPr>
          <w:rFonts w:ascii="Segoe UI" w:eastAsia="Times New Roman" w:hAnsi="Segoe UI" w:cs="Segoe UI"/>
          <w:sz w:val="18"/>
          <w:szCs w:val="18"/>
        </w:rPr>
      </w:pPr>
      <w:r w:rsidRPr="00C130D3">
        <w:rPr>
          <w:rFonts w:eastAsia="Times New Roman"/>
          <w:b/>
          <w:bCs/>
          <w:sz w:val="16"/>
          <w:szCs w:val="16"/>
        </w:rPr>
        <w:t>The following corrections to the project report are required at the request of the Examination Committee. If there are no corrections, then please insert “Not Applicable”  </w:t>
      </w:r>
      <w:r w:rsidRPr="00C130D3">
        <w:rPr>
          <w:rFonts w:eastAsia="Times New Roman"/>
          <w:sz w:val="16"/>
          <w:szCs w:val="16"/>
        </w:rPr>
        <w:t> </w:t>
      </w:r>
    </w:p>
    <w:p w14:paraId="12E2934E" w14:textId="77777777" w:rsidR="00C130D3" w:rsidRPr="00C130D3" w:rsidRDefault="00C130D3" w:rsidP="00C130D3">
      <w:pPr>
        <w:pBdr>
          <w:left w:val="single" w:sz="4" w:space="0" w:color="000000"/>
          <w:right w:val="single" w:sz="4" w:space="0" w:color="000000"/>
        </w:pBdr>
        <w:spacing w:after="0" w:line="240" w:lineRule="auto"/>
        <w:ind w:left="0" w:right="0" w:firstLine="0"/>
        <w:jc w:val="left"/>
        <w:textAlignment w:val="baseline"/>
        <w:rPr>
          <w:rFonts w:ascii="Segoe UI" w:eastAsia="Times New Roman" w:hAnsi="Segoe UI" w:cs="Segoe UI"/>
          <w:sz w:val="18"/>
          <w:szCs w:val="18"/>
        </w:rPr>
      </w:pPr>
      <w:r w:rsidRPr="00C130D3">
        <w:rPr>
          <w:rFonts w:eastAsia="Times New Roman"/>
          <w:szCs w:val="24"/>
        </w:rPr>
        <w:t>  </w:t>
      </w:r>
    </w:p>
    <w:p w14:paraId="1939C053" w14:textId="77777777" w:rsidR="00C130D3" w:rsidRPr="00C130D3" w:rsidRDefault="00C130D3" w:rsidP="00C130D3">
      <w:pPr>
        <w:pBdr>
          <w:left w:val="single" w:sz="4" w:space="0" w:color="000000"/>
          <w:bottom w:val="single" w:sz="4" w:space="0" w:color="000000"/>
          <w:right w:val="single" w:sz="4" w:space="0" w:color="000000"/>
        </w:pBdr>
        <w:spacing w:after="0" w:line="240" w:lineRule="auto"/>
        <w:ind w:left="0" w:right="0" w:firstLine="0"/>
        <w:jc w:val="left"/>
        <w:textAlignment w:val="baseline"/>
        <w:rPr>
          <w:rFonts w:ascii="Segoe UI" w:eastAsia="Times New Roman" w:hAnsi="Segoe UI" w:cs="Segoe UI"/>
          <w:sz w:val="18"/>
          <w:szCs w:val="18"/>
        </w:rPr>
      </w:pPr>
      <w:r w:rsidRPr="00C130D3">
        <w:rPr>
          <w:rFonts w:eastAsia="Times New Roman"/>
          <w:b/>
          <w:bCs/>
          <w:i/>
          <w:iCs/>
          <w:sz w:val="16"/>
          <w:szCs w:val="16"/>
        </w:rPr>
        <w:t>(To be continued on extra A4 pages if required)  </w:t>
      </w:r>
      <w:r w:rsidRPr="00C130D3">
        <w:rPr>
          <w:rFonts w:eastAsia="Times New Roman"/>
          <w:sz w:val="16"/>
          <w:szCs w:val="16"/>
        </w:rPr>
        <w:t> </w:t>
      </w:r>
    </w:p>
    <w:p w14:paraId="5793F157" w14:textId="77777777" w:rsidR="00C130D3" w:rsidRPr="00C130D3" w:rsidRDefault="00C130D3" w:rsidP="00C130D3">
      <w:pPr>
        <w:spacing w:after="0" w:line="240" w:lineRule="auto"/>
        <w:ind w:left="1215" w:right="0" w:firstLine="0"/>
        <w:jc w:val="left"/>
        <w:textAlignment w:val="baseline"/>
        <w:rPr>
          <w:rFonts w:ascii="Segoe UI" w:eastAsia="Times New Roman" w:hAnsi="Segoe UI" w:cs="Segoe UI"/>
          <w:sz w:val="18"/>
          <w:szCs w:val="18"/>
        </w:rPr>
      </w:pPr>
      <w:r w:rsidRPr="00C130D3">
        <w:rPr>
          <w:rFonts w:eastAsia="Times New Roman"/>
          <w:sz w:val="10"/>
          <w:szCs w:val="10"/>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94"/>
        <w:gridCol w:w="2918"/>
        <w:gridCol w:w="1332"/>
        <w:gridCol w:w="2124"/>
        <w:gridCol w:w="793"/>
        <w:gridCol w:w="1328"/>
      </w:tblGrid>
      <w:tr w:rsidR="00C130D3" w:rsidRPr="00C130D3" w14:paraId="567E09C1" w14:textId="77777777" w:rsidTr="00C130D3">
        <w:trPr>
          <w:trHeight w:val="885"/>
        </w:trPr>
        <w:tc>
          <w:tcPr>
            <w:tcW w:w="2415" w:type="dxa"/>
            <w:tcBorders>
              <w:top w:val="single" w:sz="6" w:space="0" w:color="000000"/>
              <w:left w:val="single" w:sz="6" w:space="0" w:color="000000"/>
              <w:bottom w:val="single" w:sz="6" w:space="0" w:color="000000"/>
              <w:right w:val="single" w:sz="6" w:space="0" w:color="000000"/>
            </w:tcBorders>
            <w:shd w:val="clear" w:color="auto" w:fill="DBE5F1"/>
            <w:hideMark/>
          </w:tcPr>
          <w:p w14:paraId="619E717E"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b/>
                <w:bCs/>
                <w:szCs w:val="24"/>
              </w:rPr>
              <w:t>Name of Examiner 1 </w:t>
            </w:r>
            <w:r w:rsidRPr="00C130D3">
              <w:rPr>
                <w:rFonts w:eastAsia="Times New Roman"/>
                <w:szCs w:val="24"/>
              </w:rPr>
              <w:t> </w:t>
            </w:r>
          </w:p>
          <w:p w14:paraId="1674D547"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b/>
                <w:bCs/>
                <w:i/>
                <w:iCs/>
                <w:szCs w:val="24"/>
              </w:rPr>
              <w:t>(Supervisor) </w:t>
            </w:r>
            <w:r w:rsidRPr="00C130D3">
              <w:rPr>
                <w:rFonts w:eastAsia="Times New Roman"/>
                <w:szCs w:val="24"/>
              </w:rPr>
              <w:t> </w:t>
            </w:r>
          </w:p>
        </w:tc>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1B26CADA"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szCs w:val="24"/>
              </w:rPr>
              <w:t>  </w:t>
            </w:r>
          </w:p>
        </w:tc>
        <w:tc>
          <w:tcPr>
            <w:tcW w:w="1335" w:type="dxa"/>
            <w:tcBorders>
              <w:top w:val="single" w:sz="6" w:space="0" w:color="000000"/>
              <w:left w:val="single" w:sz="6" w:space="0" w:color="000000"/>
              <w:bottom w:val="single" w:sz="6" w:space="0" w:color="000000"/>
              <w:right w:val="single" w:sz="6" w:space="0" w:color="000000"/>
            </w:tcBorders>
            <w:shd w:val="clear" w:color="auto" w:fill="DBE5F1"/>
            <w:hideMark/>
          </w:tcPr>
          <w:p w14:paraId="3A40E0AB" w14:textId="77777777" w:rsidR="00C130D3" w:rsidRPr="00C130D3" w:rsidRDefault="00C130D3" w:rsidP="00C130D3">
            <w:pPr>
              <w:spacing w:after="0" w:line="240" w:lineRule="auto"/>
              <w:ind w:left="75" w:right="0" w:firstLine="0"/>
              <w:jc w:val="left"/>
              <w:textAlignment w:val="baseline"/>
              <w:rPr>
                <w:rFonts w:ascii="Times New Roman" w:eastAsia="Times New Roman" w:hAnsi="Times New Roman" w:cs="Times New Roman"/>
                <w:szCs w:val="24"/>
              </w:rPr>
            </w:pPr>
            <w:r w:rsidRPr="00C130D3">
              <w:rPr>
                <w:rFonts w:eastAsia="Times New Roman"/>
                <w:b/>
                <w:bCs/>
                <w:szCs w:val="24"/>
              </w:rPr>
              <w:t>Signature </w:t>
            </w:r>
            <w:r w:rsidRPr="00C130D3">
              <w:rPr>
                <w:rFonts w:eastAsia="Times New Roman"/>
                <w:szCs w:val="24"/>
              </w:rPr>
              <w:t> </w:t>
            </w:r>
          </w:p>
        </w:tc>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65F7C0EF" w14:textId="77777777" w:rsidR="00C130D3" w:rsidRPr="00C130D3" w:rsidRDefault="00C130D3" w:rsidP="00C130D3">
            <w:pPr>
              <w:spacing w:after="0" w:line="240" w:lineRule="auto"/>
              <w:ind w:left="60" w:right="0" w:firstLine="0"/>
              <w:jc w:val="center"/>
              <w:textAlignment w:val="baseline"/>
              <w:rPr>
                <w:rFonts w:ascii="Times New Roman" w:eastAsia="Times New Roman" w:hAnsi="Times New Roman" w:cs="Times New Roman"/>
                <w:szCs w:val="24"/>
              </w:rPr>
            </w:pPr>
            <w:r w:rsidRPr="00C130D3">
              <w:rPr>
                <w:rFonts w:eastAsia="Times New Roman"/>
                <w:szCs w:val="24"/>
              </w:rPr>
              <w:t>  </w:t>
            </w:r>
          </w:p>
        </w:tc>
        <w:tc>
          <w:tcPr>
            <w:tcW w:w="795" w:type="dxa"/>
            <w:tcBorders>
              <w:top w:val="single" w:sz="6" w:space="0" w:color="000000"/>
              <w:left w:val="single" w:sz="6" w:space="0" w:color="000000"/>
              <w:bottom w:val="single" w:sz="6" w:space="0" w:color="000000"/>
              <w:right w:val="single" w:sz="6" w:space="0" w:color="000000"/>
            </w:tcBorders>
            <w:shd w:val="clear" w:color="auto" w:fill="DBE5F1"/>
            <w:hideMark/>
          </w:tcPr>
          <w:p w14:paraId="6CB16F3B" w14:textId="77777777" w:rsidR="00C130D3" w:rsidRPr="00C130D3" w:rsidRDefault="00C130D3" w:rsidP="00C130D3">
            <w:pPr>
              <w:spacing w:after="0" w:line="240" w:lineRule="auto"/>
              <w:ind w:left="60" w:right="0" w:firstLine="0"/>
              <w:jc w:val="left"/>
              <w:textAlignment w:val="baseline"/>
              <w:rPr>
                <w:rFonts w:ascii="Times New Roman" w:eastAsia="Times New Roman" w:hAnsi="Times New Roman" w:cs="Times New Roman"/>
                <w:szCs w:val="24"/>
              </w:rPr>
            </w:pPr>
            <w:r w:rsidRPr="00C130D3">
              <w:rPr>
                <w:rFonts w:eastAsia="Times New Roman"/>
                <w:b/>
                <w:bCs/>
                <w:szCs w:val="24"/>
              </w:rPr>
              <w:t>Date </w:t>
            </w:r>
            <w:r w:rsidRPr="00C130D3">
              <w:rPr>
                <w:rFonts w:eastAsia="Times New Roman"/>
                <w:szCs w:val="24"/>
              </w:rPr>
              <w:t> </w:t>
            </w:r>
          </w:p>
        </w:tc>
        <w:tc>
          <w:tcPr>
            <w:tcW w:w="1350" w:type="dxa"/>
            <w:tcBorders>
              <w:top w:val="single" w:sz="6" w:space="0" w:color="000000"/>
              <w:left w:val="single" w:sz="6" w:space="0" w:color="000000"/>
              <w:bottom w:val="single" w:sz="6" w:space="0" w:color="000000"/>
              <w:right w:val="single" w:sz="6" w:space="0" w:color="000000"/>
            </w:tcBorders>
            <w:shd w:val="clear" w:color="auto" w:fill="auto"/>
            <w:hideMark/>
          </w:tcPr>
          <w:p w14:paraId="6E05258A"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szCs w:val="24"/>
              </w:rPr>
              <w:t>  </w:t>
            </w:r>
          </w:p>
        </w:tc>
      </w:tr>
      <w:tr w:rsidR="00C130D3" w:rsidRPr="00C130D3" w14:paraId="6F4030A8" w14:textId="77777777" w:rsidTr="00C130D3">
        <w:trPr>
          <w:trHeight w:val="885"/>
        </w:trPr>
        <w:tc>
          <w:tcPr>
            <w:tcW w:w="2415" w:type="dxa"/>
            <w:tcBorders>
              <w:top w:val="single" w:sz="6" w:space="0" w:color="000000"/>
              <w:left w:val="single" w:sz="6" w:space="0" w:color="000000"/>
              <w:bottom w:val="single" w:sz="6" w:space="0" w:color="000000"/>
              <w:right w:val="single" w:sz="6" w:space="0" w:color="000000"/>
            </w:tcBorders>
            <w:shd w:val="clear" w:color="auto" w:fill="DBE5F1"/>
            <w:hideMark/>
          </w:tcPr>
          <w:p w14:paraId="3C491D3C"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b/>
                <w:bCs/>
                <w:szCs w:val="24"/>
              </w:rPr>
              <w:t>Name of Examiner 2 </w:t>
            </w:r>
            <w:r w:rsidRPr="00C130D3">
              <w:rPr>
                <w:rFonts w:eastAsia="Times New Roman"/>
                <w:szCs w:val="24"/>
              </w:rPr>
              <w:t> </w:t>
            </w:r>
          </w:p>
          <w:p w14:paraId="5BF364C1"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b/>
                <w:bCs/>
                <w:i/>
                <w:iCs/>
                <w:szCs w:val="24"/>
              </w:rPr>
              <w:t>(</w:t>
            </w:r>
            <w:proofErr w:type="gramStart"/>
            <w:r w:rsidRPr="00C130D3">
              <w:rPr>
                <w:rFonts w:eastAsia="Times New Roman"/>
                <w:b/>
                <w:bCs/>
                <w:i/>
                <w:iCs/>
                <w:szCs w:val="24"/>
              </w:rPr>
              <w:t>Internal) </w:t>
            </w:r>
            <w:r w:rsidRPr="00C130D3">
              <w:rPr>
                <w:rFonts w:eastAsia="Times New Roman"/>
                <w:i/>
                <w:iCs/>
                <w:szCs w:val="24"/>
              </w:rPr>
              <w:t> </w:t>
            </w:r>
            <w:r w:rsidRPr="00C130D3">
              <w:rPr>
                <w:rFonts w:eastAsia="Times New Roman"/>
                <w:szCs w:val="24"/>
              </w:rPr>
              <w:t> </w:t>
            </w:r>
            <w:proofErr w:type="gramEnd"/>
          </w:p>
        </w:tc>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236D37C7"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szCs w:val="24"/>
              </w:rPr>
              <w:t>  </w:t>
            </w:r>
          </w:p>
        </w:tc>
        <w:tc>
          <w:tcPr>
            <w:tcW w:w="1335" w:type="dxa"/>
            <w:tcBorders>
              <w:top w:val="single" w:sz="6" w:space="0" w:color="000000"/>
              <w:left w:val="single" w:sz="6" w:space="0" w:color="000000"/>
              <w:bottom w:val="single" w:sz="6" w:space="0" w:color="000000"/>
              <w:right w:val="single" w:sz="6" w:space="0" w:color="000000"/>
            </w:tcBorders>
            <w:shd w:val="clear" w:color="auto" w:fill="DBE5F1"/>
            <w:hideMark/>
          </w:tcPr>
          <w:p w14:paraId="300183D8" w14:textId="77777777" w:rsidR="00C130D3" w:rsidRPr="00C130D3" w:rsidRDefault="00C130D3" w:rsidP="00C130D3">
            <w:pPr>
              <w:spacing w:after="0" w:line="240" w:lineRule="auto"/>
              <w:ind w:left="75" w:right="0" w:firstLine="0"/>
              <w:jc w:val="left"/>
              <w:textAlignment w:val="baseline"/>
              <w:rPr>
                <w:rFonts w:ascii="Times New Roman" w:eastAsia="Times New Roman" w:hAnsi="Times New Roman" w:cs="Times New Roman"/>
                <w:szCs w:val="24"/>
              </w:rPr>
            </w:pPr>
            <w:r w:rsidRPr="00C130D3">
              <w:rPr>
                <w:rFonts w:eastAsia="Times New Roman"/>
                <w:b/>
                <w:bCs/>
                <w:szCs w:val="24"/>
              </w:rPr>
              <w:t>Signature </w:t>
            </w:r>
            <w:r w:rsidRPr="00C130D3">
              <w:rPr>
                <w:rFonts w:eastAsia="Times New Roman"/>
                <w:szCs w:val="24"/>
              </w:rPr>
              <w:t> </w:t>
            </w:r>
          </w:p>
        </w:tc>
        <w:tc>
          <w:tcPr>
            <w:tcW w:w="2160" w:type="dxa"/>
            <w:tcBorders>
              <w:top w:val="single" w:sz="6" w:space="0" w:color="000000"/>
              <w:left w:val="single" w:sz="6" w:space="0" w:color="000000"/>
              <w:bottom w:val="single" w:sz="6" w:space="0" w:color="000000"/>
              <w:right w:val="single" w:sz="6" w:space="0" w:color="000000"/>
            </w:tcBorders>
            <w:shd w:val="clear" w:color="auto" w:fill="auto"/>
            <w:hideMark/>
          </w:tcPr>
          <w:p w14:paraId="452BB1F0" w14:textId="77777777" w:rsidR="00C130D3" w:rsidRPr="00C130D3" w:rsidRDefault="00C130D3" w:rsidP="00C130D3">
            <w:pPr>
              <w:spacing w:after="0" w:line="240" w:lineRule="auto"/>
              <w:ind w:left="60" w:right="0" w:firstLine="0"/>
              <w:jc w:val="center"/>
              <w:textAlignment w:val="baseline"/>
              <w:rPr>
                <w:rFonts w:ascii="Times New Roman" w:eastAsia="Times New Roman" w:hAnsi="Times New Roman" w:cs="Times New Roman"/>
                <w:szCs w:val="24"/>
              </w:rPr>
            </w:pPr>
            <w:r w:rsidRPr="00C130D3">
              <w:rPr>
                <w:rFonts w:eastAsia="Times New Roman"/>
                <w:szCs w:val="24"/>
              </w:rPr>
              <w:t>  </w:t>
            </w:r>
          </w:p>
        </w:tc>
        <w:tc>
          <w:tcPr>
            <w:tcW w:w="795" w:type="dxa"/>
            <w:tcBorders>
              <w:top w:val="single" w:sz="6" w:space="0" w:color="000000"/>
              <w:left w:val="single" w:sz="6" w:space="0" w:color="000000"/>
              <w:bottom w:val="single" w:sz="6" w:space="0" w:color="000000"/>
              <w:right w:val="single" w:sz="6" w:space="0" w:color="000000"/>
            </w:tcBorders>
            <w:shd w:val="clear" w:color="auto" w:fill="DBE5F1"/>
            <w:hideMark/>
          </w:tcPr>
          <w:p w14:paraId="38560E11" w14:textId="77777777" w:rsidR="00C130D3" w:rsidRPr="00C130D3" w:rsidRDefault="00C130D3" w:rsidP="00C130D3">
            <w:pPr>
              <w:spacing w:after="0" w:line="240" w:lineRule="auto"/>
              <w:ind w:left="60" w:right="0" w:firstLine="0"/>
              <w:jc w:val="left"/>
              <w:textAlignment w:val="baseline"/>
              <w:rPr>
                <w:rFonts w:ascii="Times New Roman" w:eastAsia="Times New Roman" w:hAnsi="Times New Roman" w:cs="Times New Roman"/>
                <w:szCs w:val="24"/>
              </w:rPr>
            </w:pPr>
            <w:r w:rsidRPr="00C130D3">
              <w:rPr>
                <w:rFonts w:eastAsia="Times New Roman"/>
                <w:b/>
                <w:bCs/>
                <w:szCs w:val="24"/>
              </w:rPr>
              <w:t>Date </w:t>
            </w:r>
            <w:r w:rsidRPr="00C130D3">
              <w:rPr>
                <w:rFonts w:eastAsia="Times New Roman"/>
                <w:szCs w:val="24"/>
              </w:rPr>
              <w:t> </w:t>
            </w:r>
          </w:p>
        </w:tc>
        <w:tc>
          <w:tcPr>
            <w:tcW w:w="1350" w:type="dxa"/>
            <w:tcBorders>
              <w:top w:val="single" w:sz="6" w:space="0" w:color="000000"/>
              <w:left w:val="single" w:sz="6" w:space="0" w:color="000000"/>
              <w:bottom w:val="single" w:sz="6" w:space="0" w:color="000000"/>
              <w:right w:val="single" w:sz="6" w:space="0" w:color="000000"/>
            </w:tcBorders>
            <w:shd w:val="clear" w:color="auto" w:fill="auto"/>
            <w:hideMark/>
          </w:tcPr>
          <w:p w14:paraId="58667FC3"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szCs w:val="24"/>
              </w:rPr>
              <w:t>  </w:t>
            </w:r>
          </w:p>
        </w:tc>
      </w:tr>
      <w:tr w:rsidR="00C130D3" w:rsidRPr="00C130D3" w14:paraId="68F9F28D" w14:textId="77777777" w:rsidTr="00C130D3">
        <w:trPr>
          <w:trHeight w:val="885"/>
        </w:trPr>
        <w:tc>
          <w:tcPr>
            <w:tcW w:w="2415" w:type="dxa"/>
            <w:tcBorders>
              <w:top w:val="single" w:sz="6" w:space="0" w:color="000000"/>
              <w:left w:val="single" w:sz="6" w:space="0" w:color="000000"/>
              <w:bottom w:val="single" w:sz="6" w:space="0" w:color="000000"/>
              <w:right w:val="single" w:sz="6" w:space="0" w:color="000000"/>
            </w:tcBorders>
            <w:shd w:val="clear" w:color="auto" w:fill="DBE5F1"/>
            <w:hideMark/>
          </w:tcPr>
          <w:p w14:paraId="0C978E8D"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b/>
                <w:bCs/>
                <w:szCs w:val="24"/>
              </w:rPr>
              <w:t>Name of Examiner 3 </w:t>
            </w:r>
            <w:r w:rsidRPr="00C130D3">
              <w:rPr>
                <w:rFonts w:eastAsia="Times New Roman"/>
                <w:szCs w:val="24"/>
              </w:rPr>
              <w:t> </w:t>
            </w:r>
          </w:p>
          <w:p w14:paraId="2D4471E5"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b/>
                <w:bCs/>
                <w:i/>
                <w:iCs/>
                <w:szCs w:val="24"/>
              </w:rPr>
              <w:t>(</w:t>
            </w:r>
            <w:proofErr w:type="gramStart"/>
            <w:r w:rsidRPr="00C130D3">
              <w:rPr>
                <w:rFonts w:eastAsia="Times New Roman"/>
                <w:b/>
                <w:bCs/>
                <w:i/>
                <w:iCs/>
                <w:szCs w:val="24"/>
              </w:rPr>
              <w:t>Optional) </w:t>
            </w:r>
            <w:r w:rsidRPr="00C130D3">
              <w:rPr>
                <w:rFonts w:eastAsia="Times New Roman"/>
                <w:i/>
                <w:iCs/>
                <w:szCs w:val="24"/>
              </w:rPr>
              <w:t> </w:t>
            </w:r>
            <w:r w:rsidRPr="00C130D3">
              <w:rPr>
                <w:rFonts w:eastAsia="Times New Roman"/>
                <w:szCs w:val="24"/>
              </w:rPr>
              <w:t> </w:t>
            </w:r>
            <w:proofErr w:type="gramEnd"/>
          </w:p>
        </w:tc>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35D21A49"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szCs w:val="24"/>
              </w:rPr>
              <w:t>  </w:t>
            </w:r>
          </w:p>
        </w:tc>
        <w:tc>
          <w:tcPr>
            <w:tcW w:w="133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58472FEB" w14:textId="77777777" w:rsidR="00C130D3" w:rsidRPr="00C130D3" w:rsidRDefault="00C130D3" w:rsidP="00C130D3">
            <w:pPr>
              <w:spacing w:after="0" w:line="240" w:lineRule="auto"/>
              <w:ind w:left="75" w:right="0" w:firstLine="0"/>
              <w:jc w:val="left"/>
              <w:textAlignment w:val="baseline"/>
              <w:rPr>
                <w:rFonts w:ascii="Times New Roman" w:eastAsia="Times New Roman" w:hAnsi="Times New Roman" w:cs="Times New Roman"/>
                <w:szCs w:val="24"/>
              </w:rPr>
            </w:pPr>
            <w:r w:rsidRPr="00C130D3">
              <w:rPr>
                <w:rFonts w:eastAsia="Times New Roman"/>
                <w:b/>
                <w:bCs/>
                <w:szCs w:val="24"/>
              </w:rPr>
              <w:t>Signature </w:t>
            </w:r>
            <w:r w:rsidRPr="00C130D3">
              <w:rPr>
                <w:rFonts w:eastAsia="Times New Roman"/>
                <w:szCs w:val="24"/>
              </w:rPr>
              <w:t> </w:t>
            </w:r>
          </w:p>
        </w:tc>
        <w:tc>
          <w:tcPr>
            <w:tcW w:w="21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E063C90" w14:textId="77777777" w:rsidR="00C130D3" w:rsidRPr="00C130D3" w:rsidRDefault="00C130D3" w:rsidP="00C130D3">
            <w:pPr>
              <w:spacing w:after="0" w:line="240" w:lineRule="auto"/>
              <w:ind w:left="60" w:right="0" w:firstLine="0"/>
              <w:jc w:val="center"/>
              <w:textAlignment w:val="baseline"/>
              <w:rPr>
                <w:rFonts w:ascii="Times New Roman" w:eastAsia="Times New Roman" w:hAnsi="Times New Roman" w:cs="Times New Roman"/>
                <w:szCs w:val="24"/>
              </w:rPr>
            </w:pPr>
            <w:r w:rsidRPr="00C130D3">
              <w:rPr>
                <w:rFonts w:eastAsia="Times New Roman"/>
                <w:szCs w:val="24"/>
              </w:rPr>
              <w:t>  </w:t>
            </w:r>
          </w:p>
        </w:tc>
        <w:tc>
          <w:tcPr>
            <w:tcW w:w="79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104E3343" w14:textId="77777777" w:rsidR="00C130D3" w:rsidRPr="00C130D3" w:rsidRDefault="00C130D3" w:rsidP="00C130D3">
            <w:pPr>
              <w:spacing w:after="0" w:line="240" w:lineRule="auto"/>
              <w:ind w:left="60" w:right="0" w:firstLine="0"/>
              <w:jc w:val="left"/>
              <w:textAlignment w:val="baseline"/>
              <w:rPr>
                <w:rFonts w:ascii="Times New Roman" w:eastAsia="Times New Roman" w:hAnsi="Times New Roman" w:cs="Times New Roman"/>
                <w:szCs w:val="24"/>
              </w:rPr>
            </w:pPr>
            <w:r w:rsidRPr="00C130D3">
              <w:rPr>
                <w:rFonts w:eastAsia="Times New Roman"/>
                <w:b/>
                <w:bCs/>
                <w:szCs w:val="24"/>
              </w:rPr>
              <w:t>Date </w:t>
            </w:r>
            <w:r w:rsidRPr="00C130D3">
              <w:rPr>
                <w:rFonts w:eastAsia="Times New Roman"/>
                <w:szCs w:val="24"/>
              </w:rPr>
              <w:t> </w:t>
            </w:r>
          </w:p>
        </w:tc>
        <w:tc>
          <w:tcPr>
            <w:tcW w:w="1350" w:type="dxa"/>
            <w:tcBorders>
              <w:top w:val="single" w:sz="6" w:space="0" w:color="000000"/>
              <w:left w:val="single" w:sz="6" w:space="0" w:color="000000"/>
              <w:bottom w:val="single" w:sz="6" w:space="0" w:color="000000"/>
              <w:right w:val="single" w:sz="6" w:space="0" w:color="000000"/>
            </w:tcBorders>
            <w:shd w:val="clear" w:color="auto" w:fill="auto"/>
            <w:hideMark/>
          </w:tcPr>
          <w:p w14:paraId="231147BD"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szCs w:val="24"/>
              </w:rPr>
              <w:t>  </w:t>
            </w:r>
          </w:p>
        </w:tc>
      </w:tr>
    </w:tbl>
    <w:p w14:paraId="57DB03B5" w14:textId="77777777" w:rsidR="00C130D3" w:rsidRPr="00C130D3" w:rsidRDefault="00C130D3" w:rsidP="00C130D3">
      <w:pPr>
        <w:spacing w:after="0" w:line="240" w:lineRule="auto"/>
        <w:ind w:left="1215" w:right="0" w:firstLine="0"/>
        <w:jc w:val="left"/>
        <w:textAlignment w:val="baseline"/>
        <w:rPr>
          <w:rFonts w:ascii="Segoe UI" w:eastAsia="Times New Roman" w:hAnsi="Segoe UI" w:cs="Segoe UI"/>
          <w:sz w:val="18"/>
          <w:szCs w:val="18"/>
        </w:rPr>
      </w:pPr>
      <w:r w:rsidRPr="00C130D3">
        <w:rPr>
          <w:rFonts w:eastAsia="Times New Roman"/>
          <w:sz w:val="10"/>
          <w:szCs w:val="10"/>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42"/>
        <w:gridCol w:w="4247"/>
      </w:tblGrid>
      <w:tr w:rsidR="00C130D3" w:rsidRPr="00C130D3" w14:paraId="2D2AD6AE" w14:textId="77777777" w:rsidTr="00C130D3">
        <w:trPr>
          <w:trHeight w:val="885"/>
        </w:trPr>
        <w:tc>
          <w:tcPr>
            <w:tcW w:w="6735" w:type="dxa"/>
            <w:tcBorders>
              <w:top w:val="single" w:sz="6" w:space="0" w:color="000000"/>
              <w:left w:val="single" w:sz="6" w:space="0" w:color="000000"/>
              <w:bottom w:val="single" w:sz="6" w:space="0" w:color="000000"/>
              <w:right w:val="single" w:sz="6" w:space="0" w:color="000000"/>
            </w:tcBorders>
            <w:shd w:val="clear" w:color="auto" w:fill="DBE5F1"/>
            <w:hideMark/>
          </w:tcPr>
          <w:p w14:paraId="082A1398"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b/>
                <w:bCs/>
                <w:szCs w:val="24"/>
              </w:rPr>
              <w:t>Date for submission of corrected report to supervisor  </w:t>
            </w:r>
            <w:r w:rsidRPr="00C130D3">
              <w:rPr>
                <w:rFonts w:eastAsia="Times New Roman"/>
                <w:szCs w:val="24"/>
              </w:rPr>
              <w:t> </w:t>
            </w:r>
          </w:p>
          <w:p w14:paraId="513E63B8"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b/>
                <w:bCs/>
                <w:szCs w:val="24"/>
              </w:rPr>
              <w:t>(5 days following the oral examination) if applicable  </w:t>
            </w:r>
            <w:r w:rsidRPr="00C130D3">
              <w:rPr>
                <w:rFonts w:eastAsia="Times New Roman"/>
                <w:szCs w:val="24"/>
              </w:rPr>
              <w:t> </w:t>
            </w:r>
          </w:p>
        </w:tc>
        <w:tc>
          <w:tcPr>
            <w:tcW w:w="4320" w:type="dxa"/>
            <w:tcBorders>
              <w:top w:val="single" w:sz="6" w:space="0" w:color="000000"/>
              <w:left w:val="single" w:sz="6" w:space="0" w:color="000000"/>
              <w:bottom w:val="single" w:sz="6" w:space="0" w:color="000000"/>
              <w:right w:val="single" w:sz="6" w:space="0" w:color="000000"/>
            </w:tcBorders>
            <w:shd w:val="clear" w:color="auto" w:fill="auto"/>
            <w:hideMark/>
          </w:tcPr>
          <w:p w14:paraId="618457D8" w14:textId="77777777" w:rsidR="00C130D3" w:rsidRPr="00C130D3" w:rsidRDefault="00C130D3" w:rsidP="00C130D3">
            <w:pPr>
              <w:spacing w:after="0" w:line="240" w:lineRule="auto"/>
              <w:ind w:left="0" w:right="0" w:firstLine="0"/>
              <w:jc w:val="left"/>
              <w:textAlignment w:val="baseline"/>
              <w:rPr>
                <w:rFonts w:ascii="Times New Roman" w:eastAsia="Times New Roman" w:hAnsi="Times New Roman" w:cs="Times New Roman"/>
                <w:szCs w:val="24"/>
              </w:rPr>
            </w:pPr>
            <w:r w:rsidRPr="00C130D3">
              <w:rPr>
                <w:rFonts w:eastAsia="Times New Roman"/>
                <w:szCs w:val="24"/>
              </w:rPr>
              <w:t>  </w:t>
            </w:r>
          </w:p>
        </w:tc>
      </w:tr>
    </w:tbl>
    <w:p w14:paraId="5F7AA98D" w14:textId="77777777" w:rsidR="00C130D3" w:rsidRPr="00C130D3" w:rsidRDefault="00C130D3" w:rsidP="00C130D3">
      <w:pPr>
        <w:spacing w:after="0" w:line="240" w:lineRule="auto"/>
        <w:ind w:left="1215" w:right="0" w:firstLine="0"/>
        <w:jc w:val="left"/>
        <w:textAlignment w:val="baseline"/>
        <w:rPr>
          <w:rFonts w:ascii="Segoe UI" w:eastAsia="Times New Roman" w:hAnsi="Segoe UI" w:cs="Segoe UI"/>
          <w:sz w:val="18"/>
          <w:szCs w:val="18"/>
        </w:rPr>
      </w:pPr>
      <w:r w:rsidRPr="00C130D3">
        <w:rPr>
          <w:rFonts w:eastAsia="Times New Roman"/>
          <w:sz w:val="10"/>
          <w:szCs w:val="10"/>
        </w:rPr>
        <w:t>  </w:t>
      </w:r>
    </w:p>
    <w:p w14:paraId="7FC765FA" w14:textId="77777777" w:rsidR="00C130D3" w:rsidRPr="00C130D3" w:rsidRDefault="00C130D3" w:rsidP="00C130D3">
      <w:pPr>
        <w:spacing w:after="0" w:line="240" w:lineRule="auto"/>
        <w:ind w:left="0" w:right="0" w:firstLine="0"/>
        <w:textAlignment w:val="baseline"/>
        <w:rPr>
          <w:rFonts w:ascii="Segoe UI" w:eastAsia="Times New Roman" w:hAnsi="Segoe UI" w:cs="Segoe UI"/>
          <w:sz w:val="18"/>
          <w:szCs w:val="18"/>
        </w:rPr>
      </w:pPr>
      <w:r w:rsidRPr="00C130D3">
        <w:rPr>
          <w:rFonts w:eastAsia="Times New Roman"/>
          <w:szCs w:val="24"/>
        </w:rPr>
        <w:t> </w:t>
      </w:r>
    </w:p>
    <w:p w14:paraId="425E9C96" w14:textId="77777777" w:rsidR="00C130D3" w:rsidRDefault="00C130D3" w:rsidP="00663A1E">
      <w:pPr>
        <w:spacing w:after="160" w:line="259" w:lineRule="auto"/>
        <w:ind w:left="0" w:right="0" w:firstLine="0"/>
        <w:jc w:val="left"/>
        <w:rPr>
          <w:rFonts w:asciiTheme="minorHAnsi" w:hAnsiTheme="minorHAnsi" w:cstheme="minorHAnsi"/>
        </w:rPr>
      </w:pPr>
    </w:p>
    <w:p w14:paraId="0E93B1CA" w14:textId="77777777" w:rsidR="00C130D3" w:rsidRDefault="00C130D3">
      <w:pPr>
        <w:spacing w:after="160" w:line="259" w:lineRule="auto"/>
        <w:ind w:left="0" w:right="0" w:firstLine="0"/>
        <w:jc w:val="left"/>
        <w:rPr>
          <w:rFonts w:asciiTheme="minorHAnsi" w:hAnsiTheme="minorHAnsi" w:cstheme="minorHAnsi"/>
        </w:rPr>
      </w:pPr>
      <w:r>
        <w:rPr>
          <w:rFonts w:asciiTheme="minorHAnsi" w:hAnsiTheme="minorHAnsi" w:cstheme="minorHAnsi"/>
        </w:rPr>
        <w:br w:type="page"/>
      </w:r>
    </w:p>
    <w:p w14:paraId="006D1FD9" w14:textId="05BDF043" w:rsidR="00FD7A3D" w:rsidRPr="00FD7A3D" w:rsidRDefault="00FD7A3D" w:rsidP="00FD7A3D">
      <w:pPr>
        <w:spacing w:after="0" w:line="240" w:lineRule="auto"/>
        <w:ind w:left="0" w:right="0" w:firstLine="0"/>
        <w:jc w:val="center"/>
        <w:textAlignment w:val="baseline"/>
        <w:rPr>
          <w:rFonts w:ascii="Segoe UI" w:eastAsia="Times New Roman" w:hAnsi="Segoe UI" w:cs="Segoe UI"/>
          <w:sz w:val="18"/>
          <w:szCs w:val="18"/>
        </w:rPr>
      </w:pPr>
      <w:r w:rsidRPr="00FD7A3D">
        <w:rPr>
          <w:rFonts w:asciiTheme="minorHAnsi" w:hAnsiTheme="minorHAnsi" w:cstheme="minorHAnsi"/>
          <w:noProof/>
        </w:rPr>
        <w:lastRenderedPageBreak/>
        <w:drawing>
          <wp:inline distT="0" distB="0" distL="0" distR="0" wp14:anchorId="2B5BEBAD" wp14:editId="41F59766">
            <wp:extent cx="5013325" cy="1371600"/>
            <wp:effectExtent l="0" t="0" r="0" b="0"/>
            <wp:docPr id="664079634" name="Picture 22" descr="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79634" name="Picture 22" descr="A red white and blue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325" cy="1371600"/>
                    </a:xfrm>
                    <a:prstGeom prst="rect">
                      <a:avLst/>
                    </a:prstGeom>
                    <a:noFill/>
                    <a:ln>
                      <a:noFill/>
                    </a:ln>
                  </pic:spPr>
                </pic:pic>
              </a:graphicData>
            </a:graphic>
          </wp:inline>
        </w:drawing>
      </w:r>
      <w:r w:rsidRPr="00FD7A3D">
        <w:rPr>
          <w:rFonts w:eastAsia="Times New Roman"/>
          <w:szCs w:val="24"/>
        </w:rPr>
        <w:t> </w:t>
      </w:r>
    </w:p>
    <w:p w14:paraId="756B6CB2" w14:textId="77777777" w:rsidR="00FD7A3D" w:rsidRPr="00FD7A3D" w:rsidRDefault="00FD7A3D" w:rsidP="00FD7A3D">
      <w:pPr>
        <w:spacing w:after="0" w:line="240" w:lineRule="auto"/>
        <w:ind w:left="0" w:right="0" w:firstLine="0"/>
        <w:jc w:val="center"/>
        <w:textAlignment w:val="baseline"/>
        <w:rPr>
          <w:rFonts w:ascii="Segoe UI" w:eastAsia="Times New Roman" w:hAnsi="Segoe UI" w:cs="Segoe UI"/>
          <w:b/>
          <w:bCs/>
          <w:color w:val="4F81BD"/>
          <w:sz w:val="18"/>
          <w:szCs w:val="18"/>
        </w:rPr>
      </w:pPr>
      <w:r w:rsidRPr="00FD7A3D">
        <w:rPr>
          <w:rFonts w:eastAsia="Times New Roman"/>
          <w:b/>
          <w:bCs/>
          <w:i/>
          <w:iCs/>
          <w:color w:val="auto"/>
          <w:sz w:val="36"/>
          <w:szCs w:val="36"/>
        </w:rPr>
        <w:t>Capstone Project (COSC 491L)</w:t>
      </w:r>
      <w:r w:rsidRPr="00FD7A3D">
        <w:rPr>
          <w:rFonts w:eastAsia="Times New Roman"/>
          <w:b/>
          <w:bCs/>
          <w:color w:val="auto"/>
          <w:sz w:val="36"/>
          <w:szCs w:val="36"/>
        </w:rPr>
        <w:t> </w:t>
      </w:r>
    </w:p>
    <w:p w14:paraId="3535D097" w14:textId="77777777" w:rsidR="00FD7A3D" w:rsidRPr="00FD7A3D" w:rsidRDefault="00FD7A3D" w:rsidP="00FD7A3D">
      <w:pPr>
        <w:spacing w:after="0" w:line="240" w:lineRule="auto"/>
        <w:ind w:left="0" w:right="3915" w:firstLine="0"/>
        <w:jc w:val="right"/>
        <w:textAlignment w:val="baseline"/>
        <w:rPr>
          <w:rFonts w:ascii="Segoe UI" w:eastAsia="Times New Roman" w:hAnsi="Segoe UI" w:cs="Segoe UI"/>
          <w:b/>
          <w:bCs/>
          <w:color w:val="4F81BD"/>
          <w:sz w:val="18"/>
          <w:szCs w:val="18"/>
        </w:rPr>
      </w:pPr>
      <w:r w:rsidRPr="00FD7A3D">
        <w:rPr>
          <w:rFonts w:eastAsia="Times New Roman"/>
          <w:b/>
          <w:bCs/>
          <w:i/>
          <w:iCs/>
          <w:color w:val="C00000"/>
          <w:sz w:val="28"/>
          <w:szCs w:val="28"/>
        </w:rPr>
        <w:t>Supervision follow-up Form </w:t>
      </w:r>
      <w:r w:rsidRPr="00FD7A3D">
        <w:rPr>
          <w:rFonts w:eastAsia="Times New Roman"/>
          <w:b/>
          <w:bCs/>
          <w:color w:val="C00000"/>
          <w:sz w:val="28"/>
          <w:szCs w:val="28"/>
        </w:rPr>
        <w:t> </w:t>
      </w:r>
    </w:p>
    <w:p w14:paraId="6C9013D5" w14:textId="77777777" w:rsidR="00FD7A3D" w:rsidRPr="00FD7A3D" w:rsidRDefault="00FD7A3D" w:rsidP="00FD7A3D">
      <w:pPr>
        <w:spacing w:after="0" w:line="240" w:lineRule="auto"/>
        <w:ind w:left="195" w:right="0" w:firstLine="0"/>
        <w:jc w:val="center"/>
        <w:textAlignment w:val="baseline"/>
        <w:rPr>
          <w:rFonts w:ascii="Segoe UI" w:eastAsia="Times New Roman" w:hAnsi="Segoe UI" w:cs="Segoe UI"/>
          <w:sz w:val="18"/>
          <w:szCs w:val="18"/>
        </w:rPr>
      </w:pPr>
      <w:r w:rsidRPr="00FD7A3D">
        <w:rPr>
          <w:rFonts w:eastAsia="Times New Roman"/>
          <w:b/>
          <w:bCs/>
          <w:i/>
          <w:iCs/>
          <w:szCs w:val="24"/>
        </w:rPr>
        <w:t> </w:t>
      </w:r>
      <w:r w:rsidRPr="00FD7A3D">
        <w:rPr>
          <w:rFonts w:eastAsia="Times New Roman"/>
          <w:szCs w:val="24"/>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0"/>
        <w:gridCol w:w="3900"/>
        <w:gridCol w:w="255"/>
        <w:gridCol w:w="1140"/>
        <w:gridCol w:w="255"/>
        <w:gridCol w:w="165"/>
        <w:gridCol w:w="1125"/>
        <w:gridCol w:w="240"/>
        <w:gridCol w:w="999"/>
      </w:tblGrid>
      <w:tr w:rsidR="00FD7A3D" w:rsidRPr="00FD7A3D" w14:paraId="5F738C32" w14:textId="77777777" w:rsidTr="00FD7A3D">
        <w:trPr>
          <w:trHeight w:val="345"/>
        </w:trPr>
        <w:tc>
          <w:tcPr>
            <w:tcW w:w="255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E55D08E" w14:textId="77777777" w:rsidR="00FD7A3D" w:rsidRPr="00FD7A3D" w:rsidRDefault="00FD7A3D" w:rsidP="00FD7A3D">
            <w:pPr>
              <w:spacing w:after="0" w:line="240" w:lineRule="auto"/>
              <w:ind w:left="105" w:right="0" w:firstLine="0"/>
              <w:jc w:val="left"/>
              <w:textAlignment w:val="baseline"/>
              <w:rPr>
                <w:rFonts w:ascii="Times New Roman" w:eastAsia="Times New Roman" w:hAnsi="Times New Roman" w:cs="Times New Roman"/>
                <w:szCs w:val="24"/>
              </w:rPr>
            </w:pPr>
            <w:r w:rsidRPr="00FD7A3D">
              <w:rPr>
                <w:rFonts w:eastAsia="Times New Roman"/>
                <w:b/>
                <w:bCs/>
                <w:szCs w:val="24"/>
              </w:rPr>
              <w:t>Name of Student  </w:t>
            </w:r>
            <w:r w:rsidRPr="00FD7A3D">
              <w:rPr>
                <w:rFonts w:eastAsia="Times New Roman"/>
                <w:szCs w:val="24"/>
              </w:rPr>
              <w:t> </w:t>
            </w:r>
          </w:p>
        </w:tc>
        <w:tc>
          <w:tcPr>
            <w:tcW w:w="3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2ED34A" w14:textId="77777777" w:rsidR="00FD7A3D" w:rsidRPr="00FD7A3D" w:rsidRDefault="00FD7A3D" w:rsidP="00FD7A3D">
            <w:pPr>
              <w:spacing w:after="0" w:line="240" w:lineRule="auto"/>
              <w:ind w:left="105" w:right="0" w:firstLine="0"/>
              <w:jc w:val="left"/>
              <w:textAlignment w:val="baseline"/>
              <w:rPr>
                <w:rFonts w:ascii="Times New Roman" w:eastAsia="Times New Roman" w:hAnsi="Times New Roman" w:cs="Times New Roman"/>
                <w:szCs w:val="24"/>
              </w:rPr>
            </w:pPr>
            <w:r w:rsidRPr="00FD7A3D">
              <w:rPr>
                <w:rFonts w:eastAsia="Times New Roman"/>
                <w:szCs w:val="24"/>
              </w:rPr>
              <w:t>  </w:t>
            </w:r>
          </w:p>
        </w:tc>
        <w:tc>
          <w:tcPr>
            <w:tcW w:w="1395" w:type="dxa"/>
            <w:gridSpan w:val="2"/>
            <w:tcBorders>
              <w:top w:val="single" w:sz="6" w:space="0" w:color="000000"/>
              <w:left w:val="single" w:sz="6" w:space="0" w:color="000000"/>
              <w:bottom w:val="single" w:sz="6" w:space="0" w:color="000000"/>
              <w:right w:val="nil"/>
            </w:tcBorders>
            <w:shd w:val="clear" w:color="auto" w:fill="DBE5F1"/>
            <w:vAlign w:val="center"/>
            <w:hideMark/>
          </w:tcPr>
          <w:p w14:paraId="386CB9E4" w14:textId="77777777" w:rsidR="00FD7A3D" w:rsidRPr="00FD7A3D" w:rsidRDefault="00FD7A3D" w:rsidP="00FD7A3D">
            <w:pPr>
              <w:spacing w:after="0" w:line="240" w:lineRule="auto"/>
              <w:ind w:left="105" w:right="0" w:firstLine="0"/>
              <w:jc w:val="left"/>
              <w:textAlignment w:val="baseline"/>
              <w:rPr>
                <w:rFonts w:ascii="Times New Roman" w:eastAsia="Times New Roman" w:hAnsi="Times New Roman" w:cs="Times New Roman"/>
                <w:szCs w:val="24"/>
              </w:rPr>
            </w:pPr>
            <w:r w:rsidRPr="00FD7A3D">
              <w:rPr>
                <w:rFonts w:eastAsia="Times New Roman"/>
                <w:b/>
                <w:bCs/>
                <w:szCs w:val="24"/>
              </w:rPr>
              <w:t>Student ID </w:t>
            </w:r>
            <w:r w:rsidRPr="00FD7A3D">
              <w:rPr>
                <w:rFonts w:eastAsia="Times New Roman"/>
                <w:szCs w:val="24"/>
              </w:rPr>
              <w:t> </w:t>
            </w:r>
          </w:p>
        </w:tc>
        <w:tc>
          <w:tcPr>
            <w:tcW w:w="420" w:type="dxa"/>
            <w:gridSpan w:val="2"/>
            <w:tcBorders>
              <w:top w:val="single" w:sz="6" w:space="0" w:color="000000"/>
              <w:left w:val="nil"/>
              <w:bottom w:val="single" w:sz="6" w:space="0" w:color="000000"/>
              <w:right w:val="single" w:sz="6" w:space="0" w:color="000000"/>
            </w:tcBorders>
            <w:shd w:val="clear" w:color="auto" w:fill="DBE5F1"/>
            <w:vAlign w:val="center"/>
            <w:hideMark/>
          </w:tcPr>
          <w:p w14:paraId="3E242AFB"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szCs w:val="24"/>
              </w:rPr>
              <w:t> </w:t>
            </w:r>
          </w:p>
        </w:tc>
        <w:tc>
          <w:tcPr>
            <w:tcW w:w="1125" w:type="dxa"/>
            <w:tcBorders>
              <w:top w:val="single" w:sz="6" w:space="0" w:color="000000"/>
              <w:left w:val="single" w:sz="6" w:space="0" w:color="000000"/>
              <w:bottom w:val="single" w:sz="6" w:space="0" w:color="000000"/>
              <w:right w:val="nil"/>
            </w:tcBorders>
            <w:shd w:val="clear" w:color="auto" w:fill="auto"/>
            <w:vAlign w:val="center"/>
            <w:hideMark/>
          </w:tcPr>
          <w:p w14:paraId="0C91C025" w14:textId="77777777" w:rsidR="00FD7A3D" w:rsidRPr="00FD7A3D" w:rsidRDefault="00FD7A3D" w:rsidP="00FD7A3D">
            <w:pPr>
              <w:spacing w:after="0" w:line="240" w:lineRule="auto"/>
              <w:ind w:left="105" w:right="0" w:firstLine="0"/>
              <w:jc w:val="left"/>
              <w:textAlignment w:val="baseline"/>
              <w:rPr>
                <w:rFonts w:ascii="Times New Roman" w:eastAsia="Times New Roman" w:hAnsi="Times New Roman" w:cs="Times New Roman"/>
                <w:szCs w:val="24"/>
              </w:rPr>
            </w:pPr>
            <w:r w:rsidRPr="00FD7A3D">
              <w:rPr>
                <w:rFonts w:eastAsia="Times New Roman"/>
                <w:szCs w:val="24"/>
              </w:rPr>
              <w:t>  </w:t>
            </w:r>
          </w:p>
        </w:tc>
        <w:tc>
          <w:tcPr>
            <w:tcW w:w="1215" w:type="dxa"/>
            <w:gridSpan w:val="2"/>
            <w:tcBorders>
              <w:top w:val="single" w:sz="6" w:space="0" w:color="000000"/>
              <w:left w:val="nil"/>
              <w:bottom w:val="single" w:sz="6" w:space="0" w:color="000000"/>
              <w:right w:val="single" w:sz="6" w:space="0" w:color="000000"/>
            </w:tcBorders>
            <w:shd w:val="clear" w:color="auto" w:fill="auto"/>
            <w:vAlign w:val="center"/>
            <w:hideMark/>
          </w:tcPr>
          <w:p w14:paraId="4E850091"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szCs w:val="24"/>
              </w:rPr>
              <w:t> </w:t>
            </w:r>
          </w:p>
        </w:tc>
      </w:tr>
      <w:tr w:rsidR="00FD7A3D" w:rsidRPr="00FD7A3D" w14:paraId="40B5CC82" w14:textId="77777777" w:rsidTr="00FD7A3D">
        <w:trPr>
          <w:trHeight w:val="345"/>
        </w:trPr>
        <w:tc>
          <w:tcPr>
            <w:tcW w:w="255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ED64BFA" w14:textId="77777777" w:rsidR="00FD7A3D" w:rsidRPr="00FD7A3D" w:rsidRDefault="00FD7A3D" w:rsidP="00FD7A3D">
            <w:pPr>
              <w:spacing w:after="0" w:line="240" w:lineRule="auto"/>
              <w:ind w:left="105" w:right="0" w:firstLine="0"/>
              <w:jc w:val="left"/>
              <w:textAlignment w:val="baseline"/>
              <w:rPr>
                <w:rFonts w:ascii="Times New Roman" w:eastAsia="Times New Roman" w:hAnsi="Times New Roman" w:cs="Times New Roman"/>
                <w:szCs w:val="24"/>
              </w:rPr>
            </w:pPr>
            <w:r w:rsidRPr="00FD7A3D">
              <w:rPr>
                <w:rFonts w:eastAsia="Times New Roman"/>
                <w:b/>
                <w:bCs/>
                <w:szCs w:val="24"/>
              </w:rPr>
              <w:t>Supervisor Name  </w:t>
            </w:r>
            <w:r w:rsidRPr="00FD7A3D">
              <w:rPr>
                <w:rFonts w:eastAsia="Times New Roman"/>
                <w:szCs w:val="24"/>
              </w:rPr>
              <w:t> </w:t>
            </w:r>
          </w:p>
        </w:tc>
        <w:tc>
          <w:tcPr>
            <w:tcW w:w="3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E2DB2A7" w14:textId="77777777" w:rsidR="00FD7A3D" w:rsidRPr="00FD7A3D" w:rsidRDefault="00FD7A3D" w:rsidP="00FD7A3D">
            <w:pPr>
              <w:spacing w:after="0" w:line="240" w:lineRule="auto"/>
              <w:ind w:left="105" w:right="0" w:firstLine="0"/>
              <w:jc w:val="left"/>
              <w:textAlignment w:val="baseline"/>
              <w:rPr>
                <w:rFonts w:ascii="Times New Roman" w:eastAsia="Times New Roman" w:hAnsi="Times New Roman" w:cs="Times New Roman"/>
                <w:szCs w:val="24"/>
              </w:rPr>
            </w:pPr>
            <w:r w:rsidRPr="00FD7A3D">
              <w:rPr>
                <w:rFonts w:eastAsia="Times New Roman"/>
                <w:szCs w:val="24"/>
              </w:rPr>
              <w:t>  </w:t>
            </w:r>
          </w:p>
        </w:tc>
        <w:tc>
          <w:tcPr>
            <w:tcW w:w="1395" w:type="dxa"/>
            <w:gridSpan w:val="2"/>
            <w:tcBorders>
              <w:top w:val="single" w:sz="6" w:space="0" w:color="000000"/>
              <w:left w:val="single" w:sz="6" w:space="0" w:color="000000"/>
              <w:bottom w:val="single" w:sz="6" w:space="0" w:color="000000"/>
              <w:right w:val="nil"/>
            </w:tcBorders>
            <w:shd w:val="clear" w:color="auto" w:fill="DBE5F1"/>
            <w:vAlign w:val="center"/>
            <w:hideMark/>
          </w:tcPr>
          <w:p w14:paraId="2A2B7BD3" w14:textId="77777777" w:rsidR="00FD7A3D" w:rsidRPr="00FD7A3D" w:rsidRDefault="00FD7A3D" w:rsidP="00FD7A3D">
            <w:pPr>
              <w:spacing w:after="0" w:line="240" w:lineRule="auto"/>
              <w:ind w:left="105" w:right="0" w:firstLine="0"/>
              <w:jc w:val="left"/>
              <w:textAlignment w:val="baseline"/>
              <w:rPr>
                <w:rFonts w:ascii="Times New Roman" w:eastAsia="Times New Roman" w:hAnsi="Times New Roman" w:cs="Times New Roman"/>
                <w:szCs w:val="24"/>
              </w:rPr>
            </w:pPr>
            <w:r w:rsidRPr="00FD7A3D">
              <w:rPr>
                <w:rFonts w:eastAsia="Times New Roman"/>
                <w:b/>
                <w:bCs/>
                <w:szCs w:val="24"/>
              </w:rPr>
              <w:t>Program  </w:t>
            </w:r>
            <w:r w:rsidRPr="00FD7A3D">
              <w:rPr>
                <w:rFonts w:eastAsia="Times New Roman"/>
                <w:szCs w:val="24"/>
              </w:rPr>
              <w:t> </w:t>
            </w:r>
          </w:p>
        </w:tc>
        <w:tc>
          <w:tcPr>
            <w:tcW w:w="420" w:type="dxa"/>
            <w:gridSpan w:val="2"/>
            <w:tcBorders>
              <w:top w:val="single" w:sz="6" w:space="0" w:color="000000"/>
              <w:left w:val="nil"/>
              <w:bottom w:val="single" w:sz="6" w:space="0" w:color="000000"/>
              <w:right w:val="single" w:sz="6" w:space="0" w:color="000000"/>
            </w:tcBorders>
            <w:shd w:val="clear" w:color="auto" w:fill="DBE5F1"/>
            <w:vAlign w:val="center"/>
            <w:hideMark/>
          </w:tcPr>
          <w:p w14:paraId="613A083F"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szCs w:val="24"/>
              </w:rPr>
              <w:t> </w:t>
            </w:r>
          </w:p>
        </w:tc>
        <w:tc>
          <w:tcPr>
            <w:tcW w:w="1125" w:type="dxa"/>
            <w:tcBorders>
              <w:top w:val="single" w:sz="6" w:space="0" w:color="000000"/>
              <w:left w:val="single" w:sz="6" w:space="0" w:color="000000"/>
              <w:bottom w:val="single" w:sz="6" w:space="0" w:color="000000"/>
              <w:right w:val="nil"/>
            </w:tcBorders>
            <w:shd w:val="clear" w:color="auto" w:fill="auto"/>
            <w:vAlign w:val="center"/>
            <w:hideMark/>
          </w:tcPr>
          <w:p w14:paraId="0A5B3461" w14:textId="77777777" w:rsidR="00FD7A3D" w:rsidRPr="00FD7A3D" w:rsidRDefault="00FD7A3D" w:rsidP="00FD7A3D">
            <w:pPr>
              <w:spacing w:after="0" w:line="240" w:lineRule="auto"/>
              <w:ind w:left="105" w:right="0" w:firstLine="0"/>
              <w:jc w:val="left"/>
              <w:textAlignment w:val="baseline"/>
              <w:rPr>
                <w:rFonts w:ascii="Times New Roman" w:eastAsia="Times New Roman" w:hAnsi="Times New Roman" w:cs="Times New Roman"/>
                <w:szCs w:val="24"/>
              </w:rPr>
            </w:pPr>
            <w:r w:rsidRPr="00FD7A3D">
              <w:rPr>
                <w:rFonts w:eastAsia="Times New Roman"/>
                <w:szCs w:val="24"/>
              </w:rPr>
              <w:t>  </w:t>
            </w:r>
          </w:p>
        </w:tc>
        <w:tc>
          <w:tcPr>
            <w:tcW w:w="1215" w:type="dxa"/>
            <w:gridSpan w:val="2"/>
            <w:tcBorders>
              <w:top w:val="single" w:sz="6" w:space="0" w:color="000000"/>
              <w:left w:val="nil"/>
              <w:bottom w:val="single" w:sz="6" w:space="0" w:color="000000"/>
              <w:right w:val="single" w:sz="6" w:space="0" w:color="000000"/>
            </w:tcBorders>
            <w:shd w:val="clear" w:color="auto" w:fill="auto"/>
            <w:vAlign w:val="center"/>
            <w:hideMark/>
          </w:tcPr>
          <w:p w14:paraId="67F51865"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szCs w:val="24"/>
              </w:rPr>
              <w:t> </w:t>
            </w:r>
          </w:p>
        </w:tc>
      </w:tr>
      <w:tr w:rsidR="00FD7A3D" w:rsidRPr="00FD7A3D" w14:paraId="1B2BDBC6" w14:textId="77777777" w:rsidTr="00FD7A3D">
        <w:trPr>
          <w:trHeight w:val="345"/>
        </w:trPr>
        <w:tc>
          <w:tcPr>
            <w:tcW w:w="2550" w:type="dxa"/>
            <w:tcBorders>
              <w:top w:val="single" w:sz="6" w:space="0" w:color="000000"/>
              <w:left w:val="single" w:sz="6" w:space="0" w:color="000000"/>
              <w:bottom w:val="single" w:sz="6" w:space="0" w:color="auto"/>
              <w:right w:val="single" w:sz="6" w:space="0" w:color="000000"/>
            </w:tcBorders>
            <w:shd w:val="clear" w:color="auto" w:fill="DBE5F1"/>
            <w:vAlign w:val="center"/>
            <w:hideMark/>
          </w:tcPr>
          <w:p w14:paraId="19736DB2" w14:textId="77777777" w:rsidR="00FD7A3D" w:rsidRPr="00FD7A3D" w:rsidRDefault="00FD7A3D" w:rsidP="00FD7A3D">
            <w:pPr>
              <w:spacing w:after="0" w:line="240" w:lineRule="auto"/>
              <w:ind w:left="105" w:right="0" w:firstLine="0"/>
              <w:jc w:val="left"/>
              <w:textAlignment w:val="baseline"/>
              <w:rPr>
                <w:rFonts w:ascii="Times New Roman" w:eastAsia="Times New Roman" w:hAnsi="Times New Roman" w:cs="Times New Roman"/>
                <w:szCs w:val="24"/>
              </w:rPr>
            </w:pPr>
            <w:r w:rsidRPr="00FD7A3D">
              <w:rPr>
                <w:rFonts w:eastAsia="Times New Roman"/>
                <w:b/>
                <w:bCs/>
                <w:szCs w:val="24"/>
              </w:rPr>
              <w:t>College  </w:t>
            </w:r>
            <w:r w:rsidRPr="00FD7A3D">
              <w:rPr>
                <w:rFonts w:eastAsia="Times New Roman"/>
                <w:szCs w:val="24"/>
              </w:rPr>
              <w:t> </w:t>
            </w:r>
          </w:p>
        </w:tc>
        <w:tc>
          <w:tcPr>
            <w:tcW w:w="3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C4410AA" w14:textId="77777777" w:rsidR="00FD7A3D" w:rsidRPr="00FD7A3D" w:rsidRDefault="00FD7A3D" w:rsidP="00FD7A3D">
            <w:pPr>
              <w:spacing w:after="0" w:line="240" w:lineRule="auto"/>
              <w:ind w:left="105" w:right="0" w:firstLine="0"/>
              <w:jc w:val="left"/>
              <w:textAlignment w:val="baseline"/>
              <w:rPr>
                <w:rFonts w:ascii="Times New Roman" w:eastAsia="Times New Roman" w:hAnsi="Times New Roman" w:cs="Times New Roman"/>
                <w:szCs w:val="24"/>
              </w:rPr>
            </w:pPr>
            <w:r w:rsidRPr="00FD7A3D">
              <w:rPr>
                <w:rFonts w:eastAsia="Times New Roman"/>
                <w:szCs w:val="24"/>
              </w:rPr>
              <w:t>  </w:t>
            </w:r>
          </w:p>
        </w:tc>
        <w:tc>
          <w:tcPr>
            <w:tcW w:w="1395" w:type="dxa"/>
            <w:gridSpan w:val="2"/>
            <w:tcBorders>
              <w:top w:val="single" w:sz="6" w:space="0" w:color="000000"/>
              <w:left w:val="single" w:sz="6" w:space="0" w:color="000000"/>
              <w:bottom w:val="single" w:sz="6" w:space="0" w:color="000000"/>
              <w:right w:val="nil"/>
            </w:tcBorders>
            <w:shd w:val="clear" w:color="auto" w:fill="DBE5F1"/>
            <w:vAlign w:val="center"/>
            <w:hideMark/>
          </w:tcPr>
          <w:p w14:paraId="5A404324" w14:textId="77777777" w:rsidR="00FD7A3D" w:rsidRPr="00FD7A3D" w:rsidRDefault="00FD7A3D" w:rsidP="00FD7A3D">
            <w:pPr>
              <w:spacing w:after="0" w:line="240" w:lineRule="auto"/>
              <w:ind w:left="105" w:right="0" w:firstLine="0"/>
              <w:jc w:val="left"/>
              <w:textAlignment w:val="baseline"/>
              <w:rPr>
                <w:rFonts w:ascii="Times New Roman" w:eastAsia="Times New Roman" w:hAnsi="Times New Roman" w:cs="Times New Roman"/>
                <w:szCs w:val="24"/>
              </w:rPr>
            </w:pPr>
            <w:r w:rsidRPr="00FD7A3D">
              <w:rPr>
                <w:rFonts w:eastAsia="Times New Roman"/>
                <w:b/>
                <w:bCs/>
                <w:szCs w:val="24"/>
              </w:rPr>
              <w:t>Course Code </w:t>
            </w:r>
            <w:r w:rsidRPr="00FD7A3D">
              <w:rPr>
                <w:rFonts w:eastAsia="Times New Roman"/>
                <w:szCs w:val="24"/>
              </w:rPr>
              <w:t> </w:t>
            </w:r>
          </w:p>
        </w:tc>
        <w:tc>
          <w:tcPr>
            <w:tcW w:w="420" w:type="dxa"/>
            <w:gridSpan w:val="2"/>
            <w:tcBorders>
              <w:top w:val="single" w:sz="6" w:space="0" w:color="000000"/>
              <w:left w:val="nil"/>
              <w:bottom w:val="single" w:sz="6" w:space="0" w:color="000000"/>
              <w:right w:val="single" w:sz="6" w:space="0" w:color="000000"/>
            </w:tcBorders>
            <w:shd w:val="clear" w:color="auto" w:fill="DBE5F1"/>
            <w:vAlign w:val="center"/>
            <w:hideMark/>
          </w:tcPr>
          <w:p w14:paraId="6E5C9FCE"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szCs w:val="24"/>
              </w:rPr>
              <w:t> </w:t>
            </w:r>
          </w:p>
        </w:tc>
        <w:tc>
          <w:tcPr>
            <w:tcW w:w="1125" w:type="dxa"/>
            <w:tcBorders>
              <w:top w:val="single" w:sz="6" w:space="0" w:color="000000"/>
              <w:left w:val="single" w:sz="6" w:space="0" w:color="000000"/>
              <w:bottom w:val="single" w:sz="6" w:space="0" w:color="000000"/>
              <w:right w:val="nil"/>
            </w:tcBorders>
            <w:shd w:val="clear" w:color="auto" w:fill="auto"/>
            <w:vAlign w:val="center"/>
            <w:hideMark/>
          </w:tcPr>
          <w:p w14:paraId="726B98F8" w14:textId="77777777" w:rsidR="00FD7A3D" w:rsidRPr="00FD7A3D" w:rsidRDefault="00FD7A3D" w:rsidP="00FD7A3D">
            <w:pPr>
              <w:spacing w:after="0" w:line="240" w:lineRule="auto"/>
              <w:ind w:left="105" w:right="0" w:firstLine="0"/>
              <w:jc w:val="left"/>
              <w:textAlignment w:val="baseline"/>
              <w:rPr>
                <w:rFonts w:ascii="Times New Roman" w:eastAsia="Times New Roman" w:hAnsi="Times New Roman" w:cs="Times New Roman"/>
                <w:szCs w:val="24"/>
              </w:rPr>
            </w:pPr>
            <w:r w:rsidRPr="00FD7A3D">
              <w:rPr>
                <w:rFonts w:eastAsia="Times New Roman"/>
                <w:szCs w:val="24"/>
              </w:rPr>
              <w:t>  </w:t>
            </w:r>
          </w:p>
        </w:tc>
        <w:tc>
          <w:tcPr>
            <w:tcW w:w="1215" w:type="dxa"/>
            <w:gridSpan w:val="2"/>
            <w:tcBorders>
              <w:top w:val="single" w:sz="6" w:space="0" w:color="000000"/>
              <w:left w:val="nil"/>
              <w:bottom w:val="single" w:sz="6" w:space="0" w:color="000000"/>
              <w:right w:val="single" w:sz="6" w:space="0" w:color="000000"/>
            </w:tcBorders>
            <w:shd w:val="clear" w:color="auto" w:fill="auto"/>
            <w:vAlign w:val="center"/>
            <w:hideMark/>
          </w:tcPr>
          <w:p w14:paraId="24D85B1B"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szCs w:val="24"/>
              </w:rPr>
              <w:t> </w:t>
            </w:r>
          </w:p>
        </w:tc>
      </w:tr>
      <w:tr w:rsidR="00FD7A3D" w:rsidRPr="00FD7A3D" w14:paraId="3C570DEC" w14:textId="77777777" w:rsidTr="00FD7A3D">
        <w:trPr>
          <w:trHeight w:val="375"/>
        </w:trPr>
        <w:tc>
          <w:tcPr>
            <w:tcW w:w="2550" w:type="dxa"/>
            <w:vMerge w:val="restart"/>
            <w:tcBorders>
              <w:top w:val="single" w:sz="6" w:space="0" w:color="auto"/>
              <w:left w:val="single" w:sz="6" w:space="0" w:color="auto"/>
              <w:bottom w:val="single" w:sz="6" w:space="0" w:color="auto"/>
              <w:right w:val="single" w:sz="6" w:space="0" w:color="auto"/>
            </w:tcBorders>
            <w:shd w:val="clear" w:color="auto" w:fill="DBE5F1"/>
            <w:vAlign w:val="center"/>
            <w:hideMark/>
          </w:tcPr>
          <w:p w14:paraId="7C9B00E9" w14:textId="77777777" w:rsidR="00FD7A3D" w:rsidRPr="00FD7A3D" w:rsidRDefault="00FD7A3D" w:rsidP="00FD7A3D">
            <w:pPr>
              <w:spacing w:after="0" w:line="240" w:lineRule="auto"/>
              <w:ind w:left="105" w:right="0" w:firstLine="0"/>
              <w:jc w:val="left"/>
              <w:textAlignment w:val="baseline"/>
              <w:rPr>
                <w:rFonts w:ascii="Times New Roman" w:eastAsia="Times New Roman" w:hAnsi="Times New Roman" w:cs="Times New Roman"/>
                <w:szCs w:val="24"/>
              </w:rPr>
            </w:pPr>
            <w:r w:rsidRPr="00FD7A3D">
              <w:rPr>
                <w:rFonts w:eastAsia="Times New Roman"/>
                <w:b/>
                <w:bCs/>
                <w:szCs w:val="24"/>
              </w:rPr>
              <w:t>Course Title  </w:t>
            </w:r>
            <w:r w:rsidRPr="00FD7A3D">
              <w:rPr>
                <w:rFonts w:eastAsia="Times New Roman"/>
                <w:szCs w:val="24"/>
              </w:rPr>
              <w:t> </w:t>
            </w:r>
          </w:p>
        </w:tc>
        <w:tc>
          <w:tcPr>
            <w:tcW w:w="3900" w:type="dxa"/>
            <w:vMerge w:val="restart"/>
            <w:tcBorders>
              <w:top w:val="single" w:sz="6" w:space="0" w:color="000000"/>
              <w:left w:val="single" w:sz="6" w:space="0" w:color="auto"/>
              <w:bottom w:val="single" w:sz="6" w:space="0" w:color="000000"/>
              <w:right w:val="single" w:sz="6" w:space="0" w:color="000000"/>
            </w:tcBorders>
            <w:shd w:val="clear" w:color="auto" w:fill="auto"/>
            <w:vAlign w:val="center"/>
            <w:hideMark/>
          </w:tcPr>
          <w:p w14:paraId="617EDD82" w14:textId="77777777" w:rsidR="00FD7A3D" w:rsidRPr="00FD7A3D" w:rsidRDefault="00FD7A3D" w:rsidP="00FD7A3D">
            <w:pPr>
              <w:spacing w:after="0" w:line="240" w:lineRule="auto"/>
              <w:ind w:left="105" w:right="0" w:firstLine="0"/>
              <w:jc w:val="left"/>
              <w:textAlignment w:val="baseline"/>
              <w:rPr>
                <w:rFonts w:ascii="Times New Roman" w:eastAsia="Times New Roman" w:hAnsi="Times New Roman" w:cs="Times New Roman"/>
                <w:szCs w:val="24"/>
              </w:rPr>
            </w:pPr>
            <w:r w:rsidRPr="00FD7A3D">
              <w:rPr>
                <w:rFonts w:eastAsia="Times New Roman"/>
                <w:szCs w:val="24"/>
              </w:rPr>
              <w:t>  </w:t>
            </w:r>
          </w:p>
        </w:tc>
        <w:tc>
          <w:tcPr>
            <w:tcW w:w="1395" w:type="dxa"/>
            <w:gridSpan w:val="2"/>
            <w:tcBorders>
              <w:top w:val="single" w:sz="6" w:space="0" w:color="000000"/>
              <w:left w:val="single" w:sz="6" w:space="0" w:color="000000"/>
              <w:bottom w:val="single" w:sz="6" w:space="0" w:color="000000"/>
              <w:right w:val="nil"/>
            </w:tcBorders>
            <w:shd w:val="clear" w:color="auto" w:fill="DBE5F1"/>
            <w:vAlign w:val="center"/>
            <w:hideMark/>
          </w:tcPr>
          <w:p w14:paraId="5B04AF99" w14:textId="77777777" w:rsidR="00FD7A3D" w:rsidRPr="00FD7A3D" w:rsidRDefault="00FD7A3D" w:rsidP="00FD7A3D">
            <w:pPr>
              <w:spacing w:after="0" w:line="240" w:lineRule="auto"/>
              <w:ind w:left="105" w:right="0" w:firstLine="0"/>
              <w:jc w:val="left"/>
              <w:textAlignment w:val="baseline"/>
              <w:rPr>
                <w:rFonts w:ascii="Times New Roman" w:eastAsia="Times New Roman" w:hAnsi="Times New Roman" w:cs="Times New Roman"/>
                <w:szCs w:val="24"/>
              </w:rPr>
            </w:pPr>
            <w:r w:rsidRPr="00FD7A3D">
              <w:rPr>
                <w:rFonts w:eastAsia="Times New Roman"/>
                <w:b/>
                <w:bCs/>
                <w:szCs w:val="24"/>
              </w:rPr>
              <w:t>Academic Year</w:t>
            </w:r>
            <w:r w:rsidRPr="00FD7A3D">
              <w:rPr>
                <w:rFonts w:eastAsia="Times New Roman"/>
                <w:szCs w:val="24"/>
              </w:rPr>
              <w:t> </w:t>
            </w:r>
          </w:p>
        </w:tc>
        <w:tc>
          <w:tcPr>
            <w:tcW w:w="420" w:type="dxa"/>
            <w:gridSpan w:val="2"/>
            <w:tcBorders>
              <w:top w:val="single" w:sz="6" w:space="0" w:color="000000"/>
              <w:left w:val="nil"/>
              <w:bottom w:val="single" w:sz="6" w:space="0" w:color="auto"/>
              <w:right w:val="single" w:sz="6" w:space="0" w:color="000000"/>
            </w:tcBorders>
            <w:shd w:val="clear" w:color="auto" w:fill="DBE5F1"/>
            <w:vAlign w:val="center"/>
            <w:hideMark/>
          </w:tcPr>
          <w:p w14:paraId="5DD16595"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b/>
                <w:bCs/>
                <w:szCs w:val="24"/>
              </w:rPr>
              <w:t> </w:t>
            </w:r>
            <w:r w:rsidRPr="00FD7A3D">
              <w:rPr>
                <w:rFonts w:eastAsia="Times New Roman"/>
                <w:szCs w:val="24"/>
              </w:rPr>
              <w:t> </w:t>
            </w:r>
          </w:p>
        </w:tc>
        <w:tc>
          <w:tcPr>
            <w:tcW w:w="1125" w:type="dxa"/>
            <w:tcBorders>
              <w:top w:val="single" w:sz="6" w:space="0" w:color="000000"/>
              <w:left w:val="single" w:sz="6" w:space="0" w:color="000000"/>
              <w:bottom w:val="single" w:sz="6" w:space="0" w:color="auto"/>
              <w:right w:val="nil"/>
            </w:tcBorders>
            <w:shd w:val="clear" w:color="auto" w:fill="auto"/>
            <w:vAlign w:val="center"/>
            <w:hideMark/>
          </w:tcPr>
          <w:p w14:paraId="4532FFA3" w14:textId="77777777" w:rsidR="00FD7A3D" w:rsidRPr="00FD7A3D" w:rsidRDefault="00FD7A3D" w:rsidP="00FD7A3D">
            <w:pPr>
              <w:spacing w:after="0" w:line="240" w:lineRule="auto"/>
              <w:ind w:left="105" w:right="0" w:firstLine="0"/>
              <w:jc w:val="left"/>
              <w:textAlignment w:val="baseline"/>
              <w:rPr>
                <w:rFonts w:ascii="Times New Roman" w:eastAsia="Times New Roman" w:hAnsi="Times New Roman" w:cs="Times New Roman"/>
                <w:szCs w:val="24"/>
              </w:rPr>
            </w:pPr>
            <w:r w:rsidRPr="00FD7A3D">
              <w:rPr>
                <w:rFonts w:eastAsia="Times New Roman"/>
                <w:szCs w:val="24"/>
              </w:rPr>
              <w:t>  </w:t>
            </w:r>
          </w:p>
        </w:tc>
        <w:tc>
          <w:tcPr>
            <w:tcW w:w="1215" w:type="dxa"/>
            <w:gridSpan w:val="2"/>
            <w:tcBorders>
              <w:top w:val="single" w:sz="6" w:space="0" w:color="000000"/>
              <w:left w:val="nil"/>
              <w:bottom w:val="single" w:sz="6" w:space="0" w:color="000000"/>
              <w:right w:val="single" w:sz="6" w:space="0" w:color="000000"/>
            </w:tcBorders>
            <w:shd w:val="clear" w:color="auto" w:fill="auto"/>
            <w:vAlign w:val="center"/>
            <w:hideMark/>
          </w:tcPr>
          <w:p w14:paraId="5085E961"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szCs w:val="24"/>
              </w:rPr>
              <w:t> </w:t>
            </w:r>
          </w:p>
        </w:tc>
      </w:tr>
      <w:tr w:rsidR="00FD7A3D" w:rsidRPr="00FD7A3D" w14:paraId="592671C1" w14:textId="77777777" w:rsidTr="00FD7A3D">
        <w:trPr>
          <w:trHeight w:val="476"/>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2BDEED9" w14:textId="77777777" w:rsidR="00FD7A3D" w:rsidRPr="00FD7A3D" w:rsidRDefault="00FD7A3D" w:rsidP="00FD7A3D">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000000"/>
              <w:left w:val="single" w:sz="6" w:space="0" w:color="auto"/>
              <w:bottom w:val="single" w:sz="6" w:space="0" w:color="000000"/>
              <w:right w:val="single" w:sz="6" w:space="0" w:color="000000"/>
            </w:tcBorders>
            <w:shd w:val="clear" w:color="auto" w:fill="auto"/>
            <w:vAlign w:val="center"/>
            <w:hideMark/>
          </w:tcPr>
          <w:p w14:paraId="7B80EC0C" w14:textId="77777777" w:rsidR="00FD7A3D" w:rsidRPr="00FD7A3D" w:rsidRDefault="00FD7A3D" w:rsidP="00FD7A3D">
            <w:pPr>
              <w:spacing w:after="0" w:line="240" w:lineRule="auto"/>
              <w:ind w:left="0" w:right="0" w:firstLine="0"/>
              <w:jc w:val="left"/>
              <w:rPr>
                <w:rFonts w:ascii="Times New Roman" w:eastAsia="Times New Roman" w:hAnsi="Times New Roman" w:cs="Times New Roman"/>
                <w:szCs w:val="24"/>
              </w:rPr>
            </w:pPr>
          </w:p>
        </w:tc>
        <w:tc>
          <w:tcPr>
            <w:tcW w:w="4170" w:type="dxa"/>
            <w:gridSpan w:val="7"/>
            <w:vMerge w:val="restart"/>
            <w:tcBorders>
              <w:top w:val="single" w:sz="6" w:space="0" w:color="000000"/>
              <w:left w:val="single" w:sz="6" w:space="0" w:color="000000"/>
              <w:bottom w:val="nil"/>
              <w:right w:val="single" w:sz="6" w:space="0" w:color="auto"/>
            </w:tcBorders>
            <w:shd w:val="clear" w:color="auto" w:fill="DBE5F1"/>
            <w:vAlign w:val="center"/>
            <w:hideMark/>
          </w:tcPr>
          <w:p w14:paraId="1BEC73E2" w14:textId="77777777" w:rsidR="00FD7A3D" w:rsidRPr="00FD7A3D" w:rsidRDefault="00FD7A3D" w:rsidP="00FD7A3D">
            <w:pPr>
              <w:spacing w:after="0" w:line="240" w:lineRule="auto"/>
              <w:ind w:left="0" w:right="0" w:firstLine="0"/>
              <w:jc w:val="center"/>
              <w:textAlignment w:val="baseline"/>
              <w:rPr>
                <w:rFonts w:ascii="Times New Roman" w:eastAsia="Times New Roman" w:hAnsi="Times New Roman" w:cs="Times New Roman"/>
                <w:szCs w:val="24"/>
              </w:rPr>
            </w:pPr>
            <w:r w:rsidRPr="00FD7A3D">
              <w:rPr>
                <w:rFonts w:eastAsia="Times New Roman"/>
                <w:b/>
                <w:bCs/>
                <w:szCs w:val="24"/>
              </w:rPr>
              <w:t>Semester</w:t>
            </w:r>
            <w:r w:rsidRPr="00FD7A3D">
              <w:rPr>
                <w:rFonts w:eastAsia="Times New Roman"/>
                <w:szCs w:val="24"/>
              </w:rPr>
              <w:t> </w:t>
            </w:r>
          </w:p>
        </w:tc>
      </w:tr>
      <w:tr w:rsidR="00FD7A3D" w:rsidRPr="00FD7A3D" w14:paraId="45E0D782" w14:textId="77777777" w:rsidTr="00FD7A3D">
        <w:trPr>
          <w:trHeight w:val="476"/>
        </w:trPr>
        <w:tc>
          <w:tcPr>
            <w:tcW w:w="2550" w:type="dxa"/>
            <w:vMerge w:val="restart"/>
            <w:tcBorders>
              <w:top w:val="single" w:sz="6" w:space="0" w:color="auto"/>
              <w:left w:val="single" w:sz="6" w:space="0" w:color="auto"/>
              <w:bottom w:val="single" w:sz="6" w:space="0" w:color="auto"/>
              <w:right w:val="single" w:sz="6" w:space="0" w:color="auto"/>
            </w:tcBorders>
            <w:shd w:val="clear" w:color="auto" w:fill="DBE5F1"/>
            <w:vAlign w:val="center"/>
            <w:hideMark/>
          </w:tcPr>
          <w:p w14:paraId="32E6CBFC" w14:textId="77777777" w:rsidR="00FD7A3D" w:rsidRPr="00FD7A3D" w:rsidRDefault="00FD7A3D" w:rsidP="00FD7A3D">
            <w:pPr>
              <w:spacing w:after="0" w:line="240" w:lineRule="auto"/>
              <w:ind w:left="105" w:right="0" w:firstLine="0"/>
              <w:jc w:val="left"/>
              <w:textAlignment w:val="baseline"/>
              <w:rPr>
                <w:rFonts w:ascii="Times New Roman" w:eastAsia="Times New Roman" w:hAnsi="Times New Roman" w:cs="Times New Roman"/>
                <w:szCs w:val="24"/>
              </w:rPr>
            </w:pPr>
            <w:r w:rsidRPr="00FD7A3D">
              <w:rPr>
                <w:rFonts w:eastAsia="Times New Roman"/>
                <w:b/>
                <w:bCs/>
                <w:szCs w:val="24"/>
              </w:rPr>
              <w:t>Project/ Project Title  </w:t>
            </w:r>
            <w:r w:rsidRPr="00FD7A3D">
              <w:rPr>
                <w:rFonts w:eastAsia="Times New Roman"/>
                <w:szCs w:val="24"/>
              </w:rPr>
              <w:t> </w:t>
            </w:r>
          </w:p>
        </w:tc>
        <w:tc>
          <w:tcPr>
            <w:tcW w:w="3900" w:type="dxa"/>
            <w:vMerge w:val="restart"/>
            <w:tcBorders>
              <w:top w:val="single" w:sz="6" w:space="0" w:color="auto"/>
              <w:left w:val="single" w:sz="6" w:space="0" w:color="auto"/>
              <w:bottom w:val="single" w:sz="6" w:space="0" w:color="auto"/>
              <w:right w:val="single" w:sz="6" w:space="0" w:color="000000"/>
            </w:tcBorders>
            <w:shd w:val="clear" w:color="auto" w:fill="auto"/>
            <w:vAlign w:val="center"/>
            <w:hideMark/>
          </w:tcPr>
          <w:p w14:paraId="5B2C5857" w14:textId="77777777" w:rsidR="00FD7A3D" w:rsidRPr="00FD7A3D" w:rsidRDefault="00FD7A3D" w:rsidP="00FD7A3D">
            <w:pPr>
              <w:spacing w:after="0" w:line="240" w:lineRule="auto"/>
              <w:ind w:left="105" w:right="0" w:firstLine="0"/>
              <w:jc w:val="left"/>
              <w:textAlignment w:val="baseline"/>
              <w:rPr>
                <w:rFonts w:ascii="Times New Roman" w:eastAsia="Times New Roman" w:hAnsi="Times New Roman" w:cs="Times New Roman"/>
                <w:szCs w:val="24"/>
              </w:rPr>
            </w:pPr>
            <w:r w:rsidRPr="00FD7A3D">
              <w:rPr>
                <w:rFonts w:eastAsia="Times New Roman"/>
                <w:szCs w:val="24"/>
              </w:rPr>
              <w:t>  </w:t>
            </w:r>
          </w:p>
        </w:tc>
        <w:tc>
          <w:tcPr>
            <w:tcW w:w="0" w:type="auto"/>
            <w:gridSpan w:val="7"/>
            <w:vMerge/>
            <w:tcBorders>
              <w:top w:val="single" w:sz="6" w:space="0" w:color="auto"/>
              <w:left w:val="single" w:sz="6" w:space="0" w:color="auto"/>
              <w:bottom w:val="single" w:sz="6" w:space="0" w:color="auto"/>
              <w:right w:val="single" w:sz="6" w:space="0" w:color="000000"/>
            </w:tcBorders>
            <w:shd w:val="clear" w:color="auto" w:fill="auto"/>
            <w:vAlign w:val="center"/>
            <w:hideMark/>
          </w:tcPr>
          <w:p w14:paraId="4F45DA9F" w14:textId="77777777" w:rsidR="00FD7A3D" w:rsidRPr="00FD7A3D" w:rsidRDefault="00FD7A3D" w:rsidP="00FD7A3D">
            <w:pPr>
              <w:spacing w:after="0" w:line="240" w:lineRule="auto"/>
              <w:ind w:left="0" w:right="0" w:firstLine="0"/>
              <w:jc w:val="left"/>
              <w:rPr>
                <w:rFonts w:ascii="Times New Roman" w:eastAsia="Times New Roman" w:hAnsi="Times New Roman" w:cs="Times New Roman"/>
                <w:szCs w:val="24"/>
              </w:rPr>
            </w:pPr>
          </w:p>
        </w:tc>
      </w:tr>
      <w:tr w:rsidR="00FD7A3D" w:rsidRPr="00FD7A3D" w14:paraId="44D2EC0B" w14:textId="77777777" w:rsidTr="00FD7A3D">
        <w:trPr>
          <w:trHeight w:val="345"/>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DB87695" w14:textId="77777777" w:rsidR="00FD7A3D" w:rsidRPr="00FD7A3D" w:rsidRDefault="00FD7A3D" w:rsidP="00FD7A3D">
            <w:pPr>
              <w:spacing w:after="0" w:line="240" w:lineRule="auto"/>
              <w:ind w:left="0" w:right="0" w:firstLine="0"/>
              <w:jc w:val="left"/>
              <w:rPr>
                <w:rFonts w:ascii="Times New Roman" w:eastAsia="Times New Roman" w:hAnsi="Times New Roman" w:cs="Times New Roman"/>
                <w:szCs w:val="24"/>
              </w:rPr>
            </w:pPr>
          </w:p>
        </w:tc>
        <w:tc>
          <w:tcPr>
            <w:tcW w:w="0" w:type="auto"/>
            <w:vMerge/>
            <w:tcBorders>
              <w:top w:val="single" w:sz="6" w:space="0" w:color="auto"/>
              <w:left w:val="single" w:sz="6" w:space="0" w:color="auto"/>
              <w:bottom w:val="single" w:sz="6" w:space="0" w:color="auto"/>
              <w:right w:val="single" w:sz="6" w:space="0" w:color="000000"/>
            </w:tcBorders>
            <w:shd w:val="clear" w:color="auto" w:fill="auto"/>
            <w:vAlign w:val="center"/>
            <w:hideMark/>
          </w:tcPr>
          <w:p w14:paraId="08AA229A" w14:textId="77777777" w:rsidR="00FD7A3D" w:rsidRPr="00FD7A3D" w:rsidRDefault="00FD7A3D" w:rsidP="00FD7A3D">
            <w:pPr>
              <w:spacing w:after="0" w:line="240" w:lineRule="auto"/>
              <w:ind w:left="0" w:right="0" w:firstLine="0"/>
              <w:jc w:val="left"/>
              <w:rPr>
                <w:rFonts w:ascii="Times New Roman" w:eastAsia="Times New Roman" w:hAnsi="Times New Roman" w:cs="Times New Roman"/>
                <w:szCs w:val="24"/>
              </w:rPr>
            </w:pPr>
          </w:p>
        </w:tc>
        <w:tc>
          <w:tcPr>
            <w:tcW w:w="255" w:type="dxa"/>
            <w:tcBorders>
              <w:top w:val="single" w:sz="6" w:space="0" w:color="000000"/>
              <w:left w:val="single" w:sz="6" w:space="0" w:color="auto"/>
              <w:bottom w:val="single" w:sz="6" w:space="0" w:color="000000"/>
              <w:right w:val="single" w:sz="6" w:space="0" w:color="000000"/>
            </w:tcBorders>
            <w:shd w:val="clear" w:color="auto" w:fill="auto"/>
            <w:vAlign w:val="center"/>
            <w:hideMark/>
          </w:tcPr>
          <w:p w14:paraId="01FE13B7" w14:textId="77777777" w:rsidR="00FD7A3D" w:rsidRPr="00FD7A3D" w:rsidRDefault="00FD7A3D" w:rsidP="00FD7A3D">
            <w:pPr>
              <w:spacing w:after="0" w:line="240" w:lineRule="auto"/>
              <w:ind w:left="105" w:right="0" w:firstLine="0"/>
              <w:jc w:val="center"/>
              <w:textAlignment w:val="baseline"/>
              <w:rPr>
                <w:rFonts w:ascii="Times New Roman" w:eastAsia="Times New Roman" w:hAnsi="Times New Roman" w:cs="Times New Roman"/>
                <w:szCs w:val="24"/>
              </w:rPr>
            </w:pPr>
            <w:r w:rsidRPr="00FD7A3D">
              <w:rPr>
                <w:rFonts w:eastAsia="Times New Roman"/>
                <w:szCs w:val="24"/>
              </w:rPr>
              <w:t> </w:t>
            </w:r>
          </w:p>
        </w:tc>
        <w:tc>
          <w:tcPr>
            <w:tcW w:w="114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0B46F594" w14:textId="77777777" w:rsidR="00FD7A3D" w:rsidRPr="00FD7A3D" w:rsidRDefault="00FD7A3D" w:rsidP="00FD7A3D">
            <w:pPr>
              <w:spacing w:after="0" w:line="240" w:lineRule="auto"/>
              <w:ind w:left="90" w:right="0" w:firstLine="0"/>
              <w:jc w:val="center"/>
              <w:textAlignment w:val="baseline"/>
              <w:rPr>
                <w:rFonts w:ascii="Times New Roman" w:eastAsia="Times New Roman" w:hAnsi="Times New Roman" w:cs="Times New Roman"/>
                <w:szCs w:val="24"/>
              </w:rPr>
            </w:pPr>
            <w:r w:rsidRPr="00FD7A3D">
              <w:rPr>
                <w:rFonts w:eastAsia="Times New Roman"/>
                <w:b/>
                <w:bCs/>
                <w:szCs w:val="24"/>
              </w:rPr>
              <w:t>First</w:t>
            </w:r>
            <w:r w:rsidRPr="00FD7A3D">
              <w:rPr>
                <w:rFonts w:eastAsia="Times New Roman"/>
                <w:szCs w:val="24"/>
              </w:rPr>
              <w:t> </w:t>
            </w:r>
          </w:p>
        </w:tc>
        <w:tc>
          <w:tcPr>
            <w:tcW w:w="255" w:type="dxa"/>
            <w:tcBorders>
              <w:top w:val="single" w:sz="6" w:space="0" w:color="auto"/>
              <w:left w:val="single" w:sz="6" w:space="0" w:color="000000"/>
              <w:bottom w:val="single" w:sz="6" w:space="0" w:color="000000"/>
              <w:right w:val="single" w:sz="6" w:space="0" w:color="000000"/>
            </w:tcBorders>
            <w:shd w:val="clear" w:color="auto" w:fill="auto"/>
            <w:vAlign w:val="center"/>
            <w:hideMark/>
          </w:tcPr>
          <w:p w14:paraId="3C47D4AF" w14:textId="77777777" w:rsidR="00FD7A3D" w:rsidRPr="00FD7A3D" w:rsidRDefault="00FD7A3D" w:rsidP="00FD7A3D">
            <w:pPr>
              <w:spacing w:after="0" w:line="240" w:lineRule="auto"/>
              <w:ind w:left="30" w:right="0" w:firstLine="0"/>
              <w:jc w:val="center"/>
              <w:textAlignment w:val="baseline"/>
              <w:rPr>
                <w:rFonts w:ascii="Times New Roman" w:eastAsia="Times New Roman" w:hAnsi="Times New Roman" w:cs="Times New Roman"/>
                <w:szCs w:val="24"/>
              </w:rPr>
            </w:pPr>
            <w:r w:rsidRPr="00FD7A3D">
              <w:rPr>
                <w:rFonts w:eastAsia="Times New Roman"/>
                <w:szCs w:val="24"/>
              </w:rPr>
              <w:t> </w:t>
            </w:r>
          </w:p>
        </w:tc>
        <w:tc>
          <w:tcPr>
            <w:tcW w:w="1290" w:type="dxa"/>
            <w:gridSpan w:val="2"/>
            <w:tcBorders>
              <w:top w:val="single" w:sz="6" w:space="0" w:color="auto"/>
              <w:left w:val="single" w:sz="6" w:space="0" w:color="000000"/>
              <w:bottom w:val="single" w:sz="6" w:space="0" w:color="000000"/>
              <w:right w:val="single" w:sz="6" w:space="0" w:color="000000"/>
            </w:tcBorders>
            <w:shd w:val="clear" w:color="auto" w:fill="DBE5F1"/>
            <w:vAlign w:val="center"/>
            <w:hideMark/>
          </w:tcPr>
          <w:p w14:paraId="2AB70499" w14:textId="77777777" w:rsidR="00FD7A3D" w:rsidRPr="00FD7A3D" w:rsidRDefault="00FD7A3D" w:rsidP="00FD7A3D">
            <w:pPr>
              <w:spacing w:after="0" w:line="240" w:lineRule="auto"/>
              <w:ind w:left="90" w:right="0" w:firstLine="0"/>
              <w:jc w:val="center"/>
              <w:textAlignment w:val="baseline"/>
              <w:rPr>
                <w:rFonts w:ascii="Times New Roman" w:eastAsia="Times New Roman" w:hAnsi="Times New Roman" w:cs="Times New Roman"/>
                <w:szCs w:val="24"/>
              </w:rPr>
            </w:pPr>
            <w:r w:rsidRPr="00FD7A3D">
              <w:rPr>
                <w:rFonts w:eastAsia="Times New Roman"/>
                <w:b/>
                <w:bCs/>
                <w:szCs w:val="24"/>
              </w:rPr>
              <w:t>Second</w:t>
            </w:r>
            <w:r w:rsidRPr="00FD7A3D">
              <w:rPr>
                <w:rFonts w:eastAsia="Times New Roman"/>
                <w:szCs w:val="24"/>
              </w:rPr>
              <w:t> </w:t>
            </w:r>
          </w:p>
        </w:tc>
        <w:tc>
          <w:tcPr>
            <w:tcW w:w="24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3833A1" w14:textId="77777777" w:rsidR="00FD7A3D" w:rsidRPr="00FD7A3D" w:rsidRDefault="00FD7A3D" w:rsidP="00FD7A3D">
            <w:pPr>
              <w:spacing w:after="0" w:line="240" w:lineRule="auto"/>
              <w:ind w:left="30" w:right="0" w:firstLine="0"/>
              <w:jc w:val="center"/>
              <w:textAlignment w:val="baseline"/>
              <w:rPr>
                <w:rFonts w:ascii="Times New Roman" w:eastAsia="Times New Roman" w:hAnsi="Times New Roman" w:cs="Times New Roman"/>
                <w:szCs w:val="24"/>
              </w:rPr>
            </w:pPr>
            <w:r w:rsidRPr="00FD7A3D">
              <w:rPr>
                <w:rFonts w:eastAsia="Times New Roman"/>
                <w:szCs w:val="24"/>
              </w:rPr>
              <w:t> </w:t>
            </w:r>
          </w:p>
        </w:tc>
        <w:tc>
          <w:tcPr>
            <w:tcW w:w="960"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9217D5B" w14:textId="77777777" w:rsidR="00FD7A3D" w:rsidRPr="00FD7A3D" w:rsidRDefault="00FD7A3D" w:rsidP="00FD7A3D">
            <w:pPr>
              <w:spacing w:after="0" w:line="240" w:lineRule="auto"/>
              <w:ind w:left="90" w:right="0" w:firstLine="0"/>
              <w:jc w:val="center"/>
              <w:textAlignment w:val="baseline"/>
              <w:rPr>
                <w:rFonts w:ascii="Times New Roman" w:eastAsia="Times New Roman" w:hAnsi="Times New Roman" w:cs="Times New Roman"/>
                <w:szCs w:val="24"/>
              </w:rPr>
            </w:pPr>
            <w:r w:rsidRPr="00FD7A3D">
              <w:rPr>
                <w:rFonts w:eastAsia="Times New Roman"/>
                <w:b/>
                <w:bCs/>
                <w:szCs w:val="24"/>
              </w:rPr>
              <w:t>Summer</w:t>
            </w:r>
            <w:r w:rsidRPr="00FD7A3D">
              <w:rPr>
                <w:rFonts w:eastAsia="Times New Roman"/>
                <w:szCs w:val="24"/>
              </w:rPr>
              <w:t> </w:t>
            </w:r>
          </w:p>
        </w:tc>
      </w:tr>
    </w:tbl>
    <w:p w14:paraId="6AB62F9F" w14:textId="77777777" w:rsidR="00FD7A3D" w:rsidRPr="00FD7A3D" w:rsidRDefault="00FD7A3D" w:rsidP="00FD7A3D">
      <w:pPr>
        <w:spacing w:after="0" w:line="240" w:lineRule="auto"/>
        <w:ind w:left="1215" w:right="0" w:firstLine="0"/>
        <w:jc w:val="left"/>
        <w:textAlignment w:val="baseline"/>
        <w:rPr>
          <w:rFonts w:ascii="Segoe UI" w:eastAsia="Times New Roman" w:hAnsi="Segoe UI" w:cs="Segoe UI"/>
          <w:sz w:val="18"/>
          <w:szCs w:val="18"/>
        </w:rPr>
      </w:pPr>
      <w:r w:rsidRPr="00FD7A3D">
        <w:rPr>
          <w:rFonts w:eastAsia="Times New Roman"/>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5"/>
        <w:gridCol w:w="7920"/>
      </w:tblGrid>
      <w:tr w:rsidR="00FD7A3D" w:rsidRPr="00FD7A3D" w14:paraId="0A4685BC" w14:textId="77777777" w:rsidTr="00FD7A3D">
        <w:trPr>
          <w:trHeight w:val="2010"/>
        </w:trPr>
        <w:tc>
          <w:tcPr>
            <w:tcW w:w="268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6A4DC77E"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b/>
                <w:bCs/>
                <w:szCs w:val="24"/>
              </w:rPr>
              <w:t>Summary of work  </w:t>
            </w:r>
            <w:r w:rsidRPr="00FD7A3D">
              <w:rPr>
                <w:rFonts w:eastAsia="Times New Roman"/>
                <w:szCs w:val="24"/>
              </w:rPr>
              <w:t> </w:t>
            </w:r>
          </w:p>
        </w:tc>
        <w:tc>
          <w:tcPr>
            <w:tcW w:w="7920" w:type="dxa"/>
            <w:tcBorders>
              <w:top w:val="single" w:sz="6" w:space="0" w:color="000000"/>
              <w:left w:val="single" w:sz="6" w:space="0" w:color="000000"/>
              <w:bottom w:val="single" w:sz="6" w:space="0" w:color="000000"/>
              <w:right w:val="single" w:sz="6" w:space="0" w:color="000000"/>
            </w:tcBorders>
            <w:shd w:val="clear" w:color="auto" w:fill="auto"/>
            <w:hideMark/>
          </w:tcPr>
          <w:p w14:paraId="44EB19B8"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szCs w:val="24"/>
              </w:rPr>
              <w:t>  </w:t>
            </w:r>
          </w:p>
        </w:tc>
      </w:tr>
      <w:tr w:rsidR="00FD7A3D" w:rsidRPr="00FD7A3D" w14:paraId="405F6AAD" w14:textId="77777777" w:rsidTr="00FD7A3D">
        <w:trPr>
          <w:trHeight w:val="1815"/>
        </w:trPr>
        <w:tc>
          <w:tcPr>
            <w:tcW w:w="268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4E852143"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b/>
                <w:bCs/>
                <w:szCs w:val="24"/>
              </w:rPr>
              <w:t>Work Required by Next </w:t>
            </w:r>
            <w:r w:rsidRPr="00FD7A3D">
              <w:rPr>
                <w:rFonts w:eastAsia="Times New Roman"/>
                <w:szCs w:val="24"/>
              </w:rPr>
              <w:t> </w:t>
            </w:r>
          </w:p>
          <w:p w14:paraId="6459E85F"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b/>
                <w:bCs/>
                <w:szCs w:val="24"/>
              </w:rPr>
              <w:t>Meeting  </w:t>
            </w:r>
            <w:r w:rsidRPr="00FD7A3D">
              <w:rPr>
                <w:rFonts w:eastAsia="Times New Roman"/>
                <w:szCs w:val="24"/>
              </w:rPr>
              <w:t> </w:t>
            </w:r>
          </w:p>
        </w:tc>
        <w:tc>
          <w:tcPr>
            <w:tcW w:w="7920" w:type="dxa"/>
            <w:tcBorders>
              <w:top w:val="single" w:sz="6" w:space="0" w:color="000000"/>
              <w:left w:val="single" w:sz="6" w:space="0" w:color="000000"/>
              <w:bottom w:val="single" w:sz="6" w:space="0" w:color="000000"/>
              <w:right w:val="single" w:sz="6" w:space="0" w:color="000000"/>
            </w:tcBorders>
            <w:shd w:val="clear" w:color="auto" w:fill="auto"/>
            <w:hideMark/>
          </w:tcPr>
          <w:p w14:paraId="683466F7"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szCs w:val="24"/>
              </w:rPr>
              <w:t>  </w:t>
            </w:r>
          </w:p>
          <w:p w14:paraId="3D5F057F"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szCs w:val="24"/>
              </w:rPr>
              <w:t>  </w:t>
            </w:r>
          </w:p>
          <w:p w14:paraId="0162A4F8"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szCs w:val="24"/>
              </w:rPr>
              <w:t>  </w:t>
            </w:r>
          </w:p>
        </w:tc>
      </w:tr>
      <w:tr w:rsidR="00FD7A3D" w:rsidRPr="00FD7A3D" w14:paraId="6E657D02" w14:textId="77777777" w:rsidTr="00FD7A3D">
        <w:trPr>
          <w:trHeight w:val="645"/>
        </w:trPr>
        <w:tc>
          <w:tcPr>
            <w:tcW w:w="2685" w:type="dxa"/>
            <w:tcBorders>
              <w:top w:val="single" w:sz="6" w:space="0" w:color="000000"/>
              <w:left w:val="single" w:sz="6" w:space="0" w:color="000000"/>
              <w:bottom w:val="single" w:sz="6" w:space="0" w:color="000000"/>
              <w:right w:val="single" w:sz="6" w:space="0" w:color="000000"/>
            </w:tcBorders>
            <w:shd w:val="clear" w:color="auto" w:fill="DBE5F1"/>
            <w:vAlign w:val="center"/>
            <w:hideMark/>
          </w:tcPr>
          <w:p w14:paraId="278C4B9D"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b/>
                <w:bCs/>
                <w:szCs w:val="24"/>
              </w:rPr>
              <w:t>Date of Next Meeting  </w:t>
            </w:r>
            <w:r w:rsidRPr="00FD7A3D">
              <w:rPr>
                <w:rFonts w:eastAsia="Times New Roman"/>
                <w:szCs w:val="24"/>
              </w:rPr>
              <w:t> </w:t>
            </w:r>
          </w:p>
        </w:tc>
        <w:tc>
          <w:tcPr>
            <w:tcW w:w="7920" w:type="dxa"/>
            <w:tcBorders>
              <w:top w:val="single" w:sz="6" w:space="0" w:color="000000"/>
              <w:left w:val="single" w:sz="6" w:space="0" w:color="000000"/>
              <w:bottom w:val="single" w:sz="6" w:space="0" w:color="000000"/>
              <w:right w:val="single" w:sz="6" w:space="0" w:color="000000"/>
            </w:tcBorders>
            <w:shd w:val="clear" w:color="auto" w:fill="auto"/>
            <w:hideMark/>
          </w:tcPr>
          <w:p w14:paraId="4C3D8007"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szCs w:val="24"/>
              </w:rPr>
              <w:t>  </w:t>
            </w:r>
          </w:p>
        </w:tc>
      </w:tr>
    </w:tbl>
    <w:p w14:paraId="4679A838" w14:textId="77777777" w:rsidR="00FD7A3D" w:rsidRPr="00FD7A3D" w:rsidRDefault="00FD7A3D" w:rsidP="00FD7A3D">
      <w:pPr>
        <w:spacing w:after="0" w:line="240" w:lineRule="auto"/>
        <w:ind w:left="1215" w:right="0" w:firstLine="0"/>
        <w:jc w:val="left"/>
        <w:textAlignment w:val="baseline"/>
        <w:rPr>
          <w:rFonts w:ascii="Segoe UI" w:eastAsia="Times New Roman" w:hAnsi="Segoe UI" w:cs="Segoe UI"/>
          <w:sz w:val="18"/>
          <w:szCs w:val="18"/>
        </w:rPr>
      </w:pPr>
      <w:r w:rsidRPr="00FD7A3D">
        <w:rPr>
          <w:rFonts w:eastAsia="Times New Roman"/>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0"/>
        <w:gridCol w:w="3135"/>
        <w:gridCol w:w="1170"/>
        <w:gridCol w:w="2355"/>
        <w:gridCol w:w="960"/>
        <w:gridCol w:w="1065"/>
      </w:tblGrid>
      <w:tr w:rsidR="00FD7A3D" w:rsidRPr="00FD7A3D" w14:paraId="196CBA1B" w14:textId="77777777" w:rsidTr="00FD7A3D">
        <w:trPr>
          <w:trHeight w:val="495"/>
        </w:trPr>
        <w:tc>
          <w:tcPr>
            <w:tcW w:w="189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443734CD"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b/>
                <w:bCs/>
                <w:szCs w:val="24"/>
              </w:rPr>
              <w:t>Student Name</w:t>
            </w:r>
            <w:r w:rsidRPr="00FD7A3D">
              <w:rPr>
                <w:rFonts w:eastAsia="Times New Roman"/>
                <w:szCs w:val="24"/>
              </w:rPr>
              <w:t> </w:t>
            </w:r>
          </w:p>
        </w:tc>
        <w:tc>
          <w:tcPr>
            <w:tcW w:w="31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F168C1"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b/>
                <w:bCs/>
                <w:szCs w:val="24"/>
              </w:rPr>
              <w:t> </w:t>
            </w:r>
            <w:r w:rsidRPr="00FD7A3D">
              <w:rPr>
                <w:rFonts w:eastAsia="Times New Roman"/>
                <w:szCs w:val="24"/>
              </w:rPr>
              <w:t> </w:t>
            </w:r>
          </w:p>
          <w:p w14:paraId="0C4C6425"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b/>
                <w:bCs/>
                <w:szCs w:val="24"/>
              </w:rPr>
              <w:t> </w:t>
            </w:r>
            <w:r w:rsidRPr="00FD7A3D">
              <w:rPr>
                <w:rFonts w:eastAsia="Times New Roman"/>
                <w:szCs w:val="24"/>
              </w:rPr>
              <w:t> </w:t>
            </w:r>
          </w:p>
        </w:tc>
        <w:tc>
          <w:tcPr>
            <w:tcW w:w="117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9AAA379"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b/>
                <w:bCs/>
                <w:szCs w:val="24"/>
              </w:rPr>
              <w:t>Signature</w:t>
            </w:r>
            <w:r w:rsidRPr="00FD7A3D">
              <w:rPr>
                <w:rFonts w:eastAsia="Times New Roman"/>
                <w:szCs w:val="24"/>
              </w:rPr>
              <w:t> </w:t>
            </w:r>
          </w:p>
        </w:tc>
        <w:tc>
          <w:tcPr>
            <w:tcW w:w="23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4E5676"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257D039"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b/>
                <w:bCs/>
                <w:szCs w:val="24"/>
              </w:rPr>
              <w:t>Date  </w:t>
            </w:r>
            <w:r w:rsidRPr="00FD7A3D">
              <w:rPr>
                <w:rFonts w:eastAsia="Times New Roman"/>
                <w:szCs w:val="24"/>
              </w:rPr>
              <w:t> </w:t>
            </w:r>
          </w:p>
        </w:tc>
        <w:tc>
          <w:tcPr>
            <w:tcW w:w="10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DBEF01"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b/>
                <w:bCs/>
                <w:szCs w:val="24"/>
              </w:rPr>
              <w:t> </w:t>
            </w:r>
            <w:r w:rsidRPr="00FD7A3D">
              <w:rPr>
                <w:rFonts w:eastAsia="Times New Roman"/>
                <w:szCs w:val="24"/>
              </w:rPr>
              <w:t> </w:t>
            </w:r>
          </w:p>
        </w:tc>
      </w:tr>
      <w:tr w:rsidR="00FD7A3D" w:rsidRPr="00FD7A3D" w14:paraId="2CA01F0A" w14:textId="77777777" w:rsidTr="00FD7A3D">
        <w:trPr>
          <w:trHeight w:val="495"/>
        </w:trPr>
        <w:tc>
          <w:tcPr>
            <w:tcW w:w="189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B2C4EE2"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b/>
                <w:bCs/>
                <w:szCs w:val="24"/>
              </w:rPr>
              <w:t>Supervisor Name</w:t>
            </w:r>
            <w:r w:rsidRPr="00FD7A3D">
              <w:rPr>
                <w:rFonts w:eastAsia="Times New Roman"/>
                <w:szCs w:val="24"/>
              </w:rPr>
              <w:t> </w:t>
            </w:r>
          </w:p>
        </w:tc>
        <w:tc>
          <w:tcPr>
            <w:tcW w:w="31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DB3354"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b/>
                <w:bCs/>
                <w:szCs w:val="24"/>
              </w:rPr>
              <w:t> </w:t>
            </w:r>
            <w:r w:rsidRPr="00FD7A3D">
              <w:rPr>
                <w:rFonts w:eastAsia="Times New Roman"/>
                <w:szCs w:val="24"/>
              </w:rPr>
              <w:t> </w:t>
            </w:r>
          </w:p>
          <w:p w14:paraId="0D4D07D8"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b/>
                <w:bCs/>
                <w:szCs w:val="24"/>
              </w:rPr>
              <w:t> </w:t>
            </w:r>
            <w:r w:rsidRPr="00FD7A3D">
              <w:rPr>
                <w:rFonts w:eastAsia="Times New Roman"/>
                <w:szCs w:val="24"/>
              </w:rPr>
              <w:t> </w:t>
            </w:r>
          </w:p>
        </w:tc>
        <w:tc>
          <w:tcPr>
            <w:tcW w:w="117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5F32935A"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b/>
                <w:bCs/>
                <w:szCs w:val="24"/>
              </w:rPr>
              <w:t>Signature</w:t>
            </w:r>
            <w:r w:rsidRPr="00FD7A3D">
              <w:rPr>
                <w:rFonts w:eastAsia="Times New Roman"/>
                <w:szCs w:val="24"/>
              </w:rPr>
              <w:t> </w:t>
            </w:r>
          </w:p>
        </w:tc>
        <w:tc>
          <w:tcPr>
            <w:tcW w:w="23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4BD224"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szCs w:val="24"/>
              </w:rPr>
              <w:t> </w:t>
            </w:r>
          </w:p>
        </w:tc>
        <w:tc>
          <w:tcPr>
            <w:tcW w:w="9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21C97EE1"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b/>
                <w:bCs/>
                <w:szCs w:val="24"/>
              </w:rPr>
              <w:t>Date  </w:t>
            </w:r>
            <w:r w:rsidRPr="00FD7A3D">
              <w:rPr>
                <w:rFonts w:eastAsia="Times New Roman"/>
                <w:szCs w:val="24"/>
              </w:rPr>
              <w:t> </w:t>
            </w:r>
          </w:p>
        </w:tc>
        <w:tc>
          <w:tcPr>
            <w:tcW w:w="10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15425F" w14:textId="77777777" w:rsidR="00FD7A3D" w:rsidRPr="00FD7A3D" w:rsidRDefault="00FD7A3D" w:rsidP="00FD7A3D">
            <w:pPr>
              <w:spacing w:after="0" w:line="240" w:lineRule="auto"/>
              <w:ind w:left="0" w:right="0" w:firstLine="0"/>
              <w:jc w:val="left"/>
              <w:textAlignment w:val="baseline"/>
              <w:rPr>
                <w:rFonts w:ascii="Times New Roman" w:eastAsia="Times New Roman" w:hAnsi="Times New Roman" w:cs="Times New Roman"/>
                <w:szCs w:val="24"/>
              </w:rPr>
            </w:pPr>
            <w:r w:rsidRPr="00FD7A3D">
              <w:rPr>
                <w:rFonts w:eastAsia="Times New Roman"/>
                <w:b/>
                <w:bCs/>
                <w:szCs w:val="24"/>
              </w:rPr>
              <w:t> </w:t>
            </w:r>
            <w:r w:rsidRPr="00FD7A3D">
              <w:rPr>
                <w:rFonts w:eastAsia="Times New Roman"/>
                <w:szCs w:val="24"/>
              </w:rPr>
              <w:t> </w:t>
            </w:r>
          </w:p>
        </w:tc>
      </w:tr>
    </w:tbl>
    <w:p w14:paraId="15D38506" w14:textId="77777777" w:rsidR="00FD7A3D" w:rsidRPr="00FD7A3D" w:rsidRDefault="00FD7A3D" w:rsidP="00FD7A3D">
      <w:pPr>
        <w:spacing w:after="0" w:line="240" w:lineRule="auto"/>
        <w:ind w:left="0" w:right="0" w:firstLine="0"/>
        <w:jc w:val="center"/>
        <w:textAlignment w:val="baseline"/>
        <w:rPr>
          <w:rFonts w:ascii="Segoe UI" w:eastAsia="Times New Roman" w:hAnsi="Segoe UI" w:cs="Segoe UI"/>
          <w:sz w:val="18"/>
          <w:szCs w:val="18"/>
        </w:rPr>
      </w:pPr>
      <w:r w:rsidRPr="00FD7A3D">
        <w:rPr>
          <w:rFonts w:eastAsia="Times New Roman"/>
          <w:szCs w:val="24"/>
        </w:rPr>
        <w:t> </w:t>
      </w:r>
    </w:p>
    <w:p w14:paraId="6C6FF35D" w14:textId="325E9C80" w:rsidR="00663A1E" w:rsidRPr="00FD7A3D" w:rsidRDefault="00FD7A3D" w:rsidP="00FD7A3D">
      <w:pPr>
        <w:spacing w:after="0" w:line="240" w:lineRule="auto"/>
        <w:ind w:left="0" w:right="0" w:firstLine="0"/>
        <w:textAlignment w:val="baseline"/>
        <w:rPr>
          <w:rFonts w:ascii="Segoe UI" w:eastAsia="Times New Roman" w:hAnsi="Segoe UI" w:cs="Segoe UI"/>
          <w:sz w:val="18"/>
          <w:szCs w:val="18"/>
        </w:rPr>
      </w:pPr>
      <w:r w:rsidRPr="00FD7A3D">
        <w:rPr>
          <w:rFonts w:ascii="Times New Roman" w:eastAsia="Times New Roman" w:hAnsi="Times New Roman" w:cs="Times New Roman"/>
          <w:szCs w:val="24"/>
        </w:rPr>
        <w:t> </w:t>
      </w:r>
      <w:r w:rsidR="00663A1E">
        <w:rPr>
          <w:rFonts w:asciiTheme="minorHAnsi" w:hAnsiTheme="minorHAnsi" w:cstheme="minorHAnsi"/>
        </w:rPr>
        <w:br w:type="page"/>
      </w:r>
    </w:p>
    <w:p w14:paraId="333F21AE" w14:textId="77777777" w:rsidR="008926EA" w:rsidRPr="00224891" w:rsidRDefault="008926EA" w:rsidP="000F625D">
      <w:pPr>
        <w:rPr>
          <w:rFonts w:asciiTheme="minorHAnsi" w:hAnsiTheme="minorHAnsi" w:cstheme="minorHAnsi"/>
        </w:rPr>
        <w:sectPr w:rsidR="008926EA" w:rsidRPr="00224891" w:rsidSect="00E75E90">
          <w:pgSz w:w="12240" w:h="15840"/>
          <w:pgMar w:top="720" w:right="720" w:bottom="720" w:left="720" w:header="720" w:footer="965" w:gutter="0"/>
          <w:cols w:space="720"/>
          <w:docGrid w:linePitch="326"/>
        </w:sectPr>
      </w:pPr>
    </w:p>
    <w:p w14:paraId="5EDBBD3C"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eastAsia="Calibri" w:hAnsiTheme="minorHAnsi" w:cstheme="minorHAnsi"/>
          <w:b/>
        </w:rPr>
        <w:lastRenderedPageBreak/>
        <w:t xml:space="preserve"> </w:t>
      </w:r>
    </w:p>
    <w:p w14:paraId="2EF78F2C"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6A3C65CC"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2A1A22A5"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47AFDE1F"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40E91E5C"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4A3E73C2"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58EBA621"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635112DB"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384D57B7"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0A2AE080" w14:textId="77777777" w:rsidR="00224891" w:rsidRPr="00224891" w:rsidRDefault="00224891" w:rsidP="00224891">
      <w:pPr>
        <w:spacing w:after="344"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29F339E3" w14:textId="77777777" w:rsidR="00224891" w:rsidRPr="00224891" w:rsidRDefault="00224891" w:rsidP="00224891">
      <w:pPr>
        <w:spacing w:after="198"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r w:rsidRPr="00224891">
        <w:rPr>
          <w:rFonts w:asciiTheme="minorHAnsi" w:hAnsiTheme="minorHAnsi" w:cstheme="minorHAnsi"/>
        </w:rPr>
        <w:tab/>
      </w:r>
      <w:r w:rsidRPr="00224891">
        <w:rPr>
          <w:rFonts w:asciiTheme="minorHAnsi" w:hAnsiTheme="minorHAnsi" w:cstheme="minorHAnsi"/>
          <w:sz w:val="72"/>
        </w:rPr>
        <w:t xml:space="preserve">   </w:t>
      </w:r>
    </w:p>
    <w:p w14:paraId="73007375" w14:textId="77777777" w:rsidR="00224891" w:rsidRPr="00224891" w:rsidRDefault="00224891" w:rsidP="00224891">
      <w:pPr>
        <w:spacing w:after="504" w:line="259" w:lineRule="auto"/>
        <w:ind w:left="1224" w:right="0" w:firstLine="0"/>
        <w:jc w:val="left"/>
        <w:rPr>
          <w:rFonts w:asciiTheme="minorHAnsi" w:hAnsiTheme="minorHAnsi" w:cstheme="minorHAnsi"/>
        </w:rPr>
      </w:pPr>
      <w:r w:rsidRPr="00224891">
        <w:rPr>
          <w:rFonts w:asciiTheme="minorHAnsi" w:hAnsiTheme="minorHAnsi" w:cstheme="minorHAnsi"/>
          <w:sz w:val="48"/>
        </w:rPr>
        <w:t xml:space="preserve"> </w:t>
      </w:r>
    </w:p>
    <w:p w14:paraId="735A3FF8" w14:textId="77777777" w:rsidR="00224891" w:rsidRPr="00224891" w:rsidRDefault="00224891" w:rsidP="00224891">
      <w:pPr>
        <w:spacing w:after="503" w:line="259" w:lineRule="auto"/>
        <w:ind w:left="1342" w:right="0" w:firstLine="0"/>
        <w:jc w:val="center"/>
        <w:rPr>
          <w:rFonts w:asciiTheme="minorHAnsi" w:hAnsiTheme="minorHAnsi" w:cstheme="minorHAnsi"/>
        </w:rPr>
      </w:pPr>
      <w:r w:rsidRPr="00224891">
        <w:rPr>
          <w:rFonts w:asciiTheme="minorHAnsi" w:hAnsiTheme="minorHAnsi" w:cstheme="minorHAnsi"/>
          <w:sz w:val="48"/>
        </w:rPr>
        <w:t xml:space="preserve"> </w:t>
      </w:r>
    </w:p>
    <w:p w14:paraId="6854FFA8" w14:textId="638FD8C4" w:rsidR="00224891" w:rsidRPr="001B496F" w:rsidRDefault="00224891" w:rsidP="00224891">
      <w:pPr>
        <w:spacing w:after="503" w:line="259" w:lineRule="auto"/>
        <w:ind w:right="2904"/>
        <w:jc w:val="right"/>
        <w:rPr>
          <w:rFonts w:asciiTheme="minorHAnsi" w:hAnsiTheme="minorHAnsi" w:cstheme="minorHAnsi"/>
          <w:b/>
          <w:bCs/>
          <w:sz w:val="44"/>
          <w:szCs w:val="44"/>
        </w:rPr>
      </w:pPr>
      <w:r w:rsidRPr="001B496F">
        <w:rPr>
          <w:rFonts w:asciiTheme="minorHAnsi" w:hAnsiTheme="minorHAnsi" w:cstheme="minorHAnsi"/>
          <w:b/>
          <w:bCs/>
          <w:sz w:val="44"/>
          <w:szCs w:val="44"/>
        </w:rPr>
        <w:t xml:space="preserve">APPENDIX </w:t>
      </w:r>
      <w:r w:rsidR="00D07AA4" w:rsidRPr="001B496F">
        <w:rPr>
          <w:rFonts w:asciiTheme="minorHAnsi" w:hAnsiTheme="minorHAnsi" w:cstheme="minorHAnsi"/>
          <w:b/>
          <w:bCs/>
          <w:sz w:val="44"/>
          <w:szCs w:val="44"/>
        </w:rPr>
        <w:t>C</w:t>
      </w:r>
      <w:r w:rsidRPr="001B496F">
        <w:rPr>
          <w:rFonts w:asciiTheme="minorHAnsi" w:hAnsiTheme="minorHAnsi" w:cstheme="minorHAnsi"/>
          <w:b/>
          <w:bCs/>
          <w:sz w:val="44"/>
          <w:szCs w:val="44"/>
        </w:rPr>
        <w:t xml:space="preserve"> </w:t>
      </w:r>
    </w:p>
    <w:p w14:paraId="1FE0C5E5" w14:textId="77777777" w:rsidR="00224891" w:rsidRPr="001B496F" w:rsidRDefault="00224891" w:rsidP="00224891">
      <w:pPr>
        <w:spacing w:after="216" w:line="259" w:lineRule="auto"/>
        <w:ind w:right="-1796"/>
        <w:jc w:val="center"/>
        <w:rPr>
          <w:rFonts w:asciiTheme="minorHAnsi" w:hAnsiTheme="minorHAnsi" w:cstheme="minorHAnsi"/>
          <w:b/>
          <w:bCs/>
          <w:sz w:val="44"/>
          <w:szCs w:val="44"/>
        </w:rPr>
      </w:pPr>
      <w:r w:rsidRPr="001B496F">
        <w:rPr>
          <w:rFonts w:asciiTheme="minorHAnsi" w:hAnsiTheme="minorHAnsi" w:cstheme="minorHAnsi"/>
          <w:b/>
          <w:bCs/>
          <w:sz w:val="44"/>
          <w:szCs w:val="44"/>
        </w:rPr>
        <w:t>Project Report Format</w:t>
      </w:r>
    </w:p>
    <w:p w14:paraId="0D14B152" w14:textId="77777777" w:rsidR="00224891" w:rsidRPr="00224891" w:rsidRDefault="00224891" w:rsidP="00224891">
      <w:pPr>
        <w:spacing w:after="0" w:line="259" w:lineRule="auto"/>
        <w:ind w:left="1282" w:right="0" w:firstLine="0"/>
        <w:jc w:val="center"/>
        <w:rPr>
          <w:rFonts w:asciiTheme="minorHAnsi" w:hAnsiTheme="minorHAnsi" w:cstheme="minorHAnsi"/>
        </w:rPr>
      </w:pPr>
      <w:r w:rsidRPr="00224891">
        <w:rPr>
          <w:rFonts w:asciiTheme="minorHAnsi" w:hAnsiTheme="minorHAnsi" w:cstheme="minorHAnsi"/>
        </w:rPr>
        <w:t xml:space="preserve"> </w:t>
      </w:r>
    </w:p>
    <w:p w14:paraId="6DE34312" w14:textId="77777777" w:rsidR="00224891" w:rsidRPr="00224891" w:rsidRDefault="00224891" w:rsidP="00224891">
      <w:pPr>
        <w:spacing w:after="0" w:line="259" w:lineRule="auto"/>
        <w:ind w:left="1282" w:right="0" w:firstLine="0"/>
        <w:jc w:val="center"/>
        <w:rPr>
          <w:rFonts w:asciiTheme="minorHAnsi" w:hAnsiTheme="minorHAnsi" w:cstheme="minorHAnsi"/>
        </w:rPr>
      </w:pPr>
      <w:r w:rsidRPr="00224891">
        <w:rPr>
          <w:rFonts w:asciiTheme="minorHAnsi" w:hAnsiTheme="minorHAnsi" w:cstheme="minorHAnsi"/>
        </w:rPr>
        <w:t xml:space="preserve"> </w:t>
      </w:r>
    </w:p>
    <w:p w14:paraId="4290F0CA" w14:textId="77777777" w:rsidR="00224891" w:rsidRPr="00224891" w:rsidRDefault="00224891" w:rsidP="00224891">
      <w:pPr>
        <w:spacing w:after="0" w:line="259" w:lineRule="auto"/>
        <w:ind w:left="1282" w:right="0" w:firstLine="0"/>
        <w:jc w:val="center"/>
        <w:rPr>
          <w:rFonts w:asciiTheme="minorHAnsi" w:hAnsiTheme="minorHAnsi" w:cstheme="minorHAnsi"/>
        </w:rPr>
      </w:pPr>
      <w:r w:rsidRPr="00224891">
        <w:rPr>
          <w:rFonts w:asciiTheme="minorHAnsi" w:hAnsiTheme="minorHAnsi" w:cstheme="minorHAnsi"/>
        </w:rPr>
        <w:t xml:space="preserve"> </w:t>
      </w:r>
    </w:p>
    <w:p w14:paraId="4D725AE9" w14:textId="77777777" w:rsidR="00224891" w:rsidRPr="00224891" w:rsidRDefault="00224891" w:rsidP="00224891">
      <w:pPr>
        <w:spacing w:after="0" w:line="259" w:lineRule="auto"/>
        <w:ind w:left="1282" w:right="0" w:firstLine="0"/>
        <w:jc w:val="center"/>
        <w:rPr>
          <w:rFonts w:asciiTheme="minorHAnsi" w:hAnsiTheme="minorHAnsi" w:cstheme="minorHAnsi"/>
        </w:rPr>
      </w:pPr>
      <w:r w:rsidRPr="00224891">
        <w:rPr>
          <w:rFonts w:asciiTheme="minorHAnsi" w:hAnsiTheme="minorHAnsi" w:cstheme="minorHAnsi"/>
        </w:rPr>
        <w:t xml:space="preserve"> </w:t>
      </w:r>
    </w:p>
    <w:p w14:paraId="37167B34" w14:textId="77777777" w:rsidR="00224891" w:rsidRPr="00224891" w:rsidRDefault="00224891" w:rsidP="00224891">
      <w:pPr>
        <w:spacing w:after="0" w:line="259" w:lineRule="auto"/>
        <w:ind w:left="1282" w:right="0" w:firstLine="0"/>
        <w:jc w:val="center"/>
        <w:rPr>
          <w:rFonts w:asciiTheme="minorHAnsi" w:hAnsiTheme="minorHAnsi" w:cstheme="minorHAnsi"/>
        </w:rPr>
      </w:pPr>
      <w:r w:rsidRPr="00224891">
        <w:rPr>
          <w:rFonts w:asciiTheme="minorHAnsi" w:hAnsiTheme="minorHAnsi" w:cstheme="minorHAnsi"/>
        </w:rPr>
        <w:t xml:space="preserve"> </w:t>
      </w:r>
    </w:p>
    <w:p w14:paraId="74815C91" w14:textId="77777777" w:rsidR="00224891" w:rsidRPr="00224891" w:rsidRDefault="00224891" w:rsidP="00224891">
      <w:pPr>
        <w:spacing w:after="506" w:line="259" w:lineRule="auto"/>
        <w:ind w:left="1282" w:right="0" w:firstLine="0"/>
        <w:jc w:val="center"/>
        <w:rPr>
          <w:rFonts w:asciiTheme="minorHAnsi" w:hAnsiTheme="minorHAnsi" w:cstheme="minorHAnsi"/>
        </w:rPr>
      </w:pPr>
      <w:r w:rsidRPr="00224891">
        <w:rPr>
          <w:rFonts w:asciiTheme="minorHAnsi" w:hAnsiTheme="minorHAnsi" w:cstheme="minorHAnsi"/>
        </w:rPr>
        <w:t xml:space="preserve"> </w:t>
      </w:r>
    </w:p>
    <w:p w14:paraId="21C92F59"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b/>
          <w:color w:val="365F91"/>
          <w:sz w:val="28"/>
        </w:rPr>
        <w:t xml:space="preserve"> </w:t>
      </w:r>
    </w:p>
    <w:p w14:paraId="3E2A28CC" w14:textId="77777777" w:rsidR="00224891" w:rsidRPr="00224891" w:rsidRDefault="00224891" w:rsidP="00224891">
      <w:pPr>
        <w:spacing w:after="550" w:line="259" w:lineRule="auto"/>
        <w:ind w:left="1224" w:right="0" w:firstLine="0"/>
        <w:jc w:val="left"/>
        <w:rPr>
          <w:rFonts w:asciiTheme="minorHAnsi" w:hAnsiTheme="minorHAnsi" w:cstheme="minorHAnsi"/>
        </w:rPr>
      </w:pPr>
      <w:r w:rsidRPr="00224891">
        <w:rPr>
          <w:rFonts w:asciiTheme="minorHAnsi" w:hAnsiTheme="minorHAnsi" w:cstheme="minorHAnsi"/>
          <w:sz w:val="22"/>
        </w:rPr>
        <w:t xml:space="preserve"> </w:t>
      </w:r>
    </w:p>
    <w:p w14:paraId="726BEE2D"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b/>
          <w:color w:val="365F91"/>
          <w:sz w:val="28"/>
        </w:rPr>
        <w:t xml:space="preserve"> </w:t>
      </w:r>
    </w:p>
    <w:p w14:paraId="319D2CE9" w14:textId="77777777" w:rsidR="00224891" w:rsidRPr="00224891" w:rsidRDefault="00224891" w:rsidP="00224891">
      <w:pPr>
        <w:spacing w:after="216" w:line="259" w:lineRule="auto"/>
        <w:ind w:left="1224" w:right="0" w:firstLine="0"/>
        <w:jc w:val="left"/>
        <w:rPr>
          <w:rFonts w:asciiTheme="minorHAnsi" w:hAnsiTheme="minorHAnsi" w:cstheme="minorHAnsi"/>
        </w:rPr>
      </w:pPr>
      <w:r w:rsidRPr="00224891">
        <w:rPr>
          <w:rFonts w:asciiTheme="minorHAnsi" w:hAnsiTheme="minorHAnsi" w:cstheme="minorHAnsi"/>
          <w:sz w:val="22"/>
        </w:rPr>
        <w:t xml:space="preserve"> </w:t>
      </w:r>
    </w:p>
    <w:p w14:paraId="75D0A428" w14:textId="77777777" w:rsidR="00224891" w:rsidRPr="00224891" w:rsidRDefault="00224891" w:rsidP="00224891">
      <w:pPr>
        <w:spacing w:after="213" w:line="259" w:lineRule="auto"/>
        <w:ind w:left="1224" w:right="0" w:firstLine="0"/>
        <w:jc w:val="left"/>
        <w:rPr>
          <w:rFonts w:asciiTheme="minorHAnsi" w:hAnsiTheme="minorHAnsi" w:cstheme="minorHAnsi"/>
        </w:rPr>
      </w:pPr>
      <w:r w:rsidRPr="00224891">
        <w:rPr>
          <w:rFonts w:asciiTheme="minorHAnsi" w:hAnsiTheme="minorHAnsi" w:cstheme="minorHAnsi"/>
          <w:sz w:val="22"/>
        </w:rPr>
        <w:t xml:space="preserve"> </w:t>
      </w:r>
    </w:p>
    <w:p w14:paraId="6036979A" w14:textId="77777777" w:rsidR="00224891" w:rsidRPr="00224891" w:rsidRDefault="00224891" w:rsidP="00224891">
      <w:pPr>
        <w:spacing w:after="216" w:line="259" w:lineRule="auto"/>
        <w:ind w:left="1224" w:right="0" w:firstLine="0"/>
        <w:jc w:val="left"/>
        <w:rPr>
          <w:rFonts w:asciiTheme="minorHAnsi" w:hAnsiTheme="minorHAnsi" w:cstheme="minorHAnsi"/>
        </w:rPr>
      </w:pPr>
      <w:r w:rsidRPr="00224891">
        <w:rPr>
          <w:rFonts w:asciiTheme="minorHAnsi" w:hAnsiTheme="minorHAnsi" w:cstheme="minorHAnsi"/>
          <w:sz w:val="22"/>
        </w:rPr>
        <w:t xml:space="preserve"> </w:t>
      </w:r>
    </w:p>
    <w:p w14:paraId="2962DF90" w14:textId="77777777" w:rsidR="00224891" w:rsidRPr="00224891" w:rsidRDefault="00224891" w:rsidP="00224891">
      <w:pPr>
        <w:spacing w:after="230" w:line="259" w:lineRule="auto"/>
        <w:ind w:left="1224" w:right="0" w:firstLine="0"/>
        <w:jc w:val="left"/>
        <w:rPr>
          <w:rFonts w:asciiTheme="minorHAnsi" w:hAnsiTheme="minorHAnsi" w:cstheme="minorHAnsi"/>
        </w:rPr>
      </w:pPr>
      <w:r w:rsidRPr="00224891">
        <w:rPr>
          <w:rFonts w:asciiTheme="minorHAnsi" w:hAnsiTheme="minorHAnsi" w:cstheme="minorHAnsi"/>
          <w:sz w:val="22"/>
        </w:rPr>
        <w:t xml:space="preserve"> </w:t>
      </w:r>
    </w:p>
    <w:p w14:paraId="51277160" w14:textId="77777777" w:rsidR="00224891" w:rsidRPr="00224891" w:rsidRDefault="00224891" w:rsidP="00224891">
      <w:pPr>
        <w:spacing w:after="53"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731E0584" w14:textId="4D9AD45C" w:rsidR="00224891" w:rsidRPr="00224891" w:rsidRDefault="00224891" w:rsidP="00F9779E">
      <w:pPr>
        <w:spacing w:after="0" w:line="259" w:lineRule="auto"/>
        <w:ind w:left="1282" w:right="0" w:firstLine="0"/>
        <w:jc w:val="center"/>
        <w:rPr>
          <w:rFonts w:asciiTheme="minorHAnsi" w:hAnsiTheme="minorHAnsi" w:cstheme="minorHAnsi"/>
        </w:rPr>
      </w:pPr>
      <w:r w:rsidRPr="00224891">
        <w:rPr>
          <w:rFonts w:asciiTheme="minorHAnsi" w:hAnsiTheme="minorHAnsi" w:cstheme="minorHAnsi"/>
        </w:rPr>
        <w:lastRenderedPageBreak/>
        <w:t xml:space="preserve">  </w:t>
      </w:r>
      <w:r w:rsidRPr="00224891">
        <w:rPr>
          <w:rFonts w:asciiTheme="minorHAnsi" w:eastAsia="Calibri" w:hAnsiTheme="minorHAnsi" w:cstheme="minorHAnsi"/>
          <w:noProof/>
          <w:sz w:val="22"/>
        </w:rPr>
        <mc:AlternateContent>
          <mc:Choice Requires="wpg">
            <w:drawing>
              <wp:inline distT="0" distB="0" distL="0" distR="0" wp14:anchorId="23B004EE" wp14:editId="2D08BEA7">
                <wp:extent cx="2432050" cy="833377"/>
                <wp:effectExtent l="0" t="0" r="6350" b="5080"/>
                <wp:docPr id="50957" name="Group 50957"/>
                <wp:cNvGraphicFramePr/>
                <a:graphic xmlns:a="http://schemas.openxmlformats.org/drawingml/2006/main">
                  <a:graphicData uri="http://schemas.microsoft.com/office/word/2010/wordprocessingGroup">
                    <wpg:wgp>
                      <wpg:cNvGrpSpPr/>
                      <wpg:grpSpPr>
                        <a:xfrm>
                          <a:off x="0" y="0"/>
                          <a:ext cx="2432050" cy="833377"/>
                          <a:chOff x="0" y="0"/>
                          <a:chExt cx="2432050" cy="915009"/>
                        </a:xfrm>
                      </wpg:grpSpPr>
                      <wps:wsp>
                        <wps:cNvPr id="5814" name="Rectangle 5814"/>
                        <wps:cNvSpPr/>
                        <wps:spPr>
                          <a:xfrm>
                            <a:off x="1407287" y="0"/>
                            <a:ext cx="76010" cy="336571"/>
                          </a:xfrm>
                          <a:prstGeom prst="rect">
                            <a:avLst/>
                          </a:prstGeom>
                          <a:ln>
                            <a:noFill/>
                          </a:ln>
                        </wps:spPr>
                        <wps:txbx>
                          <w:txbxContent>
                            <w:p w14:paraId="2E478FCE" w14:textId="77777777" w:rsidR="00224891" w:rsidRDefault="00224891" w:rsidP="00224891">
                              <w:pPr>
                                <w:spacing w:after="160" w:line="259" w:lineRule="auto"/>
                                <w:ind w:left="0" w:right="0" w:firstLine="0"/>
                                <w:jc w:val="left"/>
                              </w:pPr>
                              <w:r>
                                <w:rPr>
                                  <w:b/>
                                  <w:sz w:val="36"/>
                                </w:rPr>
                                <w:t xml:space="preserve"> </w:t>
                              </w:r>
                            </w:p>
                          </w:txbxContent>
                        </wps:txbx>
                        <wps:bodyPr horzOverflow="overflow" vert="horz" lIns="0" tIns="0" rIns="0" bIns="0" rtlCol="0">
                          <a:noAutofit/>
                        </wps:bodyPr>
                      </wps:wsp>
                      <pic:pic xmlns:pic="http://schemas.openxmlformats.org/drawingml/2006/picture">
                        <pic:nvPicPr>
                          <pic:cNvPr id="5951" name="Picture 5951"/>
                          <pic:cNvPicPr/>
                        </pic:nvPicPr>
                        <pic:blipFill>
                          <a:blip r:embed="rId22"/>
                          <a:stretch>
                            <a:fillRect/>
                          </a:stretch>
                        </pic:blipFill>
                        <pic:spPr>
                          <a:xfrm>
                            <a:off x="0" y="110464"/>
                            <a:ext cx="2432050" cy="804545"/>
                          </a:xfrm>
                          <a:prstGeom prst="rect">
                            <a:avLst/>
                          </a:prstGeom>
                        </pic:spPr>
                      </pic:pic>
                    </wpg:wgp>
                  </a:graphicData>
                </a:graphic>
              </wp:inline>
            </w:drawing>
          </mc:Choice>
          <mc:Fallback>
            <w:pict>
              <v:group w14:anchorId="23B004EE" id="Group 50957" o:spid="_x0000_s1035" style="width:191.5pt;height:65.6pt;mso-position-horizontal-relative:char;mso-position-vertical-relative:line" coordsize="24320,91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">
                <v:rect id="Rectangle 5814" o:spid="_x0000_s1036" style="position:absolute;left:14072;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" filled="f" stroked="f">
                  <v:textbox inset="0,0,0,0">
                    <w:txbxContent>
                      <w:p w14:paraId="2E478FCE" w14:textId="77777777" w:rsidR="00224891" w:rsidRDefault="00224891" w:rsidP="00224891">
                        <w:pPr>
                          <w:spacing w:after="160" w:line="259" w:lineRule="auto"/>
                          <w:ind w:left="0" w:right="0" w:firstLine="0"/>
                          <w:jc w:val="left"/>
                        </w:pPr>
                        <w:r>
                          <w:rPr>
                            <w:b/>
                            <w:sz w:val="36"/>
                          </w:rPr>
                          <w:t xml:space="preserve"> </w:t>
                        </w:r>
                      </w:p>
                    </w:txbxContent>
                  </v:textbox>
                </v:rect>
                <v:shape id="Picture 5951" o:spid="_x0000_s1037" type="#_x0000_t75" style="position:absolute;top:1104;width:24320;height:8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">
                  <v:imagedata r:id="rId23" o:title=""/>
                </v:shape>
                <w10:anchorlock/>
              </v:group>
            </w:pict>
          </mc:Fallback>
        </mc:AlternateContent>
      </w:r>
    </w:p>
    <w:p w14:paraId="61C6855F" w14:textId="77777777" w:rsidR="00224891" w:rsidRPr="00224891" w:rsidRDefault="00224891" w:rsidP="00224891">
      <w:pPr>
        <w:pStyle w:val="Heading2"/>
        <w:spacing w:after="162"/>
        <w:ind w:left="1525" w:firstLine="0"/>
        <w:jc w:val="center"/>
        <w:rPr>
          <w:rFonts w:asciiTheme="minorHAnsi" w:hAnsiTheme="minorHAnsi" w:cstheme="minorHAnsi"/>
        </w:rPr>
      </w:pPr>
      <w:bookmarkStart w:id="83" w:name="_Toc97417116"/>
      <w:bookmarkStart w:id="84" w:name="_Toc168836301"/>
      <w:r w:rsidRPr="00224891">
        <w:rPr>
          <w:rFonts w:asciiTheme="minorHAnsi" w:hAnsiTheme="minorHAnsi" w:cstheme="minorHAnsi"/>
          <w:i/>
          <w:color w:val="C00000"/>
          <w:sz w:val="28"/>
        </w:rPr>
        <w:t>Format of the Project Report</w:t>
      </w:r>
      <w:bookmarkEnd w:id="83"/>
      <w:bookmarkEnd w:id="84"/>
      <w:r w:rsidRPr="00224891">
        <w:rPr>
          <w:rFonts w:asciiTheme="minorHAnsi" w:hAnsiTheme="minorHAnsi" w:cstheme="minorHAnsi"/>
          <w:b w:val="0"/>
          <w:color w:val="000000"/>
        </w:rPr>
        <w:t xml:space="preserve"> </w:t>
      </w:r>
    </w:p>
    <w:p w14:paraId="17F7876C" w14:textId="77777777" w:rsidR="00224891" w:rsidRPr="00224891" w:rsidRDefault="00224891" w:rsidP="00224891">
      <w:pPr>
        <w:pStyle w:val="Heading3"/>
        <w:spacing w:after="58"/>
        <w:ind w:left="1219"/>
        <w:rPr>
          <w:rFonts w:asciiTheme="minorHAnsi" w:hAnsiTheme="minorHAnsi" w:cstheme="minorHAnsi"/>
        </w:rPr>
      </w:pPr>
      <w:bookmarkStart w:id="85" w:name="_Toc97417117"/>
      <w:bookmarkStart w:id="86" w:name="_Toc168836302"/>
      <w:r w:rsidRPr="00224891">
        <w:rPr>
          <w:rFonts w:asciiTheme="minorHAnsi" w:hAnsiTheme="minorHAnsi" w:cstheme="minorHAnsi"/>
          <w:color w:val="000000"/>
          <w:sz w:val="28"/>
        </w:rPr>
        <w:t>Appearance</w:t>
      </w:r>
      <w:bookmarkEnd w:id="85"/>
      <w:bookmarkEnd w:id="86"/>
      <w:r w:rsidRPr="00224891">
        <w:rPr>
          <w:rFonts w:asciiTheme="minorHAnsi" w:hAnsiTheme="minorHAnsi" w:cstheme="minorHAnsi"/>
          <w:color w:val="000000"/>
          <w:sz w:val="32"/>
        </w:rPr>
        <w:t xml:space="preserve">  </w:t>
      </w:r>
    </w:p>
    <w:p w14:paraId="0E130205" w14:textId="77777777" w:rsidR="00224891" w:rsidRPr="00224891" w:rsidRDefault="00224891" w:rsidP="0083175C">
      <w:pPr>
        <w:numPr>
          <w:ilvl w:val="0"/>
          <w:numId w:val="9"/>
        </w:numPr>
        <w:spacing w:after="127"/>
        <w:ind w:right="0" w:hanging="360"/>
        <w:rPr>
          <w:rFonts w:asciiTheme="minorHAnsi" w:hAnsiTheme="minorHAnsi" w:cstheme="minorHAnsi"/>
        </w:rPr>
      </w:pPr>
      <w:r w:rsidRPr="00224891">
        <w:rPr>
          <w:rFonts w:asciiTheme="minorHAnsi" w:hAnsiTheme="minorHAnsi" w:cstheme="minorHAnsi"/>
          <w:b/>
        </w:rPr>
        <w:t>Front cover:</w:t>
      </w:r>
      <w:r w:rsidRPr="00224891">
        <w:rPr>
          <w:rFonts w:asciiTheme="minorHAnsi" w:hAnsiTheme="minorHAnsi" w:cstheme="minorHAnsi"/>
        </w:rPr>
        <w:t xml:space="preserve"> The color of the front cover is </w:t>
      </w:r>
      <w:r w:rsidRPr="00224891">
        <w:rPr>
          <w:rFonts w:asciiTheme="minorHAnsi" w:hAnsiTheme="minorHAnsi" w:cstheme="minorHAnsi"/>
          <w:b/>
          <w:u w:val="single" w:color="000000"/>
        </w:rPr>
        <w:t>black</w:t>
      </w:r>
      <w:r w:rsidRPr="00224891">
        <w:rPr>
          <w:rFonts w:asciiTheme="minorHAnsi" w:hAnsiTheme="minorHAnsi" w:cstheme="minorHAnsi"/>
        </w:rPr>
        <w:t xml:space="preserve"> for CAPSTONE projects. </w:t>
      </w:r>
    </w:p>
    <w:p w14:paraId="0A412DBF" w14:textId="7EA5B8A9" w:rsidR="00224891" w:rsidRPr="00224891" w:rsidRDefault="00224891" w:rsidP="0083175C">
      <w:pPr>
        <w:numPr>
          <w:ilvl w:val="0"/>
          <w:numId w:val="9"/>
        </w:numPr>
        <w:spacing w:line="358" w:lineRule="auto"/>
        <w:ind w:right="0" w:hanging="360"/>
        <w:rPr>
          <w:rFonts w:asciiTheme="minorHAnsi" w:hAnsiTheme="minorHAnsi" w:cstheme="minorHAnsi"/>
        </w:rPr>
      </w:pPr>
      <w:r w:rsidRPr="00224891">
        <w:rPr>
          <w:rFonts w:asciiTheme="minorHAnsi" w:hAnsiTheme="minorHAnsi" w:cstheme="minorHAnsi"/>
        </w:rPr>
        <w:t xml:space="preserve">Font: The whole project report must be in </w:t>
      </w:r>
      <w:r w:rsidR="00F9779E">
        <w:rPr>
          <w:rFonts w:asciiTheme="minorHAnsi" w:hAnsiTheme="minorHAnsi" w:cstheme="minorHAnsi"/>
          <w:b/>
        </w:rPr>
        <w:t>Calibri</w:t>
      </w:r>
      <w:r w:rsidRPr="00224891">
        <w:rPr>
          <w:rFonts w:asciiTheme="minorHAnsi" w:hAnsiTheme="minorHAnsi" w:cstheme="minorHAnsi"/>
        </w:rPr>
        <w:t xml:space="preserve"> on A4 white paper, size 12. </w:t>
      </w:r>
    </w:p>
    <w:p w14:paraId="0184A725" w14:textId="77777777" w:rsidR="00224891" w:rsidRPr="00224891" w:rsidRDefault="00224891" w:rsidP="0083175C">
      <w:pPr>
        <w:numPr>
          <w:ilvl w:val="0"/>
          <w:numId w:val="9"/>
        </w:numPr>
        <w:spacing w:line="358" w:lineRule="auto"/>
        <w:ind w:right="0" w:hanging="360"/>
        <w:rPr>
          <w:rFonts w:asciiTheme="minorHAnsi" w:hAnsiTheme="minorHAnsi" w:cstheme="minorHAnsi"/>
        </w:rPr>
      </w:pPr>
      <w:r w:rsidRPr="00224891">
        <w:rPr>
          <w:rFonts w:asciiTheme="minorHAnsi" w:hAnsiTheme="minorHAnsi" w:cstheme="minorHAnsi"/>
          <w:b/>
        </w:rPr>
        <w:t>Margin:</w:t>
      </w:r>
      <w:r w:rsidRPr="00224891">
        <w:rPr>
          <w:rFonts w:asciiTheme="minorHAnsi" w:hAnsiTheme="minorHAnsi" w:cstheme="minorHAnsi"/>
        </w:rPr>
        <w:t xml:space="preserve"> Leave a margin of 40 mm on the left edge of the page to allow for binding; at the tight- hand-side of the page, at the top, and at the bottom leave 25 mm borders.  </w:t>
      </w:r>
    </w:p>
    <w:p w14:paraId="590CF71A" w14:textId="77777777" w:rsidR="00224891" w:rsidRPr="00224891" w:rsidRDefault="00224891" w:rsidP="0083175C">
      <w:pPr>
        <w:numPr>
          <w:ilvl w:val="0"/>
          <w:numId w:val="9"/>
        </w:numPr>
        <w:spacing w:after="125"/>
        <w:ind w:right="0" w:hanging="360"/>
        <w:rPr>
          <w:rFonts w:asciiTheme="minorHAnsi" w:hAnsiTheme="minorHAnsi" w:cstheme="minorHAnsi"/>
        </w:rPr>
      </w:pPr>
      <w:r w:rsidRPr="00224891">
        <w:rPr>
          <w:rFonts w:asciiTheme="minorHAnsi" w:hAnsiTheme="minorHAnsi" w:cstheme="minorHAnsi"/>
          <w:b/>
        </w:rPr>
        <w:t>Spacing:</w:t>
      </w:r>
      <w:r w:rsidRPr="00224891">
        <w:rPr>
          <w:rFonts w:asciiTheme="minorHAnsi" w:hAnsiTheme="minorHAnsi" w:cstheme="minorHAnsi"/>
        </w:rPr>
        <w:t xml:space="preserve"> Double line between paragraphs.  </w:t>
      </w:r>
    </w:p>
    <w:p w14:paraId="61709748" w14:textId="77777777" w:rsidR="00224891" w:rsidRPr="00224891" w:rsidRDefault="00224891" w:rsidP="00224891">
      <w:pPr>
        <w:spacing w:after="151"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37688D9B" w14:textId="77777777" w:rsidR="00224891" w:rsidRPr="00224891" w:rsidRDefault="00224891" w:rsidP="00224891">
      <w:pPr>
        <w:pStyle w:val="Heading3"/>
        <w:spacing w:after="96"/>
        <w:ind w:left="1219"/>
        <w:rPr>
          <w:rFonts w:asciiTheme="minorHAnsi" w:hAnsiTheme="minorHAnsi" w:cstheme="minorHAnsi"/>
        </w:rPr>
      </w:pPr>
      <w:bookmarkStart w:id="87" w:name="_Toc97417118"/>
      <w:bookmarkStart w:id="88" w:name="_Toc168836303"/>
      <w:r w:rsidRPr="00224891">
        <w:rPr>
          <w:rFonts w:asciiTheme="minorHAnsi" w:hAnsiTheme="minorHAnsi" w:cstheme="minorHAnsi"/>
          <w:color w:val="000000"/>
          <w:sz w:val="28"/>
        </w:rPr>
        <w:t>Oder of sections of the project report</w:t>
      </w:r>
      <w:bookmarkEnd w:id="87"/>
      <w:bookmarkEnd w:id="88"/>
      <w:r w:rsidRPr="00224891">
        <w:rPr>
          <w:rFonts w:asciiTheme="minorHAnsi" w:hAnsiTheme="minorHAnsi" w:cstheme="minorHAnsi"/>
          <w:color w:val="000000"/>
          <w:sz w:val="28"/>
        </w:rPr>
        <w:t xml:space="preserve">  </w:t>
      </w:r>
    </w:p>
    <w:p w14:paraId="410D5517" w14:textId="36AA2080" w:rsidR="00224891" w:rsidRPr="00224891" w:rsidRDefault="00224891" w:rsidP="0083175C">
      <w:pPr>
        <w:numPr>
          <w:ilvl w:val="0"/>
          <w:numId w:val="10"/>
        </w:numPr>
        <w:spacing w:after="10"/>
        <w:ind w:right="0" w:hanging="360"/>
        <w:rPr>
          <w:rFonts w:asciiTheme="minorHAnsi" w:hAnsiTheme="minorHAnsi" w:cstheme="minorHAnsi"/>
        </w:rPr>
      </w:pPr>
      <w:r w:rsidRPr="00224891">
        <w:rPr>
          <w:rFonts w:asciiTheme="minorHAnsi" w:hAnsiTheme="minorHAnsi" w:cstheme="minorHAnsi"/>
          <w:b/>
        </w:rPr>
        <w:t xml:space="preserve">Front Cover. </w:t>
      </w:r>
    </w:p>
    <w:p w14:paraId="37862EC5" w14:textId="77777777" w:rsidR="00224891" w:rsidRPr="00224891" w:rsidRDefault="00224891" w:rsidP="0083175C">
      <w:pPr>
        <w:numPr>
          <w:ilvl w:val="0"/>
          <w:numId w:val="10"/>
        </w:numPr>
        <w:spacing w:after="10"/>
        <w:ind w:right="0" w:hanging="360"/>
        <w:rPr>
          <w:rFonts w:asciiTheme="minorHAnsi" w:hAnsiTheme="minorHAnsi" w:cstheme="minorHAnsi"/>
        </w:rPr>
      </w:pPr>
      <w:r w:rsidRPr="00224891">
        <w:rPr>
          <w:rFonts w:asciiTheme="minorHAnsi" w:hAnsiTheme="minorHAnsi" w:cstheme="minorHAnsi"/>
          <w:b/>
        </w:rPr>
        <w:t xml:space="preserve">Title Page. </w:t>
      </w:r>
    </w:p>
    <w:p w14:paraId="31BD061F" w14:textId="77777777" w:rsidR="00224891" w:rsidRPr="00224891" w:rsidRDefault="00224891" w:rsidP="0083175C">
      <w:pPr>
        <w:numPr>
          <w:ilvl w:val="0"/>
          <w:numId w:val="10"/>
        </w:numPr>
        <w:spacing w:after="10"/>
        <w:ind w:right="0" w:hanging="360"/>
        <w:rPr>
          <w:rFonts w:asciiTheme="minorHAnsi" w:hAnsiTheme="minorHAnsi" w:cstheme="minorHAnsi"/>
        </w:rPr>
      </w:pPr>
      <w:r w:rsidRPr="00224891">
        <w:rPr>
          <w:rFonts w:asciiTheme="minorHAnsi" w:hAnsiTheme="minorHAnsi" w:cstheme="minorHAnsi"/>
          <w:b/>
        </w:rPr>
        <w:t xml:space="preserve">Approval Page.  </w:t>
      </w:r>
    </w:p>
    <w:p w14:paraId="4BE1BDBD" w14:textId="77777777" w:rsidR="00F9779E" w:rsidRPr="00224891" w:rsidRDefault="00F9779E" w:rsidP="0083175C">
      <w:pPr>
        <w:numPr>
          <w:ilvl w:val="0"/>
          <w:numId w:val="10"/>
        </w:numPr>
        <w:spacing w:after="10"/>
        <w:ind w:right="0" w:hanging="360"/>
        <w:rPr>
          <w:rFonts w:asciiTheme="minorHAnsi" w:hAnsiTheme="minorHAnsi" w:cstheme="minorHAnsi"/>
        </w:rPr>
      </w:pPr>
      <w:r w:rsidRPr="00224891">
        <w:rPr>
          <w:rFonts w:asciiTheme="minorHAnsi" w:hAnsiTheme="minorHAnsi" w:cstheme="minorHAnsi"/>
          <w:b/>
        </w:rPr>
        <w:t xml:space="preserve">Abstract </w:t>
      </w:r>
    </w:p>
    <w:p w14:paraId="2CAB8A34" w14:textId="0543C61F" w:rsidR="00F9779E" w:rsidRPr="00F9779E" w:rsidRDefault="00F9779E" w:rsidP="0083175C">
      <w:pPr>
        <w:numPr>
          <w:ilvl w:val="0"/>
          <w:numId w:val="10"/>
        </w:numPr>
        <w:spacing w:after="10"/>
        <w:ind w:right="0" w:hanging="360"/>
        <w:rPr>
          <w:rFonts w:asciiTheme="minorHAnsi" w:hAnsiTheme="minorHAnsi" w:cstheme="minorHAnsi"/>
        </w:rPr>
      </w:pPr>
      <w:r w:rsidRPr="00224891">
        <w:rPr>
          <w:rFonts w:asciiTheme="minorHAnsi" w:hAnsiTheme="minorHAnsi" w:cstheme="minorHAnsi"/>
          <w:b/>
        </w:rPr>
        <w:t xml:space="preserve">Acknowledgments (Optional). </w:t>
      </w:r>
    </w:p>
    <w:p w14:paraId="1C93C1D6" w14:textId="77777777" w:rsidR="00224891" w:rsidRPr="00224891" w:rsidRDefault="00224891" w:rsidP="0083175C">
      <w:pPr>
        <w:numPr>
          <w:ilvl w:val="0"/>
          <w:numId w:val="10"/>
        </w:numPr>
        <w:spacing w:after="10"/>
        <w:ind w:right="0" w:hanging="360"/>
        <w:rPr>
          <w:rFonts w:asciiTheme="minorHAnsi" w:hAnsiTheme="minorHAnsi" w:cstheme="minorHAnsi"/>
        </w:rPr>
      </w:pPr>
      <w:r w:rsidRPr="00224891">
        <w:rPr>
          <w:rFonts w:asciiTheme="minorHAnsi" w:hAnsiTheme="minorHAnsi" w:cstheme="minorHAnsi"/>
          <w:b/>
        </w:rPr>
        <w:t xml:space="preserve">Table of Contents. </w:t>
      </w:r>
    </w:p>
    <w:p w14:paraId="28240155" w14:textId="666C6F0A" w:rsidR="00224891" w:rsidRPr="00F9779E" w:rsidRDefault="00224891" w:rsidP="0083175C">
      <w:pPr>
        <w:numPr>
          <w:ilvl w:val="0"/>
          <w:numId w:val="10"/>
        </w:numPr>
        <w:spacing w:after="10"/>
        <w:ind w:right="0" w:hanging="360"/>
        <w:rPr>
          <w:rFonts w:asciiTheme="minorHAnsi" w:hAnsiTheme="minorHAnsi" w:cstheme="minorHAnsi"/>
        </w:rPr>
      </w:pPr>
      <w:r w:rsidRPr="00224891">
        <w:rPr>
          <w:rFonts w:asciiTheme="minorHAnsi" w:hAnsiTheme="minorHAnsi" w:cstheme="minorHAnsi"/>
          <w:b/>
        </w:rPr>
        <w:t xml:space="preserve">List of Tables/ Figures/ Graphs/ Cases. </w:t>
      </w:r>
    </w:p>
    <w:p w14:paraId="68ECCC8A" w14:textId="1F631468" w:rsidR="00F9779E" w:rsidRPr="00F9779E" w:rsidRDefault="00F9779E" w:rsidP="0083175C">
      <w:pPr>
        <w:numPr>
          <w:ilvl w:val="0"/>
          <w:numId w:val="10"/>
        </w:numPr>
        <w:spacing w:after="10"/>
        <w:ind w:right="0" w:hanging="360"/>
        <w:rPr>
          <w:rFonts w:asciiTheme="minorHAnsi" w:hAnsiTheme="minorHAnsi" w:cstheme="minorHAnsi"/>
        </w:rPr>
      </w:pPr>
      <w:r>
        <w:rPr>
          <w:rFonts w:asciiTheme="minorHAnsi" w:hAnsiTheme="minorHAnsi" w:cstheme="minorHAnsi"/>
          <w:b/>
        </w:rPr>
        <w:t xml:space="preserve">Glossary: </w:t>
      </w:r>
      <w:r w:rsidRPr="00224891">
        <w:rPr>
          <w:rFonts w:asciiTheme="minorHAnsi" w:hAnsiTheme="minorHAnsi" w:cstheme="minorHAnsi"/>
          <w:b/>
        </w:rPr>
        <w:t xml:space="preserve">List of Symbols, Notations and Abbreviations (where appropriate). </w:t>
      </w:r>
    </w:p>
    <w:p w14:paraId="13305FC4" w14:textId="77777777" w:rsidR="00224891" w:rsidRPr="00224891" w:rsidRDefault="00224891" w:rsidP="0083175C">
      <w:pPr>
        <w:numPr>
          <w:ilvl w:val="0"/>
          <w:numId w:val="10"/>
        </w:numPr>
        <w:spacing w:after="10"/>
        <w:ind w:right="0" w:hanging="360"/>
        <w:rPr>
          <w:rFonts w:asciiTheme="minorHAnsi" w:hAnsiTheme="minorHAnsi" w:cstheme="minorHAnsi"/>
        </w:rPr>
      </w:pPr>
      <w:r w:rsidRPr="00224891">
        <w:rPr>
          <w:rFonts w:asciiTheme="minorHAnsi" w:hAnsiTheme="minorHAnsi" w:cstheme="minorHAnsi"/>
          <w:b/>
        </w:rPr>
        <w:t xml:space="preserve">Body of the Text (including citations). </w:t>
      </w:r>
    </w:p>
    <w:p w14:paraId="41D6A484" w14:textId="77777777" w:rsidR="00224891" w:rsidRPr="00224891" w:rsidRDefault="00224891" w:rsidP="0083175C">
      <w:pPr>
        <w:numPr>
          <w:ilvl w:val="0"/>
          <w:numId w:val="10"/>
        </w:numPr>
        <w:spacing w:after="10"/>
        <w:ind w:right="0" w:hanging="360"/>
        <w:rPr>
          <w:rFonts w:asciiTheme="minorHAnsi" w:hAnsiTheme="minorHAnsi" w:cstheme="minorHAnsi"/>
        </w:rPr>
      </w:pPr>
      <w:r w:rsidRPr="00224891">
        <w:rPr>
          <w:rFonts w:asciiTheme="minorHAnsi" w:hAnsiTheme="minorHAnsi" w:cstheme="minorHAnsi"/>
          <w:b/>
        </w:rPr>
        <w:t xml:space="preserve">Mathematical Tests, Design, Tools, Testing, Implementation (if applicable) </w:t>
      </w:r>
    </w:p>
    <w:p w14:paraId="33E416D1" w14:textId="6170C43A" w:rsidR="00224891" w:rsidRPr="00F9779E" w:rsidRDefault="00224891" w:rsidP="0083175C">
      <w:pPr>
        <w:numPr>
          <w:ilvl w:val="0"/>
          <w:numId w:val="10"/>
        </w:numPr>
        <w:spacing w:after="10"/>
        <w:ind w:right="0" w:hanging="360"/>
        <w:rPr>
          <w:rFonts w:asciiTheme="minorHAnsi" w:hAnsiTheme="minorHAnsi" w:cstheme="minorHAnsi"/>
        </w:rPr>
      </w:pPr>
      <w:r w:rsidRPr="00224891">
        <w:rPr>
          <w:rFonts w:asciiTheme="minorHAnsi" w:hAnsiTheme="minorHAnsi" w:cstheme="minorHAnsi"/>
          <w:b/>
        </w:rPr>
        <w:t xml:space="preserve">Bibliography. </w:t>
      </w:r>
    </w:p>
    <w:p w14:paraId="27125066" w14:textId="77777777" w:rsidR="00F9779E" w:rsidRPr="00224891" w:rsidRDefault="00F9779E" w:rsidP="0083175C">
      <w:pPr>
        <w:numPr>
          <w:ilvl w:val="0"/>
          <w:numId w:val="10"/>
        </w:numPr>
        <w:spacing w:after="10"/>
        <w:ind w:right="0" w:hanging="360"/>
        <w:rPr>
          <w:rFonts w:asciiTheme="minorHAnsi" w:hAnsiTheme="minorHAnsi" w:cstheme="minorHAnsi"/>
        </w:rPr>
      </w:pPr>
      <w:r w:rsidRPr="00224891">
        <w:rPr>
          <w:rFonts w:asciiTheme="minorHAnsi" w:hAnsiTheme="minorHAnsi" w:cstheme="minorHAnsi"/>
          <w:b/>
        </w:rPr>
        <w:t xml:space="preserve">Appendices to the Project. </w:t>
      </w:r>
    </w:p>
    <w:p w14:paraId="3E24DBD5" w14:textId="77777777" w:rsidR="00F9779E" w:rsidRPr="00224891" w:rsidRDefault="00F9779E" w:rsidP="00F9779E">
      <w:pPr>
        <w:spacing w:after="10"/>
        <w:ind w:left="0" w:right="0" w:firstLine="0"/>
        <w:rPr>
          <w:rFonts w:asciiTheme="minorHAnsi" w:hAnsiTheme="minorHAnsi" w:cstheme="minorHAnsi"/>
        </w:rPr>
      </w:pPr>
    </w:p>
    <w:p w14:paraId="504C0E91"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b/>
        </w:rPr>
        <w:t xml:space="preserve"> </w:t>
      </w:r>
    </w:p>
    <w:p w14:paraId="10D7A4D3" w14:textId="5E3ED47E" w:rsidR="00224891" w:rsidRPr="00DA7BB0" w:rsidRDefault="00224891" w:rsidP="00433E36">
      <w:pPr>
        <w:pStyle w:val="ListParagraph"/>
        <w:numPr>
          <w:ilvl w:val="0"/>
          <w:numId w:val="21"/>
        </w:numPr>
        <w:spacing w:after="10"/>
        <w:ind w:right="0"/>
        <w:rPr>
          <w:rFonts w:asciiTheme="minorHAnsi" w:hAnsiTheme="minorHAnsi" w:cstheme="minorHAnsi"/>
          <w:b/>
        </w:rPr>
      </w:pPr>
      <w:r w:rsidRPr="00224891">
        <w:rPr>
          <w:rFonts w:asciiTheme="minorHAnsi" w:hAnsiTheme="minorHAnsi" w:cstheme="minorHAnsi"/>
          <w:b/>
        </w:rPr>
        <w:t>Front Cover and Table of Content</w:t>
      </w:r>
    </w:p>
    <w:p w14:paraId="3BDAE574"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b/>
        </w:rPr>
        <w:t xml:space="preserve"> </w:t>
      </w:r>
    </w:p>
    <w:p w14:paraId="57A172D3" w14:textId="77777777" w:rsidR="00224891" w:rsidRPr="00224891" w:rsidRDefault="00224891" w:rsidP="00224891">
      <w:pPr>
        <w:pStyle w:val="Heading1"/>
        <w:ind w:left="1219" w:right="0"/>
        <w:jc w:val="left"/>
        <w:rPr>
          <w:rFonts w:asciiTheme="minorHAnsi" w:hAnsiTheme="minorHAnsi" w:cstheme="minorHAnsi"/>
        </w:rPr>
      </w:pPr>
      <w:bookmarkStart w:id="89" w:name="_Toc97417119"/>
      <w:bookmarkStart w:id="90" w:name="_Toc168836304"/>
      <w:r w:rsidRPr="00224891">
        <w:rPr>
          <w:rFonts w:asciiTheme="minorHAnsi" w:eastAsia="Times New Roman" w:hAnsiTheme="minorHAnsi" w:cstheme="minorHAnsi"/>
          <w:b w:val="0"/>
          <w:sz w:val="24"/>
          <w:u w:val="single" w:color="000000"/>
        </w:rPr>
        <w:t>Front Cover</w:t>
      </w:r>
      <w:bookmarkEnd w:id="89"/>
      <w:bookmarkEnd w:id="90"/>
      <w:r w:rsidRPr="00224891">
        <w:rPr>
          <w:rFonts w:asciiTheme="minorHAnsi" w:eastAsia="Times New Roman" w:hAnsiTheme="minorHAnsi" w:cstheme="minorHAnsi"/>
          <w:b w:val="0"/>
          <w:sz w:val="24"/>
        </w:rPr>
        <w:t xml:space="preserve"> </w:t>
      </w:r>
    </w:p>
    <w:p w14:paraId="67BEE0C4" w14:textId="77777777" w:rsidR="00224891" w:rsidRPr="00224891" w:rsidRDefault="00224891" w:rsidP="00224891">
      <w:pPr>
        <w:ind w:left="1234" w:right="0"/>
        <w:rPr>
          <w:rFonts w:asciiTheme="minorHAnsi" w:hAnsiTheme="minorHAnsi" w:cstheme="minorHAnsi"/>
        </w:rPr>
      </w:pPr>
      <w:r w:rsidRPr="00224891">
        <w:rPr>
          <w:rFonts w:asciiTheme="minorHAnsi" w:hAnsiTheme="minorHAnsi" w:cstheme="minorHAnsi"/>
        </w:rPr>
        <w:t xml:space="preserve">The color of the front cover is </w:t>
      </w:r>
      <w:r w:rsidRPr="00224891">
        <w:rPr>
          <w:rFonts w:asciiTheme="minorHAnsi" w:hAnsiTheme="minorHAnsi" w:cstheme="minorHAnsi"/>
          <w:b/>
          <w:u w:val="single" w:color="000000"/>
        </w:rPr>
        <w:t>black</w:t>
      </w:r>
      <w:r w:rsidRPr="00224891">
        <w:rPr>
          <w:rFonts w:asciiTheme="minorHAnsi" w:hAnsiTheme="minorHAnsi" w:cstheme="minorHAnsi"/>
        </w:rPr>
        <w:t xml:space="preserve"> for undergraduate students. The top and bottom margin for the front cover must be 60mm. all the information printed on the cover must be centered and in gold-colored letters. </w:t>
      </w:r>
    </w:p>
    <w:p w14:paraId="20C1B06C"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4199E452" w14:textId="77777777" w:rsidR="00224891" w:rsidRPr="00224891" w:rsidRDefault="00224891" w:rsidP="00224891">
      <w:pPr>
        <w:ind w:left="1234" w:right="0"/>
        <w:rPr>
          <w:rFonts w:asciiTheme="minorHAnsi" w:hAnsiTheme="minorHAnsi" w:cstheme="minorHAnsi"/>
        </w:rPr>
      </w:pPr>
      <w:r w:rsidRPr="00224891">
        <w:rPr>
          <w:rFonts w:asciiTheme="minorHAnsi" w:hAnsiTheme="minorHAnsi" w:cstheme="minorHAnsi"/>
        </w:rPr>
        <w:t xml:space="preserve">Information printed on the front cover should be centered in 20-point font size except the title of the Project report/ project should be in 24-point font size, using gold-colored letters.  </w:t>
      </w:r>
    </w:p>
    <w:p w14:paraId="47D8E366"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66989013" w14:textId="77777777" w:rsidR="00224891" w:rsidRPr="00224891" w:rsidRDefault="00224891" w:rsidP="00224891">
      <w:pPr>
        <w:ind w:left="1234" w:right="0"/>
        <w:rPr>
          <w:rFonts w:asciiTheme="minorHAnsi" w:hAnsiTheme="minorHAnsi" w:cstheme="minorHAnsi"/>
        </w:rPr>
      </w:pPr>
      <w:r w:rsidRPr="00224891">
        <w:rPr>
          <w:rFonts w:asciiTheme="minorHAnsi" w:hAnsiTheme="minorHAnsi" w:cstheme="minorHAnsi"/>
        </w:rPr>
        <w:t xml:space="preserve">Information should be in the following order: </w:t>
      </w:r>
    </w:p>
    <w:p w14:paraId="05DC28CF"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b/>
        </w:rPr>
        <w:lastRenderedPageBreak/>
        <w:t xml:space="preserve"> </w:t>
      </w:r>
    </w:p>
    <w:p w14:paraId="6A1642FF" w14:textId="77777777" w:rsidR="00224891" w:rsidRPr="00224891" w:rsidRDefault="00224891" w:rsidP="00433E36">
      <w:pPr>
        <w:numPr>
          <w:ilvl w:val="0"/>
          <w:numId w:val="11"/>
        </w:numPr>
        <w:ind w:right="0" w:hanging="360"/>
        <w:rPr>
          <w:rFonts w:asciiTheme="minorHAnsi" w:hAnsiTheme="minorHAnsi" w:cstheme="minorHAnsi"/>
        </w:rPr>
      </w:pPr>
      <w:r w:rsidRPr="00224891">
        <w:rPr>
          <w:rFonts w:asciiTheme="minorHAnsi" w:hAnsiTheme="minorHAnsi" w:cstheme="minorHAnsi"/>
        </w:rPr>
        <w:t xml:space="preserve">University Logo. </w:t>
      </w:r>
    </w:p>
    <w:p w14:paraId="73151A82" w14:textId="77777777" w:rsidR="00224891" w:rsidRPr="00224891" w:rsidRDefault="00224891" w:rsidP="00433E36">
      <w:pPr>
        <w:numPr>
          <w:ilvl w:val="0"/>
          <w:numId w:val="11"/>
        </w:numPr>
        <w:ind w:right="0" w:hanging="360"/>
        <w:rPr>
          <w:rFonts w:asciiTheme="minorHAnsi" w:hAnsiTheme="minorHAnsi" w:cstheme="minorHAnsi"/>
        </w:rPr>
      </w:pPr>
      <w:r w:rsidRPr="00224891">
        <w:rPr>
          <w:rFonts w:asciiTheme="minorHAnsi" w:hAnsiTheme="minorHAnsi" w:cstheme="minorHAnsi"/>
        </w:rPr>
        <w:t xml:space="preserve">The TITLE of the project report should be 24-point font size in SMALL CAPS and should appear at the top of the cover. The title should include meaningful keywords descriptive of the subject and content. Symbol, superscripts, Greek letters, acronyms, and abbreviations in general should not be included in the title. </w:t>
      </w:r>
    </w:p>
    <w:p w14:paraId="0BA6E052" w14:textId="77777777" w:rsidR="00224891" w:rsidRPr="00224891" w:rsidRDefault="00224891" w:rsidP="00433E36">
      <w:pPr>
        <w:numPr>
          <w:ilvl w:val="0"/>
          <w:numId w:val="11"/>
        </w:numPr>
        <w:ind w:right="0" w:hanging="360"/>
        <w:rPr>
          <w:rFonts w:asciiTheme="minorHAnsi" w:hAnsiTheme="minorHAnsi" w:cstheme="minorHAnsi"/>
        </w:rPr>
      </w:pPr>
      <w:r w:rsidRPr="00224891">
        <w:rPr>
          <w:rFonts w:asciiTheme="minorHAnsi" w:hAnsiTheme="minorHAnsi" w:cstheme="minorHAnsi"/>
        </w:rPr>
        <w:t xml:space="preserve">The first and last names of the candidate should appear exactly as in the approval form and declaration page. </w:t>
      </w:r>
    </w:p>
    <w:p w14:paraId="1BF85D44" w14:textId="77777777" w:rsidR="00224891" w:rsidRPr="00224891" w:rsidRDefault="00224891" w:rsidP="00433E36">
      <w:pPr>
        <w:numPr>
          <w:ilvl w:val="0"/>
          <w:numId w:val="11"/>
        </w:numPr>
        <w:ind w:right="0" w:hanging="360"/>
        <w:rPr>
          <w:rFonts w:asciiTheme="minorHAnsi" w:hAnsiTheme="minorHAnsi" w:cstheme="minorHAnsi"/>
        </w:rPr>
      </w:pPr>
      <w:r w:rsidRPr="00224891">
        <w:rPr>
          <w:rFonts w:asciiTheme="minorHAnsi" w:hAnsiTheme="minorHAnsi" w:cstheme="minorHAnsi"/>
        </w:rPr>
        <w:t xml:space="preserve">The month and year of final submission of the project appears at the bottom of the page.  </w:t>
      </w:r>
    </w:p>
    <w:p w14:paraId="221ECB61" w14:textId="77777777" w:rsidR="00224891" w:rsidRPr="00224891" w:rsidRDefault="00224891" w:rsidP="00433E36">
      <w:pPr>
        <w:numPr>
          <w:ilvl w:val="0"/>
          <w:numId w:val="11"/>
        </w:numPr>
        <w:ind w:right="0" w:hanging="360"/>
        <w:rPr>
          <w:rFonts w:asciiTheme="minorHAnsi" w:hAnsiTheme="minorHAnsi" w:cstheme="minorHAnsi"/>
        </w:rPr>
      </w:pPr>
      <w:r w:rsidRPr="00224891">
        <w:rPr>
          <w:rFonts w:asciiTheme="minorHAnsi" w:hAnsiTheme="minorHAnsi" w:cstheme="minorHAnsi"/>
        </w:rPr>
        <w:t xml:space="preserve">City and country, i.e. Riffa, Kingdom of Bahrain. </w:t>
      </w:r>
    </w:p>
    <w:p w14:paraId="126CFB44"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79F02DED"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0E1ECF38" w14:textId="77777777" w:rsidR="00224891" w:rsidRPr="00224891" w:rsidRDefault="00224891" w:rsidP="00224891">
      <w:pPr>
        <w:pStyle w:val="Heading4"/>
        <w:ind w:left="1219"/>
        <w:rPr>
          <w:rFonts w:asciiTheme="minorHAnsi" w:hAnsiTheme="minorHAnsi" w:cstheme="minorHAnsi"/>
        </w:rPr>
      </w:pPr>
      <w:bookmarkStart w:id="91" w:name="_Toc97417120"/>
      <w:r w:rsidRPr="00224891">
        <w:rPr>
          <w:rFonts w:asciiTheme="minorHAnsi" w:hAnsiTheme="minorHAnsi" w:cstheme="minorHAnsi"/>
        </w:rPr>
        <w:t>Table of Content</w:t>
      </w:r>
      <w:bookmarkEnd w:id="91"/>
    </w:p>
    <w:p w14:paraId="4F003D08" w14:textId="77777777" w:rsidR="00224891" w:rsidRPr="00224891" w:rsidRDefault="00224891" w:rsidP="00224891">
      <w:pPr>
        <w:ind w:left="1234" w:right="0"/>
        <w:rPr>
          <w:rFonts w:asciiTheme="minorHAnsi" w:hAnsiTheme="minorHAnsi" w:cstheme="minorHAnsi"/>
        </w:rPr>
      </w:pPr>
      <w:r w:rsidRPr="00224891">
        <w:rPr>
          <w:rFonts w:asciiTheme="minorHAnsi" w:hAnsiTheme="minorHAnsi" w:cstheme="minorHAnsi"/>
        </w:rPr>
        <w:t xml:space="preserve">Information printed on the Table of Content must be in gold-colored letters in 18-point font size and in the following order: </w:t>
      </w:r>
    </w:p>
    <w:p w14:paraId="573243C1"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3E5E39E0" w14:textId="77777777" w:rsidR="00224891" w:rsidRPr="00224891" w:rsidRDefault="00224891" w:rsidP="0083175C">
      <w:pPr>
        <w:numPr>
          <w:ilvl w:val="0"/>
          <w:numId w:val="12"/>
        </w:numPr>
        <w:ind w:right="0" w:hanging="360"/>
        <w:rPr>
          <w:rFonts w:asciiTheme="minorHAnsi" w:hAnsiTheme="minorHAnsi" w:cstheme="minorHAnsi"/>
        </w:rPr>
      </w:pPr>
      <w:r w:rsidRPr="00224891">
        <w:rPr>
          <w:rFonts w:asciiTheme="minorHAnsi" w:hAnsiTheme="minorHAnsi" w:cstheme="minorHAnsi"/>
        </w:rPr>
        <w:t xml:space="preserve">Name of the candidate (e.g. I.A. Ebrahim). </w:t>
      </w:r>
    </w:p>
    <w:p w14:paraId="3FDF1C65" w14:textId="77777777" w:rsidR="00224891" w:rsidRPr="00224891" w:rsidRDefault="00224891" w:rsidP="0083175C">
      <w:pPr>
        <w:numPr>
          <w:ilvl w:val="0"/>
          <w:numId w:val="12"/>
        </w:numPr>
        <w:ind w:right="0" w:hanging="360"/>
        <w:rPr>
          <w:rFonts w:asciiTheme="minorHAnsi" w:hAnsiTheme="minorHAnsi" w:cstheme="minorHAnsi"/>
        </w:rPr>
      </w:pPr>
      <w:r w:rsidRPr="00224891">
        <w:rPr>
          <w:rFonts w:asciiTheme="minorHAnsi" w:hAnsiTheme="minorHAnsi" w:cstheme="minorHAnsi"/>
        </w:rPr>
        <w:t xml:space="preserve">Degree Acronym (BBAM, BBAF, etc.). </w:t>
      </w:r>
    </w:p>
    <w:p w14:paraId="6D51163F" w14:textId="77777777" w:rsidR="00224891" w:rsidRPr="00224891" w:rsidRDefault="00224891" w:rsidP="0083175C">
      <w:pPr>
        <w:numPr>
          <w:ilvl w:val="0"/>
          <w:numId w:val="12"/>
        </w:numPr>
        <w:ind w:right="0" w:hanging="360"/>
        <w:rPr>
          <w:rFonts w:asciiTheme="minorHAnsi" w:hAnsiTheme="minorHAnsi" w:cstheme="minorHAnsi"/>
        </w:rPr>
      </w:pPr>
      <w:r w:rsidRPr="00224891">
        <w:rPr>
          <w:rFonts w:asciiTheme="minorHAnsi" w:hAnsiTheme="minorHAnsi" w:cstheme="minorHAnsi"/>
        </w:rPr>
        <w:t xml:space="preserve">Year, e.g. 2023. </w:t>
      </w:r>
    </w:p>
    <w:p w14:paraId="5ACF5AA2"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5FD4DA7B" w14:textId="77777777" w:rsidR="00224891" w:rsidRPr="00224891" w:rsidRDefault="00224891" w:rsidP="00224891">
      <w:pPr>
        <w:ind w:left="1234" w:right="0"/>
        <w:rPr>
          <w:rFonts w:asciiTheme="minorHAnsi" w:hAnsiTheme="minorHAnsi" w:cstheme="minorHAnsi"/>
        </w:rPr>
      </w:pPr>
      <w:r w:rsidRPr="00224891">
        <w:rPr>
          <w:rFonts w:asciiTheme="minorHAnsi" w:hAnsiTheme="minorHAnsi" w:cstheme="minorHAnsi"/>
        </w:rPr>
        <w:t xml:space="preserve">The top and bottom margin for the spine should be 60mm. </w:t>
      </w:r>
    </w:p>
    <w:p w14:paraId="03CE9487"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2724AB7A" w14:textId="035EFA38" w:rsidR="00224891" w:rsidRPr="00722FF0" w:rsidRDefault="00224891" w:rsidP="00433E36">
      <w:pPr>
        <w:pStyle w:val="ListParagraph"/>
        <w:numPr>
          <w:ilvl w:val="0"/>
          <w:numId w:val="21"/>
        </w:numPr>
        <w:spacing w:after="10"/>
        <w:ind w:right="0"/>
        <w:rPr>
          <w:rFonts w:asciiTheme="minorHAnsi" w:hAnsiTheme="minorHAnsi" w:cstheme="minorHAnsi"/>
          <w:b/>
        </w:rPr>
      </w:pPr>
      <w:r w:rsidRPr="00224891">
        <w:rPr>
          <w:rFonts w:asciiTheme="minorHAnsi" w:hAnsiTheme="minorHAnsi" w:cstheme="minorHAnsi"/>
          <w:b/>
        </w:rPr>
        <w:t xml:space="preserve">Title Page </w:t>
      </w:r>
    </w:p>
    <w:p w14:paraId="44D33625"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75D10693" w14:textId="77777777" w:rsidR="00224891" w:rsidRPr="00224891" w:rsidRDefault="00224891" w:rsidP="00224891">
      <w:pPr>
        <w:ind w:left="1234" w:right="0"/>
        <w:rPr>
          <w:rFonts w:asciiTheme="minorHAnsi" w:hAnsiTheme="minorHAnsi" w:cstheme="minorHAnsi"/>
        </w:rPr>
      </w:pPr>
      <w:r w:rsidRPr="00224891">
        <w:rPr>
          <w:rFonts w:asciiTheme="minorHAnsi" w:hAnsiTheme="minorHAnsi" w:cstheme="minorHAnsi"/>
        </w:rPr>
        <w:t xml:space="preserve">The title page is counted but not numbered. </w:t>
      </w:r>
      <w:proofErr w:type="gramStart"/>
      <w:r w:rsidRPr="00224891">
        <w:rPr>
          <w:rFonts w:asciiTheme="minorHAnsi" w:hAnsiTheme="minorHAnsi" w:cstheme="minorHAnsi"/>
        </w:rPr>
        <w:t>Similar to</w:t>
      </w:r>
      <w:proofErr w:type="gramEnd"/>
      <w:r w:rsidRPr="00224891">
        <w:rPr>
          <w:rFonts w:asciiTheme="minorHAnsi" w:hAnsiTheme="minorHAnsi" w:cstheme="minorHAnsi"/>
        </w:rPr>
        <w:t xml:space="preserve"> the cover page, all information printed on the title page is centered and a top and bottom margin of 60mm are maintained.  </w:t>
      </w:r>
    </w:p>
    <w:p w14:paraId="6EF62D23"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752E7BBE" w14:textId="77777777" w:rsidR="00224891" w:rsidRPr="00224891" w:rsidRDefault="00224891" w:rsidP="00433E36">
      <w:pPr>
        <w:numPr>
          <w:ilvl w:val="1"/>
          <w:numId w:val="21"/>
        </w:numPr>
        <w:ind w:right="0"/>
        <w:rPr>
          <w:rFonts w:asciiTheme="minorHAnsi" w:hAnsiTheme="minorHAnsi" w:cstheme="minorHAnsi"/>
        </w:rPr>
      </w:pPr>
      <w:r w:rsidRPr="00224891">
        <w:rPr>
          <w:rFonts w:asciiTheme="minorHAnsi" w:hAnsiTheme="minorHAnsi" w:cstheme="minorHAnsi"/>
        </w:rPr>
        <w:t xml:space="preserve">The TITLE of the project report should appear at the top of the title page. </w:t>
      </w:r>
    </w:p>
    <w:p w14:paraId="134E14BF" w14:textId="77777777" w:rsidR="00224891" w:rsidRPr="00224891" w:rsidRDefault="00224891" w:rsidP="00433E36">
      <w:pPr>
        <w:numPr>
          <w:ilvl w:val="1"/>
          <w:numId w:val="21"/>
        </w:numPr>
        <w:ind w:right="0"/>
        <w:rPr>
          <w:rFonts w:asciiTheme="minorHAnsi" w:hAnsiTheme="minorHAnsi" w:cstheme="minorHAnsi"/>
        </w:rPr>
      </w:pPr>
      <w:r w:rsidRPr="00224891">
        <w:rPr>
          <w:rFonts w:asciiTheme="minorHAnsi" w:hAnsiTheme="minorHAnsi" w:cstheme="minorHAnsi"/>
        </w:rPr>
        <w:t xml:space="preserve">The first and last name of the candidate should appear exactly as in the Approval Form and declaration page.  </w:t>
      </w:r>
    </w:p>
    <w:p w14:paraId="357EAC71" w14:textId="77777777" w:rsidR="00224891" w:rsidRPr="00224891" w:rsidRDefault="00224891" w:rsidP="00433E36">
      <w:pPr>
        <w:numPr>
          <w:ilvl w:val="1"/>
          <w:numId w:val="21"/>
        </w:numPr>
        <w:ind w:right="0"/>
        <w:rPr>
          <w:rFonts w:asciiTheme="minorHAnsi" w:hAnsiTheme="minorHAnsi" w:cstheme="minorHAnsi"/>
        </w:rPr>
      </w:pPr>
      <w:r w:rsidRPr="00224891">
        <w:rPr>
          <w:rFonts w:asciiTheme="minorHAnsi" w:hAnsiTheme="minorHAnsi" w:cstheme="minorHAnsi"/>
        </w:rPr>
        <w:t xml:space="preserve">The month and year of final submission of the project appears at the bottom of the page. </w:t>
      </w:r>
    </w:p>
    <w:p w14:paraId="57AA48B6" w14:textId="77777777" w:rsidR="00224891" w:rsidRPr="00224891" w:rsidRDefault="00224891" w:rsidP="00433E36">
      <w:pPr>
        <w:numPr>
          <w:ilvl w:val="1"/>
          <w:numId w:val="21"/>
        </w:numPr>
        <w:ind w:right="0"/>
        <w:rPr>
          <w:rFonts w:asciiTheme="minorHAnsi" w:hAnsiTheme="minorHAnsi" w:cstheme="minorHAnsi"/>
        </w:rPr>
      </w:pPr>
      <w:r w:rsidRPr="00224891">
        <w:rPr>
          <w:rFonts w:asciiTheme="minorHAnsi" w:hAnsiTheme="minorHAnsi" w:cstheme="minorHAnsi"/>
        </w:rPr>
        <w:t xml:space="preserve">The status of the project report in relation to the fulfilment of the requirements of bachelor’s degree: </w:t>
      </w:r>
    </w:p>
    <w:p w14:paraId="3AB449E8" w14:textId="77777777" w:rsidR="00224891" w:rsidRPr="00224891" w:rsidRDefault="00224891" w:rsidP="00224891">
      <w:pPr>
        <w:spacing w:after="0" w:line="259" w:lineRule="auto"/>
        <w:ind w:left="1944" w:right="0" w:firstLine="0"/>
        <w:jc w:val="left"/>
        <w:rPr>
          <w:rFonts w:asciiTheme="minorHAnsi" w:hAnsiTheme="minorHAnsi" w:cstheme="minorHAnsi"/>
        </w:rPr>
      </w:pPr>
      <w:r w:rsidRPr="00224891">
        <w:rPr>
          <w:rFonts w:asciiTheme="minorHAnsi" w:hAnsiTheme="minorHAnsi" w:cstheme="minorHAnsi"/>
        </w:rPr>
        <w:t xml:space="preserve"> </w:t>
      </w:r>
    </w:p>
    <w:p w14:paraId="31841051" w14:textId="18420C36" w:rsidR="00224891" w:rsidRPr="00224891" w:rsidRDefault="00224891" w:rsidP="00224891">
      <w:pPr>
        <w:spacing w:after="10"/>
        <w:ind w:left="1594" w:right="0"/>
        <w:rPr>
          <w:rFonts w:asciiTheme="minorHAnsi" w:hAnsiTheme="minorHAnsi" w:cstheme="minorHAnsi"/>
        </w:rPr>
      </w:pPr>
      <w:r w:rsidRPr="00224891">
        <w:rPr>
          <w:rFonts w:asciiTheme="minorHAnsi" w:hAnsiTheme="minorHAnsi" w:cstheme="minorHAnsi"/>
          <w:b/>
        </w:rPr>
        <w:t xml:space="preserve">A PROJECT IN PARTIAL FULFILMENT OF THE REQUIREMENTS FOR THE DEGREE OF BACHELOR OF Science, </w:t>
      </w:r>
      <w:r w:rsidR="00D960A0">
        <w:rPr>
          <w:rFonts w:asciiTheme="minorHAnsi" w:hAnsiTheme="minorHAnsi" w:cstheme="minorHAnsi"/>
          <w:b/>
        </w:rPr>
        <w:t>COLLEGE OF ENGINEERING AND COMPUTING</w:t>
      </w:r>
      <w:r w:rsidRPr="00224891">
        <w:rPr>
          <w:rFonts w:asciiTheme="minorHAnsi" w:hAnsiTheme="minorHAnsi" w:cstheme="minorHAnsi"/>
          <w:b/>
        </w:rPr>
        <w:t xml:space="preserve">, AUBH UNIVERSITY. </w:t>
      </w:r>
    </w:p>
    <w:p w14:paraId="3272AE65"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i/>
        </w:rPr>
        <w:t xml:space="preserve"> </w:t>
      </w:r>
    </w:p>
    <w:p w14:paraId="749930A8" w14:textId="77777777" w:rsidR="00224891" w:rsidRPr="00DA7BB0" w:rsidRDefault="00224891" w:rsidP="00433E36">
      <w:pPr>
        <w:pStyle w:val="ListParagraph"/>
        <w:numPr>
          <w:ilvl w:val="0"/>
          <w:numId w:val="21"/>
        </w:numPr>
        <w:spacing w:after="10"/>
        <w:ind w:right="0"/>
        <w:rPr>
          <w:rFonts w:asciiTheme="minorHAnsi" w:hAnsiTheme="minorHAnsi" w:cstheme="minorHAnsi"/>
          <w:b/>
        </w:rPr>
      </w:pPr>
      <w:r w:rsidRPr="00224891">
        <w:rPr>
          <w:rFonts w:asciiTheme="minorHAnsi" w:hAnsiTheme="minorHAnsi" w:cstheme="minorHAnsi"/>
          <w:b/>
        </w:rPr>
        <w:t xml:space="preserve">Approval Page </w:t>
      </w:r>
    </w:p>
    <w:p w14:paraId="33EC8050" w14:textId="7FF7B594" w:rsidR="00224891" w:rsidRPr="00DA7BB0" w:rsidRDefault="00224891" w:rsidP="00DA7BB0">
      <w:pPr>
        <w:pStyle w:val="ListParagraph"/>
        <w:spacing w:after="10"/>
        <w:ind w:left="1563" w:right="0" w:firstLine="0"/>
        <w:rPr>
          <w:rFonts w:asciiTheme="minorHAnsi" w:hAnsiTheme="minorHAnsi" w:cstheme="minorHAnsi"/>
          <w:b/>
        </w:rPr>
      </w:pPr>
    </w:p>
    <w:p w14:paraId="13034A77" w14:textId="77777777" w:rsidR="00224891" w:rsidRPr="00224891" w:rsidRDefault="00224891" w:rsidP="00224891">
      <w:pPr>
        <w:ind w:left="1234" w:right="0"/>
        <w:rPr>
          <w:rFonts w:asciiTheme="minorHAnsi" w:hAnsiTheme="minorHAnsi" w:cstheme="minorHAnsi"/>
        </w:rPr>
      </w:pPr>
      <w:r w:rsidRPr="00224891">
        <w:rPr>
          <w:rFonts w:asciiTheme="minorHAnsi" w:hAnsiTheme="minorHAnsi" w:cstheme="minorHAnsi"/>
        </w:rPr>
        <w:t xml:space="preserve">The supervisor and the examiners will sign the Approval Page. A photocopy of this page is not acceptable; the examiners’ signatures must be original and not photocopied.  </w:t>
      </w:r>
    </w:p>
    <w:p w14:paraId="004C8310"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3228A9FF" w14:textId="77777777" w:rsidR="005D6C8C" w:rsidRPr="00224891" w:rsidRDefault="005D6C8C" w:rsidP="00224891">
      <w:pPr>
        <w:ind w:left="1234" w:right="0"/>
        <w:rPr>
          <w:rFonts w:asciiTheme="minorHAnsi" w:hAnsiTheme="minorHAnsi" w:cstheme="minorHAnsi"/>
        </w:rPr>
      </w:pPr>
    </w:p>
    <w:p w14:paraId="0813D920" w14:textId="19EA896E" w:rsidR="005D6C8C" w:rsidRPr="005458FF" w:rsidRDefault="005D6C8C" w:rsidP="00433E36">
      <w:pPr>
        <w:pStyle w:val="ListParagraph"/>
        <w:numPr>
          <w:ilvl w:val="0"/>
          <w:numId w:val="21"/>
        </w:numPr>
        <w:spacing w:after="10"/>
        <w:ind w:right="0"/>
        <w:rPr>
          <w:rFonts w:asciiTheme="minorHAnsi" w:hAnsiTheme="minorHAnsi" w:cstheme="minorHAnsi"/>
        </w:rPr>
      </w:pPr>
      <w:r w:rsidRPr="005458FF">
        <w:rPr>
          <w:rFonts w:asciiTheme="minorHAnsi" w:hAnsiTheme="minorHAnsi" w:cstheme="minorHAnsi"/>
          <w:b/>
        </w:rPr>
        <w:lastRenderedPageBreak/>
        <w:t xml:space="preserve">Abstract </w:t>
      </w:r>
    </w:p>
    <w:p w14:paraId="7C7D4569" w14:textId="77777777" w:rsidR="005D6C8C" w:rsidRPr="00224891" w:rsidRDefault="005D6C8C" w:rsidP="005D6C8C">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6CDCD476" w14:textId="77777777" w:rsidR="005D6C8C" w:rsidRPr="00224891" w:rsidRDefault="005D6C8C" w:rsidP="005D6C8C">
      <w:pPr>
        <w:ind w:left="1234" w:right="0"/>
        <w:rPr>
          <w:rFonts w:asciiTheme="minorHAnsi" w:hAnsiTheme="minorHAnsi" w:cstheme="minorHAnsi"/>
        </w:rPr>
      </w:pPr>
      <w:r w:rsidRPr="00224891">
        <w:rPr>
          <w:rFonts w:asciiTheme="minorHAnsi" w:hAnsiTheme="minorHAnsi" w:cstheme="minorHAnsi"/>
        </w:rPr>
        <w:t xml:space="preserve">The heading of ABSTRACT is to appear centered and in full capital letters beneath the top margin. The abstract consists of:  </w:t>
      </w:r>
    </w:p>
    <w:p w14:paraId="6ECFB4DE" w14:textId="77777777" w:rsidR="005D6C8C" w:rsidRPr="00224891" w:rsidRDefault="005D6C8C" w:rsidP="005D6C8C">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315A882F" w14:textId="77777777" w:rsidR="005D6C8C" w:rsidRPr="00224891" w:rsidRDefault="005D6C8C" w:rsidP="00433E36">
      <w:pPr>
        <w:numPr>
          <w:ilvl w:val="1"/>
          <w:numId w:val="21"/>
        </w:numPr>
        <w:ind w:right="1194"/>
        <w:rPr>
          <w:rFonts w:asciiTheme="minorHAnsi" w:hAnsiTheme="minorHAnsi" w:cstheme="minorHAnsi"/>
        </w:rPr>
      </w:pPr>
      <w:r w:rsidRPr="00224891">
        <w:rPr>
          <w:rFonts w:asciiTheme="minorHAnsi" w:hAnsiTheme="minorHAnsi" w:cstheme="minorHAnsi"/>
        </w:rPr>
        <w:t xml:space="preserve">A brief statement of the problem. </w:t>
      </w:r>
    </w:p>
    <w:p w14:paraId="79273D53" w14:textId="77777777" w:rsidR="005D6C8C" w:rsidRPr="00224891" w:rsidRDefault="005D6C8C" w:rsidP="00433E36">
      <w:pPr>
        <w:numPr>
          <w:ilvl w:val="1"/>
          <w:numId w:val="21"/>
        </w:numPr>
        <w:ind w:right="1194"/>
        <w:rPr>
          <w:rFonts w:asciiTheme="minorHAnsi" w:hAnsiTheme="minorHAnsi" w:cstheme="minorHAnsi"/>
        </w:rPr>
      </w:pPr>
      <w:r w:rsidRPr="00224891">
        <w:rPr>
          <w:rFonts w:asciiTheme="minorHAnsi" w:hAnsiTheme="minorHAnsi" w:cstheme="minorHAnsi"/>
        </w:rPr>
        <w:t xml:space="preserve">A brief explanation of the methods or procedures used. </w:t>
      </w:r>
      <w:r w:rsidRPr="00224891">
        <w:rPr>
          <w:rFonts w:ascii="Segoe UI Symbol" w:eastAsia="Wingdings" w:hAnsi="Segoe UI Symbol" w:cs="Segoe UI Symbol"/>
        </w:rPr>
        <w:t>➢</w:t>
      </w:r>
      <w:r w:rsidRPr="00224891">
        <w:rPr>
          <w:rFonts w:asciiTheme="minorHAnsi" w:eastAsia="Arial" w:hAnsiTheme="minorHAnsi" w:cstheme="minorHAnsi"/>
        </w:rPr>
        <w:t xml:space="preserve"> </w:t>
      </w:r>
      <w:r w:rsidRPr="00224891">
        <w:rPr>
          <w:rFonts w:asciiTheme="minorHAnsi" w:hAnsiTheme="minorHAnsi" w:cstheme="minorHAnsi"/>
        </w:rPr>
        <w:t xml:space="preserve">A concise summary of the findings of the study.  </w:t>
      </w:r>
    </w:p>
    <w:p w14:paraId="71689994" w14:textId="77777777" w:rsidR="005D6C8C" w:rsidRPr="00224891" w:rsidRDefault="005D6C8C" w:rsidP="005D6C8C">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54D8A97E" w14:textId="78966083" w:rsidR="005D6C8C" w:rsidRPr="00224891" w:rsidRDefault="005D6C8C" w:rsidP="005D6C8C">
      <w:pPr>
        <w:ind w:left="1234" w:right="0"/>
        <w:rPr>
          <w:rFonts w:asciiTheme="minorHAnsi" w:hAnsiTheme="minorHAnsi" w:cstheme="minorHAnsi"/>
        </w:rPr>
      </w:pPr>
      <w:r w:rsidRPr="00224891">
        <w:rPr>
          <w:rFonts w:asciiTheme="minorHAnsi" w:hAnsiTheme="minorHAnsi" w:cstheme="minorHAnsi"/>
        </w:rPr>
        <w:t>The length of the abstract should be about</w:t>
      </w:r>
      <w:r>
        <w:rPr>
          <w:rFonts w:asciiTheme="minorHAnsi" w:hAnsiTheme="minorHAnsi" w:cstheme="minorHAnsi"/>
        </w:rPr>
        <w:t xml:space="preserve"> 500</w:t>
      </w:r>
      <w:r w:rsidRPr="00224891">
        <w:rPr>
          <w:rFonts w:asciiTheme="minorHAnsi" w:hAnsiTheme="minorHAnsi" w:cstheme="minorHAnsi"/>
        </w:rPr>
        <w:t xml:space="preserve"> words, with a minimum of </w:t>
      </w:r>
      <w:r>
        <w:rPr>
          <w:rFonts w:asciiTheme="minorHAnsi" w:hAnsiTheme="minorHAnsi" w:cstheme="minorHAnsi"/>
        </w:rPr>
        <w:t>300</w:t>
      </w:r>
      <w:r w:rsidRPr="00224891">
        <w:rPr>
          <w:rFonts w:asciiTheme="minorHAnsi" w:hAnsiTheme="minorHAnsi" w:cstheme="minorHAnsi"/>
        </w:rPr>
        <w:t xml:space="preserve"> words, and should certainly not fill more than one page.  </w:t>
      </w:r>
    </w:p>
    <w:p w14:paraId="331ED99D" w14:textId="142E7D93" w:rsidR="00224891" w:rsidRDefault="00224891" w:rsidP="00224891">
      <w:pPr>
        <w:spacing w:after="0" w:line="259" w:lineRule="auto"/>
        <w:ind w:left="1224" w:right="0" w:firstLine="0"/>
        <w:jc w:val="left"/>
        <w:rPr>
          <w:rFonts w:asciiTheme="minorHAnsi" w:hAnsiTheme="minorHAnsi" w:cstheme="minorHAnsi"/>
        </w:rPr>
      </w:pPr>
    </w:p>
    <w:p w14:paraId="0D39B484" w14:textId="77777777" w:rsidR="005D6C8C" w:rsidRPr="005458FF" w:rsidRDefault="005D6C8C" w:rsidP="00433E36">
      <w:pPr>
        <w:pStyle w:val="ListParagraph"/>
        <w:numPr>
          <w:ilvl w:val="0"/>
          <w:numId w:val="21"/>
        </w:numPr>
        <w:spacing w:after="10"/>
        <w:ind w:right="0"/>
        <w:rPr>
          <w:rFonts w:asciiTheme="minorHAnsi" w:hAnsiTheme="minorHAnsi" w:cstheme="minorHAnsi"/>
          <w:b/>
        </w:rPr>
      </w:pPr>
      <w:r w:rsidRPr="00224891">
        <w:rPr>
          <w:rFonts w:asciiTheme="minorHAnsi" w:hAnsiTheme="minorHAnsi" w:cstheme="minorHAnsi"/>
          <w:b/>
        </w:rPr>
        <w:t xml:space="preserve">Acknowledgements (Optional) </w:t>
      </w:r>
    </w:p>
    <w:p w14:paraId="79CEE379" w14:textId="77777777" w:rsidR="005D6C8C" w:rsidRPr="00224891" w:rsidRDefault="005D6C8C" w:rsidP="005D6C8C">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10F989A7" w14:textId="77777777" w:rsidR="005D6C8C" w:rsidRDefault="005D6C8C" w:rsidP="005D6C8C">
      <w:pPr>
        <w:ind w:left="1234" w:right="0"/>
        <w:rPr>
          <w:rFonts w:asciiTheme="minorHAnsi" w:hAnsiTheme="minorHAnsi" w:cstheme="minorHAnsi"/>
        </w:rPr>
      </w:pPr>
      <w:r w:rsidRPr="00224891">
        <w:rPr>
          <w:rFonts w:asciiTheme="minorHAnsi" w:hAnsiTheme="minorHAnsi" w:cstheme="minorHAnsi"/>
        </w:rPr>
        <w:t xml:space="preserve">Acknowledgements ought to be word-processed in accordance with guidelines specified above under </w:t>
      </w:r>
      <w:r w:rsidRPr="00224891">
        <w:rPr>
          <w:rFonts w:asciiTheme="minorHAnsi" w:hAnsiTheme="minorHAnsi" w:cstheme="minorHAnsi"/>
          <w:b/>
        </w:rPr>
        <w:t>APPEARANCE</w:t>
      </w:r>
      <w:r w:rsidRPr="00224891">
        <w:rPr>
          <w:rFonts w:asciiTheme="minorHAnsi" w:hAnsiTheme="minorHAnsi" w:cstheme="minorHAnsi"/>
        </w:rPr>
        <w:t xml:space="preserve"> with 1 ½ spacing. Written on the top of the page of this section ought to be </w:t>
      </w:r>
      <w:r w:rsidRPr="00224891">
        <w:rPr>
          <w:rFonts w:asciiTheme="minorHAnsi" w:hAnsiTheme="minorHAnsi" w:cstheme="minorHAnsi"/>
          <w:b/>
        </w:rPr>
        <w:t>ACKNOWLEDGEMENTS</w:t>
      </w:r>
      <w:r w:rsidRPr="00224891">
        <w:rPr>
          <w:rFonts w:asciiTheme="minorHAnsi" w:hAnsiTheme="minorHAnsi" w:cstheme="minorHAnsi"/>
        </w:rPr>
        <w:t xml:space="preserve"> in which the candidate should give credit to all those who have assisted in the preparation of the project report. It is also a good idea to list and thank your supervisor on this page. The acknowledgements should be concise (certainly not exceeding the length of a single page).  </w:t>
      </w:r>
    </w:p>
    <w:p w14:paraId="56942AC5" w14:textId="77777777" w:rsidR="005D6C8C" w:rsidRPr="00224891" w:rsidRDefault="005D6C8C" w:rsidP="00224891">
      <w:pPr>
        <w:spacing w:after="0" w:line="259" w:lineRule="auto"/>
        <w:ind w:left="1224" w:right="0" w:firstLine="0"/>
        <w:jc w:val="left"/>
        <w:rPr>
          <w:rFonts w:asciiTheme="minorHAnsi" w:hAnsiTheme="minorHAnsi" w:cstheme="minorHAnsi"/>
        </w:rPr>
      </w:pPr>
    </w:p>
    <w:p w14:paraId="418F23AB" w14:textId="6D00E2C7" w:rsidR="00224891" w:rsidRPr="005458FF" w:rsidRDefault="00224891" w:rsidP="00433E36">
      <w:pPr>
        <w:pStyle w:val="ListParagraph"/>
        <w:numPr>
          <w:ilvl w:val="0"/>
          <w:numId w:val="21"/>
        </w:numPr>
        <w:spacing w:after="10"/>
        <w:ind w:right="0"/>
        <w:rPr>
          <w:rFonts w:asciiTheme="minorHAnsi" w:hAnsiTheme="minorHAnsi" w:cstheme="minorHAnsi"/>
          <w:b/>
        </w:rPr>
      </w:pPr>
      <w:r w:rsidRPr="00224891">
        <w:rPr>
          <w:rFonts w:asciiTheme="minorHAnsi" w:hAnsiTheme="minorHAnsi" w:cstheme="minorHAnsi"/>
          <w:b/>
        </w:rPr>
        <w:t xml:space="preserve">Table of Contents </w:t>
      </w:r>
    </w:p>
    <w:p w14:paraId="2B58237A"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6F55B651" w14:textId="77777777" w:rsidR="00224891" w:rsidRPr="00224891" w:rsidRDefault="00224891" w:rsidP="00224891">
      <w:pPr>
        <w:ind w:left="1234" w:right="0"/>
        <w:rPr>
          <w:rFonts w:asciiTheme="minorHAnsi" w:hAnsiTheme="minorHAnsi" w:cstheme="minorHAnsi"/>
        </w:rPr>
      </w:pPr>
      <w:r w:rsidRPr="00224891">
        <w:rPr>
          <w:rFonts w:asciiTheme="minorHAnsi" w:hAnsiTheme="minorHAnsi" w:cstheme="minorHAnsi"/>
        </w:rPr>
        <w:t xml:space="preserve">The table of contents must include a list of all items in the project report. Title Page, Approval, Dedication Page, Acknowledgments and Pages(s) where the Table of Contents appears should not be listed in the Table of Contents. Everything else must be listed. Headings and sub-headings must show consistency between the Table of Contents and the body of the text. Although headings may be shortened in the Table of Contents to comport with space requirements, the wording must be consistent to enable the reader to recognize the correct headings.  </w:t>
      </w:r>
    </w:p>
    <w:p w14:paraId="464027B4"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7FBAE4BE" w14:textId="5269C44A" w:rsidR="00224891" w:rsidRPr="00224891" w:rsidRDefault="00224891" w:rsidP="00224891">
      <w:pPr>
        <w:spacing w:after="0" w:line="259" w:lineRule="auto"/>
        <w:ind w:left="1224" w:right="0" w:firstLine="0"/>
        <w:jc w:val="left"/>
        <w:rPr>
          <w:rFonts w:asciiTheme="minorHAnsi" w:hAnsiTheme="minorHAnsi" w:cstheme="minorHAnsi"/>
        </w:rPr>
      </w:pPr>
    </w:p>
    <w:p w14:paraId="3FE63CAB" w14:textId="77777777" w:rsidR="00224891" w:rsidRPr="005458FF" w:rsidRDefault="00224891" w:rsidP="00433E36">
      <w:pPr>
        <w:pStyle w:val="ListParagraph"/>
        <w:numPr>
          <w:ilvl w:val="0"/>
          <w:numId w:val="21"/>
        </w:numPr>
        <w:spacing w:after="10"/>
        <w:ind w:right="0"/>
        <w:rPr>
          <w:rFonts w:asciiTheme="minorHAnsi" w:hAnsiTheme="minorHAnsi" w:cstheme="minorHAnsi"/>
          <w:b/>
        </w:rPr>
      </w:pPr>
      <w:r w:rsidRPr="00224891">
        <w:rPr>
          <w:rFonts w:asciiTheme="minorHAnsi" w:hAnsiTheme="minorHAnsi" w:cstheme="minorHAnsi"/>
          <w:b/>
        </w:rPr>
        <w:t xml:space="preserve">List of Table/ Figures/ Graphs/ Cases </w:t>
      </w:r>
    </w:p>
    <w:p w14:paraId="7EB23878"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162D5752" w14:textId="77777777" w:rsidR="00224891" w:rsidRPr="00224891" w:rsidRDefault="00224891" w:rsidP="00224891">
      <w:pPr>
        <w:ind w:left="1234" w:right="0"/>
        <w:rPr>
          <w:rFonts w:asciiTheme="minorHAnsi" w:hAnsiTheme="minorHAnsi" w:cstheme="minorHAnsi"/>
        </w:rPr>
      </w:pPr>
      <w:r w:rsidRPr="00224891">
        <w:rPr>
          <w:rFonts w:asciiTheme="minorHAnsi" w:hAnsiTheme="minorHAnsi" w:cstheme="minorHAnsi"/>
        </w:rPr>
        <w:t xml:space="preserve">A list is required if there are more than two of the above referenced items in the paper. Titles and/or captions should be listed exactly as worded in the text. A single listing does not require a separate page and may be listed at the end of the table of contents or at the end of another list. Any list should be under the heading of List of…. </w:t>
      </w:r>
    </w:p>
    <w:p w14:paraId="647BA4DA"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3E9C3714" w14:textId="77777777" w:rsidR="005D6C8C" w:rsidRPr="005458FF" w:rsidRDefault="005D6C8C" w:rsidP="00433E36">
      <w:pPr>
        <w:pStyle w:val="ListParagraph"/>
        <w:numPr>
          <w:ilvl w:val="0"/>
          <w:numId w:val="21"/>
        </w:numPr>
        <w:spacing w:after="10"/>
        <w:ind w:right="0"/>
        <w:rPr>
          <w:rFonts w:asciiTheme="minorHAnsi" w:hAnsiTheme="minorHAnsi" w:cstheme="minorHAnsi"/>
          <w:b/>
        </w:rPr>
      </w:pPr>
      <w:r w:rsidRPr="00224891">
        <w:rPr>
          <w:rFonts w:asciiTheme="minorHAnsi" w:hAnsiTheme="minorHAnsi" w:cstheme="minorHAnsi"/>
          <w:b/>
        </w:rPr>
        <w:t xml:space="preserve">List of Symbols/ Notations/ Abbreviations </w:t>
      </w:r>
    </w:p>
    <w:p w14:paraId="09F9DF33" w14:textId="77777777" w:rsidR="005D6C8C" w:rsidRPr="00224891" w:rsidRDefault="005D6C8C" w:rsidP="005D6C8C">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51F44E57" w14:textId="77777777" w:rsidR="005D6C8C" w:rsidRPr="00224891" w:rsidRDefault="005D6C8C" w:rsidP="005D6C8C">
      <w:pPr>
        <w:ind w:left="1234" w:right="0"/>
        <w:rPr>
          <w:rFonts w:asciiTheme="minorHAnsi" w:hAnsiTheme="minorHAnsi" w:cstheme="minorHAnsi"/>
        </w:rPr>
      </w:pPr>
      <w:r w:rsidRPr="00224891">
        <w:rPr>
          <w:rFonts w:asciiTheme="minorHAnsi" w:hAnsiTheme="minorHAnsi" w:cstheme="minorHAnsi"/>
        </w:rPr>
        <w:t xml:space="preserve">Each list should be placed under a separate heading and, if necessary, on a separate page. </w:t>
      </w:r>
    </w:p>
    <w:p w14:paraId="0621DDC7" w14:textId="251A96B1" w:rsidR="00224891" w:rsidRPr="00224891" w:rsidRDefault="00224891" w:rsidP="00224891">
      <w:pPr>
        <w:spacing w:after="0" w:line="259" w:lineRule="auto"/>
        <w:ind w:left="1224" w:right="0" w:firstLine="0"/>
        <w:jc w:val="left"/>
        <w:rPr>
          <w:rFonts w:asciiTheme="minorHAnsi" w:hAnsiTheme="minorHAnsi" w:cstheme="minorHAnsi"/>
        </w:rPr>
      </w:pPr>
    </w:p>
    <w:p w14:paraId="5C45CA92" w14:textId="77777777" w:rsidR="00224891" w:rsidRPr="005458FF" w:rsidRDefault="00224891" w:rsidP="00433E36">
      <w:pPr>
        <w:pStyle w:val="ListParagraph"/>
        <w:numPr>
          <w:ilvl w:val="0"/>
          <w:numId w:val="21"/>
        </w:numPr>
        <w:spacing w:after="10"/>
        <w:ind w:right="0"/>
        <w:rPr>
          <w:rFonts w:asciiTheme="minorHAnsi" w:hAnsiTheme="minorHAnsi" w:cstheme="minorHAnsi"/>
          <w:b/>
        </w:rPr>
      </w:pPr>
      <w:r w:rsidRPr="00224891">
        <w:rPr>
          <w:rFonts w:asciiTheme="minorHAnsi" w:hAnsiTheme="minorHAnsi" w:cstheme="minorHAnsi"/>
          <w:b/>
        </w:rPr>
        <w:t xml:space="preserve">Body of the Text </w:t>
      </w:r>
    </w:p>
    <w:p w14:paraId="7C79347A"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50DF2CAC" w14:textId="77777777" w:rsidR="00224891" w:rsidRPr="00224891" w:rsidRDefault="00224891" w:rsidP="00224891">
      <w:pPr>
        <w:ind w:left="1234" w:right="0"/>
        <w:rPr>
          <w:rFonts w:asciiTheme="minorHAnsi" w:hAnsiTheme="minorHAnsi" w:cstheme="minorHAnsi"/>
        </w:rPr>
      </w:pPr>
      <w:r w:rsidRPr="00224891">
        <w:rPr>
          <w:rFonts w:asciiTheme="minorHAnsi" w:hAnsiTheme="minorHAnsi" w:cstheme="minorHAnsi"/>
        </w:rPr>
        <w:lastRenderedPageBreak/>
        <w:t xml:space="preserve">In the preparation of the body of the text, rules pertaining to margins, type face, type size, line spacing, </w:t>
      </w:r>
      <w:r w:rsidRPr="00224891">
        <w:rPr>
          <w:rFonts w:asciiTheme="minorHAnsi" w:hAnsiTheme="minorHAnsi" w:cstheme="minorHAnsi"/>
          <w:i/>
        </w:rPr>
        <w:t>etc.</w:t>
      </w:r>
      <w:r w:rsidRPr="00224891">
        <w:rPr>
          <w:rFonts w:asciiTheme="minorHAnsi" w:hAnsiTheme="minorHAnsi" w:cstheme="minorHAnsi"/>
        </w:rPr>
        <w:t xml:space="preserve">, under APPEARANCE must be </w:t>
      </w:r>
      <w:proofErr w:type="gramStart"/>
      <w:r w:rsidRPr="00224891">
        <w:rPr>
          <w:rFonts w:asciiTheme="minorHAnsi" w:hAnsiTheme="minorHAnsi" w:cstheme="minorHAnsi"/>
        </w:rPr>
        <w:t>observed at all times</w:t>
      </w:r>
      <w:proofErr w:type="gramEnd"/>
      <w:r w:rsidRPr="00224891">
        <w:rPr>
          <w:rFonts w:asciiTheme="minorHAnsi" w:hAnsiTheme="minorHAnsi" w:cstheme="minorHAnsi"/>
        </w:rPr>
        <w:t xml:space="preserve"> without exception. Phrases in a language other than English (for example, </w:t>
      </w:r>
      <w:r w:rsidRPr="00224891">
        <w:rPr>
          <w:rFonts w:asciiTheme="minorHAnsi" w:hAnsiTheme="minorHAnsi" w:cstheme="minorHAnsi"/>
          <w:i/>
        </w:rPr>
        <w:t>et. al</w:t>
      </w:r>
      <w:r w:rsidRPr="00224891">
        <w:rPr>
          <w:rFonts w:asciiTheme="minorHAnsi" w:hAnsiTheme="minorHAnsi" w:cstheme="minorHAnsi"/>
        </w:rPr>
        <w:t xml:space="preserve">.) should be typed in </w:t>
      </w:r>
      <w:r w:rsidRPr="00224891">
        <w:rPr>
          <w:rFonts w:asciiTheme="minorHAnsi" w:hAnsiTheme="minorHAnsi" w:cstheme="minorHAnsi"/>
          <w:i/>
        </w:rPr>
        <w:t>italics</w:t>
      </w:r>
      <w:r w:rsidRPr="00224891">
        <w:rPr>
          <w:rFonts w:asciiTheme="minorHAnsi" w:hAnsiTheme="minorHAnsi" w:cstheme="minorHAnsi"/>
        </w:rPr>
        <w:t xml:space="preserve">.  </w:t>
      </w:r>
    </w:p>
    <w:p w14:paraId="1CC1A22C"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4B7723BD" w14:textId="77777777" w:rsidR="00224891" w:rsidRPr="005458FF" w:rsidRDefault="00224891" w:rsidP="00433E36">
      <w:pPr>
        <w:pStyle w:val="ListParagraph"/>
        <w:numPr>
          <w:ilvl w:val="0"/>
          <w:numId w:val="21"/>
        </w:numPr>
        <w:spacing w:after="10"/>
        <w:ind w:right="0"/>
        <w:rPr>
          <w:rFonts w:asciiTheme="minorHAnsi" w:hAnsiTheme="minorHAnsi" w:cstheme="minorHAnsi"/>
          <w:b/>
        </w:rPr>
      </w:pPr>
      <w:r w:rsidRPr="00224891">
        <w:rPr>
          <w:rFonts w:asciiTheme="minorHAnsi" w:hAnsiTheme="minorHAnsi" w:cstheme="minorHAnsi"/>
          <w:b/>
        </w:rPr>
        <w:t xml:space="preserve">Mathematical Text </w:t>
      </w:r>
    </w:p>
    <w:p w14:paraId="34A2D484"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b/>
        </w:rPr>
        <w:t xml:space="preserve"> </w:t>
      </w:r>
    </w:p>
    <w:p w14:paraId="65BF9109" w14:textId="77777777" w:rsidR="00224891" w:rsidRPr="00224891" w:rsidRDefault="00224891" w:rsidP="00224891">
      <w:pPr>
        <w:ind w:left="1234" w:right="0"/>
        <w:rPr>
          <w:rFonts w:asciiTheme="minorHAnsi" w:hAnsiTheme="minorHAnsi" w:cstheme="minorHAnsi"/>
        </w:rPr>
      </w:pPr>
      <w:r w:rsidRPr="00224891">
        <w:rPr>
          <w:rFonts w:asciiTheme="minorHAnsi" w:hAnsiTheme="minorHAnsi" w:cstheme="minorHAnsi"/>
        </w:rPr>
        <w:t xml:space="preserve">Students whose projects include mathematical, statistical, or engineering content must employ equation mode in Scientific Word or LATEX. All mathematical operators must be typed in New Times Roman font; all matrix names and all variables should be typed in </w:t>
      </w:r>
      <w:r w:rsidRPr="00224891">
        <w:rPr>
          <w:rFonts w:asciiTheme="minorHAnsi" w:hAnsiTheme="minorHAnsi" w:cstheme="minorHAnsi"/>
          <w:i/>
        </w:rPr>
        <w:t>italics</w:t>
      </w:r>
      <w:r w:rsidRPr="00224891">
        <w:rPr>
          <w:rFonts w:asciiTheme="minorHAnsi" w:hAnsiTheme="minorHAnsi" w:cstheme="minorHAnsi"/>
        </w:rPr>
        <w:t xml:space="preserve"> and all vectors should be typed in </w:t>
      </w:r>
      <w:r w:rsidRPr="00224891">
        <w:rPr>
          <w:rFonts w:asciiTheme="minorHAnsi" w:hAnsiTheme="minorHAnsi" w:cstheme="minorHAnsi"/>
          <w:b/>
        </w:rPr>
        <w:t>bold</w:t>
      </w:r>
      <w:r w:rsidRPr="00224891">
        <w:rPr>
          <w:rFonts w:asciiTheme="minorHAnsi" w:hAnsiTheme="minorHAnsi" w:cstheme="minorHAnsi"/>
        </w:rPr>
        <w:t xml:space="preserve"> lettering.  </w:t>
      </w:r>
    </w:p>
    <w:p w14:paraId="012BF23F"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33965D01" w14:textId="40CF6DFB" w:rsidR="00224891" w:rsidRPr="00224891" w:rsidRDefault="00224891" w:rsidP="00224891">
      <w:pPr>
        <w:spacing w:after="0" w:line="259" w:lineRule="auto"/>
        <w:ind w:left="1224" w:right="0" w:firstLine="0"/>
        <w:jc w:val="left"/>
        <w:rPr>
          <w:rFonts w:asciiTheme="minorHAnsi" w:hAnsiTheme="minorHAnsi" w:cstheme="minorHAnsi"/>
        </w:rPr>
      </w:pPr>
    </w:p>
    <w:p w14:paraId="2A7ABC8B" w14:textId="77777777" w:rsidR="00224891" w:rsidRPr="005458FF" w:rsidRDefault="00224891" w:rsidP="00433E36">
      <w:pPr>
        <w:pStyle w:val="ListParagraph"/>
        <w:numPr>
          <w:ilvl w:val="0"/>
          <w:numId w:val="21"/>
        </w:numPr>
        <w:spacing w:after="10"/>
        <w:ind w:right="0"/>
        <w:rPr>
          <w:rFonts w:asciiTheme="minorHAnsi" w:hAnsiTheme="minorHAnsi" w:cstheme="minorHAnsi"/>
          <w:b/>
        </w:rPr>
      </w:pPr>
      <w:r w:rsidRPr="00224891">
        <w:rPr>
          <w:rFonts w:asciiTheme="minorHAnsi" w:hAnsiTheme="minorHAnsi" w:cstheme="minorHAnsi"/>
          <w:b/>
        </w:rPr>
        <w:t xml:space="preserve">Citations/ Referencing in the Text </w:t>
      </w:r>
    </w:p>
    <w:p w14:paraId="419FD76B"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2C18032E" w14:textId="77777777" w:rsidR="00224891" w:rsidRPr="00224891" w:rsidRDefault="00224891" w:rsidP="00224891">
      <w:pPr>
        <w:ind w:left="1234" w:right="0"/>
        <w:rPr>
          <w:rFonts w:asciiTheme="minorHAnsi" w:hAnsiTheme="minorHAnsi" w:cstheme="minorHAnsi"/>
        </w:rPr>
      </w:pPr>
      <w:r w:rsidRPr="00224891">
        <w:rPr>
          <w:rFonts w:asciiTheme="minorHAnsi" w:hAnsiTheme="minorHAnsi" w:cstheme="minorHAnsi"/>
        </w:rPr>
        <w:t xml:space="preserve">When writing a project, it is essential that you indicate very clearly the work that you did not do, the ideas which are not yours, and the sentences that you did not compose to describe a concept. If you do not do this, then you are committing plagiarism because you are taking someone else’s words, thoughts or ideas and presenting them as if they were your own. Plagiarism is a form of cheating and is regarded as a serious academic offense. </w:t>
      </w:r>
    </w:p>
    <w:p w14:paraId="303ED759"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75D850CA" w14:textId="77777777" w:rsidR="00224891" w:rsidRPr="00224891" w:rsidRDefault="00224891" w:rsidP="00224891">
      <w:pPr>
        <w:ind w:left="1234" w:right="0"/>
        <w:rPr>
          <w:rFonts w:asciiTheme="minorHAnsi" w:hAnsiTheme="minorHAnsi" w:cstheme="minorHAnsi"/>
        </w:rPr>
      </w:pPr>
      <w:r w:rsidRPr="00224891">
        <w:rPr>
          <w:rFonts w:asciiTheme="minorHAnsi" w:hAnsiTheme="minorHAnsi" w:cstheme="minorHAnsi"/>
        </w:rPr>
        <w:t xml:space="preserve">Looking at this another way, referring to research papers, books, internet, sites, etc., shows the readers of your project report or project (the examiners) that you have studied thoroughly the available literature in your area of research. Your choice of method should be approved by your supervisor.  </w:t>
      </w:r>
    </w:p>
    <w:p w14:paraId="06A03EF6"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570DE42F" w14:textId="0824E085" w:rsidR="00224891" w:rsidRDefault="00224891" w:rsidP="008A7E29">
      <w:pPr>
        <w:spacing w:after="10"/>
        <w:ind w:left="1219" w:right="0"/>
        <w:rPr>
          <w:rFonts w:asciiTheme="minorHAnsi" w:hAnsiTheme="minorHAnsi" w:cstheme="minorHAnsi"/>
          <w:b/>
        </w:rPr>
      </w:pPr>
      <w:r w:rsidRPr="00224891">
        <w:rPr>
          <w:rFonts w:asciiTheme="minorHAnsi" w:hAnsiTheme="minorHAnsi" w:cstheme="minorHAnsi"/>
          <w:b/>
        </w:rPr>
        <w:t xml:space="preserve">The most </w:t>
      </w:r>
      <w:r w:rsidR="00346439" w:rsidRPr="00224891">
        <w:rPr>
          <w:rFonts w:asciiTheme="minorHAnsi" w:hAnsiTheme="minorHAnsi" w:cstheme="minorHAnsi"/>
          <w:b/>
        </w:rPr>
        <w:t>frequently used</w:t>
      </w:r>
      <w:r w:rsidRPr="00224891">
        <w:rPr>
          <w:rFonts w:asciiTheme="minorHAnsi" w:hAnsiTheme="minorHAnsi" w:cstheme="minorHAnsi"/>
          <w:b/>
        </w:rPr>
        <w:t xml:space="preserve"> referencing style </w:t>
      </w:r>
      <w:r w:rsidR="008A7E29">
        <w:rPr>
          <w:rFonts w:asciiTheme="minorHAnsi" w:hAnsiTheme="minorHAnsi" w:cstheme="minorHAnsi"/>
          <w:b/>
        </w:rPr>
        <w:t>used in engineering is IEEE.</w:t>
      </w:r>
    </w:p>
    <w:p w14:paraId="024DC7C0" w14:textId="77777777" w:rsidR="00346439" w:rsidRDefault="00346439" w:rsidP="008A7E29">
      <w:pPr>
        <w:spacing w:after="10"/>
        <w:ind w:left="1219" w:right="0"/>
      </w:pPr>
      <w:r>
        <w:t xml:space="preserve">When writing a piece of academic work, you must acknowledge any sources which you have used. You do this by including a brief in-text ‘citation’ within the main body of your writing, next to the material you have used. </w:t>
      </w:r>
    </w:p>
    <w:p w14:paraId="5796DA08" w14:textId="77777777" w:rsidR="00346439" w:rsidRDefault="00346439" w:rsidP="008A7E29">
      <w:pPr>
        <w:spacing w:after="10"/>
        <w:ind w:left="1219" w:right="0"/>
      </w:pPr>
      <w:r>
        <w:t xml:space="preserve">The IEEE style is a numeric style, where citations are numbered [1] in the order of appearance. This citation leads your reader to a full reference to the source in the list of references at the end of your work. Each citation number should be enclosed in square brackets on the same line as the text, before any punctuation, with a space before the bracket [2]. Once a source has been cited, the same number is re-used for all subsequent citations to the same source. </w:t>
      </w:r>
    </w:p>
    <w:p w14:paraId="53B345EA" w14:textId="77777777" w:rsidR="00346439" w:rsidRDefault="00346439" w:rsidP="008A7E29">
      <w:pPr>
        <w:spacing w:after="10"/>
        <w:ind w:left="1219" w:right="0"/>
      </w:pPr>
      <w:r>
        <w:t xml:space="preserve">Here are some examples of IEEE style citation: </w:t>
      </w:r>
    </w:p>
    <w:p w14:paraId="25FABA62" w14:textId="77777777" w:rsidR="00346439" w:rsidRDefault="00346439" w:rsidP="008A7E29">
      <w:pPr>
        <w:spacing w:after="10"/>
        <w:ind w:left="1219" w:right="0"/>
      </w:pPr>
      <w:r>
        <w:t>“... as shown by Brown [4], as previously stated.”</w:t>
      </w:r>
    </w:p>
    <w:p w14:paraId="3C32A047" w14:textId="77777777" w:rsidR="00346439" w:rsidRDefault="00346439" w:rsidP="008A7E29">
      <w:pPr>
        <w:spacing w:after="10"/>
        <w:ind w:left="1219" w:right="0"/>
      </w:pPr>
      <w:r>
        <w:t xml:space="preserve"> "The theory was first put forward in 1987 [1]." </w:t>
      </w:r>
    </w:p>
    <w:p w14:paraId="7199F2DA" w14:textId="77777777" w:rsidR="00346439" w:rsidRDefault="00346439" w:rsidP="008A7E29">
      <w:pPr>
        <w:spacing w:after="10"/>
        <w:ind w:left="1219" w:right="0"/>
      </w:pPr>
      <w:r>
        <w:t xml:space="preserve">“For example, see [7].” </w:t>
      </w:r>
    </w:p>
    <w:p w14:paraId="2611E4AC" w14:textId="77777777" w:rsidR="00346439" w:rsidRDefault="00346439" w:rsidP="008A7E29">
      <w:pPr>
        <w:spacing w:after="10"/>
        <w:ind w:left="1219" w:right="0"/>
      </w:pPr>
      <w:r>
        <w:t>"Several recent studies [3, 4, 15, 16] have suggested that...</w:t>
      </w:r>
    </w:p>
    <w:p w14:paraId="0150353B" w14:textId="77777777" w:rsidR="00346439" w:rsidRDefault="00346439" w:rsidP="008A7E29">
      <w:pPr>
        <w:spacing w:after="10"/>
        <w:ind w:left="1219" w:right="0"/>
      </w:pPr>
      <w:r>
        <w:t xml:space="preserve">" The example above may also be formatted as: </w:t>
      </w:r>
    </w:p>
    <w:p w14:paraId="642B4068" w14:textId="70A1914D" w:rsidR="00346439" w:rsidRDefault="00346439" w:rsidP="008A7E29">
      <w:pPr>
        <w:spacing w:after="10"/>
        <w:ind w:left="1219" w:right="0"/>
      </w:pPr>
      <w:r>
        <w:t xml:space="preserve">“Several recent studies [3], [4], [15], [16] have suggested that…” </w:t>
      </w:r>
    </w:p>
    <w:p w14:paraId="04E56D5F" w14:textId="77777777" w:rsidR="00346439" w:rsidRDefault="00346439" w:rsidP="008A7E29">
      <w:pPr>
        <w:spacing w:after="10"/>
        <w:ind w:left="1219" w:right="0"/>
      </w:pPr>
    </w:p>
    <w:p w14:paraId="26F0C3BD" w14:textId="6A52C892" w:rsidR="008A7E29" w:rsidRPr="00224891" w:rsidRDefault="00346439" w:rsidP="008A7E29">
      <w:pPr>
        <w:spacing w:after="10"/>
        <w:ind w:left="1219" w:right="0"/>
        <w:rPr>
          <w:rFonts w:asciiTheme="minorHAnsi" w:hAnsiTheme="minorHAnsi" w:cstheme="minorHAnsi"/>
        </w:rPr>
      </w:pPr>
      <w:r>
        <w:t>Page numbers are required within citations where material is directly quoted or you refer to a specific part of the source, such as a detail difficult to find. Give page numbers within the square brackets, for example [1, p. 3].</w:t>
      </w:r>
    </w:p>
    <w:p w14:paraId="4AF7C6ED"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lastRenderedPageBreak/>
        <w:t xml:space="preserve"> </w:t>
      </w:r>
    </w:p>
    <w:p w14:paraId="1E974280" w14:textId="6E5CE4E5" w:rsidR="00224891" w:rsidRPr="005458FF" w:rsidRDefault="00224891" w:rsidP="00433E36">
      <w:pPr>
        <w:pStyle w:val="ListParagraph"/>
        <w:numPr>
          <w:ilvl w:val="0"/>
          <w:numId w:val="21"/>
        </w:numPr>
        <w:spacing w:after="10"/>
        <w:ind w:right="0"/>
        <w:rPr>
          <w:rFonts w:asciiTheme="minorHAnsi" w:hAnsiTheme="minorHAnsi" w:cstheme="minorHAnsi"/>
          <w:b/>
        </w:rPr>
      </w:pPr>
      <w:r w:rsidRPr="00224891">
        <w:rPr>
          <w:rFonts w:asciiTheme="minorHAnsi" w:hAnsiTheme="minorHAnsi" w:cstheme="minorHAnsi"/>
          <w:b/>
        </w:rPr>
        <w:t xml:space="preserve">Reference List  </w:t>
      </w:r>
    </w:p>
    <w:p w14:paraId="2BDED828"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1F173E17" w14:textId="6E21EE83" w:rsidR="00224891" w:rsidRPr="00224891" w:rsidRDefault="00224891" w:rsidP="00224891">
      <w:pPr>
        <w:ind w:left="1234" w:right="0"/>
        <w:rPr>
          <w:rFonts w:asciiTheme="minorHAnsi" w:hAnsiTheme="minorHAnsi" w:cstheme="minorHAnsi"/>
        </w:rPr>
      </w:pPr>
      <w:r w:rsidRPr="00224891">
        <w:rPr>
          <w:rFonts w:asciiTheme="minorHAnsi" w:hAnsiTheme="minorHAnsi" w:cstheme="minorHAnsi"/>
        </w:rPr>
        <w:t xml:space="preserve">The references in the excerpt above would be arranged in </w:t>
      </w:r>
      <w:r w:rsidR="008A7E29">
        <w:rPr>
          <w:rFonts w:asciiTheme="minorHAnsi" w:hAnsiTheme="minorHAnsi" w:cstheme="minorHAnsi"/>
        </w:rPr>
        <w:t>appearance</w:t>
      </w:r>
      <w:r w:rsidRPr="00224891">
        <w:rPr>
          <w:rFonts w:asciiTheme="minorHAnsi" w:hAnsiTheme="minorHAnsi" w:cstheme="minorHAnsi"/>
        </w:rPr>
        <w:t xml:space="preserve"> order, based on the family name of the first named author, as illustrated:  </w:t>
      </w:r>
    </w:p>
    <w:p w14:paraId="59B5BDBD"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5DF08AFD" w14:textId="77777777" w:rsidR="008A7E29" w:rsidRPr="003434EE" w:rsidRDefault="008A7E29" w:rsidP="00433E36">
      <w:pPr>
        <w:numPr>
          <w:ilvl w:val="0"/>
          <w:numId w:val="20"/>
        </w:numPr>
        <w:spacing w:after="0" w:line="360" w:lineRule="auto"/>
        <w:ind w:right="0"/>
        <w:jc w:val="left"/>
        <w:rPr>
          <w:rStyle w:val="apple-style-span"/>
        </w:rPr>
      </w:pPr>
      <w:r w:rsidRPr="003434EE">
        <w:t>Stephens, R. (2015). Beginning software engineering. 1st ed. USA: WROX, pp.78, 287 - 290.</w:t>
      </w:r>
    </w:p>
    <w:p w14:paraId="7010FC73" w14:textId="77777777" w:rsidR="008A7E29" w:rsidRPr="003434EE" w:rsidRDefault="008A7E29" w:rsidP="00433E36">
      <w:pPr>
        <w:numPr>
          <w:ilvl w:val="0"/>
          <w:numId w:val="20"/>
        </w:numPr>
        <w:spacing w:after="0" w:line="360" w:lineRule="auto"/>
        <w:ind w:right="0"/>
        <w:jc w:val="left"/>
        <w:rPr>
          <w:rStyle w:val="apple-style-span"/>
        </w:rPr>
      </w:pPr>
      <w:r w:rsidRPr="0048515E">
        <w:rPr>
          <w:rStyle w:val="apple-style-span"/>
        </w:rPr>
        <w:t xml:space="preserve">Frank Buschmann, Regine Meunier, Hans Rohnert, Peter </w:t>
      </w:r>
      <w:proofErr w:type="spellStart"/>
      <w:r w:rsidRPr="0048515E">
        <w:rPr>
          <w:rStyle w:val="apple-style-span"/>
        </w:rPr>
        <w:t>Sommerlad</w:t>
      </w:r>
      <w:proofErr w:type="spellEnd"/>
      <w:r w:rsidRPr="0048515E">
        <w:rPr>
          <w:rStyle w:val="apple-style-span"/>
        </w:rPr>
        <w:t>, Michael Stal,</w:t>
      </w:r>
      <w:r w:rsidRPr="0048515E">
        <w:rPr>
          <w:rStyle w:val="apple-converted-space"/>
        </w:rPr>
        <w:t> </w:t>
      </w:r>
      <w:r w:rsidRPr="0048515E">
        <w:rPr>
          <w:rStyle w:val="apple-style-span"/>
          <w:i/>
        </w:rPr>
        <w:t>Pattern-Oriented Software Architecture Volume 1: A System of Patterns</w:t>
      </w:r>
      <w:r w:rsidRPr="0048515E">
        <w:rPr>
          <w:rStyle w:val="apple-style-span"/>
        </w:rPr>
        <w:t>, Wiley, 2000.</w:t>
      </w:r>
    </w:p>
    <w:p w14:paraId="56B1C13C" w14:textId="77777777" w:rsidR="008A7E29" w:rsidRPr="003434EE" w:rsidRDefault="008A7E29" w:rsidP="00433E36">
      <w:pPr>
        <w:numPr>
          <w:ilvl w:val="0"/>
          <w:numId w:val="20"/>
        </w:numPr>
        <w:spacing w:after="0" w:line="360" w:lineRule="auto"/>
        <w:ind w:right="0"/>
        <w:jc w:val="left"/>
        <w:rPr>
          <w:rStyle w:val="apple-style-span"/>
        </w:rPr>
      </w:pPr>
      <w:r w:rsidRPr="0048515E">
        <w:rPr>
          <w:rStyle w:val="apple-style-span"/>
        </w:rPr>
        <w:t>Robert Futrell, Donald Shafer, Linda Isabell Shafer,</w:t>
      </w:r>
      <w:r w:rsidRPr="0048515E">
        <w:rPr>
          <w:rStyle w:val="apple-converted-space"/>
        </w:rPr>
        <w:t> </w:t>
      </w:r>
      <w:r w:rsidRPr="0048515E">
        <w:rPr>
          <w:rStyle w:val="apple-style-span"/>
          <w:i/>
        </w:rPr>
        <w:t>Quality Software Project Management</w:t>
      </w:r>
      <w:r w:rsidRPr="0048515E">
        <w:rPr>
          <w:rStyle w:val="apple-style-span"/>
        </w:rPr>
        <w:t>, Prentice Hall, 2002.</w:t>
      </w:r>
    </w:p>
    <w:p w14:paraId="7C4F0591" w14:textId="77777777" w:rsidR="008A7E29" w:rsidRPr="003434EE" w:rsidRDefault="008A7E29" w:rsidP="00433E36">
      <w:pPr>
        <w:numPr>
          <w:ilvl w:val="0"/>
          <w:numId w:val="20"/>
        </w:numPr>
        <w:spacing w:after="0" w:line="360" w:lineRule="auto"/>
        <w:ind w:right="0"/>
        <w:jc w:val="left"/>
        <w:rPr>
          <w:rStyle w:val="apple-style-span"/>
        </w:rPr>
      </w:pPr>
      <w:r w:rsidRPr="0048515E">
        <w:rPr>
          <w:rStyle w:val="apple-style-span"/>
        </w:rPr>
        <w:t xml:space="preserve">Erich Gamma, Ralph Johnson, Richard Helm, John </w:t>
      </w:r>
      <w:proofErr w:type="spellStart"/>
      <w:r w:rsidRPr="0048515E">
        <w:rPr>
          <w:rStyle w:val="apple-style-span"/>
        </w:rPr>
        <w:t>Vlissides</w:t>
      </w:r>
      <w:proofErr w:type="spellEnd"/>
      <w:r w:rsidRPr="0048515E">
        <w:rPr>
          <w:rStyle w:val="apple-style-span"/>
        </w:rPr>
        <w:t>,</w:t>
      </w:r>
      <w:r w:rsidRPr="0048515E">
        <w:rPr>
          <w:rStyle w:val="apple-converted-space"/>
        </w:rPr>
        <w:t> </w:t>
      </w:r>
      <w:r w:rsidRPr="0048515E">
        <w:rPr>
          <w:rStyle w:val="apple-style-span"/>
          <w:i/>
        </w:rPr>
        <w:t>Design Patterns: Elements of Reusable Object-Oriented Software</w:t>
      </w:r>
      <w:r w:rsidRPr="0048515E">
        <w:rPr>
          <w:rStyle w:val="apple-style-span"/>
        </w:rPr>
        <w:t>, Addison-Wesley, 1994.</w:t>
      </w:r>
    </w:p>
    <w:p w14:paraId="7E9585A8" w14:textId="77777777" w:rsidR="008A7E29" w:rsidRPr="0048515E" w:rsidRDefault="008A7E29" w:rsidP="00433E36">
      <w:pPr>
        <w:numPr>
          <w:ilvl w:val="0"/>
          <w:numId w:val="20"/>
        </w:numPr>
        <w:spacing w:after="0" w:line="360" w:lineRule="auto"/>
        <w:ind w:right="0"/>
        <w:jc w:val="left"/>
      </w:pPr>
      <w:r w:rsidRPr="0048515E">
        <w:rPr>
          <w:rStyle w:val="apple-style-span"/>
        </w:rPr>
        <w:t xml:space="preserve">David Geary, Cay </w:t>
      </w:r>
      <w:proofErr w:type="spellStart"/>
      <w:r w:rsidRPr="0048515E">
        <w:rPr>
          <w:rStyle w:val="apple-style-span"/>
        </w:rPr>
        <w:t>Hortmann</w:t>
      </w:r>
      <w:proofErr w:type="spellEnd"/>
      <w:r w:rsidRPr="0048515E">
        <w:rPr>
          <w:rStyle w:val="apple-style-span"/>
        </w:rPr>
        <w:t>,</w:t>
      </w:r>
      <w:r w:rsidRPr="0048515E">
        <w:rPr>
          <w:rStyle w:val="apple-converted-space"/>
        </w:rPr>
        <w:t> </w:t>
      </w:r>
      <w:r w:rsidRPr="0048515E">
        <w:rPr>
          <w:rStyle w:val="apple-style-span"/>
          <w:i/>
        </w:rPr>
        <w:t xml:space="preserve">Core </w:t>
      </w:r>
      <w:proofErr w:type="spellStart"/>
      <w:r w:rsidRPr="0048515E">
        <w:rPr>
          <w:rStyle w:val="apple-style-span"/>
          <w:i/>
        </w:rPr>
        <w:t>JavaServer</w:t>
      </w:r>
      <w:proofErr w:type="spellEnd"/>
      <w:r w:rsidRPr="0048515E">
        <w:rPr>
          <w:rStyle w:val="apple-style-span"/>
          <w:i/>
        </w:rPr>
        <w:t xml:space="preserve"> Faces</w:t>
      </w:r>
      <w:r w:rsidRPr="0048515E">
        <w:rPr>
          <w:rStyle w:val="apple-style-span"/>
        </w:rPr>
        <w:t>, 2nd ed., Prentice Hall, 2007.</w:t>
      </w:r>
    </w:p>
    <w:p w14:paraId="5D1E49D9" w14:textId="77777777" w:rsidR="00346439" w:rsidRDefault="00346439" w:rsidP="00224891">
      <w:pPr>
        <w:spacing w:after="0" w:line="259" w:lineRule="auto"/>
        <w:ind w:left="1224" w:right="0" w:firstLine="0"/>
        <w:jc w:val="left"/>
        <w:rPr>
          <w:rFonts w:asciiTheme="minorHAnsi" w:hAnsiTheme="minorHAnsi" w:cstheme="minorHAnsi"/>
        </w:rPr>
      </w:pPr>
    </w:p>
    <w:p w14:paraId="3FC0DCE2" w14:textId="7D8B536E" w:rsidR="002E07E9" w:rsidRDefault="00346439" w:rsidP="00224891">
      <w:pPr>
        <w:spacing w:after="0" w:line="259" w:lineRule="auto"/>
        <w:ind w:left="1224" w:right="0" w:firstLine="0"/>
        <w:jc w:val="left"/>
        <w:rPr>
          <w:rFonts w:asciiTheme="minorHAnsi" w:hAnsiTheme="minorHAnsi" w:cstheme="minorHAnsi"/>
        </w:rPr>
      </w:pPr>
      <w:r>
        <w:rPr>
          <w:rFonts w:asciiTheme="minorHAnsi" w:hAnsiTheme="minorHAnsi" w:cstheme="minorHAnsi"/>
        </w:rPr>
        <w:t xml:space="preserve">Please refer </w:t>
      </w:r>
      <w:r w:rsidR="002E07E9">
        <w:rPr>
          <w:rFonts w:asciiTheme="minorHAnsi" w:hAnsiTheme="minorHAnsi" w:cstheme="minorHAnsi"/>
        </w:rPr>
        <w:t xml:space="preserve">to the following website for details about IEEE citation and references format: </w:t>
      </w:r>
      <w:hyperlink r:id="rId24" w:history="1">
        <w:r w:rsidR="002E07E9" w:rsidRPr="00930F5E">
          <w:rPr>
            <w:rStyle w:val="Hyperlink"/>
            <w:rFonts w:asciiTheme="minorHAnsi" w:hAnsiTheme="minorHAnsi" w:cstheme="minorHAnsi"/>
          </w:rPr>
          <w:t>https://ieeeauthorcenter.ieee.org/wp-content/uploads/IEEE-Reference-Guide.pdf</w:t>
        </w:r>
      </w:hyperlink>
    </w:p>
    <w:p w14:paraId="072710EE" w14:textId="16330E86" w:rsid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005F41FE" w14:textId="77777777" w:rsidR="00346439" w:rsidRPr="00224891" w:rsidRDefault="00346439" w:rsidP="00224891">
      <w:pPr>
        <w:spacing w:after="0" w:line="259" w:lineRule="auto"/>
        <w:ind w:left="1224" w:right="0" w:firstLine="0"/>
        <w:jc w:val="left"/>
        <w:rPr>
          <w:rFonts w:asciiTheme="minorHAnsi" w:hAnsiTheme="minorHAnsi" w:cstheme="minorHAnsi"/>
        </w:rPr>
      </w:pPr>
    </w:p>
    <w:p w14:paraId="00C12420" w14:textId="2EA57F3F" w:rsidR="00224891" w:rsidRPr="005458FF" w:rsidRDefault="00224891" w:rsidP="00433E36">
      <w:pPr>
        <w:pStyle w:val="ListParagraph"/>
        <w:numPr>
          <w:ilvl w:val="0"/>
          <w:numId w:val="21"/>
        </w:numPr>
        <w:spacing w:after="10"/>
        <w:ind w:right="0"/>
        <w:rPr>
          <w:rFonts w:asciiTheme="minorHAnsi" w:hAnsiTheme="minorHAnsi" w:cstheme="minorHAnsi"/>
          <w:b/>
        </w:rPr>
      </w:pPr>
      <w:r w:rsidRPr="00224891">
        <w:rPr>
          <w:rFonts w:asciiTheme="minorHAnsi" w:hAnsiTheme="minorHAnsi" w:cstheme="minorHAnsi"/>
          <w:b/>
        </w:rPr>
        <w:t xml:space="preserve">Bibliography </w:t>
      </w:r>
    </w:p>
    <w:p w14:paraId="0C9392CE" w14:textId="77777777" w:rsidR="00224891" w:rsidRPr="00224891" w:rsidRDefault="00224891" w:rsidP="00224891">
      <w:pPr>
        <w:spacing w:after="23" w:line="259" w:lineRule="auto"/>
        <w:ind w:left="1224" w:right="0" w:firstLine="0"/>
        <w:jc w:val="left"/>
        <w:rPr>
          <w:rFonts w:asciiTheme="minorHAnsi" w:hAnsiTheme="minorHAnsi" w:cstheme="minorHAnsi"/>
        </w:rPr>
      </w:pPr>
      <w:r w:rsidRPr="00224891">
        <w:rPr>
          <w:rFonts w:asciiTheme="minorHAnsi" w:hAnsiTheme="minorHAnsi" w:cstheme="minorHAnsi"/>
          <w:b/>
        </w:rPr>
        <w:t xml:space="preserve"> </w:t>
      </w:r>
    </w:p>
    <w:p w14:paraId="14739EA3" w14:textId="77777777" w:rsidR="00224891" w:rsidRPr="00224891" w:rsidRDefault="00224891" w:rsidP="00224891">
      <w:pPr>
        <w:ind w:left="1234" w:right="0"/>
        <w:rPr>
          <w:rFonts w:asciiTheme="minorHAnsi" w:hAnsiTheme="minorHAnsi" w:cstheme="minorHAnsi"/>
        </w:rPr>
      </w:pPr>
      <w:r w:rsidRPr="00224891">
        <w:rPr>
          <w:rFonts w:asciiTheme="minorHAnsi" w:hAnsiTheme="minorHAnsi" w:cstheme="minorHAnsi"/>
        </w:rPr>
        <w:t xml:space="preserve">This section could alternatively be entitled “Additional Reading”. It contains references that </w:t>
      </w:r>
      <w:r w:rsidRPr="00224891">
        <w:rPr>
          <w:rFonts w:asciiTheme="minorHAnsi" w:hAnsiTheme="minorHAnsi" w:cstheme="minorHAnsi"/>
          <w:i/>
        </w:rPr>
        <w:t>aren’t</w:t>
      </w:r>
      <w:r w:rsidRPr="00224891">
        <w:rPr>
          <w:rFonts w:asciiTheme="minorHAnsi" w:hAnsiTheme="minorHAnsi" w:cstheme="minorHAnsi"/>
        </w:rPr>
        <w:t xml:space="preserve"> cited in the text; in fact, they must </w:t>
      </w:r>
      <w:r w:rsidRPr="00224891">
        <w:rPr>
          <w:rFonts w:asciiTheme="minorHAnsi" w:hAnsiTheme="minorHAnsi" w:cstheme="minorHAnsi"/>
          <w:i/>
        </w:rPr>
        <w:t>not</w:t>
      </w:r>
      <w:r w:rsidRPr="00224891">
        <w:rPr>
          <w:rFonts w:asciiTheme="minorHAnsi" w:hAnsiTheme="minorHAnsi" w:cstheme="minorHAnsi"/>
        </w:rPr>
        <w:t xml:space="preserve"> be cited in the text.  </w:t>
      </w:r>
    </w:p>
    <w:p w14:paraId="3299A23A"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4AF16672" w14:textId="799808B5" w:rsidR="00224891" w:rsidRPr="00224891" w:rsidRDefault="00224891" w:rsidP="00224891">
      <w:pPr>
        <w:ind w:left="1234" w:right="0"/>
        <w:rPr>
          <w:rFonts w:asciiTheme="minorHAnsi" w:hAnsiTheme="minorHAnsi" w:cstheme="minorHAnsi"/>
        </w:rPr>
      </w:pPr>
      <w:r w:rsidRPr="00224891">
        <w:rPr>
          <w:rFonts w:asciiTheme="minorHAnsi" w:hAnsiTheme="minorHAnsi" w:cstheme="minorHAnsi"/>
        </w:rPr>
        <w:t xml:space="preserve">The presentation of each item in the Bibliography should be in </w:t>
      </w:r>
      <w:proofErr w:type="gramStart"/>
      <w:r w:rsidRPr="00224891">
        <w:rPr>
          <w:rFonts w:asciiTheme="minorHAnsi" w:hAnsiTheme="minorHAnsi" w:cstheme="minorHAnsi"/>
        </w:rPr>
        <w:t>exactly the same</w:t>
      </w:r>
      <w:proofErr w:type="gramEnd"/>
      <w:r w:rsidRPr="00224891">
        <w:rPr>
          <w:rFonts w:asciiTheme="minorHAnsi" w:hAnsiTheme="minorHAnsi" w:cstheme="minorHAnsi"/>
        </w:rPr>
        <w:t xml:space="preserve"> format as that used in the Reference list</w:t>
      </w:r>
      <w:r w:rsidR="00346439">
        <w:rPr>
          <w:rFonts w:asciiTheme="minorHAnsi" w:hAnsiTheme="minorHAnsi" w:cstheme="minorHAnsi"/>
        </w:rPr>
        <w:t>.</w:t>
      </w:r>
    </w:p>
    <w:p w14:paraId="29F3FDAB" w14:textId="77777777" w:rsidR="00224891" w:rsidRPr="00224891" w:rsidRDefault="00224891" w:rsidP="00224891">
      <w:pPr>
        <w:spacing w:after="0" w:line="259" w:lineRule="auto"/>
        <w:ind w:left="1224" w:right="0" w:firstLine="0"/>
        <w:jc w:val="left"/>
        <w:rPr>
          <w:rFonts w:asciiTheme="minorHAnsi" w:hAnsiTheme="minorHAnsi" w:cstheme="minorHAnsi"/>
        </w:rPr>
      </w:pPr>
      <w:r w:rsidRPr="00224891">
        <w:rPr>
          <w:rFonts w:asciiTheme="minorHAnsi" w:hAnsiTheme="minorHAnsi" w:cstheme="minorHAnsi"/>
          <w:b/>
        </w:rPr>
        <w:t xml:space="preserve"> </w:t>
      </w:r>
    </w:p>
    <w:p w14:paraId="5E563FB4" w14:textId="77777777" w:rsidR="005D6C8C" w:rsidRPr="005458FF" w:rsidRDefault="00224891" w:rsidP="00433E36">
      <w:pPr>
        <w:pStyle w:val="ListParagraph"/>
        <w:numPr>
          <w:ilvl w:val="0"/>
          <w:numId w:val="21"/>
        </w:numPr>
        <w:spacing w:after="10"/>
        <w:ind w:right="0"/>
        <w:rPr>
          <w:rFonts w:asciiTheme="minorHAnsi" w:hAnsiTheme="minorHAnsi" w:cstheme="minorHAnsi"/>
          <w:b/>
        </w:rPr>
      </w:pPr>
      <w:r w:rsidRPr="00224891">
        <w:rPr>
          <w:rFonts w:asciiTheme="minorHAnsi" w:hAnsiTheme="minorHAnsi" w:cstheme="minorHAnsi"/>
          <w:b/>
        </w:rPr>
        <w:t xml:space="preserve"> </w:t>
      </w:r>
      <w:r w:rsidR="005D6C8C" w:rsidRPr="00224891">
        <w:rPr>
          <w:rFonts w:asciiTheme="minorHAnsi" w:hAnsiTheme="minorHAnsi" w:cstheme="minorHAnsi"/>
          <w:b/>
        </w:rPr>
        <w:t xml:space="preserve">Appendices to the Project Report of Project </w:t>
      </w:r>
    </w:p>
    <w:p w14:paraId="2DD6BD0D" w14:textId="77777777" w:rsidR="005D6C8C" w:rsidRPr="00224891" w:rsidRDefault="005D6C8C" w:rsidP="005D6C8C">
      <w:pPr>
        <w:spacing w:after="0" w:line="259" w:lineRule="auto"/>
        <w:ind w:left="1224" w:right="0" w:firstLine="0"/>
        <w:jc w:val="left"/>
        <w:rPr>
          <w:rFonts w:asciiTheme="minorHAnsi" w:hAnsiTheme="minorHAnsi" w:cstheme="minorHAnsi"/>
        </w:rPr>
      </w:pPr>
      <w:r w:rsidRPr="00224891">
        <w:rPr>
          <w:rFonts w:asciiTheme="minorHAnsi" w:hAnsiTheme="minorHAnsi" w:cstheme="minorHAnsi"/>
        </w:rPr>
        <w:t xml:space="preserve"> </w:t>
      </w:r>
    </w:p>
    <w:p w14:paraId="221F5B57" w14:textId="77777777" w:rsidR="005D6C8C" w:rsidRPr="00224891" w:rsidRDefault="005D6C8C" w:rsidP="005D6C8C">
      <w:pPr>
        <w:ind w:left="1234" w:right="0"/>
        <w:rPr>
          <w:rFonts w:asciiTheme="minorHAnsi" w:hAnsiTheme="minorHAnsi" w:cstheme="minorHAnsi"/>
        </w:rPr>
      </w:pPr>
      <w:r w:rsidRPr="00224891">
        <w:rPr>
          <w:rFonts w:asciiTheme="minorHAnsi" w:hAnsiTheme="minorHAnsi" w:cstheme="minorHAnsi"/>
        </w:rPr>
        <w:t xml:space="preserve">Using photocopied material from other sources is permissible </w:t>
      </w:r>
      <w:proofErr w:type="gramStart"/>
      <w:r w:rsidRPr="00224891">
        <w:rPr>
          <w:rFonts w:asciiTheme="minorHAnsi" w:hAnsiTheme="minorHAnsi" w:cstheme="minorHAnsi"/>
        </w:rPr>
        <w:t>provided that</w:t>
      </w:r>
      <w:proofErr w:type="gramEnd"/>
      <w:r w:rsidRPr="00224891">
        <w:rPr>
          <w:rFonts w:asciiTheme="minorHAnsi" w:hAnsiTheme="minorHAnsi" w:cstheme="minorHAnsi"/>
        </w:rPr>
        <w:t xml:space="preserve"> clarity and cleanness is observed and that the size of the copy comports with A4 paper. Page number other than those of the Project should be erased. Only relevant material should be attached as appendices.  </w:t>
      </w:r>
    </w:p>
    <w:p w14:paraId="1057479D" w14:textId="27FFD440" w:rsidR="00224891" w:rsidRPr="00224891" w:rsidRDefault="00224891" w:rsidP="00224891">
      <w:pPr>
        <w:spacing w:after="0" w:line="259" w:lineRule="auto"/>
        <w:ind w:left="1224" w:right="0" w:firstLine="0"/>
        <w:jc w:val="left"/>
        <w:rPr>
          <w:rFonts w:asciiTheme="minorHAnsi" w:hAnsiTheme="minorHAnsi" w:cstheme="minorHAnsi"/>
        </w:rPr>
      </w:pPr>
    </w:p>
    <w:p w14:paraId="7F63183D" w14:textId="77777777" w:rsidR="00224891" w:rsidRPr="00224891" w:rsidRDefault="00224891" w:rsidP="00224891">
      <w:pPr>
        <w:spacing w:after="0" w:line="259" w:lineRule="auto"/>
        <w:ind w:left="1585" w:right="0" w:firstLine="0"/>
        <w:jc w:val="center"/>
        <w:rPr>
          <w:rFonts w:asciiTheme="minorHAnsi" w:hAnsiTheme="minorHAnsi" w:cstheme="minorHAnsi"/>
        </w:rPr>
      </w:pPr>
      <w:r w:rsidRPr="00224891">
        <w:rPr>
          <w:rFonts w:asciiTheme="minorHAnsi" w:hAnsiTheme="minorHAnsi" w:cstheme="minorHAnsi"/>
          <w:b/>
        </w:rPr>
        <w:t xml:space="preserve"> </w:t>
      </w:r>
    </w:p>
    <w:p w14:paraId="17A5E3EF" w14:textId="77777777" w:rsidR="00224891" w:rsidRPr="00224891" w:rsidRDefault="00224891" w:rsidP="00224891">
      <w:pPr>
        <w:spacing w:after="0" w:line="259" w:lineRule="auto"/>
        <w:ind w:left="1585" w:right="0" w:firstLine="0"/>
        <w:jc w:val="center"/>
        <w:rPr>
          <w:rFonts w:asciiTheme="minorHAnsi" w:hAnsiTheme="minorHAnsi" w:cstheme="minorHAnsi"/>
        </w:rPr>
      </w:pPr>
      <w:r w:rsidRPr="00224891">
        <w:rPr>
          <w:rFonts w:asciiTheme="minorHAnsi" w:hAnsiTheme="minorHAnsi" w:cstheme="minorHAnsi"/>
          <w:b/>
        </w:rPr>
        <w:t xml:space="preserve"> </w:t>
      </w:r>
    </w:p>
    <w:p w14:paraId="04D9B931" w14:textId="1AEA3C3C" w:rsidR="00224891" w:rsidRPr="00224891" w:rsidRDefault="00224891" w:rsidP="555A8F93">
      <w:pPr>
        <w:spacing w:after="0" w:line="259" w:lineRule="auto"/>
        <w:ind w:left="1585" w:right="0" w:firstLine="0"/>
        <w:jc w:val="center"/>
        <w:rPr>
          <w:rFonts w:asciiTheme="minorHAnsi" w:hAnsiTheme="minorHAnsi" w:cstheme="minorBidi"/>
        </w:rPr>
      </w:pPr>
      <w:r w:rsidRPr="555A8F93">
        <w:rPr>
          <w:rFonts w:asciiTheme="minorHAnsi" w:hAnsiTheme="minorHAnsi" w:cstheme="minorBidi"/>
          <w:b/>
          <w:bCs/>
        </w:rPr>
        <w:t xml:space="preserve"> </w:t>
      </w:r>
    </w:p>
    <w:p w14:paraId="4270A4AF" w14:textId="6E5693AD" w:rsidR="555A8F93" w:rsidRDefault="555A8F93" w:rsidP="555A8F93">
      <w:pPr>
        <w:spacing w:after="0" w:line="259" w:lineRule="auto"/>
        <w:ind w:left="1585" w:right="0" w:firstLine="0"/>
        <w:jc w:val="center"/>
        <w:rPr>
          <w:rFonts w:asciiTheme="minorHAnsi" w:hAnsiTheme="minorHAnsi" w:cstheme="minorBidi"/>
          <w:b/>
          <w:bCs/>
        </w:rPr>
      </w:pPr>
    </w:p>
    <w:p w14:paraId="5EA17C4F" w14:textId="4C36320F" w:rsidR="555A8F93" w:rsidRDefault="555A8F93" w:rsidP="555A8F93">
      <w:pPr>
        <w:spacing w:after="0" w:line="259" w:lineRule="auto"/>
        <w:ind w:left="1585" w:right="0" w:firstLine="0"/>
        <w:jc w:val="center"/>
        <w:rPr>
          <w:rFonts w:asciiTheme="minorHAnsi" w:hAnsiTheme="minorHAnsi" w:cstheme="minorBidi"/>
          <w:b/>
          <w:bCs/>
        </w:rPr>
      </w:pPr>
    </w:p>
    <w:p w14:paraId="2D935B7E" w14:textId="48189C95" w:rsidR="555A8F93" w:rsidRDefault="555A8F93" w:rsidP="555A8F93">
      <w:pPr>
        <w:spacing w:after="0" w:line="259" w:lineRule="auto"/>
        <w:ind w:left="1585" w:right="0" w:firstLine="0"/>
        <w:jc w:val="center"/>
        <w:rPr>
          <w:rFonts w:asciiTheme="minorHAnsi" w:hAnsiTheme="minorHAnsi" w:cstheme="minorBidi"/>
          <w:b/>
          <w:bCs/>
        </w:rPr>
      </w:pPr>
    </w:p>
    <w:p w14:paraId="521CDDDA" w14:textId="28871E9E" w:rsidR="555A8F93" w:rsidRDefault="555A8F93" w:rsidP="555A8F93">
      <w:pPr>
        <w:spacing w:after="0" w:line="259" w:lineRule="auto"/>
        <w:ind w:left="1585" w:right="0" w:firstLine="0"/>
        <w:jc w:val="center"/>
        <w:rPr>
          <w:rFonts w:asciiTheme="minorHAnsi" w:hAnsiTheme="minorHAnsi" w:cstheme="minorBidi"/>
          <w:b/>
          <w:bCs/>
        </w:rPr>
      </w:pPr>
    </w:p>
    <w:p w14:paraId="0421ED64" w14:textId="4CACD3A6" w:rsidR="555A8F93" w:rsidRDefault="555A8F93" w:rsidP="555A8F93">
      <w:pPr>
        <w:spacing w:after="0" w:line="259" w:lineRule="auto"/>
        <w:ind w:left="1585" w:right="0" w:firstLine="0"/>
        <w:jc w:val="center"/>
        <w:rPr>
          <w:rFonts w:asciiTheme="minorHAnsi" w:hAnsiTheme="minorHAnsi" w:cstheme="minorBidi"/>
          <w:b/>
          <w:bCs/>
        </w:rPr>
      </w:pPr>
    </w:p>
    <w:p w14:paraId="2A39FD4B" w14:textId="3A067B20" w:rsidR="555A8F93" w:rsidRDefault="555A8F93" w:rsidP="555A8F93">
      <w:pPr>
        <w:spacing w:after="0" w:line="259" w:lineRule="auto"/>
        <w:ind w:left="1585" w:right="0" w:firstLine="0"/>
        <w:jc w:val="center"/>
        <w:rPr>
          <w:rFonts w:asciiTheme="minorHAnsi" w:hAnsiTheme="minorHAnsi" w:cstheme="minorBidi"/>
          <w:b/>
          <w:bCs/>
        </w:rPr>
      </w:pPr>
    </w:p>
    <w:p w14:paraId="41008FB1" w14:textId="4240D562" w:rsidR="555A8F93" w:rsidRDefault="555A8F93" w:rsidP="555A8F93">
      <w:pPr>
        <w:spacing w:after="0" w:line="259" w:lineRule="auto"/>
        <w:ind w:left="1585" w:right="0" w:firstLine="0"/>
        <w:jc w:val="center"/>
        <w:rPr>
          <w:rFonts w:asciiTheme="minorHAnsi" w:hAnsiTheme="minorHAnsi" w:cstheme="minorBidi"/>
          <w:b/>
          <w:bCs/>
        </w:rPr>
      </w:pPr>
    </w:p>
    <w:p w14:paraId="047CB4EC" w14:textId="04587D01" w:rsidR="555A8F93" w:rsidRDefault="555A8F93" w:rsidP="555A8F93">
      <w:pPr>
        <w:spacing w:after="0" w:line="259" w:lineRule="auto"/>
        <w:ind w:left="1585" w:right="0" w:firstLine="0"/>
        <w:jc w:val="center"/>
        <w:rPr>
          <w:rFonts w:asciiTheme="minorHAnsi" w:hAnsiTheme="minorHAnsi" w:cstheme="minorBidi"/>
          <w:b/>
          <w:bCs/>
        </w:rPr>
      </w:pPr>
    </w:p>
    <w:p w14:paraId="1A14EFCF" w14:textId="4DD3B115" w:rsidR="555A8F93" w:rsidRDefault="555A8F93" w:rsidP="555A8F93">
      <w:pPr>
        <w:spacing w:after="0" w:line="259" w:lineRule="auto"/>
        <w:ind w:left="1585" w:right="0" w:firstLine="0"/>
        <w:jc w:val="center"/>
        <w:rPr>
          <w:rFonts w:asciiTheme="minorHAnsi" w:hAnsiTheme="minorHAnsi" w:cstheme="minorBidi"/>
          <w:b/>
          <w:bCs/>
        </w:rPr>
      </w:pPr>
    </w:p>
    <w:p w14:paraId="15CFCDF4" w14:textId="09500261" w:rsidR="555A8F93" w:rsidRDefault="555A8F93" w:rsidP="555A8F93">
      <w:pPr>
        <w:spacing w:after="0" w:line="259" w:lineRule="auto"/>
        <w:ind w:left="1585" w:right="0" w:firstLine="0"/>
        <w:jc w:val="center"/>
        <w:rPr>
          <w:rFonts w:asciiTheme="minorHAnsi" w:hAnsiTheme="minorHAnsi" w:cstheme="minorBidi"/>
          <w:b/>
          <w:bCs/>
        </w:rPr>
      </w:pPr>
    </w:p>
    <w:p w14:paraId="5B812D24" w14:textId="5322864A" w:rsidR="555A8F93" w:rsidRDefault="555A8F93" w:rsidP="555A8F93">
      <w:pPr>
        <w:spacing w:after="0" w:line="259" w:lineRule="auto"/>
        <w:ind w:left="1585" w:right="0" w:firstLine="0"/>
        <w:jc w:val="center"/>
        <w:rPr>
          <w:rFonts w:asciiTheme="minorHAnsi" w:hAnsiTheme="minorHAnsi" w:cstheme="minorBidi"/>
          <w:b/>
          <w:bCs/>
        </w:rPr>
      </w:pPr>
    </w:p>
    <w:p w14:paraId="4E0A696D" w14:textId="39DA05A2" w:rsidR="555A8F93" w:rsidRDefault="555A8F93" w:rsidP="555A8F93">
      <w:pPr>
        <w:spacing w:after="0" w:line="259" w:lineRule="auto"/>
        <w:ind w:left="1585" w:right="0" w:firstLine="0"/>
        <w:jc w:val="center"/>
        <w:rPr>
          <w:rFonts w:asciiTheme="minorHAnsi" w:hAnsiTheme="minorHAnsi" w:cstheme="minorBidi"/>
          <w:b/>
          <w:bCs/>
        </w:rPr>
      </w:pPr>
    </w:p>
    <w:p w14:paraId="3F1EF485" w14:textId="5F6F64E6" w:rsidR="555A8F93" w:rsidRDefault="555A8F93" w:rsidP="555A8F93">
      <w:pPr>
        <w:spacing w:after="0" w:line="259" w:lineRule="auto"/>
        <w:ind w:left="1585" w:right="0" w:firstLine="0"/>
        <w:jc w:val="center"/>
        <w:rPr>
          <w:rFonts w:asciiTheme="minorHAnsi" w:hAnsiTheme="minorHAnsi" w:cstheme="minorBidi"/>
          <w:b/>
          <w:bCs/>
        </w:rPr>
      </w:pPr>
    </w:p>
    <w:p w14:paraId="0BD72A79" w14:textId="71DCDE9B" w:rsidR="555A8F93" w:rsidRDefault="555A8F93" w:rsidP="555A8F93">
      <w:pPr>
        <w:spacing w:after="0" w:line="259" w:lineRule="auto"/>
        <w:ind w:left="1585" w:right="0" w:firstLine="0"/>
        <w:jc w:val="center"/>
        <w:rPr>
          <w:rFonts w:asciiTheme="minorHAnsi" w:hAnsiTheme="minorHAnsi" w:cstheme="minorBidi"/>
          <w:b/>
          <w:bCs/>
        </w:rPr>
      </w:pPr>
    </w:p>
    <w:p w14:paraId="61BBF9B8" w14:textId="31C0279D" w:rsidR="555A8F93" w:rsidRDefault="555A8F93" w:rsidP="555A8F93">
      <w:pPr>
        <w:spacing w:after="0" w:line="259" w:lineRule="auto"/>
        <w:ind w:left="1585" w:right="0" w:firstLine="0"/>
        <w:jc w:val="center"/>
        <w:rPr>
          <w:rFonts w:asciiTheme="minorHAnsi" w:hAnsiTheme="minorHAnsi" w:cstheme="minorBidi"/>
          <w:b/>
          <w:bCs/>
        </w:rPr>
      </w:pPr>
    </w:p>
    <w:p w14:paraId="4333CDEF" w14:textId="26B43325" w:rsidR="52B43579" w:rsidRPr="001B496F" w:rsidRDefault="52B43579" w:rsidP="555A8F93">
      <w:pPr>
        <w:spacing w:after="503" w:line="259" w:lineRule="auto"/>
        <w:ind w:right="2904"/>
        <w:jc w:val="right"/>
        <w:rPr>
          <w:rFonts w:asciiTheme="minorHAnsi" w:hAnsiTheme="minorHAnsi" w:cstheme="minorBidi"/>
          <w:b/>
          <w:bCs/>
          <w:sz w:val="44"/>
          <w:szCs w:val="44"/>
        </w:rPr>
      </w:pPr>
      <w:r w:rsidRPr="001B496F">
        <w:rPr>
          <w:rFonts w:asciiTheme="minorHAnsi" w:hAnsiTheme="minorHAnsi" w:cstheme="minorBidi"/>
          <w:b/>
          <w:bCs/>
          <w:sz w:val="44"/>
          <w:szCs w:val="44"/>
        </w:rPr>
        <w:t xml:space="preserve">APPENDIX D </w:t>
      </w:r>
    </w:p>
    <w:p w14:paraId="1F2ADFA5" w14:textId="09D79DA6" w:rsidR="52B43579" w:rsidRDefault="52B43579" w:rsidP="555A8F93">
      <w:pPr>
        <w:spacing w:after="216" w:line="259" w:lineRule="auto"/>
        <w:ind w:right="-1796"/>
        <w:jc w:val="center"/>
        <w:rPr>
          <w:rFonts w:asciiTheme="minorHAnsi" w:hAnsiTheme="minorHAnsi" w:cstheme="minorBidi"/>
          <w:sz w:val="48"/>
          <w:szCs w:val="48"/>
        </w:rPr>
      </w:pPr>
      <w:r w:rsidRPr="001B496F">
        <w:rPr>
          <w:rFonts w:asciiTheme="minorHAnsi" w:hAnsiTheme="minorHAnsi" w:cstheme="minorBidi"/>
          <w:b/>
          <w:bCs/>
          <w:sz w:val="44"/>
          <w:szCs w:val="44"/>
        </w:rPr>
        <w:t>Team Split Form</w:t>
      </w:r>
    </w:p>
    <w:p w14:paraId="541984B4" w14:textId="77777777" w:rsidR="001B496F" w:rsidRDefault="001B496F" w:rsidP="555A8F93">
      <w:pPr>
        <w:spacing w:after="0" w:line="259" w:lineRule="auto"/>
        <w:ind w:left="1282" w:right="0" w:firstLine="0"/>
        <w:jc w:val="center"/>
        <w:rPr>
          <w:rFonts w:asciiTheme="minorHAnsi" w:hAnsiTheme="minorHAnsi" w:cstheme="minorBidi"/>
        </w:rPr>
        <w:sectPr w:rsidR="001B496F" w:rsidSect="0054517F">
          <w:footerReference w:type="even" r:id="rId25"/>
          <w:footerReference w:type="default" r:id="rId26"/>
          <w:footerReference w:type="first" r:id="rId27"/>
          <w:pgSz w:w="12240" w:h="15840"/>
          <w:pgMar w:top="360" w:right="1796" w:bottom="1080" w:left="576" w:header="720" w:footer="963" w:gutter="0"/>
          <w:cols w:space="720"/>
        </w:sectPr>
      </w:pPr>
    </w:p>
    <w:p w14:paraId="64502285" w14:textId="77777777" w:rsidR="00A1303C" w:rsidRPr="00A1303C" w:rsidRDefault="00A1303C" w:rsidP="00A1303C">
      <w:pPr>
        <w:spacing w:after="0" w:line="240" w:lineRule="auto"/>
        <w:ind w:left="14" w:right="0" w:hanging="14"/>
        <w:jc w:val="center"/>
        <w:rPr>
          <w:rFonts w:asciiTheme="minorHAnsi" w:hAnsiTheme="minorHAnsi" w:cstheme="minorHAnsi"/>
        </w:rPr>
      </w:pPr>
      <w:r w:rsidRPr="00A1303C">
        <w:rPr>
          <w:rFonts w:asciiTheme="minorHAnsi" w:hAnsiTheme="minorHAnsi" w:cstheme="minorHAnsi"/>
          <w:noProof/>
        </w:rPr>
        <w:lastRenderedPageBreak/>
        <w:drawing>
          <wp:inline distT="0" distB="0" distL="0" distR="0" wp14:anchorId="7A9C0DC5" wp14:editId="1D09A1D7">
            <wp:extent cx="2185035" cy="594072"/>
            <wp:effectExtent l="0" t="0" r="5715" b="0"/>
            <wp:docPr id="8" name="Picture 8"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738" name="Picture 1738" descr="A picture containing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5035" cy="594072"/>
                    </a:xfrm>
                    <a:prstGeom prst="rect">
                      <a:avLst/>
                    </a:prstGeom>
                  </pic:spPr>
                </pic:pic>
              </a:graphicData>
            </a:graphic>
          </wp:inline>
        </w:drawing>
      </w:r>
    </w:p>
    <w:p w14:paraId="714945AB" w14:textId="77777777" w:rsidR="00A1303C" w:rsidRPr="00A1303C" w:rsidRDefault="00A1303C" w:rsidP="00A1303C">
      <w:pPr>
        <w:keepNext/>
        <w:keepLines/>
        <w:spacing w:after="0" w:line="259" w:lineRule="auto"/>
        <w:ind w:right="0"/>
        <w:jc w:val="center"/>
        <w:outlineLvl w:val="1"/>
        <w:rPr>
          <w:rFonts w:asciiTheme="minorHAnsi" w:eastAsia="Calibri" w:hAnsiTheme="minorHAnsi" w:cstheme="minorHAnsi"/>
          <w:b/>
          <w:i/>
          <w:color w:val="auto"/>
          <w:sz w:val="36"/>
          <w:szCs w:val="36"/>
        </w:rPr>
      </w:pPr>
      <w:bookmarkStart w:id="92" w:name="_Toc168836305"/>
      <w:r w:rsidRPr="00A1303C">
        <w:rPr>
          <w:rFonts w:asciiTheme="minorHAnsi" w:eastAsia="Calibri" w:hAnsiTheme="minorHAnsi" w:cstheme="minorHAnsi"/>
          <w:b/>
          <w:i/>
          <w:color w:val="auto"/>
          <w:sz w:val="36"/>
          <w:szCs w:val="36"/>
        </w:rPr>
        <w:t>Capstone Project (XXXX 495X)</w:t>
      </w:r>
      <w:bookmarkEnd w:id="92"/>
    </w:p>
    <w:p w14:paraId="2302ACE8" w14:textId="77777777" w:rsidR="00A1303C" w:rsidRPr="00A1303C" w:rsidRDefault="00A1303C" w:rsidP="00A1303C">
      <w:pPr>
        <w:keepNext/>
        <w:keepLines/>
        <w:spacing w:after="0" w:line="259" w:lineRule="auto"/>
        <w:ind w:right="0"/>
        <w:jc w:val="center"/>
        <w:outlineLvl w:val="1"/>
        <w:rPr>
          <w:rFonts w:asciiTheme="minorHAnsi" w:eastAsia="Times New Roman" w:hAnsiTheme="minorHAnsi" w:cstheme="minorHAnsi"/>
          <w:b/>
          <w:color w:val="4F81BD"/>
        </w:rPr>
      </w:pPr>
      <w:bookmarkStart w:id="93" w:name="_Toc168836306"/>
      <w:r w:rsidRPr="00A1303C">
        <w:rPr>
          <w:rFonts w:asciiTheme="minorHAnsi" w:eastAsia="Calibri" w:hAnsiTheme="minorHAnsi" w:cstheme="minorHAnsi"/>
          <w:b/>
          <w:i/>
          <w:color w:val="C00000"/>
          <w:sz w:val="28"/>
        </w:rPr>
        <w:t>Team Split Form</w:t>
      </w:r>
      <w:bookmarkEnd w:id="93"/>
    </w:p>
    <w:tbl>
      <w:tblPr>
        <w:tblW w:w="10992" w:type="dxa"/>
        <w:tblInd w:w="-107" w:type="dxa"/>
        <w:tblCellMar>
          <w:top w:w="52" w:type="dxa"/>
        </w:tblCellMar>
        <w:tblLook w:val="04A0" w:firstRow="1" w:lastRow="0" w:firstColumn="1" w:lastColumn="0" w:noHBand="0" w:noVBand="1"/>
      </w:tblPr>
      <w:tblGrid>
        <w:gridCol w:w="12"/>
        <w:gridCol w:w="2593"/>
        <w:gridCol w:w="117"/>
        <w:gridCol w:w="234"/>
        <w:gridCol w:w="2482"/>
        <w:gridCol w:w="1253"/>
        <w:gridCol w:w="266"/>
        <w:gridCol w:w="1156"/>
        <w:gridCol w:w="45"/>
        <w:gridCol w:w="220"/>
        <w:gridCol w:w="176"/>
        <w:gridCol w:w="107"/>
        <w:gridCol w:w="1032"/>
        <w:gridCol w:w="263"/>
        <w:gridCol w:w="1023"/>
        <w:gridCol w:w="13"/>
      </w:tblGrid>
      <w:tr w:rsidR="00AF344D" w:rsidRPr="00A1303C" w14:paraId="35C47BC1" w14:textId="77777777" w:rsidTr="007255FA">
        <w:trPr>
          <w:gridAfter w:val="1"/>
          <w:wAfter w:w="13" w:type="dxa"/>
          <w:trHeight w:val="316"/>
        </w:trPr>
        <w:tc>
          <w:tcPr>
            <w:tcW w:w="2605" w:type="dxa"/>
            <w:gridSpan w:val="2"/>
            <w:tcBorders>
              <w:top w:val="single" w:sz="4" w:space="0" w:color="000000"/>
              <w:left w:val="single" w:sz="4" w:space="0" w:color="000000"/>
              <w:bottom w:val="single" w:sz="4" w:space="0" w:color="auto"/>
              <w:right w:val="single" w:sz="4" w:space="0" w:color="000000"/>
            </w:tcBorders>
            <w:shd w:val="clear" w:color="auto" w:fill="DBE5F1"/>
            <w:vAlign w:val="center"/>
          </w:tcPr>
          <w:p w14:paraId="518EA67E" w14:textId="22D91BD0" w:rsidR="00A1303C" w:rsidRPr="00A1303C" w:rsidRDefault="007255FA" w:rsidP="00A1303C">
            <w:pPr>
              <w:spacing w:after="0" w:line="240" w:lineRule="auto"/>
              <w:ind w:left="107" w:right="0" w:firstLine="0"/>
              <w:jc w:val="left"/>
              <w:rPr>
                <w:rFonts w:cstheme="minorHAnsi"/>
              </w:rPr>
            </w:pPr>
            <w:r>
              <w:rPr>
                <w:rFonts w:eastAsia="Calibri" w:cstheme="minorHAnsi"/>
                <w:b/>
              </w:rPr>
              <w:t>C</w:t>
            </w:r>
            <w:r w:rsidR="00A1303C" w:rsidRPr="00A1303C">
              <w:rPr>
                <w:rFonts w:eastAsia="Calibri" w:cstheme="minorHAnsi"/>
                <w:b/>
              </w:rPr>
              <w:t>ollege</w:t>
            </w:r>
          </w:p>
        </w:tc>
        <w:tc>
          <w:tcPr>
            <w:tcW w:w="4086" w:type="dxa"/>
            <w:gridSpan w:val="4"/>
            <w:tcBorders>
              <w:top w:val="single" w:sz="4" w:space="0" w:color="000000"/>
              <w:left w:val="single" w:sz="4" w:space="0" w:color="000000"/>
              <w:bottom w:val="single" w:sz="4" w:space="0" w:color="auto"/>
              <w:right w:val="single" w:sz="4" w:space="0" w:color="000000"/>
            </w:tcBorders>
            <w:vAlign w:val="center"/>
          </w:tcPr>
          <w:p w14:paraId="68960E42" w14:textId="77777777" w:rsidR="00A1303C" w:rsidRPr="00A1303C" w:rsidRDefault="00A1303C" w:rsidP="00A1303C">
            <w:pPr>
              <w:spacing w:after="0" w:line="240" w:lineRule="auto"/>
              <w:ind w:left="109" w:right="0" w:firstLine="0"/>
              <w:jc w:val="left"/>
              <w:rPr>
                <w:rFonts w:cstheme="minorHAnsi"/>
              </w:rPr>
            </w:pPr>
            <w:r w:rsidRPr="00A1303C">
              <w:rPr>
                <w:rFonts w:eastAsia="Calibri" w:cstheme="minorHAnsi"/>
              </w:rPr>
              <w:t xml:space="preserve"> </w:t>
            </w:r>
          </w:p>
        </w:tc>
        <w:tc>
          <w:tcPr>
            <w:tcW w:w="1422" w:type="dxa"/>
            <w:gridSpan w:val="2"/>
            <w:tcBorders>
              <w:top w:val="single" w:sz="4" w:space="0" w:color="000000"/>
              <w:left w:val="single" w:sz="4" w:space="0" w:color="000000"/>
              <w:bottom w:val="single" w:sz="4" w:space="0" w:color="000000"/>
              <w:right w:val="nil"/>
            </w:tcBorders>
            <w:shd w:val="clear" w:color="auto" w:fill="DBE5F1"/>
            <w:vAlign w:val="center"/>
          </w:tcPr>
          <w:p w14:paraId="5FADD5B0" w14:textId="77777777" w:rsidR="00A1303C" w:rsidRPr="00A1303C" w:rsidRDefault="00A1303C" w:rsidP="00A1303C">
            <w:pPr>
              <w:spacing w:after="0" w:line="240" w:lineRule="auto"/>
              <w:ind w:left="107" w:right="0" w:firstLine="0"/>
              <w:jc w:val="left"/>
              <w:rPr>
                <w:rFonts w:eastAsia="Calibri" w:cstheme="minorHAnsi"/>
                <w:b/>
              </w:rPr>
            </w:pPr>
            <w:r w:rsidRPr="00A1303C">
              <w:rPr>
                <w:rFonts w:eastAsia="Calibri" w:cstheme="minorHAnsi"/>
                <w:b/>
              </w:rPr>
              <w:t>Program</w:t>
            </w:r>
          </w:p>
        </w:tc>
        <w:tc>
          <w:tcPr>
            <w:tcW w:w="441" w:type="dxa"/>
            <w:gridSpan w:val="3"/>
            <w:tcBorders>
              <w:top w:val="single" w:sz="4" w:space="0" w:color="000000"/>
              <w:left w:val="nil"/>
              <w:bottom w:val="single" w:sz="4" w:space="0" w:color="000000"/>
              <w:right w:val="single" w:sz="4" w:space="0" w:color="000000"/>
            </w:tcBorders>
            <w:shd w:val="clear" w:color="auto" w:fill="DBE5F1"/>
            <w:vAlign w:val="center"/>
          </w:tcPr>
          <w:p w14:paraId="2AEBA75E" w14:textId="77777777" w:rsidR="00A1303C" w:rsidRPr="00A1303C" w:rsidRDefault="00A1303C" w:rsidP="00A1303C">
            <w:pPr>
              <w:spacing w:after="160" w:line="240" w:lineRule="auto"/>
              <w:ind w:left="0" w:right="0" w:firstLine="0"/>
              <w:jc w:val="left"/>
              <w:rPr>
                <w:rFonts w:cstheme="minorHAnsi"/>
              </w:rPr>
            </w:pPr>
          </w:p>
        </w:tc>
        <w:tc>
          <w:tcPr>
            <w:tcW w:w="2425" w:type="dxa"/>
            <w:gridSpan w:val="4"/>
            <w:tcBorders>
              <w:top w:val="single" w:sz="4" w:space="0" w:color="000000"/>
              <w:left w:val="single" w:sz="4" w:space="0" w:color="000000"/>
              <w:bottom w:val="single" w:sz="4" w:space="0" w:color="000000"/>
              <w:right w:val="single" w:sz="4" w:space="0" w:color="000000"/>
            </w:tcBorders>
            <w:vAlign w:val="center"/>
          </w:tcPr>
          <w:p w14:paraId="2D80803D" w14:textId="77777777" w:rsidR="00A1303C" w:rsidRPr="00A1303C" w:rsidRDefault="00A1303C" w:rsidP="00A1303C">
            <w:pPr>
              <w:spacing w:after="160" w:line="240" w:lineRule="auto"/>
              <w:ind w:left="0" w:right="0" w:firstLine="0"/>
              <w:jc w:val="left"/>
              <w:rPr>
                <w:rFonts w:cstheme="minorHAnsi"/>
              </w:rPr>
            </w:pPr>
            <w:r w:rsidRPr="00A1303C">
              <w:rPr>
                <w:rFonts w:eastAsia="Calibri" w:cstheme="minorHAnsi"/>
              </w:rPr>
              <w:t xml:space="preserve"> </w:t>
            </w:r>
          </w:p>
        </w:tc>
      </w:tr>
      <w:tr w:rsidR="007255FA" w:rsidRPr="00A1303C" w14:paraId="1BF4D19D" w14:textId="77777777" w:rsidTr="007255FA">
        <w:trPr>
          <w:gridAfter w:val="1"/>
          <w:wAfter w:w="13" w:type="dxa"/>
          <w:trHeight w:val="253"/>
        </w:trPr>
        <w:tc>
          <w:tcPr>
            <w:tcW w:w="2605" w:type="dxa"/>
            <w:gridSpan w:val="2"/>
            <w:tcBorders>
              <w:top w:val="single" w:sz="4" w:space="0" w:color="000000"/>
              <w:left w:val="single" w:sz="4" w:space="0" w:color="000000"/>
              <w:bottom w:val="single" w:sz="4" w:space="0" w:color="000000"/>
              <w:right w:val="single" w:sz="4" w:space="0" w:color="000000"/>
            </w:tcBorders>
            <w:shd w:val="clear" w:color="auto" w:fill="DBE5F1"/>
            <w:vAlign w:val="center"/>
          </w:tcPr>
          <w:p w14:paraId="4DCC5B8D" w14:textId="77777777" w:rsidR="007255FA" w:rsidRPr="00A1303C" w:rsidRDefault="007255FA" w:rsidP="00A1303C">
            <w:pPr>
              <w:spacing w:after="0" w:line="240" w:lineRule="auto"/>
              <w:ind w:left="107" w:right="0" w:firstLine="0"/>
              <w:jc w:val="left"/>
              <w:rPr>
                <w:rFonts w:cstheme="minorHAnsi"/>
              </w:rPr>
            </w:pPr>
            <w:r w:rsidRPr="00A1303C">
              <w:rPr>
                <w:rFonts w:eastAsia="Calibri" w:cstheme="minorHAnsi"/>
                <w:b/>
              </w:rPr>
              <w:t xml:space="preserve">Course Title  </w:t>
            </w:r>
          </w:p>
        </w:tc>
        <w:tc>
          <w:tcPr>
            <w:tcW w:w="4086" w:type="dxa"/>
            <w:gridSpan w:val="4"/>
            <w:tcBorders>
              <w:top w:val="single" w:sz="4" w:space="0" w:color="000000"/>
              <w:left w:val="single" w:sz="4" w:space="0" w:color="000000"/>
              <w:bottom w:val="single" w:sz="4" w:space="0" w:color="000000"/>
              <w:right w:val="single" w:sz="4" w:space="0" w:color="000000"/>
            </w:tcBorders>
            <w:vAlign w:val="center"/>
          </w:tcPr>
          <w:p w14:paraId="33E11228" w14:textId="77777777" w:rsidR="007255FA" w:rsidRPr="00A1303C" w:rsidRDefault="007255FA" w:rsidP="00A1303C">
            <w:pPr>
              <w:spacing w:after="0" w:line="240" w:lineRule="auto"/>
              <w:ind w:left="109" w:right="0" w:firstLine="0"/>
              <w:jc w:val="left"/>
              <w:rPr>
                <w:rFonts w:cstheme="minorHAnsi"/>
              </w:rPr>
            </w:pPr>
            <w:r w:rsidRPr="00A1303C">
              <w:rPr>
                <w:rFonts w:eastAsia="Calibri" w:cstheme="minorHAnsi"/>
              </w:rPr>
              <w:t xml:space="preserve"> </w:t>
            </w:r>
          </w:p>
        </w:tc>
        <w:tc>
          <w:tcPr>
            <w:tcW w:w="1863" w:type="dxa"/>
            <w:gridSpan w:val="5"/>
            <w:tcBorders>
              <w:top w:val="single" w:sz="4" w:space="0" w:color="000000"/>
              <w:left w:val="single" w:sz="4" w:space="0" w:color="000000"/>
              <w:bottom w:val="single" w:sz="4" w:space="0" w:color="000000"/>
              <w:right w:val="single" w:sz="4" w:space="0" w:color="000000"/>
            </w:tcBorders>
            <w:shd w:val="clear" w:color="auto" w:fill="DBE5F1"/>
            <w:vAlign w:val="center"/>
          </w:tcPr>
          <w:p w14:paraId="0D97EFA2" w14:textId="014CDC46" w:rsidR="007255FA" w:rsidRPr="00A1303C" w:rsidRDefault="007255FA" w:rsidP="00A1303C">
            <w:pPr>
              <w:spacing w:after="160" w:line="240" w:lineRule="auto"/>
              <w:ind w:left="0" w:right="0" w:firstLine="0"/>
              <w:jc w:val="left"/>
              <w:rPr>
                <w:rFonts w:cstheme="minorHAnsi"/>
              </w:rPr>
            </w:pPr>
            <w:r w:rsidRPr="00A1303C">
              <w:rPr>
                <w:rFonts w:eastAsia="Calibri" w:cstheme="minorHAnsi"/>
                <w:b/>
              </w:rPr>
              <w:t xml:space="preserve">Course Code  </w:t>
            </w:r>
          </w:p>
        </w:tc>
        <w:tc>
          <w:tcPr>
            <w:tcW w:w="2425" w:type="dxa"/>
            <w:gridSpan w:val="4"/>
            <w:tcBorders>
              <w:top w:val="single" w:sz="4" w:space="0" w:color="000000"/>
              <w:left w:val="single" w:sz="4" w:space="0" w:color="000000"/>
              <w:bottom w:val="single" w:sz="4" w:space="0" w:color="000000"/>
              <w:right w:val="single" w:sz="4" w:space="0" w:color="000000"/>
            </w:tcBorders>
            <w:vAlign w:val="center"/>
          </w:tcPr>
          <w:p w14:paraId="18D0C3D0" w14:textId="77777777" w:rsidR="007255FA" w:rsidRPr="00A1303C" w:rsidRDefault="007255FA" w:rsidP="00A1303C">
            <w:pPr>
              <w:spacing w:after="160" w:line="240" w:lineRule="auto"/>
              <w:ind w:left="0" w:right="0" w:firstLine="0"/>
              <w:jc w:val="left"/>
              <w:rPr>
                <w:rFonts w:cstheme="minorHAnsi"/>
              </w:rPr>
            </w:pPr>
            <w:r w:rsidRPr="00A1303C">
              <w:rPr>
                <w:rFonts w:eastAsia="Calibri" w:cstheme="minorHAnsi"/>
              </w:rPr>
              <w:t xml:space="preserve"> </w:t>
            </w:r>
          </w:p>
        </w:tc>
      </w:tr>
      <w:tr w:rsidR="007255FA" w:rsidRPr="00A1303C" w14:paraId="33A72810" w14:textId="77777777" w:rsidTr="007255FA">
        <w:trPr>
          <w:gridAfter w:val="1"/>
          <w:wAfter w:w="13" w:type="dxa"/>
          <w:trHeight w:val="280"/>
        </w:trPr>
        <w:tc>
          <w:tcPr>
            <w:tcW w:w="2605" w:type="dxa"/>
            <w:gridSpan w:val="2"/>
            <w:tcBorders>
              <w:top w:val="single" w:sz="4" w:space="0" w:color="auto"/>
              <w:left w:val="single" w:sz="4" w:space="0" w:color="auto"/>
              <w:bottom w:val="single" w:sz="4" w:space="0" w:color="auto"/>
              <w:right w:val="single" w:sz="4" w:space="0" w:color="auto"/>
            </w:tcBorders>
            <w:shd w:val="clear" w:color="auto" w:fill="DBE5F1"/>
            <w:vAlign w:val="center"/>
          </w:tcPr>
          <w:p w14:paraId="1A1A3FB7" w14:textId="77777777" w:rsidR="007255FA" w:rsidRPr="00A1303C" w:rsidRDefault="007255FA" w:rsidP="00A1303C">
            <w:pPr>
              <w:spacing w:after="0" w:line="240" w:lineRule="auto"/>
              <w:ind w:left="107" w:right="0" w:firstLine="0"/>
              <w:jc w:val="left"/>
              <w:rPr>
                <w:rFonts w:cstheme="minorHAnsi"/>
              </w:rPr>
            </w:pPr>
            <w:r w:rsidRPr="00A1303C">
              <w:rPr>
                <w:rFonts w:eastAsia="Calibri" w:cstheme="minorHAnsi"/>
                <w:b/>
              </w:rPr>
              <w:t xml:space="preserve">Supervisor Name  </w:t>
            </w:r>
          </w:p>
        </w:tc>
        <w:tc>
          <w:tcPr>
            <w:tcW w:w="4086" w:type="dxa"/>
            <w:gridSpan w:val="4"/>
            <w:tcBorders>
              <w:top w:val="single" w:sz="4" w:space="0" w:color="auto"/>
              <w:left w:val="single" w:sz="4" w:space="0" w:color="auto"/>
              <w:bottom w:val="single" w:sz="4" w:space="0" w:color="auto"/>
              <w:right w:val="single" w:sz="4" w:space="0" w:color="auto"/>
            </w:tcBorders>
            <w:vAlign w:val="center"/>
          </w:tcPr>
          <w:p w14:paraId="7C0B147C" w14:textId="77777777" w:rsidR="007255FA" w:rsidRPr="00A1303C" w:rsidRDefault="007255FA" w:rsidP="00A1303C">
            <w:pPr>
              <w:spacing w:after="0" w:line="240" w:lineRule="auto"/>
              <w:ind w:left="109" w:right="0" w:firstLine="0"/>
              <w:jc w:val="left"/>
              <w:rPr>
                <w:rFonts w:cstheme="minorHAnsi"/>
              </w:rPr>
            </w:pPr>
            <w:r w:rsidRPr="00A1303C">
              <w:rPr>
                <w:rFonts w:eastAsia="Calibri" w:cstheme="minorHAnsi"/>
              </w:rPr>
              <w:t xml:space="preserve"> </w:t>
            </w:r>
          </w:p>
        </w:tc>
        <w:tc>
          <w:tcPr>
            <w:tcW w:w="1863" w:type="dxa"/>
            <w:gridSpan w:val="5"/>
            <w:tcBorders>
              <w:top w:val="single" w:sz="4" w:space="0" w:color="000000"/>
              <w:left w:val="single" w:sz="4" w:space="0" w:color="auto"/>
              <w:bottom w:val="single" w:sz="4" w:space="0" w:color="auto"/>
              <w:right w:val="single" w:sz="4" w:space="0" w:color="000000"/>
            </w:tcBorders>
            <w:shd w:val="clear" w:color="auto" w:fill="DBE5F1"/>
            <w:vAlign w:val="center"/>
          </w:tcPr>
          <w:p w14:paraId="25D08AA7" w14:textId="6240E4D6" w:rsidR="007255FA" w:rsidRPr="00A1303C" w:rsidRDefault="007255FA" w:rsidP="007255FA">
            <w:pPr>
              <w:spacing w:after="0" w:line="240" w:lineRule="auto"/>
              <w:ind w:left="107" w:right="0" w:firstLine="0"/>
              <w:jc w:val="left"/>
              <w:rPr>
                <w:rFonts w:cstheme="minorHAnsi"/>
              </w:rPr>
            </w:pPr>
            <w:r w:rsidRPr="00A1303C">
              <w:rPr>
                <w:rFonts w:eastAsia="Calibri" w:cstheme="minorHAnsi"/>
                <w:b/>
              </w:rPr>
              <w:t xml:space="preserve">Academic Year  </w:t>
            </w:r>
          </w:p>
        </w:tc>
        <w:tc>
          <w:tcPr>
            <w:tcW w:w="2425" w:type="dxa"/>
            <w:gridSpan w:val="4"/>
            <w:tcBorders>
              <w:top w:val="single" w:sz="4" w:space="0" w:color="000000"/>
              <w:left w:val="single" w:sz="4" w:space="0" w:color="000000"/>
              <w:bottom w:val="single" w:sz="4" w:space="0" w:color="auto"/>
              <w:right w:val="single" w:sz="4" w:space="0" w:color="000000"/>
            </w:tcBorders>
            <w:vAlign w:val="center"/>
          </w:tcPr>
          <w:p w14:paraId="4C6401D5" w14:textId="77777777" w:rsidR="007255FA" w:rsidRPr="00A1303C" w:rsidRDefault="007255FA" w:rsidP="00A1303C">
            <w:pPr>
              <w:spacing w:after="160" w:line="240" w:lineRule="auto"/>
              <w:ind w:left="0" w:right="0" w:firstLine="0"/>
              <w:jc w:val="left"/>
              <w:rPr>
                <w:rFonts w:cstheme="minorHAnsi"/>
              </w:rPr>
            </w:pPr>
            <w:r w:rsidRPr="00A1303C">
              <w:rPr>
                <w:rFonts w:eastAsia="Calibri" w:cstheme="minorHAnsi"/>
              </w:rPr>
              <w:t xml:space="preserve"> </w:t>
            </w:r>
          </w:p>
        </w:tc>
      </w:tr>
      <w:tr w:rsidR="00A1303C" w:rsidRPr="00A1303C" w14:paraId="328D6533" w14:textId="77777777" w:rsidTr="007255FA">
        <w:trPr>
          <w:gridAfter w:val="1"/>
          <w:wAfter w:w="13" w:type="dxa"/>
          <w:trHeight w:val="307"/>
        </w:trPr>
        <w:tc>
          <w:tcPr>
            <w:tcW w:w="2605" w:type="dxa"/>
            <w:gridSpan w:val="2"/>
            <w:vMerge w:val="restart"/>
            <w:tcBorders>
              <w:top w:val="single" w:sz="4" w:space="0" w:color="auto"/>
              <w:left w:val="single" w:sz="4" w:space="0" w:color="auto"/>
              <w:bottom w:val="single" w:sz="4" w:space="0" w:color="auto"/>
              <w:right w:val="single" w:sz="4" w:space="0" w:color="auto"/>
            </w:tcBorders>
            <w:shd w:val="clear" w:color="auto" w:fill="DBE5F1"/>
            <w:vAlign w:val="center"/>
          </w:tcPr>
          <w:p w14:paraId="2EB8C5EE" w14:textId="77777777" w:rsidR="00A1303C" w:rsidRPr="00A1303C" w:rsidRDefault="00A1303C" w:rsidP="00A1303C">
            <w:pPr>
              <w:spacing w:after="0" w:line="240" w:lineRule="auto"/>
              <w:ind w:left="107" w:right="0" w:firstLine="0"/>
              <w:jc w:val="left"/>
              <w:rPr>
                <w:rFonts w:cstheme="minorHAnsi"/>
              </w:rPr>
            </w:pPr>
            <w:r w:rsidRPr="00A1303C">
              <w:rPr>
                <w:rFonts w:eastAsia="Calibri" w:cstheme="minorHAnsi"/>
                <w:b/>
              </w:rPr>
              <w:t xml:space="preserve">Project Title  </w:t>
            </w:r>
          </w:p>
        </w:tc>
        <w:tc>
          <w:tcPr>
            <w:tcW w:w="4086" w:type="dxa"/>
            <w:gridSpan w:val="4"/>
            <w:vMerge w:val="restart"/>
            <w:tcBorders>
              <w:top w:val="single" w:sz="4" w:space="0" w:color="auto"/>
              <w:left w:val="single" w:sz="4" w:space="0" w:color="auto"/>
              <w:bottom w:val="single" w:sz="4" w:space="0" w:color="auto"/>
              <w:right w:val="single" w:sz="4" w:space="0" w:color="auto"/>
            </w:tcBorders>
            <w:vAlign w:val="center"/>
          </w:tcPr>
          <w:p w14:paraId="018E0652" w14:textId="77777777" w:rsidR="00A1303C" w:rsidRPr="00A1303C" w:rsidRDefault="00A1303C" w:rsidP="00A1303C">
            <w:pPr>
              <w:spacing w:after="0" w:line="240" w:lineRule="auto"/>
              <w:ind w:left="109" w:right="0" w:firstLine="0"/>
              <w:jc w:val="left"/>
              <w:rPr>
                <w:rFonts w:cstheme="minorHAnsi"/>
              </w:rPr>
            </w:pPr>
            <w:r w:rsidRPr="00A1303C">
              <w:rPr>
                <w:rFonts w:eastAsia="Calibri" w:cstheme="minorHAnsi"/>
              </w:rPr>
              <w:t xml:space="preserve"> </w:t>
            </w:r>
          </w:p>
        </w:tc>
        <w:tc>
          <w:tcPr>
            <w:tcW w:w="4288" w:type="dxa"/>
            <w:gridSpan w:val="9"/>
            <w:tcBorders>
              <w:top w:val="single" w:sz="4" w:space="0" w:color="auto"/>
              <w:left w:val="single" w:sz="4" w:space="0" w:color="auto"/>
              <w:bottom w:val="single" w:sz="4" w:space="0" w:color="auto"/>
              <w:right w:val="single" w:sz="4" w:space="0" w:color="auto"/>
            </w:tcBorders>
            <w:shd w:val="clear" w:color="auto" w:fill="DBE5F1"/>
            <w:vAlign w:val="center"/>
          </w:tcPr>
          <w:p w14:paraId="40951683" w14:textId="77777777" w:rsidR="00A1303C" w:rsidRPr="00A1303C" w:rsidRDefault="00A1303C" w:rsidP="00A1303C">
            <w:pPr>
              <w:spacing w:after="160" w:line="240" w:lineRule="auto"/>
              <w:ind w:left="0" w:right="0"/>
              <w:jc w:val="center"/>
              <w:rPr>
                <w:rFonts w:cstheme="minorHAnsi"/>
              </w:rPr>
            </w:pPr>
            <w:r w:rsidRPr="00A1303C">
              <w:rPr>
                <w:rFonts w:eastAsia="Calibri" w:cstheme="minorHAnsi"/>
                <w:b/>
              </w:rPr>
              <w:t>Semester</w:t>
            </w:r>
          </w:p>
        </w:tc>
      </w:tr>
      <w:tr w:rsidR="00AF344D" w:rsidRPr="00A1303C" w14:paraId="4AD85F41" w14:textId="77777777" w:rsidTr="007255FA">
        <w:trPr>
          <w:gridAfter w:val="1"/>
          <w:wAfter w:w="13" w:type="dxa"/>
          <w:trHeight w:val="154"/>
        </w:trPr>
        <w:tc>
          <w:tcPr>
            <w:tcW w:w="2605" w:type="dxa"/>
            <w:gridSpan w:val="2"/>
            <w:vMerge/>
            <w:tcBorders>
              <w:top w:val="single" w:sz="4" w:space="0" w:color="auto"/>
              <w:left w:val="single" w:sz="4" w:space="0" w:color="auto"/>
              <w:bottom w:val="single" w:sz="4" w:space="0" w:color="auto"/>
              <w:right w:val="single" w:sz="4" w:space="0" w:color="auto"/>
            </w:tcBorders>
          </w:tcPr>
          <w:p w14:paraId="75703103" w14:textId="77777777" w:rsidR="00A1303C" w:rsidRPr="00A1303C" w:rsidRDefault="00A1303C" w:rsidP="00A1303C">
            <w:pPr>
              <w:spacing w:after="160" w:line="240" w:lineRule="auto"/>
              <w:ind w:left="0" w:right="0" w:firstLine="0"/>
              <w:jc w:val="left"/>
              <w:rPr>
                <w:rFonts w:cstheme="minorHAnsi"/>
              </w:rPr>
            </w:pPr>
          </w:p>
        </w:tc>
        <w:tc>
          <w:tcPr>
            <w:tcW w:w="0" w:type="auto"/>
            <w:gridSpan w:val="4"/>
            <w:vMerge/>
            <w:tcBorders>
              <w:top w:val="single" w:sz="4" w:space="0" w:color="auto"/>
              <w:left w:val="single" w:sz="4" w:space="0" w:color="auto"/>
              <w:bottom w:val="single" w:sz="4" w:space="0" w:color="auto"/>
              <w:right w:val="single" w:sz="4" w:space="0" w:color="auto"/>
            </w:tcBorders>
          </w:tcPr>
          <w:p w14:paraId="6C1537F9" w14:textId="77777777" w:rsidR="00A1303C" w:rsidRPr="00A1303C" w:rsidRDefault="00A1303C" w:rsidP="00A1303C">
            <w:pPr>
              <w:spacing w:after="160" w:line="240" w:lineRule="auto"/>
              <w:ind w:left="0" w:right="0" w:firstLine="0"/>
              <w:jc w:val="left"/>
              <w:rPr>
                <w:rFonts w:cstheme="minorHAnsi"/>
              </w:rPr>
            </w:pPr>
          </w:p>
        </w:tc>
        <w:tc>
          <w:tcPr>
            <w:tcW w:w="266" w:type="dxa"/>
            <w:tcBorders>
              <w:top w:val="single" w:sz="4" w:space="0" w:color="auto"/>
              <w:left w:val="single" w:sz="4" w:space="0" w:color="auto"/>
              <w:bottom w:val="single" w:sz="4" w:space="0" w:color="000000"/>
              <w:right w:val="single" w:sz="4" w:space="0" w:color="000000"/>
            </w:tcBorders>
            <w:vAlign w:val="center"/>
          </w:tcPr>
          <w:p w14:paraId="05113D47" w14:textId="77777777" w:rsidR="00A1303C" w:rsidRPr="00A1303C" w:rsidRDefault="00A1303C" w:rsidP="00A1303C">
            <w:pPr>
              <w:spacing w:after="0" w:line="240" w:lineRule="auto"/>
              <w:ind w:left="107" w:right="0" w:firstLine="0"/>
              <w:jc w:val="center"/>
              <w:rPr>
                <w:rFonts w:cstheme="minorHAnsi"/>
              </w:rPr>
            </w:pPr>
          </w:p>
        </w:tc>
        <w:tc>
          <w:tcPr>
            <w:tcW w:w="1156" w:type="dxa"/>
            <w:tcBorders>
              <w:top w:val="single" w:sz="4" w:space="0" w:color="auto"/>
              <w:left w:val="single" w:sz="4" w:space="0" w:color="000000"/>
              <w:bottom w:val="single" w:sz="4" w:space="0" w:color="000000"/>
              <w:right w:val="single" w:sz="4" w:space="0" w:color="000000"/>
            </w:tcBorders>
            <w:shd w:val="clear" w:color="auto" w:fill="DBE5F1"/>
            <w:vAlign w:val="center"/>
          </w:tcPr>
          <w:p w14:paraId="01687CFA" w14:textId="77777777" w:rsidR="00A1303C" w:rsidRPr="00A1303C" w:rsidRDefault="00A1303C" w:rsidP="00A1303C">
            <w:pPr>
              <w:spacing w:after="0" w:line="240" w:lineRule="auto"/>
              <w:ind w:left="-70" w:right="0" w:firstLine="0"/>
              <w:jc w:val="center"/>
              <w:rPr>
                <w:rFonts w:cstheme="minorHAnsi"/>
              </w:rPr>
            </w:pPr>
            <w:r w:rsidRPr="00A1303C">
              <w:rPr>
                <w:rFonts w:eastAsia="Calibri" w:cstheme="minorHAnsi"/>
                <w:b/>
              </w:rPr>
              <w:t>First</w:t>
            </w:r>
          </w:p>
        </w:tc>
        <w:tc>
          <w:tcPr>
            <w:tcW w:w="265" w:type="dxa"/>
            <w:gridSpan w:val="2"/>
            <w:tcBorders>
              <w:top w:val="single" w:sz="4" w:space="0" w:color="auto"/>
              <w:left w:val="single" w:sz="4" w:space="0" w:color="000000"/>
              <w:bottom w:val="single" w:sz="4" w:space="0" w:color="000000"/>
              <w:right w:val="single" w:sz="4" w:space="0" w:color="000000"/>
            </w:tcBorders>
            <w:vAlign w:val="center"/>
          </w:tcPr>
          <w:p w14:paraId="208F2E6E" w14:textId="77777777" w:rsidR="00A1303C" w:rsidRPr="00A1303C" w:rsidRDefault="00A1303C" w:rsidP="00A1303C">
            <w:pPr>
              <w:spacing w:after="0" w:line="240" w:lineRule="auto"/>
              <w:ind w:left="0" w:right="1" w:firstLine="0"/>
              <w:jc w:val="center"/>
              <w:rPr>
                <w:rFonts w:cstheme="minorHAnsi"/>
              </w:rPr>
            </w:pPr>
          </w:p>
        </w:tc>
        <w:tc>
          <w:tcPr>
            <w:tcW w:w="1315" w:type="dxa"/>
            <w:gridSpan w:val="3"/>
            <w:tcBorders>
              <w:top w:val="single" w:sz="4" w:space="0" w:color="auto"/>
              <w:left w:val="single" w:sz="4" w:space="0" w:color="000000"/>
              <w:bottom w:val="single" w:sz="4" w:space="0" w:color="000000"/>
              <w:right w:val="single" w:sz="4" w:space="0" w:color="000000"/>
            </w:tcBorders>
            <w:shd w:val="clear" w:color="auto" w:fill="DBE5F1"/>
            <w:vAlign w:val="center"/>
          </w:tcPr>
          <w:p w14:paraId="2FF500DD" w14:textId="77777777" w:rsidR="00A1303C" w:rsidRPr="00A1303C" w:rsidRDefault="00A1303C" w:rsidP="00A1303C">
            <w:pPr>
              <w:spacing w:after="0" w:line="240" w:lineRule="auto"/>
              <w:ind w:left="-62" w:right="0" w:firstLine="0"/>
              <w:jc w:val="center"/>
              <w:rPr>
                <w:rFonts w:cstheme="minorHAnsi"/>
              </w:rPr>
            </w:pPr>
            <w:r w:rsidRPr="00A1303C">
              <w:rPr>
                <w:rFonts w:eastAsia="Calibri" w:cstheme="minorHAnsi"/>
                <w:b/>
              </w:rPr>
              <w:t>Second</w:t>
            </w:r>
          </w:p>
        </w:tc>
        <w:tc>
          <w:tcPr>
            <w:tcW w:w="263" w:type="dxa"/>
            <w:tcBorders>
              <w:top w:val="single" w:sz="4" w:space="0" w:color="auto"/>
              <w:left w:val="single" w:sz="4" w:space="0" w:color="000000"/>
              <w:bottom w:val="single" w:sz="4" w:space="0" w:color="000000"/>
              <w:right w:val="single" w:sz="4" w:space="0" w:color="000000"/>
            </w:tcBorders>
            <w:vAlign w:val="center"/>
          </w:tcPr>
          <w:p w14:paraId="652EE787" w14:textId="77777777" w:rsidR="00A1303C" w:rsidRPr="00A1303C" w:rsidRDefault="00A1303C" w:rsidP="00A1303C">
            <w:pPr>
              <w:spacing w:after="0" w:line="240" w:lineRule="auto"/>
              <w:ind w:left="0" w:right="1" w:firstLine="0"/>
              <w:jc w:val="center"/>
              <w:rPr>
                <w:rFonts w:cstheme="minorHAnsi"/>
              </w:rPr>
            </w:pPr>
          </w:p>
        </w:tc>
        <w:tc>
          <w:tcPr>
            <w:tcW w:w="1023" w:type="dxa"/>
            <w:tcBorders>
              <w:top w:val="single" w:sz="4" w:space="0" w:color="auto"/>
              <w:left w:val="single" w:sz="4" w:space="0" w:color="000000"/>
              <w:bottom w:val="single" w:sz="4" w:space="0" w:color="000000"/>
              <w:right w:val="single" w:sz="4" w:space="0" w:color="000000"/>
            </w:tcBorders>
            <w:shd w:val="clear" w:color="auto" w:fill="DBE5F1"/>
            <w:vAlign w:val="center"/>
          </w:tcPr>
          <w:p w14:paraId="537501F1" w14:textId="77777777" w:rsidR="00A1303C" w:rsidRPr="00A1303C" w:rsidRDefault="00A1303C" w:rsidP="00A1303C">
            <w:pPr>
              <w:spacing w:after="0" w:line="240" w:lineRule="auto"/>
              <w:ind w:left="-32" w:right="0" w:firstLine="0"/>
              <w:jc w:val="center"/>
              <w:rPr>
                <w:rFonts w:cstheme="minorHAnsi"/>
              </w:rPr>
            </w:pPr>
            <w:r w:rsidRPr="00A1303C">
              <w:rPr>
                <w:rFonts w:eastAsia="Calibri" w:cstheme="minorHAnsi"/>
                <w:b/>
              </w:rPr>
              <w:t>Summer</w:t>
            </w:r>
          </w:p>
        </w:tc>
      </w:tr>
      <w:tr w:rsidR="00A1303C" w:rsidRPr="00A1303C" w14:paraId="307A9D89" w14:textId="77777777" w:rsidTr="007255FA">
        <w:trPr>
          <w:gridAfter w:val="1"/>
          <w:wAfter w:w="13" w:type="dxa"/>
          <w:trHeight w:val="344"/>
        </w:trPr>
        <w:tc>
          <w:tcPr>
            <w:tcW w:w="10979" w:type="dxa"/>
            <w:gridSpan w:val="15"/>
            <w:tcBorders>
              <w:top w:val="single" w:sz="4" w:space="0" w:color="000000"/>
              <w:left w:val="single" w:sz="4" w:space="0" w:color="000000"/>
              <w:bottom w:val="single" w:sz="4" w:space="0" w:color="000000"/>
              <w:right w:val="single" w:sz="4" w:space="0" w:color="000000"/>
            </w:tcBorders>
            <w:shd w:val="clear" w:color="auto" w:fill="DBE5F1"/>
            <w:vAlign w:val="center"/>
          </w:tcPr>
          <w:p w14:paraId="69CB1F3F" w14:textId="77777777" w:rsidR="00A1303C" w:rsidRPr="00A1303C" w:rsidRDefault="00A1303C" w:rsidP="00A1303C">
            <w:pPr>
              <w:spacing w:after="0" w:line="240" w:lineRule="auto"/>
              <w:ind w:left="100" w:right="0" w:firstLine="0"/>
              <w:jc w:val="left"/>
              <w:rPr>
                <w:rFonts w:eastAsia="Calibri" w:cstheme="minorHAnsi"/>
              </w:rPr>
            </w:pPr>
            <w:r w:rsidRPr="00A1303C">
              <w:rPr>
                <w:rFonts w:eastAsia="Calibri" w:cstheme="minorHAnsi"/>
                <w:b/>
              </w:rPr>
              <w:t>Original Team</w:t>
            </w:r>
          </w:p>
        </w:tc>
      </w:tr>
      <w:tr w:rsidR="00AF344D" w:rsidRPr="00A1303C" w14:paraId="6A563AE6" w14:textId="77777777" w:rsidTr="007255FA">
        <w:trPr>
          <w:gridAfter w:val="1"/>
          <w:wAfter w:w="13" w:type="dxa"/>
          <w:trHeight w:val="344"/>
        </w:trPr>
        <w:tc>
          <w:tcPr>
            <w:tcW w:w="2605" w:type="dxa"/>
            <w:gridSpan w:val="2"/>
            <w:tcBorders>
              <w:top w:val="single" w:sz="4" w:space="0" w:color="000000"/>
              <w:left w:val="single" w:sz="4" w:space="0" w:color="000000"/>
              <w:bottom w:val="single" w:sz="4" w:space="0" w:color="000000"/>
              <w:right w:val="single" w:sz="4" w:space="0" w:color="000000"/>
            </w:tcBorders>
            <w:shd w:val="clear" w:color="auto" w:fill="DBE5F1"/>
            <w:vAlign w:val="center"/>
          </w:tcPr>
          <w:p w14:paraId="6AFA6EF4" w14:textId="77777777" w:rsidR="00A1303C" w:rsidRPr="00A1303C" w:rsidRDefault="00A1303C" w:rsidP="00A1303C">
            <w:pPr>
              <w:spacing w:after="0" w:line="259" w:lineRule="auto"/>
              <w:ind w:left="107" w:right="0" w:firstLine="0"/>
              <w:jc w:val="left"/>
              <w:rPr>
                <w:rFonts w:cstheme="minorHAnsi"/>
              </w:rPr>
            </w:pPr>
            <w:r w:rsidRPr="00A1303C">
              <w:rPr>
                <w:rFonts w:eastAsia="Calibri" w:cstheme="minorHAnsi"/>
                <w:b/>
              </w:rPr>
              <w:t>Students’ Names</w:t>
            </w:r>
          </w:p>
        </w:tc>
        <w:tc>
          <w:tcPr>
            <w:tcW w:w="4086" w:type="dxa"/>
            <w:gridSpan w:val="4"/>
            <w:tcBorders>
              <w:top w:val="single" w:sz="4" w:space="0" w:color="000000"/>
              <w:left w:val="single" w:sz="4" w:space="0" w:color="000000"/>
              <w:bottom w:val="single" w:sz="4" w:space="0" w:color="000000"/>
              <w:right w:val="single" w:sz="4" w:space="0" w:color="000000"/>
            </w:tcBorders>
            <w:vAlign w:val="center"/>
          </w:tcPr>
          <w:p w14:paraId="247F6CD8" w14:textId="77777777" w:rsidR="00A1303C" w:rsidRPr="007255FA" w:rsidRDefault="00A1303C" w:rsidP="00A1303C">
            <w:pPr>
              <w:spacing w:after="0" w:line="259" w:lineRule="auto"/>
              <w:ind w:left="109" w:right="0" w:firstLine="0"/>
              <w:jc w:val="left"/>
              <w:rPr>
                <w:rFonts w:eastAsia="Calibri" w:cstheme="minorHAnsi"/>
                <w:sz w:val="20"/>
                <w:szCs w:val="18"/>
              </w:rPr>
            </w:pPr>
            <w:r w:rsidRPr="007255FA">
              <w:rPr>
                <w:rFonts w:eastAsia="Calibri" w:cstheme="minorHAnsi"/>
                <w:sz w:val="20"/>
                <w:szCs w:val="18"/>
              </w:rPr>
              <w:t xml:space="preserve"> </w:t>
            </w:r>
          </w:p>
          <w:p w14:paraId="477F6B04" w14:textId="77777777" w:rsidR="00A1303C" w:rsidRPr="007255FA" w:rsidRDefault="00A1303C" w:rsidP="00A1303C">
            <w:pPr>
              <w:spacing w:after="0" w:line="259" w:lineRule="auto"/>
              <w:ind w:left="109" w:right="0" w:firstLine="0"/>
              <w:jc w:val="left"/>
              <w:rPr>
                <w:rFonts w:eastAsia="Calibri" w:cstheme="minorHAnsi"/>
                <w:sz w:val="20"/>
                <w:szCs w:val="18"/>
              </w:rPr>
            </w:pPr>
          </w:p>
          <w:p w14:paraId="7E395C67" w14:textId="77777777" w:rsidR="00A1303C" w:rsidRPr="007255FA" w:rsidRDefault="00A1303C" w:rsidP="00A1303C">
            <w:pPr>
              <w:spacing w:after="0" w:line="259" w:lineRule="auto"/>
              <w:ind w:left="109" w:right="0" w:firstLine="0"/>
              <w:jc w:val="left"/>
              <w:rPr>
                <w:rFonts w:eastAsia="Calibri" w:cstheme="minorHAnsi"/>
                <w:sz w:val="20"/>
                <w:szCs w:val="18"/>
              </w:rPr>
            </w:pPr>
          </w:p>
          <w:p w14:paraId="799AE775" w14:textId="77777777" w:rsidR="00A1303C" w:rsidRPr="00A1303C" w:rsidRDefault="00A1303C" w:rsidP="00A1303C">
            <w:pPr>
              <w:spacing w:after="0" w:line="259" w:lineRule="auto"/>
              <w:ind w:left="109" w:right="0" w:firstLine="0"/>
              <w:jc w:val="left"/>
              <w:rPr>
                <w:rFonts w:cstheme="minorHAnsi"/>
              </w:rPr>
            </w:pPr>
          </w:p>
        </w:tc>
        <w:tc>
          <w:tcPr>
            <w:tcW w:w="1422" w:type="dxa"/>
            <w:gridSpan w:val="2"/>
            <w:tcBorders>
              <w:top w:val="single" w:sz="4" w:space="0" w:color="000000"/>
              <w:left w:val="single" w:sz="4" w:space="0" w:color="000000"/>
              <w:bottom w:val="single" w:sz="4" w:space="0" w:color="000000"/>
              <w:right w:val="nil"/>
            </w:tcBorders>
            <w:shd w:val="clear" w:color="auto" w:fill="DBE5F1"/>
            <w:vAlign w:val="center"/>
          </w:tcPr>
          <w:p w14:paraId="46AE6013" w14:textId="77777777" w:rsidR="00A1303C" w:rsidRPr="00A1303C" w:rsidRDefault="00A1303C" w:rsidP="00A1303C">
            <w:pPr>
              <w:spacing w:after="0" w:line="259" w:lineRule="auto"/>
              <w:ind w:left="107" w:right="0" w:firstLine="0"/>
              <w:jc w:val="left"/>
              <w:rPr>
                <w:rFonts w:cstheme="minorHAnsi"/>
              </w:rPr>
            </w:pPr>
            <w:r w:rsidRPr="00A1303C">
              <w:rPr>
                <w:rFonts w:eastAsia="Calibri" w:cstheme="minorHAnsi"/>
                <w:b/>
              </w:rPr>
              <w:t>Students’ IDs</w:t>
            </w:r>
          </w:p>
        </w:tc>
        <w:tc>
          <w:tcPr>
            <w:tcW w:w="441" w:type="dxa"/>
            <w:gridSpan w:val="3"/>
            <w:tcBorders>
              <w:top w:val="single" w:sz="4" w:space="0" w:color="000000"/>
              <w:left w:val="nil"/>
              <w:bottom w:val="single" w:sz="4" w:space="0" w:color="000000"/>
              <w:right w:val="single" w:sz="4" w:space="0" w:color="000000"/>
            </w:tcBorders>
            <w:shd w:val="clear" w:color="auto" w:fill="DBE5F1"/>
            <w:vAlign w:val="center"/>
          </w:tcPr>
          <w:p w14:paraId="2AA89A63" w14:textId="77777777" w:rsidR="00A1303C" w:rsidRPr="00A1303C" w:rsidRDefault="00A1303C" w:rsidP="00A1303C">
            <w:pPr>
              <w:spacing w:after="0" w:line="259" w:lineRule="auto"/>
              <w:ind w:left="0" w:right="0" w:firstLine="0"/>
              <w:jc w:val="left"/>
              <w:rPr>
                <w:rFonts w:cstheme="minorHAnsi"/>
              </w:rPr>
            </w:pPr>
          </w:p>
        </w:tc>
        <w:tc>
          <w:tcPr>
            <w:tcW w:w="2425" w:type="dxa"/>
            <w:gridSpan w:val="4"/>
            <w:tcBorders>
              <w:top w:val="single" w:sz="4" w:space="0" w:color="000000"/>
              <w:left w:val="single" w:sz="4" w:space="0" w:color="000000"/>
              <w:bottom w:val="single" w:sz="4" w:space="0" w:color="000000"/>
              <w:right w:val="single" w:sz="4" w:space="0" w:color="000000"/>
            </w:tcBorders>
            <w:vAlign w:val="center"/>
          </w:tcPr>
          <w:p w14:paraId="21378782" w14:textId="77777777" w:rsidR="00A1303C" w:rsidRPr="00A1303C" w:rsidRDefault="00A1303C" w:rsidP="00A1303C">
            <w:pPr>
              <w:spacing w:after="0" w:line="259" w:lineRule="auto"/>
              <w:ind w:left="0" w:right="0" w:firstLine="0"/>
              <w:jc w:val="left"/>
              <w:rPr>
                <w:rFonts w:cstheme="minorHAnsi"/>
              </w:rPr>
            </w:pPr>
            <w:r w:rsidRPr="00A1303C">
              <w:rPr>
                <w:rFonts w:eastAsia="Calibri" w:cstheme="minorHAnsi"/>
              </w:rPr>
              <w:t xml:space="preserve"> </w:t>
            </w:r>
          </w:p>
        </w:tc>
      </w:tr>
      <w:tr w:rsidR="00A1303C" w:rsidRPr="00A1303C" w14:paraId="71D45D73" w14:textId="77777777" w:rsidTr="00D02C44">
        <w:trPr>
          <w:gridAfter w:val="1"/>
          <w:wAfter w:w="13" w:type="dxa"/>
          <w:trHeight w:val="289"/>
        </w:trPr>
        <w:tc>
          <w:tcPr>
            <w:tcW w:w="10979" w:type="dxa"/>
            <w:gridSpan w:val="15"/>
            <w:tcBorders>
              <w:top w:val="single" w:sz="4" w:space="0" w:color="000000"/>
              <w:left w:val="single" w:sz="4" w:space="0" w:color="000000"/>
              <w:bottom w:val="single" w:sz="4" w:space="0" w:color="000000"/>
              <w:right w:val="single" w:sz="4" w:space="0" w:color="auto"/>
            </w:tcBorders>
            <w:shd w:val="clear" w:color="auto" w:fill="DBE5F1"/>
            <w:vAlign w:val="center"/>
          </w:tcPr>
          <w:p w14:paraId="091E7DFF" w14:textId="77777777" w:rsidR="00A1303C" w:rsidRPr="00A1303C" w:rsidRDefault="00A1303C" w:rsidP="00A1303C">
            <w:pPr>
              <w:spacing w:after="0" w:line="259" w:lineRule="auto"/>
              <w:ind w:left="100" w:right="0" w:firstLine="0"/>
              <w:jc w:val="left"/>
              <w:rPr>
                <w:rFonts w:eastAsia="Calibri" w:cstheme="minorHAnsi"/>
              </w:rPr>
            </w:pPr>
            <w:r w:rsidRPr="00A1303C">
              <w:rPr>
                <w:rFonts w:eastAsia="Calibri" w:cstheme="minorHAnsi"/>
                <w:b/>
              </w:rPr>
              <w:t>After Split</w:t>
            </w:r>
          </w:p>
        </w:tc>
      </w:tr>
      <w:tr w:rsidR="00A1303C" w:rsidRPr="00A1303C" w14:paraId="7C158DB3" w14:textId="77777777" w:rsidTr="007255FA">
        <w:trPr>
          <w:gridAfter w:val="1"/>
          <w:wAfter w:w="13" w:type="dxa"/>
          <w:trHeight w:val="344"/>
        </w:trPr>
        <w:tc>
          <w:tcPr>
            <w:tcW w:w="2722" w:type="dxa"/>
            <w:gridSpan w:val="3"/>
            <w:tcBorders>
              <w:top w:val="single" w:sz="4" w:space="0" w:color="000000"/>
              <w:left w:val="single" w:sz="4" w:space="0" w:color="000000"/>
              <w:bottom w:val="single" w:sz="4" w:space="0" w:color="000000"/>
            </w:tcBorders>
            <w:shd w:val="clear" w:color="auto" w:fill="DBE5F1"/>
            <w:vAlign w:val="center"/>
          </w:tcPr>
          <w:p w14:paraId="7B11FF5B" w14:textId="77777777" w:rsidR="00A1303C" w:rsidRPr="00A1303C" w:rsidRDefault="00A1303C" w:rsidP="00A1303C">
            <w:pPr>
              <w:spacing w:after="0" w:line="259" w:lineRule="auto"/>
              <w:ind w:left="100" w:right="0" w:firstLine="0"/>
              <w:jc w:val="left"/>
              <w:rPr>
                <w:rFonts w:eastAsia="Calibri" w:cstheme="minorHAnsi"/>
                <w:b/>
              </w:rPr>
            </w:pPr>
            <w:r w:rsidRPr="00A1303C">
              <w:rPr>
                <w:rFonts w:eastAsia="Calibri" w:cstheme="minorHAnsi"/>
                <w:b/>
              </w:rPr>
              <w:t xml:space="preserve">Students’ Names </w:t>
            </w:r>
          </w:p>
        </w:tc>
        <w:tc>
          <w:tcPr>
            <w:tcW w:w="2716" w:type="dxa"/>
            <w:gridSpan w:val="2"/>
            <w:tcBorders>
              <w:top w:val="single" w:sz="4" w:space="0" w:color="000000"/>
              <w:left w:val="single" w:sz="4" w:space="0" w:color="000000"/>
              <w:bottom w:val="single" w:sz="4" w:space="0" w:color="000000"/>
            </w:tcBorders>
            <w:shd w:val="clear" w:color="auto" w:fill="DBE5F1"/>
            <w:vAlign w:val="center"/>
          </w:tcPr>
          <w:p w14:paraId="7C7E4C8D" w14:textId="77777777" w:rsidR="00A1303C" w:rsidRPr="00A1303C" w:rsidRDefault="00A1303C" w:rsidP="00A1303C">
            <w:pPr>
              <w:spacing w:after="0" w:line="259" w:lineRule="auto"/>
              <w:ind w:left="100" w:right="0" w:firstLine="0"/>
              <w:jc w:val="left"/>
              <w:rPr>
                <w:rFonts w:eastAsia="Calibri" w:cstheme="minorHAnsi"/>
                <w:b/>
              </w:rPr>
            </w:pPr>
            <w:r w:rsidRPr="00A1303C">
              <w:rPr>
                <w:rFonts w:eastAsia="Calibri" w:cstheme="minorHAnsi"/>
                <w:b/>
              </w:rPr>
              <w:t>Students’ IDs</w:t>
            </w:r>
          </w:p>
        </w:tc>
        <w:tc>
          <w:tcPr>
            <w:tcW w:w="2720" w:type="dxa"/>
            <w:gridSpan w:val="4"/>
            <w:tcBorders>
              <w:top w:val="single" w:sz="4" w:space="0" w:color="000000"/>
              <w:left w:val="single" w:sz="4" w:space="0" w:color="000000"/>
              <w:bottom w:val="single" w:sz="4" w:space="0" w:color="000000"/>
            </w:tcBorders>
            <w:shd w:val="clear" w:color="auto" w:fill="DBE5F1"/>
            <w:vAlign w:val="center"/>
          </w:tcPr>
          <w:p w14:paraId="144BBF3A" w14:textId="77777777" w:rsidR="00A1303C" w:rsidRPr="00A1303C" w:rsidRDefault="00A1303C" w:rsidP="00A1303C">
            <w:pPr>
              <w:spacing w:after="0" w:line="259" w:lineRule="auto"/>
              <w:ind w:left="100" w:right="0" w:firstLine="0"/>
              <w:jc w:val="left"/>
              <w:rPr>
                <w:rFonts w:eastAsia="Calibri" w:cstheme="minorHAnsi"/>
                <w:b/>
              </w:rPr>
            </w:pPr>
            <w:r w:rsidRPr="00A1303C">
              <w:rPr>
                <w:rFonts w:eastAsia="Calibri" w:cstheme="minorHAnsi"/>
                <w:b/>
              </w:rPr>
              <w:t>Projects’ Titles</w:t>
            </w:r>
          </w:p>
        </w:tc>
        <w:tc>
          <w:tcPr>
            <w:tcW w:w="2821" w:type="dxa"/>
            <w:gridSpan w:val="6"/>
            <w:tcBorders>
              <w:top w:val="single" w:sz="4" w:space="0" w:color="000000"/>
              <w:left w:val="single" w:sz="4" w:space="0" w:color="000000"/>
              <w:bottom w:val="single" w:sz="4" w:space="0" w:color="000000"/>
              <w:right w:val="single" w:sz="4" w:space="0" w:color="auto"/>
            </w:tcBorders>
            <w:shd w:val="clear" w:color="auto" w:fill="DBE5F1"/>
            <w:vAlign w:val="center"/>
          </w:tcPr>
          <w:p w14:paraId="38F3CD3E" w14:textId="77777777" w:rsidR="00A1303C" w:rsidRPr="00A1303C" w:rsidRDefault="00A1303C" w:rsidP="00A1303C">
            <w:pPr>
              <w:spacing w:after="0" w:line="259" w:lineRule="auto"/>
              <w:ind w:left="100" w:right="0" w:firstLine="0"/>
              <w:jc w:val="left"/>
              <w:rPr>
                <w:rFonts w:eastAsia="Calibri" w:cstheme="minorHAnsi"/>
                <w:b/>
              </w:rPr>
            </w:pPr>
            <w:r w:rsidRPr="00A1303C">
              <w:rPr>
                <w:rFonts w:eastAsia="Calibri" w:cstheme="minorHAnsi"/>
                <w:b/>
              </w:rPr>
              <w:t>Supervisors’ Names</w:t>
            </w:r>
          </w:p>
        </w:tc>
      </w:tr>
      <w:tr w:rsidR="00A1303C" w:rsidRPr="00A1303C" w14:paraId="70DF17B4" w14:textId="77777777" w:rsidTr="007255FA">
        <w:trPr>
          <w:gridAfter w:val="1"/>
          <w:wAfter w:w="13" w:type="dxa"/>
          <w:trHeight w:val="344"/>
        </w:trPr>
        <w:tc>
          <w:tcPr>
            <w:tcW w:w="2722" w:type="dxa"/>
            <w:gridSpan w:val="3"/>
            <w:tcBorders>
              <w:top w:val="single" w:sz="4" w:space="0" w:color="000000"/>
              <w:left w:val="single" w:sz="4" w:space="0" w:color="000000"/>
              <w:bottom w:val="single" w:sz="4" w:space="0" w:color="000000"/>
            </w:tcBorders>
            <w:shd w:val="clear" w:color="auto" w:fill="auto"/>
          </w:tcPr>
          <w:p w14:paraId="61EA057C" w14:textId="77777777" w:rsidR="00A1303C" w:rsidRPr="00A1303C" w:rsidRDefault="00A1303C" w:rsidP="00A1303C">
            <w:pPr>
              <w:spacing w:after="0" w:line="240" w:lineRule="auto"/>
              <w:ind w:left="100" w:right="0" w:firstLine="0"/>
              <w:jc w:val="left"/>
              <w:rPr>
                <w:rFonts w:eastAsia="Calibri" w:cstheme="minorHAnsi"/>
                <w:b/>
                <w:u w:val="single"/>
              </w:rPr>
            </w:pPr>
            <w:r w:rsidRPr="00A1303C">
              <w:rPr>
                <w:rFonts w:eastAsia="Calibri" w:cstheme="minorHAnsi"/>
                <w:b/>
                <w:u w:val="single"/>
              </w:rPr>
              <w:t>Team1</w:t>
            </w:r>
          </w:p>
          <w:p w14:paraId="69E150D1" w14:textId="77777777" w:rsidR="00A1303C" w:rsidRPr="007255FA" w:rsidRDefault="00A1303C" w:rsidP="00A1303C">
            <w:pPr>
              <w:spacing w:after="0" w:line="240" w:lineRule="auto"/>
              <w:ind w:left="100" w:right="0" w:firstLine="0"/>
              <w:jc w:val="left"/>
              <w:rPr>
                <w:rFonts w:eastAsia="Calibri" w:cstheme="minorHAnsi"/>
                <w:b/>
                <w:sz w:val="20"/>
                <w:szCs w:val="18"/>
              </w:rPr>
            </w:pPr>
          </w:p>
          <w:p w14:paraId="03E65BEA" w14:textId="77777777" w:rsidR="00A1303C" w:rsidRPr="007255FA" w:rsidRDefault="00A1303C" w:rsidP="00A1303C">
            <w:pPr>
              <w:spacing w:after="0" w:line="240" w:lineRule="auto"/>
              <w:ind w:left="100" w:right="0" w:firstLine="0"/>
              <w:jc w:val="left"/>
              <w:rPr>
                <w:rFonts w:eastAsia="Calibri" w:cstheme="minorHAnsi"/>
                <w:b/>
                <w:sz w:val="20"/>
                <w:szCs w:val="18"/>
              </w:rPr>
            </w:pPr>
          </w:p>
          <w:p w14:paraId="3760C865" w14:textId="77777777" w:rsidR="00A1303C" w:rsidRPr="00A1303C" w:rsidRDefault="00A1303C" w:rsidP="00A1303C">
            <w:pPr>
              <w:spacing w:after="0" w:line="240" w:lineRule="auto"/>
              <w:ind w:left="100" w:right="0" w:firstLine="0"/>
              <w:jc w:val="left"/>
              <w:rPr>
                <w:rFonts w:eastAsia="Calibri" w:cstheme="minorHAnsi"/>
                <w:b/>
                <w:u w:val="single"/>
              </w:rPr>
            </w:pPr>
            <w:r w:rsidRPr="00A1303C">
              <w:rPr>
                <w:rFonts w:eastAsia="Calibri" w:cstheme="minorHAnsi"/>
                <w:b/>
                <w:u w:val="single"/>
              </w:rPr>
              <w:t>Team2</w:t>
            </w:r>
          </w:p>
          <w:p w14:paraId="16F4A0DD" w14:textId="77777777" w:rsidR="00A1303C" w:rsidRPr="007255FA" w:rsidRDefault="00A1303C" w:rsidP="00A1303C">
            <w:pPr>
              <w:spacing w:after="0" w:line="240" w:lineRule="auto"/>
              <w:ind w:left="100" w:right="0" w:firstLine="0"/>
              <w:jc w:val="left"/>
              <w:rPr>
                <w:rFonts w:eastAsia="Calibri" w:cstheme="minorHAnsi"/>
                <w:b/>
                <w:sz w:val="20"/>
                <w:szCs w:val="18"/>
              </w:rPr>
            </w:pPr>
          </w:p>
          <w:p w14:paraId="41CBED6A" w14:textId="77777777" w:rsidR="00A1303C" w:rsidRPr="007255FA" w:rsidRDefault="00A1303C" w:rsidP="00A1303C">
            <w:pPr>
              <w:spacing w:after="0" w:line="240" w:lineRule="auto"/>
              <w:ind w:left="100" w:right="0" w:firstLine="0"/>
              <w:jc w:val="left"/>
              <w:rPr>
                <w:rFonts w:eastAsia="Calibri" w:cstheme="minorHAnsi"/>
                <w:b/>
                <w:sz w:val="20"/>
                <w:szCs w:val="18"/>
              </w:rPr>
            </w:pPr>
          </w:p>
          <w:p w14:paraId="475FDF03" w14:textId="77777777" w:rsidR="00A1303C" w:rsidRPr="00A1303C" w:rsidRDefault="00A1303C" w:rsidP="00A1303C">
            <w:pPr>
              <w:spacing w:after="0" w:line="240" w:lineRule="auto"/>
              <w:ind w:left="100" w:right="0" w:firstLine="0"/>
              <w:jc w:val="left"/>
              <w:rPr>
                <w:rFonts w:eastAsia="Calibri" w:cstheme="minorHAnsi"/>
                <w:bCs/>
                <w:i/>
                <w:iCs/>
              </w:rPr>
            </w:pPr>
            <w:r w:rsidRPr="00A1303C">
              <w:rPr>
                <w:rFonts w:eastAsia="Calibri" w:cstheme="minorHAnsi"/>
                <w:bCs/>
                <w:i/>
                <w:iCs/>
                <w:color w:val="808080" w:themeColor="background1" w:themeShade="80"/>
                <w:sz w:val="20"/>
                <w:szCs w:val="18"/>
              </w:rPr>
              <w:t>*</w:t>
            </w:r>
            <w:proofErr w:type="gramStart"/>
            <w:r w:rsidRPr="00A1303C">
              <w:rPr>
                <w:rFonts w:eastAsia="Calibri" w:cstheme="minorHAnsi"/>
                <w:bCs/>
                <w:i/>
                <w:iCs/>
                <w:color w:val="808080" w:themeColor="background1" w:themeShade="80"/>
                <w:sz w:val="20"/>
                <w:szCs w:val="18"/>
              </w:rPr>
              <w:t>add</w:t>
            </w:r>
            <w:proofErr w:type="gramEnd"/>
            <w:r w:rsidRPr="00A1303C">
              <w:rPr>
                <w:rFonts w:eastAsia="Calibri" w:cstheme="minorHAnsi"/>
                <w:bCs/>
                <w:i/>
                <w:iCs/>
                <w:color w:val="808080" w:themeColor="background1" w:themeShade="80"/>
                <w:sz w:val="20"/>
                <w:szCs w:val="18"/>
              </w:rPr>
              <w:t xml:space="preserve"> more teams as needed</w:t>
            </w:r>
          </w:p>
        </w:tc>
        <w:tc>
          <w:tcPr>
            <w:tcW w:w="2716" w:type="dxa"/>
            <w:gridSpan w:val="2"/>
            <w:tcBorders>
              <w:top w:val="single" w:sz="4" w:space="0" w:color="000000"/>
              <w:left w:val="single" w:sz="4" w:space="0" w:color="000000"/>
              <w:bottom w:val="single" w:sz="4" w:space="0" w:color="000000"/>
            </w:tcBorders>
            <w:shd w:val="clear" w:color="auto" w:fill="auto"/>
          </w:tcPr>
          <w:p w14:paraId="43FB5852" w14:textId="77777777" w:rsidR="00A1303C" w:rsidRPr="00A1303C" w:rsidRDefault="00A1303C" w:rsidP="00A1303C">
            <w:pPr>
              <w:spacing w:after="0" w:line="240" w:lineRule="auto"/>
              <w:ind w:left="100" w:right="0" w:firstLine="0"/>
              <w:jc w:val="left"/>
              <w:rPr>
                <w:rFonts w:eastAsia="Calibri" w:cstheme="minorHAnsi"/>
                <w:b/>
                <w:u w:val="single"/>
              </w:rPr>
            </w:pPr>
            <w:r w:rsidRPr="00A1303C">
              <w:rPr>
                <w:rFonts w:eastAsia="Calibri" w:cstheme="minorHAnsi"/>
                <w:b/>
                <w:u w:val="single"/>
              </w:rPr>
              <w:t>Team1</w:t>
            </w:r>
          </w:p>
          <w:p w14:paraId="1C7820A7" w14:textId="77777777" w:rsidR="00A1303C" w:rsidRPr="007255FA" w:rsidRDefault="00A1303C" w:rsidP="00A1303C">
            <w:pPr>
              <w:spacing w:after="0" w:line="240" w:lineRule="auto"/>
              <w:ind w:left="100" w:right="0" w:firstLine="0"/>
              <w:jc w:val="left"/>
              <w:rPr>
                <w:rFonts w:eastAsia="Calibri" w:cstheme="minorHAnsi"/>
                <w:b/>
                <w:sz w:val="20"/>
                <w:szCs w:val="18"/>
              </w:rPr>
            </w:pPr>
          </w:p>
          <w:p w14:paraId="4789587F" w14:textId="77777777" w:rsidR="00A1303C" w:rsidRPr="007255FA" w:rsidRDefault="00A1303C" w:rsidP="00A1303C">
            <w:pPr>
              <w:spacing w:after="0" w:line="240" w:lineRule="auto"/>
              <w:ind w:left="100" w:right="0" w:firstLine="0"/>
              <w:jc w:val="left"/>
              <w:rPr>
                <w:rFonts w:eastAsia="Calibri" w:cstheme="minorHAnsi"/>
                <w:b/>
                <w:sz w:val="20"/>
                <w:szCs w:val="18"/>
              </w:rPr>
            </w:pPr>
          </w:p>
          <w:p w14:paraId="7B14D1F5" w14:textId="77777777" w:rsidR="00A1303C" w:rsidRPr="00A1303C" w:rsidRDefault="00A1303C" w:rsidP="00A1303C">
            <w:pPr>
              <w:spacing w:after="0" w:line="240" w:lineRule="auto"/>
              <w:ind w:left="100" w:right="0" w:firstLine="0"/>
              <w:jc w:val="left"/>
              <w:rPr>
                <w:rFonts w:eastAsia="Calibri" w:cstheme="minorHAnsi"/>
                <w:b/>
                <w:u w:val="single"/>
              </w:rPr>
            </w:pPr>
            <w:r w:rsidRPr="00A1303C">
              <w:rPr>
                <w:rFonts w:eastAsia="Calibri" w:cstheme="minorHAnsi"/>
                <w:b/>
                <w:u w:val="single"/>
              </w:rPr>
              <w:t>Team2</w:t>
            </w:r>
          </w:p>
          <w:p w14:paraId="68C78B54" w14:textId="77777777" w:rsidR="00A1303C" w:rsidRPr="00A1303C" w:rsidRDefault="00A1303C" w:rsidP="00A1303C">
            <w:pPr>
              <w:spacing w:after="0" w:line="240" w:lineRule="auto"/>
              <w:ind w:left="100" w:right="0" w:firstLine="0"/>
              <w:jc w:val="left"/>
              <w:rPr>
                <w:rFonts w:eastAsia="Calibri" w:cstheme="minorHAnsi"/>
                <w:b/>
              </w:rPr>
            </w:pPr>
          </w:p>
        </w:tc>
        <w:tc>
          <w:tcPr>
            <w:tcW w:w="2720" w:type="dxa"/>
            <w:gridSpan w:val="4"/>
            <w:tcBorders>
              <w:top w:val="single" w:sz="4" w:space="0" w:color="000000"/>
              <w:left w:val="single" w:sz="4" w:space="0" w:color="000000"/>
              <w:bottom w:val="single" w:sz="4" w:space="0" w:color="000000"/>
            </w:tcBorders>
            <w:shd w:val="clear" w:color="auto" w:fill="auto"/>
          </w:tcPr>
          <w:p w14:paraId="4A3901F0" w14:textId="77777777" w:rsidR="00A1303C" w:rsidRPr="00A1303C" w:rsidRDefault="00A1303C" w:rsidP="00A1303C">
            <w:pPr>
              <w:spacing w:after="0" w:line="240" w:lineRule="auto"/>
              <w:ind w:left="100" w:right="0" w:firstLine="0"/>
              <w:jc w:val="left"/>
              <w:rPr>
                <w:rFonts w:eastAsia="Calibri" w:cstheme="minorHAnsi"/>
                <w:b/>
                <w:u w:val="single"/>
              </w:rPr>
            </w:pPr>
            <w:r w:rsidRPr="00A1303C">
              <w:rPr>
                <w:rFonts w:eastAsia="Calibri" w:cstheme="minorHAnsi"/>
                <w:b/>
                <w:u w:val="single"/>
              </w:rPr>
              <w:t>Team1</w:t>
            </w:r>
          </w:p>
          <w:p w14:paraId="080C27A9" w14:textId="77777777" w:rsidR="00A1303C" w:rsidRPr="00A1303C" w:rsidRDefault="00A1303C" w:rsidP="00A1303C">
            <w:pPr>
              <w:spacing w:after="0" w:line="240" w:lineRule="auto"/>
              <w:ind w:left="100" w:right="0" w:firstLine="0"/>
              <w:jc w:val="left"/>
              <w:rPr>
                <w:rFonts w:eastAsia="Calibri" w:cstheme="minorHAnsi"/>
                <w:b/>
              </w:rPr>
            </w:pPr>
          </w:p>
          <w:p w14:paraId="555A3F35" w14:textId="77777777" w:rsidR="00A1303C" w:rsidRPr="00A1303C" w:rsidRDefault="00A1303C" w:rsidP="00A1303C">
            <w:pPr>
              <w:spacing w:after="0" w:line="240" w:lineRule="auto"/>
              <w:ind w:left="100" w:right="0" w:firstLine="0"/>
              <w:jc w:val="left"/>
              <w:rPr>
                <w:rFonts w:eastAsia="Calibri" w:cstheme="minorHAnsi"/>
                <w:b/>
              </w:rPr>
            </w:pPr>
          </w:p>
          <w:p w14:paraId="0237B2AB" w14:textId="77777777" w:rsidR="00A1303C" w:rsidRPr="00A1303C" w:rsidRDefault="00A1303C" w:rsidP="00A1303C">
            <w:pPr>
              <w:spacing w:after="0" w:line="240" w:lineRule="auto"/>
              <w:ind w:left="100" w:right="0" w:firstLine="0"/>
              <w:jc w:val="left"/>
              <w:rPr>
                <w:rFonts w:eastAsia="Calibri" w:cstheme="minorHAnsi"/>
                <w:b/>
                <w:u w:val="single"/>
              </w:rPr>
            </w:pPr>
            <w:r w:rsidRPr="00A1303C">
              <w:rPr>
                <w:rFonts w:eastAsia="Calibri" w:cstheme="minorHAnsi"/>
                <w:b/>
                <w:u w:val="single"/>
              </w:rPr>
              <w:t>Team2</w:t>
            </w:r>
          </w:p>
          <w:p w14:paraId="2DCDF881" w14:textId="77777777" w:rsidR="00A1303C" w:rsidRPr="00A1303C" w:rsidRDefault="00A1303C" w:rsidP="00A1303C">
            <w:pPr>
              <w:spacing w:after="0" w:line="240" w:lineRule="auto"/>
              <w:ind w:left="100" w:right="0" w:firstLine="0"/>
              <w:jc w:val="left"/>
              <w:rPr>
                <w:rFonts w:eastAsia="Calibri" w:cstheme="minorHAnsi"/>
                <w:b/>
              </w:rPr>
            </w:pPr>
          </w:p>
        </w:tc>
        <w:tc>
          <w:tcPr>
            <w:tcW w:w="2821" w:type="dxa"/>
            <w:gridSpan w:val="6"/>
            <w:tcBorders>
              <w:top w:val="single" w:sz="4" w:space="0" w:color="000000"/>
              <w:left w:val="single" w:sz="4" w:space="0" w:color="000000"/>
              <w:bottom w:val="single" w:sz="4" w:space="0" w:color="000000"/>
              <w:right w:val="single" w:sz="4" w:space="0" w:color="auto"/>
            </w:tcBorders>
            <w:shd w:val="clear" w:color="auto" w:fill="auto"/>
          </w:tcPr>
          <w:p w14:paraId="51C3310D" w14:textId="77777777" w:rsidR="00A1303C" w:rsidRPr="00A1303C" w:rsidRDefault="00A1303C" w:rsidP="00A1303C">
            <w:pPr>
              <w:spacing w:after="0" w:line="240" w:lineRule="auto"/>
              <w:ind w:left="100" w:right="0" w:firstLine="0"/>
              <w:jc w:val="left"/>
              <w:rPr>
                <w:rFonts w:eastAsia="Calibri" w:cstheme="minorHAnsi"/>
                <w:b/>
                <w:u w:val="single"/>
              </w:rPr>
            </w:pPr>
            <w:r w:rsidRPr="00A1303C">
              <w:rPr>
                <w:rFonts w:eastAsia="Calibri" w:cstheme="minorHAnsi"/>
                <w:b/>
                <w:u w:val="single"/>
              </w:rPr>
              <w:t>Team1</w:t>
            </w:r>
          </w:p>
          <w:p w14:paraId="483D9571" w14:textId="77777777" w:rsidR="00A1303C" w:rsidRPr="00A1303C" w:rsidRDefault="00A1303C" w:rsidP="00A1303C">
            <w:pPr>
              <w:spacing w:after="0" w:line="240" w:lineRule="auto"/>
              <w:ind w:left="100" w:right="0" w:firstLine="0"/>
              <w:jc w:val="left"/>
              <w:rPr>
                <w:rFonts w:eastAsia="Calibri" w:cstheme="minorHAnsi"/>
                <w:b/>
              </w:rPr>
            </w:pPr>
          </w:p>
          <w:p w14:paraId="7D9AE218" w14:textId="77777777" w:rsidR="00A1303C" w:rsidRPr="00A1303C" w:rsidRDefault="00A1303C" w:rsidP="00A1303C">
            <w:pPr>
              <w:spacing w:after="0" w:line="240" w:lineRule="auto"/>
              <w:ind w:left="100" w:right="0" w:firstLine="0"/>
              <w:jc w:val="left"/>
              <w:rPr>
                <w:rFonts w:eastAsia="Calibri" w:cstheme="minorHAnsi"/>
                <w:b/>
              </w:rPr>
            </w:pPr>
          </w:p>
          <w:p w14:paraId="39E0AEF3" w14:textId="77777777" w:rsidR="00A1303C" w:rsidRPr="00A1303C" w:rsidRDefault="00A1303C" w:rsidP="00A1303C">
            <w:pPr>
              <w:spacing w:after="0" w:line="240" w:lineRule="auto"/>
              <w:ind w:left="100" w:right="0" w:firstLine="0"/>
              <w:jc w:val="left"/>
              <w:rPr>
                <w:rFonts w:eastAsia="Calibri" w:cstheme="minorHAnsi"/>
                <w:b/>
                <w:u w:val="single"/>
              </w:rPr>
            </w:pPr>
            <w:r w:rsidRPr="00A1303C">
              <w:rPr>
                <w:rFonts w:eastAsia="Calibri" w:cstheme="minorHAnsi"/>
                <w:b/>
                <w:u w:val="single"/>
              </w:rPr>
              <w:t>Team2</w:t>
            </w:r>
          </w:p>
          <w:p w14:paraId="7BA48068" w14:textId="77777777" w:rsidR="00A1303C" w:rsidRPr="00A1303C" w:rsidRDefault="00A1303C" w:rsidP="00A1303C">
            <w:pPr>
              <w:spacing w:after="0" w:line="240" w:lineRule="auto"/>
              <w:ind w:left="100" w:right="0" w:firstLine="0"/>
              <w:jc w:val="left"/>
              <w:rPr>
                <w:rFonts w:eastAsia="Calibri" w:cstheme="minorHAnsi"/>
                <w:b/>
              </w:rPr>
            </w:pPr>
          </w:p>
        </w:tc>
      </w:tr>
      <w:tr w:rsidR="00A1303C" w:rsidRPr="00A1303C" w14:paraId="55B26E89" w14:textId="77777777" w:rsidTr="007255FA">
        <w:tblPrEx>
          <w:tblCellMar>
            <w:top w:w="47" w:type="dxa"/>
            <w:left w:w="106" w:type="dxa"/>
            <w:right w:w="56" w:type="dxa"/>
          </w:tblCellMar>
        </w:tblPrEx>
        <w:trPr>
          <w:gridBefore w:val="1"/>
          <w:wBefore w:w="12" w:type="dxa"/>
          <w:trHeight w:val="1862"/>
        </w:trPr>
        <w:tc>
          <w:tcPr>
            <w:tcW w:w="10980" w:type="dxa"/>
            <w:gridSpan w:val="15"/>
            <w:tcBorders>
              <w:top w:val="single" w:sz="4" w:space="0" w:color="000000"/>
              <w:left w:val="single" w:sz="4" w:space="0" w:color="000000"/>
              <w:bottom w:val="single" w:sz="4" w:space="0" w:color="000000"/>
              <w:right w:val="single" w:sz="4" w:space="0" w:color="000000"/>
            </w:tcBorders>
            <w:shd w:val="clear" w:color="auto" w:fill="DBE5F1"/>
          </w:tcPr>
          <w:p w14:paraId="399D5365" w14:textId="77777777" w:rsidR="00A1303C" w:rsidRPr="00A1303C" w:rsidRDefault="00A1303C" w:rsidP="00A1303C">
            <w:pPr>
              <w:spacing w:after="0" w:line="259" w:lineRule="auto"/>
              <w:ind w:left="1" w:right="0" w:firstLine="0"/>
              <w:rPr>
                <w:rFonts w:eastAsia="Calibri" w:cstheme="minorHAnsi"/>
              </w:rPr>
            </w:pPr>
            <w:r w:rsidRPr="00A1303C">
              <w:rPr>
                <w:rFonts w:eastAsia="Calibri" w:cstheme="minorHAnsi"/>
              </w:rPr>
              <w:t>By signing this document, I confirm that I have agreed to split the team working on the above-mentioned project. I understand that this decision may result in changes to the project's scope, responsibilities, and timeline. Furthermore, I acknowledge the following:</w:t>
            </w:r>
          </w:p>
          <w:p w14:paraId="63951F08" w14:textId="77777777" w:rsidR="00A1303C" w:rsidRPr="00A1303C" w:rsidRDefault="00A1303C" w:rsidP="00433E36">
            <w:pPr>
              <w:numPr>
                <w:ilvl w:val="0"/>
                <w:numId w:val="23"/>
              </w:numPr>
              <w:spacing w:after="0" w:line="259" w:lineRule="auto"/>
              <w:ind w:left="450" w:right="0" w:hanging="270"/>
              <w:contextualSpacing/>
              <w:jc w:val="left"/>
              <w:rPr>
                <w:rFonts w:eastAsia="Calibri" w:cstheme="minorHAnsi"/>
              </w:rPr>
            </w:pPr>
            <w:r w:rsidRPr="00A1303C">
              <w:rPr>
                <w:rFonts w:eastAsia="Calibri" w:cstheme="minorHAnsi"/>
              </w:rPr>
              <w:t>I am committed to completing the project to the best of my ability, both individually and as part of the split team.</w:t>
            </w:r>
          </w:p>
          <w:p w14:paraId="6AD471D6" w14:textId="77777777" w:rsidR="00A1303C" w:rsidRPr="00A1303C" w:rsidRDefault="00A1303C" w:rsidP="00433E36">
            <w:pPr>
              <w:numPr>
                <w:ilvl w:val="0"/>
                <w:numId w:val="23"/>
              </w:numPr>
              <w:spacing w:after="0" w:line="259" w:lineRule="auto"/>
              <w:ind w:left="450" w:right="0" w:hanging="270"/>
              <w:contextualSpacing/>
              <w:jc w:val="left"/>
              <w:rPr>
                <w:rFonts w:eastAsia="Calibri" w:cstheme="minorHAnsi"/>
              </w:rPr>
            </w:pPr>
            <w:r w:rsidRPr="00A1303C">
              <w:rPr>
                <w:rFonts w:eastAsia="Calibri" w:cstheme="minorHAnsi"/>
              </w:rPr>
              <w:t>I understand that I may be assigned new tasks or responsibilities by the supervisor following the team split, and I agree to adapt to these changes.</w:t>
            </w:r>
          </w:p>
          <w:p w14:paraId="73200936" w14:textId="77777777" w:rsidR="00A1303C" w:rsidRPr="00A1303C" w:rsidRDefault="00A1303C" w:rsidP="00433E36">
            <w:pPr>
              <w:numPr>
                <w:ilvl w:val="0"/>
                <w:numId w:val="23"/>
              </w:numPr>
              <w:spacing w:after="0" w:line="259" w:lineRule="auto"/>
              <w:ind w:left="450" w:right="0" w:hanging="270"/>
              <w:contextualSpacing/>
              <w:jc w:val="left"/>
              <w:rPr>
                <w:rFonts w:eastAsia="Calibri" w:cstheme="minorHAnsi"/>
              </w:rPr>
            </w:pPr>
            <w:r w:rsidRPr="00A1303C">
              <w:rPr>
                <w:rFonts w:eastAsia="Calibri" w:cstheme="minorHAnsi"/>
              </w:rPr>
              <w:t>I accept full responsibility for my role in completing the project after the team split, and I will collaborate effectively with my new team members.</w:t>
            </w:r>
          </w:p>
          <w:p w14:paraId="2F0E612B" w14:textId="77777777" w:rsidR="00A1303C" w:rsidRPr="00A1303C" w:rsidRDefault="00A1303C" w:rsidP="00433E36">
            <w:pPr>
              <w:numPr>
                <w:ilvl w:val="0"/>
                <w:numId w:val="23"/>
              </w:numPr>
              <w:spacing w:after="0" w:line="259" w:lineRule="auto"/>
              <w:ind w:left="450" w:right="0" w:hanging="270"/>
              <w:contextualSpacing/>
              <w:jc w:val="left"/>
              <w:rPr>
                <w:rFonts w:eastAsia="Calibri" w:cstheme="minorHAnsi"/>
              </w:rPr>
            </w:pPr>
            <w:r w:rsidRPr="00A1303C">
              <w:rPr>
                <w:rFonts w:eastAsia="Calibri" w:cstheme="minorHAnsi"/>
              </w:rPr>
              <w:t xml:space="preserve">I understand that failing to fulfill my obligations may have consequences for the project and my academic standing. </w:t>
            </w:r>
          </w:p>
        </w:tc>
      </w:tr>
      <w:tr w:rsidR="00F36F37" w:rsidRPr="00A1303C" w14:paraId="2BD8901F" w14:textId="77777777" w:rsidTr="007255FA">
        <w:tblPrEx>
          <w:tblCellMar>
            <w:top w:w="47" w:type="dxa"/>
            <w:left w:w="106" w:type="dxa"/>
            <w:right w:w="56" w:type="dxa"/>
          </w:tblCellMar>
        </w:tblPrEx>
        <w:trPr>
          <w:gridBefore w:val="1"/>
          <w:wBefore w:w="12" w:type="dxa"/>
          <w:trHeight w:val="249"/>
        </w:trPr>
        <w:tc>
          <w:tcPr>
            <w:tcW w:w="2944" w:type="dxa"/>
            <w:gridSpan w:val="3"/>
            <w:tcBorders>
              <w:top w:val="single" w:sz="4" w:space="0" w:color="000000"/>
              <w:left w:val="single" w:sz="4" w:space="0" w:color="000000"/>
              <w:bottom w:val="single" w:sz="4" w:space="0" w:color="000000"/>
              <w:right w:val="single" w:sz="4" w:space="0" w:color="000000"/>
            </w:tcBorders>
            <w:shd w:val="clear" w:color="auto" w:fill="DBE5F1"/>
            <w:vAlign w:val="center"/>
          </w:tcPr>
          <w:p w14:paraId="39475549" w14:textId="77777777" w:rsidR="00A1303C" w:rsidRPr="00A1303C" w:rsidRDefault="00A1303C" w:rsidP="00A1303C">
            <w:pPr>
              <w:spacing w:after="0" w:line="259" w:lineRule="auto"/>
              <w:ind w:left="1" w:right="0" w:firstLine="0"/>
              <w:jc w:val="left"/>
              <w:rPr>
                <w:rFonts w:cstheme="minorHAnsi"/>
                <w:b/>
                <w:bCs/>
              </w:rPr>
            </w:pPr>
            <w:r w:rsidRPr="00A1303C">
              <w:rPr>
                <w:rFonts w:eastAsia="Calibri" w:cstheme="minorHAnsi"/>
                <w:b/>
                <w:bCs/>
              </w:rPr>
              <w:t xml:space="preserve">Signatures of Students </w:t>
            </w:r>
          </w:p>
        </w:tc>
        <w:tc>
          <w:tcPr>
            <w:tcW w:w="4001" w:type="dxa"/>
            <w:gridSpan w:val="3"/>
            <w:tcBorders>
              <w:top w:val="single" w:sz="4" w:space="0" w:color="000000"/>
              <w:left w:val="single" w:sz="4" w:space="0" w:color="000000"/>
              <w:bottom w:val="single" w:sz="4" w:space="0" w:color="000000"/>
              <w:right w:val="single" w:sz="4" w:space="0" w:color="000000"/>
            </w:tcBorders>
            <w:vAlign w:val="center"/>
          </w:tcPr>
          <w:p w14:paraId="009FB15B" w14:textId="77777777" w:rsidR="00A1303C" w:rsidRPr="00A1303C" w:rsidRDefault="00A1303C" w:rsidP="00A1303C">
            <w:pPr>
              <w:spacing w:after="0" w:line="259" w:lineRule="auto"/>
              <w:ind w:left="4" w:right="0" w:firstLine="0"/>
              <w:jc w:val="left"/>
              <w:rPr>
                <w:rFonts w:cstheme="minorHAnsi"/>
                <w:b/>
                <w:bCs/>
              </w:rPr>
            </w:pPr>
            <w:r w:rsidRPr="00A1303C">
              <w:rPr>
                <w:rFonts w:eastAsia="Calibri" w:cstheme="minorHAnsi"/>
                <w:b/>
                <w:bCs/>
              </w:rPr>
              <w:t xml:space="preserve"> </w:t>
            </w:r>
          </w:p>
        </w:tc>
        <w:tc>
          <w:tcPr>
            <w:tcW w:w="1704" w:type="dxa"/>
            <w:gridSpan w:val="5"/>
            <w:tcBorders>
              <w:top w:val="single" w:sz="4" w:space="0" w:color="000000"/>
              <w:left w:val="single" w:sz="4" w:space="0" w:color="000000"/>
              <w:bottom w:val="single" w:sz="4" w:space="0" w:color="000000"/>
              <w:right w:val="single" w:sz="4" w:space="0" w:color="000000"/>
            </w:tcBorders>
            <w:shd w:val="clear" w:color="auto" w:fill="DBE5F1"/>
            <w:vAlign w:val="center"/>
          </w:tcPr>
          <w:p w14:paraId="0963AFC0" w14:textId="77777777" w:rsidR="00A1303C" w:rsidRPr="00A1303C" w:rsidRDefault="00A1303C" w:rsidP="00A1303C">
            <w:pPr>
              <w:spacing w:after="0" w:line="259" w:lineRule="auto"/>
              <w:ind w:left="0" w:right="0" w:firstLine="0"/>
              <w:jc w:val="left"/>
              <w:rPr>
                <w:rFonts w:cstheme="minorHAnsi"/>
                <w:b/>
                <w:bCs/>
              </w:rPr>
            </w:pPr>
            <w:r w:rsidRPr="00A1303C">
              <w:rPr>
                <w:rFonts w:eastAsia="Calibri" w:cstheme="minorHAnsi"/>
                <w:b/>
                <w:bCs/>
              </w:rPr>
              <w:t xml:space="preserve">Date  </w:t>
            </w:r>
          </w:p>
        </w:tc>
        <w:tc>
          <w:tcPr>
            <w:tcW w:w="2331" w:type="dxa"/>
            <w:gridSpan w:val="4"/>
            <w:tcBorders>
              <w:top w:val="single" w:sz="4" w:space="0" w:color="000000"/>
              <w:left w:val="single" w:sz="4" w:space="0" w:color="000000"/>
              <w:bottom w:val="single" w:sz="4" w:space="0" w:color="000000"/>
              <w:right w:val="single" w:sz="4" w:space="0" w:color="000000"/>
            </w:tcBorders>
            <w:vAlign w:val="center"/>
          </w:tcPr>
          <w:p w14:paraId="505A1B5D" w14:textId="77777777" w:rsidR="00A1303C" w:rsidRPr="00A1303C" w:rsidRDefault="00A1303C" w:rsidP="00A1303C">
            <w:pPr>
              <w:spacing w:after="0" w:line="259" w:lineRule="auto"/>
              <w:ind w:left="4" w:right="0" w:firstLine="0"/>
              <w:jc w:val="left"/>
              <w:rPr>
                <w:rFonts w:cstheme="minorHAnsi"/>
                <w:b/>
                <w:bCs/>
              </w:rPr>
            </w:pPr>
            <w:r w:rsidRPr="00A1303C">
              <w:rPr>
                <w:rFonts w:eastAsia="Calibri" w:cstheme="minorHAnsi"/>
                <w:b/>
                <w:bCs/>
              </w:rPr>
              <w:t xml:space="preserve"> </w:t>
            </w:r>
          </w:p>
        </w:tc>
      </w:tr>
      <w:tr w:rsidR="00F36F37" w:rsidRPr="00A1303C" w14:paraId="450FAB90" w14:textId="77777777" w:rsidTr="007255FA">
        <w:tblPrEx>
          <w:tblCellMar>
            <w:top w:w="47" w:type="dxa"/>
            <w:left w:w="106" w:type="dxa"/>
            <w:right w:w="56" w:type="dxa"/>
          </w:tblCellMar>
        </w:tblPrEx>
        <w:trPr>
          <w:gridBefore w:val="1"/>
          <w:wBefore w:w="12" w:type="dxa"/>
          <w:trHeight w:val="537"/>
        </w:trPr>
        <w:tc>
          <w:tcPr>
            <w:tcW w:w="2944" w:type="dxa"/>
            <w:gridSpan w:val="3"/>
            <w:tcBorders>
              <w:top w:val="single" w:sz="4" w:space="0" w:color="000000"/>
              <w:left w:val="single" w:sz="4" w:space="0" w:color="000000"/>
              <w:bottom w:val="single" w:sz="4" w:space="0" w:color="000000"/>
              <w:right w:val="single" w:sz="4" w:space="0" w:color="000000"/>
            </w:tcBorders>
            <w:shd w:val="clear" w:color="auto" w:fill="DBE5F1"/>
            <w:vAlign w:val="center"/>
          </w:tcPr>
          <w:p w14:paraId="2E1DC270" w14:textId="77777777" w:rsidR="00A1303C" w:rsidRPr="00A1303C" w:rsidRDefault="00A1303C" w:rsidP="00A1303C">
            <w:pPr>
              <w:spacing w:after="0" w:line="259" w:lineRule="auto"/>
              <w:ind w:left="1" w:right="0" w:firstLine="0"/>
              <w:jc w:val="left"/>
              <w:rPr>
                <w:rFonts w:eastAsia="Calibri" w:cstheme="minorHAnsi"/>
                <w:b/>
                <w:bCs/>
              </w:rPr>
            </w:pPr>
            <w:r w:rsidRPr="00A1303C">
              <w:rPr>
                <w:rFonts w:eastAsia="Calibri" w:cstheme="minorHAnsi"/>
                <w:b/>
                <w:bCs/>
              </w:rPr>
              <w:t>New Supervisors’ Names and Signatures</w:t>
            </w:r>
          </w:p>
        </w:tc>
        <w:tc>
          <w:tcPr>
            <w:tcW w:w="4001" w:type="dxa"/>
            <w:gridSpan w:val="3"/>
            <w:tcBorders>
              <w:top w:val="single" w:sz="4" w:space="0" w:color="000000"/>
              <w:left w:val="single" w:sz="4" w:space="0" w:color="000000"/>
              <w:bottom w:val="single" w:sz="4" w:space="0" w:color="000000"/>
              <w:right w:val="single" w:sz="4" w:space="0" w:color="000000"/>
            </w:tcBorders>
            <w:vAlign w:val="center"/>
          </w:tcPr>
          <w:p w14:paraId="46B91FF9" w14:textId="77777777" w:rsidR="00A1303C" w:rsidRPr="00A1303C" w:rsidRDefault="00A1303C" w:rsidP="00A1303C">
            <w:pPr>
              <w:spacing w:after="0" w:line="259" w:lineRule="auto"/>
              <w:ind w:left="4" w:right="0" w:firstLine="0"/>
              <w:jc w:val="left"/>
              <w:rPr>
                <w:rFonts w:eastAsia="Calibri" w:cstheme="minorHAnsi"/>
                <w:b/>
                <w:bCs/>
              </w:rPr>
            </w:pPr>
          </w:p>
        </w:tc>
        <w:tc>
          <w:tcPr>
            <w:tcW w:w="1704" w:type="dxa"/>
            <w:gridSpan w:val="5"/>
            <w:tcBorders>
              <w:top w:val="single" w:sz="4" w:space="0" w:color="000000"/>
              <w:left w:val="single" w:sz="4" w:space="0" w:color="000000"/>
              <w:bottom w:val="single" w:sz="4" w:space="0" w:color="000000"/>
              <w:right w:val="single" w:sz="4" w:space="0" w:color="000000"/>
            </w:tcBorders>
            <w:shd w:val="clear" w:color="auto" w:fill="DBE5F1"/>
            <w:vAlign w:val="center"/>
          </w:tcPr>
          <w:p w14:paraId="470C72C4" w14:textId="77777777" w:rsidR="00A1303C" w:rsidRPr="00A1303C" w:rsidRDefault="00A1303C" w:rsidP="00A1303C">
            <w:pPr>
              <w:spacing w:after="0" w:line="259" w:lineRule="auto"/>
              <w:ind w:left="0" w:right="0" w:firstLine="0"/>
              <w:jc w:val="left"/>
              <w:rPr>
                <w:rFonts w:eastAsia="Calibri" w:cstheme="minorHAnsi"/>
                <w:b/>
                <w:bCs/>
              </w:rPr>
            </w:pPr>
            <w:r w:rsidRPr="00A1303C">
              <w:rPr>
                <w:rFonts w:eastAsia="Calibri" w:cstheme="minorHAnsi"/>
                <w:b/>
                <w:bCs/>
              </w:rPr>
              <w:t xml:space="preserve">Date  </w:t>
            </w:r>
          </w:p>
        </w:tc>
        <w:tc>
          <w:tcPr>
            <w:tcW w:w="2331" w:type="dxa"/>
            <w:gridSpan w:val="4"/>
            <w:tcBorders>
              <w:top w:val="single" w:sz="4" w:space="0" w:color="000000"/>
              <w:left w:val="single" w:sz="4" w:space="0" w:color="000000"/>
              <w:bottom w:val="single" w:sz="4" w:space="0" w:color="000000"/>
              <w:right w:val="single" w:sz="4" w:space="0" w:color="000000"/>
            </w:tcBorders>
            <w:vAlign w:val="center"/>
          </w:tcPr>
          <w:p w14:paraId="439BA4D7" w14:textId="77777777" w:rsidR="00A1303C" w:rsidRPr="00A1303C" w:rsidRDefault="00A1303C" w:rsidP="00A1303C">
            <w:pPr>
              <w:spacing w:after="0" w:line="259" w:lineRule="auto"/>
              <w:ind w:left="4" w:right="0" w:firstLine="0"/>
              <w:jc w:val="left"/>
              <w:rPr>
                <w:rFonts w:eastAsia="Calibri" w:cstheme="minorHAnsi"/>
                <w:b/>
                <w:bCs/>
              </w:rPr>
            </w:pPr>
          </w:p>
        </w:tc>
      </w:tr>
    </w:tbl>
    <w:p w14:paraId="05359CE4" w14:textId="77777777" w:rsidR="00A1303C" w:rsidRPr="00D02C44" w:rsidRDefault="00A1303C" w:rsidP="00A1303C">
      <w:pPr>
        <w:spacing w:after="0" w:line="259" w:lineRule="auto"/>
        <w:ind w:left="0" w:right="0" w:firstLine="0"/>
        <w:jc w:val="left"/>
        <w:rPr>
          <w:rFonts w:asciiTheme="minorHAnsi" w:hAnsiTheme="minorHAnsi" w:cstheme="minorHAnsi"/>
          <w:sz w:val="20"/>
          <w:szCs w:val="18"/>
        </w:rPr>
      </w:pPr>
      <w:r w:rsidRPr="00D02C44">
        <w:rPr>
          <w:rFonts w:asciiTheme="minorHAnsi" w:eastAsia="Calibri" w:hAnsiTheme="minorHAnsi" w:cstheme="minorHAnsi"/>
          <w:b/>
          <w:sz w:val="20"/>
          <w:szCs w:val="18"/>
        </w:rPr>
        <w:t xml:space="preserve"> </w:t>
      </w:r>
    </w:p>
    <w:tbl>
      <w:tblPr>
        <w:tblW w:w="10992" w:type="dxa"/>
        <w:tblInd w:w="-107" w:type="dxa"/>
        <w:tblCellMar>
          <w:top w:w="47" w:type="dxa"/>
          <w:left w:w="107" w:type="dxa"/>
          <w:right w:w="115" w:type="dxa"/>
        </w:tblCellMar>
        <w:tblLook w:val="04A0" w:firstRow="1" w:lastRow="0" w:firstColumn="1" w:lastColumn="0" w:noHBand="0" w:noVBand="1"/>
      </w:tblPr>
      <w:tblGrid>
        <w:gridCol w:w="2246"/>
        <w:gridCol w:w="3209"/>
        <w:gridCol w:w="1174"/>
        <w:gridCol w:w="2437"/>
        <w:gridCol w:w="877"/>
        <w:gridCol w:w="1049"/>
      </w:tblGrid>
      <w:tr w:rsidR="00B04CC2" w:rsidRPr="00A1303C" w14:paraId="3D2CCC07" w14:textId="77777777" w:rsidTr="00D02C44">
        <w:trPr>
          <w:trHeight w:val="483"/>
        </w:trPr>
        <w:tc>
          <w:tcPr>
            <w:tcW w:w="2246" w:type="dxa"/>
            <w:tcBorders>
              <w:top w:val="single" w:sz="4" w:space="0" w:color="000000"/>
              <w:left w:val="single" w:sz="4" w:space="0" w:color="000000"/>
              <w:bottom w:val="single" w:sz="4" w:space="0" w:color="000000"/>
              <w:right w:val="single" w:sz="4" w:space="0" w:color="000000"/>
            </w:tcBorders>
            <w:shd w:val="clear" w:color="auto" w:fill="DBE5F1"/>
          </w:tcPr>
          <w:p w14:paraId="74D087AE" w14:textId="77777777" w:rsidR="00A1303C" w:rsidRPr="00A1303C" w:rsidRDefault="00A1303C" w:rsidP="00A1303C">
            <w:pPr>
              <w:spacing w:after="0" w:line="259" w:lineRule="auto"/>
              <w:ind w:left="0" w:right="0" w:firstLine="0"/>
              <w:jc w:val="left"/>
              <w:rPr>
                <w:rFonts w:cstheme="minorHAnsi"/>
              </w:rPr>
            </w:pPr>
            <w:r w:rsidRPr="00A1303C">
              <w:rPr>
                <w:rFonts w:eastAsia="Calibri" w:cstheme="minorHAnsi"/>
                <w:b/>
              </w:rPr>
              <w:t xml:space="preserve">Name of Program Lead   </w:t>
            </w:r>
          </w:p>
        </w:tc>
        <w:tc>
          <w:tcPr>
            <w:tcW w:w="3209" w:type="dxa"/>
            <w:tcBorders>
              <w:top w:val="single" w:sz="4" w:space="0" w:color="000000"/>
              <w:left w:val="single" w:sz="4" w:space="0" w:color="000000"/>
              <w:bottom w:val="single" w:sz="4" w:space="0" w:color="000000"/>
              <w:right w:val="single" w:sz="4" w:space="0" w:color="000000"/>
            </w:tcBorders>
          </w:tcPr>
          <w:p w14:paraId="7EF20888" w14:textId="77777777" w:rsidR="00A1303C" w:rsidRPr="00A1303C" w:rsidRDefault="00A1303C" w:rsidP="00A1303C">
            <w:pPr>
              <w:spacing w:after="0" w:line="259" w:lineRule="auto"/>
              <w:ind w:left="2" w:right="0" w:firstLine="0"/>
              <w:jc w:val="left"/>
              <w:rPr>
                <w:rFonts w:cstheme="minorHAnsi"/>
              </w:rPr>
            </w:pPr>
            <w:r w:rsidRPr="00A1303C">
              <w:rPr>
                <w:rFonts w:eastAsia="Calibri" w:cstheme="minorHAnsi"/>
                <w:b/>
              </w:rPr>
              <w:t xml:space="preserve"> </w:t>
            </w:r>
          </w:p>
        </w:tc>
        <w:tc>
          <w:tcPr>
            <w:tcW w:w="1174" w:type="dxa"/>
            <w:tcBorders>
              <w:top w:val="single" w:sz="4" w:space="0" w:color="000000"/>
              <w:left w:val="single" w:sz="4" w:space="0" w:color="000000"/>
              <w:bottom w:val="single" w:sz="4" w:space="0" w:color="000000"/>
              <w:right w:val="single" w:sz="4" w:space="0" w:color="000000"/>
            </w:tcBorders>
            <w:shd w:val="clear" w:color="auto" w:fill="DBE5F1"/>
          </w:tcPr>
          <w:p w14:paraId="263E4005" w14:textId="77777777" w:rsidR="00A1303C" w:rsidRPr="00A1303C" w:rsidRDefault="00A1303C" w:rsidP="00A1303C">
            <w:pPr>
              <w:spacing w:after="0" w:line="259" w:lineRule="auto"/>
              <w:ind w:left="0" w:right="0" w:firstLine="0"/>
              <w:jc w:val="left"/>
              <w:rPr>
                <w:rFonts w:cstheme="minorHAnsi"/>
              </w:rPr>
            </w:pPr>
            <w:r w:rsidRPr="00A1303C">
              <w:rPr>
                <w:rFonts w:eastAsia="Calibri" w:cstheme="minorHAnsi"/>
                <w:b/>
              </w:rPr>
              <w:t xml:space="preserve">Signature  </w:t>
            </w:r>
          </w:p>
        </w:tc>
        <w:tc>
          <w:tcPr>
            <w:tcW w:w="2437" w:type="dxa"/>
            <w:tcBorders>
              <w:top w:val="single" w:sz="4" w:space="0" w:color="000000"/>
              <w:left w:val="single" w:sz="4" w:space="0" w:color="000000"/>
              <w:bottom w:val="single" w:sz="4" w:space="0" w:color="000000"/>
              <w:right w:val="single" w:sz="4" w:space="0" w:color="000000"/>
            </w:tcBorders>
          </w:tcPr>
          <w:p w14:paraId="3D2AC7F9" w14:textId="77777777" w:rsidR="00A1303C" w:rsidRPr="00A1303C" w:rsidRDefault="00A1303C" w:rsidP="00A1303C">
            <w:pPr>
              <w:spacing w:after="0" w:line="259" w:lineRule="auto"/>
              <w:ind w:left="2" w:right="0" w:firstLine="0"/>
              <w:jc w:val="left"/>
              <w:rPr>
                <w:rFonts w:cstheme="minorHAnsi"/>
              </w:rPr>
            </w:pPr>
            <w:r w:rsidRPr="00A1303C">
              <w:rPr>
                <w:rFonts w:eastAsia="Calibri" w:cstheme="minorHAnsi"/>
                <w:b/>
              </w:rPr>
              <w:t xml:space="preserve"> </w:t>
            </w:r>
          </w:p>
        </w:tc>
        <w:tc>
          <w:tcPr>
            <w:tcW w:w="877" w:type="dxa"/>
            <w:tcBorders>
              <w:top w:val="single" w:sz="4" w:space="0" w:color="000000"/>
              <w:left w:val="single" w:sz="4" w:space="0" w:color="000000"/>
              <w:bottom w:val="single" w:sz="4" w:space="0" w:color="000000"/>
              <w:right w:val="single" w:sz="4" w:space="0" w:color="000000"/>
            </w:tcBorders>
            <w:shd w:val="clear" w:color="auto" w:fill="DBE5F1"/>
          </w:tcPr>
          <w:p w14:paraId="2D46723A" w14:textId="77777777" w:rsidR="00A1303C" w:rsidRPr="00A1303C" w:rsidRDefault="00A1303C" w:rsidP="00A1303C">
            <w:pPr>
              <w:spacing w:after="0" w:line="259" w:lineRule="auto"/>
              <w:ind w:left="0" w:right="0" w:firstLine="0"/>
              <w:jc w:val="left"/>
              <w:rPr>
                <w:rFonts w:cstheme="minorHAnsi"/>
              </w:rPr>
            </w:pPr>
            <w:r w:rsidRPr="00A1303C">
              <w:rPr>
                <w:rFonts w:eastAsia="Calibri" w:cstheme="minorHAnsi"/>
                <w:b/>
              </w:rPr>
              <w:t xml:space="preserve">Date  </w:t>
            </w:r>
          </w:p>
        </w:tc>
        <w:tc>
          <w:tcPr>
            <w:tcW w:w="1049" w:type="dxa"/>
            <w:tcBorders>
              <w:top w:val="single" w:sz="4" w:space="0" w:color="000000"/>
              <w:left w:val="single" w:sz="4" w:space="0" w:color="000000"/>
              <w:bottom w:val="single" w:sz="4" w:space="0" w:color="000000"/>
              <w:right w:val="single" w:sz="4" w:space="0" w:color="000000"/>
            </w:tcBorders>
          </w:tcPr>
          <w:p w14:paraId="0298DB96" w14:textId="77777777" w:rsidR="00A1303C" w:rsidRPr="00A1303C" w:rsidRDefault="00A1303C" w:rsidP="00A1303C">
            <w:pPr>
              <w:spacing w:after="0" w:line="259" w:lineRule="auto"/>
              <w:ind w:left="2" w:right="0" w:firstLine="0"/>
              <w:jc w:val="left"/>
              <w:rPr>
                <w:rFonts w:cstheme="minorHAnsi"/>
              </w:rPr>
            </w:pPr>
            <w:r w:rsidRPr="00A1303C">
              <w:rPr>
                <w:rFonts w:eastAsia="Calibri" w:cstheme="minorHAnsi"/>
                <w:b/>
              </w:rPr>
              <w:t xml:space="preserve"> </w:t>
            </w:r>
          </w:p>
        </w:tc>
      </w:tr>
    </w:tbl>
    <w:p w14:paraId="4D879170" w14:textId="77777777" w:rsidR="00001B0F" w:rsidRDefault="00001B0F" w:rsidP="007255FA">
      <w:pPr>
        <w:spacing w:after="0" w:line="259" w:lineRule="auto"/>
        <w:ind w:left="0" w:right="0" w:firstLine="0"/>
        <w:rPr>
          <w:rFonts w:asciiTheme="minorHAnsi" w:hAnsiTheme="minorHAnsi" w:cstheme="minorBidi"/>
          <w:b/>
          <w:bCs/>
        </w:rPr>
      </w:pPr>
    </w:p>
    <w:sectPr w:rsidR="00001B0F" w:rsidSect="007255FA">
      <w:pgSz w:w="12240" w:h="15840"/>
      <w:pgMar w:top="270" w:right="1796" w:bottom="1080" w:left="576" w:header="720" w:footer="963"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2" w:author="Dr. Marwan Hameed" w:date="2025-02-10T13:34:00Z" w:initials="MH">
    <w:p w14:paraId="2711FEE4" w14:textId="77777777" w:rsidR="00B26216" w:rsidRDefault="00B26216" w:rsidP="00B26216">
      <w:pPr>
        <w:pStyle w:val="CommentText"/>
        <w:ind w:left="0" w:firstLine="0"/>
        <w:jc w:val="left"/>
      </w:pPr>
      <w:r>
        <w:rPr>
          <w:rStyle w:val="CommentReference"/>
        </w:rPr>
        <w:annotationRef/>
      </w:r>
      <w:r>
        <w:t>Here</w:t>
      </w:r>
    </w:p>
  </w:comment>
  <w:comment w:id="81" w:author="Dr. Marwan Hameed" w:date="2025-02-10T13:36:00Z" w:initials="MH">
    <w:p w14:paraId="61305F8B" w14:textId="77777777" w:rsidR="00B26216" w:rsidRDefault="00B26216" w:rsidP="00B26216">
      <w:pPr>
        <w:pStyle w:val="CommentText"/>
        <w:ind w:left="0" w:firstLine="0"/>
        <w:jc w:val="left"/>
      </w:pPr>
      <w:r>
        <w:rPr>
          <w:rStyle w:val="CommentReference"/>
        </w:rPr>
        <w:annotationRef/>
      </w:r>
      <w:r>
        <w:t>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11FEE4" w15:done="0"/>
  <w15:commentEx w15:paraId="61305F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F033790" w16cex:dateUtc="2025-02-10T10:34:00Z"/>
  <w16cex:commentExtensible w16cex:durableId="11A2E1DB" w16cex:dateUtc="2025-02-10T1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11FEE4" w16cid:durableId="7F033790"/>
  <w16cid:commentId w16cid:paraId="61305F8B" w16cid:durableId="11A2E1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901EA" w14:textId="77777777" w:rsidR="002624F0" w:rsidRDefault="002624F0" w:rsidP="00224891">
      <w:pPr>
        <w:spacing w:after="0" w:line="240" w:lineRule="auto"/>
      </w:pPr>
      <w:r>
        <w:separator/>
      </w:r>
    </w:p>
  </w:endnote>
  <w:endnote w:type="continuationSeparator" w:id="0">
    <w:p w14:paraId="1036FF5D" w14:textId="77777777" w:rsidR="002624F0" w:rsidRDefault="002624F0" w:rsidP="00224891">
      <w:pPr>
        <w:spacing w:after="0" w:line="240" w:lineRule="auto"/>
      </w:pPr>
      <w:r>
        <w:continuationSeparator/>
      </w:r>
    </w:p>
  </w:endnote>
  <w:endnote w:type="continuationNotice" w:id="1">
    <w:p w14:paraId="0204E05F" w14:textId="77777777" w:rsidR="002624F0" w:rsidRDefault="002624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chocib Script Latin Pro">
    <w:charset w:val="00"/>
    <w:family w:val="auto"/>
    <w:pitch w:val="variable"/>
    <w:sig w:usb0="A00000AF" w:usb1="5000004A"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4D08A" w14:textId="77777777" w:rsidR="00224891" w:rsidRDefault="00224891">
    <w:pPr>
      <w:spacing w:after="0" w:line="259" w:lineRule="auto"/>
      <w:ind w:left="0" w:right="1634" w:firstLine="0"/>
      <w:jc w:val="right"/>
    </w:pPr>
    <w:r>
      <w:rPr>
        <w:rFonts w:eastAsia="Calibri"/>
        <w:color w:val="548DD4"/>
      </w:rPr>
      <w:t xml:space="preserve">P a g e </w:t>
    </w:r>
    <w:r>
      <w:rPr>
        <w:rFonts w:ascii="Times New Roman" w:eastAsia="Times New Roman" w:hAnsi="Times New Roman" w:cs="Times New Roman"/>
      </w:rPr>
      <w:fldChar w:fldCharType="begin"/>
    </w:r>
    <w:r>
      <w:instrText xml:space="preserve"> PAGE   \* MERGEFORMAT </w:instrText>
    </w:r>
    <w:r>
      <w:rPr>
        <w:rFonts w:ascii="Times New Roman" w:eastAsia="Times New Roman" w:hAnsi="Times New Roman" w:cs="Times New Roman"/>
      </w:rPr>
      <w:fldChar w:fldCharType="separate"/>
    </w:r>
    <w:r>
      <w:rPr>
        <w:rFonts w:eastAsia="Calibri"/>
        <w:color w:val="17365D"/>
      </w:rPr>
      <w:t>10</w:t>
    </w:r>
    <w:r>
      <w:rPr>
        <w:rFonts w:eastAsia="Calibri"/>
        <w:color w:val="17365D"/>
      </w:rPr>
      <w:fldChar w:fldCharType="end"/>
    </w:r>
    <w:r>
      <w:rPr>
        <w:rFonts w:eastAsia="Calibri"/>
        <w:color w:val="17365D"/>
      </w:rPr>
      <w:t xml:space="preserve"> | </w:t>
    </w:r>
    <w:r w:rsidR="007A4F93">
      <w:fldChar w:fldCharType="begin"/>
    </w:r>
    <w:r w:rsidR="007A4F93">
      <w:instrText>NUMPAGES   \* MERGEFORMAT</w:instrText>
    </w:r>
    <w:r w:rsidR="007A4F93">
      <w:fldChar w:fldCharType="separate"/>
    </w:r>
    <w:r>
      <w:rPr>
        <w:rFonts w:eastAsia="Calibri"/>
        <w:color w:val="17365D"/>
      </w:rPr>
      <w:t>29</w:t>
    </w:r>
    <w:r w:rsidR="007A4F93">
      <w:rPr>
        <w:rFonts w:eastAsia="Calibri"/>
        <w:color w:val="17365D"/>
      </w:rPr>
      <w:fldChar w:fldCharType="end"/>
    </w:r>
    <w:r>
      <w:rPr>
        <w:rFonts w:eastAsia="Calibri"/>
        <w:color w:val="0F243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6698B" w14:textId="77777777" w:rsidR="00224891" w:rsidRDefault="00224891">
    <w:pPr>
      <w:spacing w:after="0" w:line="259" w:lineRule="auto"/>
      <w:ind w:left="0" w:right="1634" w:firstLine="0"/>
      <w:jc w:val="right"/>
    </w:pPr>
    <w:r>
      <w:rPr>
        <w:rFonts w:eastAsia="Calibri"/>
        <w:color w:val="548DD4"/>
      </w:rPr>
      <w:t xml:space="preserve">P a g e </w:t>
    </w:r>
    <w:r>
      <w:rPr>
        <w:rFonts w:ascii="Times New Roman" w:eastAsia="Times New Roman" w:hAnsi="Times New Roman" w:cs="Times New Roman"/>
      </w:rPr>
      <w:fldChar w:fldCharType="begin"/>
    </w:r>
    <w:r>
      <w:instrText xml:space="preserve"> PAGE   \* MERGEFORMAT </w:instrText>
    </w:r>
    <w:r>
      <w:rPr>
        <w:rFonts w:ascii="Times New Roman" w:eastAsia="Times New Roman" w:hAnsi="Times New Roman" w:cs="Times New Roman"/>
      </w:rPr>
      <w:fldChar w:fldCharType="separate"/>
    </w:r>
    <w:r>
      <w:rPr>
        <w:rFonts w:eastAsia="Calibri"/>
        <w:color w:val="17365D"/>
      </w:rPr>
      <w:t>10</w:t>
    </w:r>
    <w:r>
      <w:rPr>
        <w:rFonts w:eastAsia="Calibri"/>
        <w:color w:val="17365D"/>
      </w:rPr>
      <w:fldChar w:fldCharType="end"/>
    </w:r>
    <w:r>
      <w:rPr>
        <w:rFonts w:eastAsia="Calibri"/>
        <w:color w:val="17365D"/>
      </w:rPr>
      <w:t xml:space="preserve"> | </w:t>
    </w:r>
    <w:r w:rsidR="007A4F93">
      <w:fldChar w:fldCharType="begin"/>
    </w:r>
    <w:r w:rsidR="007A4F93">
      <w:instrText>NUMPAGES   \* MERGEFORMAT</w:instrText>
    </w:r>
    <w:r w:rsidR="007A4F93">
      <w:fldChar w:fldCharType="separate"/>
    </w:r>
    <w:r>
      <w:rPr>
        <w:rFonts w:eastAsia="Calibri"/>
        <w:color w:val="17365D"/>
      </w:rPr>
      <w:t>29</w:t>
    </w:r>
    <w:r w:rsidR="007A4F93">
      <w:rPr>
        <w:rFonts w:eastAsia="Calibri"/>
        <w:color w:val="17365D"/>
      </w:rPr>
      <w:fldChar w:fldCharType="end"/>
    </w:r>
    <w:r>
      <w:rPr>
        <w:rFonts w:eastAsia="Calibri"/>
        <w:color w:val="0F243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E442D" w14:textId="77777777" w:rsidR="00224891" w:rsidRDefault="00224891">
    <w:pPr>
      <w:spacing w:after="0" w:line="259" w:lineRule="auto"/>
      <w:ind w:left="0" w:right="1634" w:firstLine="0"/>
      <w:jc w:val="right"/>
    </w:pPr>
    <w:r>
      <w:rPr>
        <w:rFonts w:eastAsia="Calibri"/>
        <w:color w:val="548DD4"/>
      </w:rPr>
      <w:t xml:space="preserve">P a g e </w:t>
    </w:r>
    <w:r>
      <w:rPr>
        <w:rFonts w:ascii="Times New Roman" w:eastAsia="Times New Roman" w:hAnsi="Times New Roman" w:cs="Times New Roman"/>
      </w:rPr>
      <w:fldChar w:fldCharType="begin"/>
    </w:r>
    <w:r>
      <w:instrText xml:space="preserve"> PAGE   \* MERGEFORMAT </w:instrText>
    </w:r>
    <w:r>
      <w:rPr>
        <w:rFonts w:ascii="Times New Roman" w:eastAsia="Times New Roman" w:hAnsi="Times New Roman" w:cs="Times New Roman"/>
      </w:rPr>
      <w:fldChar w:fldCharType="separate"/>
    </w:r>
    <w:r>
      <w:rPr>
        <w:rFonts w:eastAsia="Calibri"/>
        <w:color w:val="17365D"/>
      </w:rPr>
      <w:t>10</w:t>
    </w:r>
    <w:r>
      <w:rPr>
        <w:rFonts w:eastAsia="Calibri"/>
        <w:color w:val="17365D"/>
      </w:rPr>
      <w:fldChar w:fldCharType="end"/>
    </w:r>
    <w:r>
      <w:rPr>
        <w:rFonts w:eastAsia="Calibri"/>
        <w:color w:val="17365D"/>
      </w:rPr>
      <w:t xml:space="preserve"> | </w:t>
    </w:r>
    <w:r w:rsidR="007A4F93">
      <w:fldChar w:fldCharType="begin"/>
    </w:r>
    <w:r w:rsidR="007A4F93">
      <w:instrText>NUMPAGES   \* MERGEFORMAT</w:instrText>
    </w:r>
    <w:r w:rsidR="007A4F93">
      <w:fldChar w:fldCharType="separate"/>
    </w:r>
    <w:r>
      <w:rPr>
        <w:rFonts w:eastAsia="Calibri"/>
        <w:color w:val="17365D"/>
      </w:rPr>
      <w:t>29</w:t>
    </w:r>
    <w:r w:rsidR="007A4F93">
      <w:rPr>
        <w:rFonts w:eastAsia="Calibri"/>
        <w:color w:val="17365D"/>
      </w:rPr>
      <w:fldChar w:fldCharType="end"/>
    </w:r>
    <w:r>
      <w:rPr>
        <w:rFonts w:eastAsia="Calibri"/>
        <w:color w:val="0F243E"/>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1EFAE" w14:textId="77777777" w:rsidR="003938EE" w:rsidRDefault="003938EE">
    <w:pPr>
      <w:pStyle w:val="Footer"/>
      <w:jc w:val="right"/>
    </w:pPr>
  </w:p>
  <w:p w14:paraId="27F4C7FF" w14:textId="77777777" w:rsidR="003938EE" w:rsidRDefault="003938E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5197A" w14:textId="4ACCC522" w:rsidR="00D9459A" w:rsidRDefault="00A2765A">
    <w:pPr>
      <w:spacing w:after="0" w:line="259" w:lineRule="auto"/>
      <w:ind w:left="0" w:right="259" w:firstLine="0"/>
      <w:jc w:val="right"/>
    </w:pPr>
    <w:r>
      <w:rPr>
        <w:rFonts w:eastAsia="Calibri"/>
        <w:color w:val="548DD4"/>
      </w:rPr>
      <w:t xml:space="preserve">P a g e </w:t>
    </w:r>
    <w:r>
      <w:rPr>
        <w:rFonts w:ascii="Times New Roman" w:eastAsia="Times New Roman" w:hAnsi="Times New Roman" w:cs="Times New Roman"/>
      </w:rPr>
      <w:fldChar w:fldCharType="begin"/>
    </w:r>
    <w:r>
      <w:instrText xml:space="preserve"> PAGE   \* MERGEFORMAT </w:instrText>
    </w:r>
    <w:r>
      <w:rPr>
        <w:rFonts w:ascii="Times New Roman" w:eastAsia="Times New Roman" w:hAnsi="Times New Roman" w:cs="Times New Roman"/>
      </w:rPr>
      <w:fldChar w:fldCharType="separate"/>
    </w:r>
    <w:r>
      <w:rPr>
        <w:rFonts w:eastAsia="Calibri"/>
        <w:color w:val="17365D"/>
      </w:rPr>
      <w:t>10</w:t>
    </w:r>
    <w:r>
      <w:rPr>
        <w:rFonts w:eastAsia="Calibri"/>
        <w:color w:val="17365D"/>
      </w:rPr>
      <w:fldChar w:fldCharType="end"/>
    </w:r>
    <w:r>
      <w:rPr>
        <w:rFonts w:eastAsia="Calibri"/>
        <w:color w:val="17365D"/>
      </w:rPr>
      <w:t xml:space="preserve"> | </w:t>
    </w:r>
    <w:r w:rsidR="007A4F93">
      <w:fldChar w:fldCharType="begin"/>
    </w:r>
    <w:r w:rsidR="007A4F93">
      <w:instrText>NUMPAGES   \* MERGEFORMAT</w:instrText>
    </w:r>
    <w:r w:rsidR="007A4F93">
      <w:fldChar w:fldCharType="separate"/>
    </w:r>
    <w:r>
      <w:rPr>
        <w:rFonts w:eastAsia="Calibri"/>
        <w:color w:val="17365D"/>
      </w:rPr>
      <w:t>29</w:t>
    </w:r>
    <w:r w:rsidR="007A4F93">
      <w:rPr>
        <w:rFonts w:eastAsia="Calibri"/>
        <w:color w:val="17365D"/>
      </w:rPr>
      <w:fldChar w:fldCharType="end"/>
    </w:r>
    <w:r>
      <w:rPr>
        <w:rFonts w:eastAsia="Calibri"/>
        <w:color w:val="0F243E"/>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37530" w14:textId="0FBC7679" w:rsidR="00D9459A" w:rsidRDefault="00A2765A">
    <w:pPr>
      <w:spacing w:after="0" w:line="259" w:lineRule="auto"/>
      <w:ind w:left="0" w:right="259" w:firstLine="0"/>
      <w:jc w:val="right"/>
    </w:pPr>
    <w:r>
      <w:rPr>
        <w:rFonts w:eastAsia="Calibri"/>
        <w:color w:val="548DD4"/>
      </w:rPr>
      <w:t xml:space="preserve">P a g e </w:t>
    </w:r>
    <w:r>
      <w:rPr>
        <w:rFonts w:ascii="Times New Roman" w:eastAsia="Times New Roman" w:hAnsi="Times New Roman" w:cs="Times New Roman"/>
      </w:rPr>
      <w:fldChar w:fldCharType="begin"/>
    </w:r>
    <w:r>
      <w:instrText xml:space="preserve"> PAGE   \* MERGEFORMAT </w:instrText>
    </w:r>
    <w:r>
      <w:rPr>
        <w:rFonts w:ascii="Times New Roman" w:eastAsia="Times New Roman" w:hAnsi="Times New Roman" w:cs="Times New Roman"/>
      </w:rPr>
      <w:fldChar w:fldCharType="separate"/>
    </w:r>
    <w:r>
      <w:rPr>
        <w:rFonts w:eastAsia="Calibri"/>
        <w:color w:val="17365D"/>
      </w:rPr>
      <w:t>10</w:t>
    </w:r>
    <w:r>
      <w:rPr>
        <w:rFonts w:eastAsia="Calibri"/>
        <w:color w:val="17365D"/>
      </w:rPr>
      <w:fldChar w:fldCharType="end"/>
    </w:r>
    <w:r>
      <w:rPr>
        <w:rFonts w:eastAsia="Calibri"/>
        <w:color w:val="17365D"/>
      </w:rPr>
      <w:t xml:space="preserve"> | </w:t>
    </w:r>
    <w:r w:rsidR="007A4F93">
      <w:fldChar w:fldCharType="begin"/>
    </w:r>
    <w:r w:rsidR="007A4F93">
      <w:instrText>NUMPAGES   \* MERGEFORMAT</w:instrText>
    </w:r>
    <w:r w:rsidR="007A4F93">
      <w:fldChar w:fldCharType="separate"/>
    </w:r>
    <w:r>
      <w:rPr>
        <w:rFonts w:eastAsia="Calibri"/>
        <w:color w:val="17365D"/>
      </w:rPr>
      <w:t>29</w:t>
    </w:r>
    <w:r w:rsidR="007A4F93">
      <w:rPr>
        <w:rFonts w:eastAsia="Calibri"/>
        <w:color w:val="17365D"/>
      </w:rPr>
      <w:fldChar w:fldCharType="end"/>
    </w:r>
    <w:r>
      <w:rPr>
        <w:rFonts w:eastAsia="Calibri"/>
        <w:color w:val="0F243E"/>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391B9" w14:textId="7D225BB7" w:rsidR="00D9459A" w:rsidRDefault="00A2765A">
    <w:pPr>
      <w:spacing w:after="0" w:line="259" w:lineRule="auto"/>
      <w:ind w:left="0" w:right="259" w:firstLine="0"/>
      <w:jc w:val="right"/>
    </w:pPr>
    <w:r>
      <w:rPr>
        <w:rFonts w:eastAsia="Calibri"/>
        <w:color w:val="548DD4"/>
      </w:rPr>
      <w:t xml:space="preserve">P a g e </w:t>
    </w:r>
    <w:r>
      <w:rPr>
        <w:rFonts w:ascii="Times New Roman" w:eastAsia="Times New Roman" w:hAnsi="Times New Roman" w:cs="Times New Roman"/>
      </w:rPr>
      <w:fldChar w:fldCharType="begin"/>
    </w:r>
    <w:r>
      <w:instrText xml:space="preserve"> PAGE   \* MERGEFORMAT </w:instrText>
    </w:r>
    <w:r>
      <w:rPr>
        <w:rFonts w:ascii="Times New Roman" w:eastAsia="Times New Roman" w:hAnsi="Times New Roman" w:cs="Times New Roman"/>
      </w:rPr>
      <w:fldChar w:fldCharType="separate"/>
    </w:r>
    <w:r>
      <w:rPr>
        <w:rFonts w:eastAsia="Calibri"/>
        <w:color w:val="17365D"/>
      </w:rPr>
      <w:t>10</w:t>
    </w:r>
    <w:r>
      <w:rPr>
        <w:rFonts w:eastAsia="Calibri"/>
        <w:color w:val="17365D"/>
      </w:rPr>
      <w:fldChar w:fldCharType="end"/>
    </w:r>
    <w:r>
      <w:rPr>
        <w:rFonts w:eastAsia="Calibri"/>
        <w:color w:val="17365D"/>
      </w:rPr>
      <w:t xml:space="preserve"> | </w:t>
    </w:r>
    <w:r w:rsidR="007A4F93">
      <w:fldChar w:fldCharType="begin"/>
    </w:r>
    <w:r w:rsidR="007A4F93">
      <w:instrText>NUMPAGES   \* MERGEFORMAT</w:instrText>
    </w:r>
    <w:r w:rsidR="007A4F93">
      <w:fldChar w:fldCharType="separate"/>
    </w:r>
    <w:r>
      <w:rPr>
        <w:rFonts w:eastAsia="Calibri"/>
        <w:color w:val="17365D"/>
      </w:rPr>
      <w:t>29</w:t>
    </w:r>
    <w:r w:rsidR="007A4F93">
      <w:rPr>
        <w:rFonts w:eastAsia="Calibri"/>
        <w:color w:val="17365D"/>
      </w:rPr>
      <w:fldChar w:fldCharType="end"/>
    </w:r>
    <w:r>
      <w:rPr>
        <w:rFonts w:eastAsia="Calibri"/>
        <w:color w:val="0F243E"/>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2000D" w14:textId="77777777" w:rsidR="002624F0" w:rsidRDefault="002624F0" w:rsidP="00224891">
      <w:pPr>
        <w:spacing w:after="0" w:line="240" w:lineRule="auto"/>
      </w:pPr>
      <w:r>
        <w:separator/>
      </w:r>
    </w:p>
  </w:footnote>
  <w:footnote w:type="continuationSeparator" w:id="0">
    <w:p w14:paraId="7457A00B" w14:textId="77777777" w:rsidR="002624F0" w:rsidRDefault="002624F0" w:rsidP="00224891">
      <w:pPr>
        <w:spacing w:after="0" w:line="240" w:lineRule="auto"/>
      </w:pPr>
      <w:r>
        <w:continuationSeparator/>
      </w:r>
    </w:p>
  </w:footnote>
  <w:footnote w:type="continuationNotice" w:id="1">
    <w:p w14:paraId="02626D75" w14:textId="77777777" w:rsidR="002624F0" w:rsidRDefault="002624F0">
      <w:pPr>
        <w:spacing w:after="0" w:line="240" w:lineRule="auto"/>
      </w:pPr>
    </w:p>
  </w:footnote>
  <w:footnote w:id="2">
    <w:p w14:paraId="251D43F5" w14:textId="77777777" w:rsidR="00224891" w:rsidRDefault="00224891" w:rsidP="00224891">
      <w:pPr>
        <w:pStyle w:val="FootnoteText"/>
      </w:pPr>
      <w:r>
        <w:rPr>
          <w:rStyle w:val="FootnoteReference"/>
        </w:rPr>
        <w:footnoteRef/>
      </w:r>
      <w:r>
        <w:t xml:space="preserve"> The college will designate one CPCO for each program at the beginning of each academic year.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1A78"/>
    <w:multiLevelType w:val="multilevel"/>
    <w:tmpl w:val="5E7C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B5DF1"/>
    <w:multiLevelType w:val="multilevel"/>
    <w:tmpl w:val="7B00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C7082A"/>
    <w:multiLevelType w:val="multilevel"/>
    <w:tmpl w:val="B758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08325E"/>
    <w:multiLevelType w:val="multilevel"/>
    <w:tmpl w:val="1784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C93935"/>
    <w:multiLevelType w:val="multilevel"/>
    <w:tmpl w:val="E28A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DC12F4"/>
    <w:multiLevelType w:val="multilevel"/>
    <w:tmpl w:val="9DF6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204654"/>
    <w:multiLevelType w:val="hybridMultilevel"/>
    <w:tmpl w:val="96827006"/>
    <w:lvl w:ilvl="0" w:tplc="FFFFFFFF">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270FD5"/>
    <w:multiLevelType w:val="multilevel"/>
    <w:tmpl w:val="3948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393E9E"/>
    <w:multiLevelType w:val="multilevel"/>
    <w:tmpl w:val="0E80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542ED9"/>
    <w:multiLevelType w:val="multilevel"/>
    <w:tmpl w:val="0E7C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011F1C"/>
    <w:multiLevelType w:val="multilevel"/>
    <w:tmpl w:val="6612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4F28B0"/>
    <w:multiLevelType w:val="multilevel"/>
    <w:tmpl w:val="52B0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6219D4"/>
    <w:multiLevelType w:val="multilevel"/>
    <w:tmpl w:val="22F2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213A76"/>
    <w:multiLevelType w:val="multilevel"/>
    <w:tmpl w:val="2374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916F1C"/>
    <w:multiLevelType w:val="multilevel"/>
    <w:tmpl w:val="CA6A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C07528"/>
    <w:multiLevelType w:val="multilevel"/>
    <w:tmpl w:val="88E4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7FE4DC3"/>
    <w:multiLevelType w:val="multilevel"/>
    <w:tmpl w:val="1114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95F3B39"/>
    <w:multiLevelType w:val="multilevel"/>
    <w:tmpl w:val="8222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015557"/>
    <w:multiLevelType w:val="multilevel"/>
    <w:tmpl w:val="87B0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020616"/>
    <w:multiLevelType w:val="multilevel"/>
    <w:tmpl w:val="4324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B057A8B"/>
    <w:multiLevelType w:val="multilevel"/>
    <w:tmpl w:val="086A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CA71D9E"/>
    <w:multiLevelType w:val="multilevel"/>
    <w:tmpl w:val="BA2E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CC63239"/>
    <w:multiLevelType w:val="multilevel"/>
    <w:tmpl w:val="0674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D081EB5"/>
    <w:multiLevelType w:val="multilevel"/>
    <w:tmpl w:val="6F84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FB50CC"/>
    <w:multiLevelType w:val="multilevel"/>
    <w:tmpl w:val="ECE0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2E7020"/>
    <w:multiLevelType w:val="multilevel"/>
    <w:tmpl w:val="9402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681CC3"/>
    <w:multiLevelType w:val="multilevel"/>
    <w:tmpl w:val="3AC6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2090615"/>
    <w:multiLevelType w:val="multilevel"/>
    <w:tmpl w:val="1008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E63EAB"/>
    <w:multiLevelType w:val="multilevel"/>
    <w:tmpl w:val="BFFE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AF44C9"/>
    <w:multiLevelType w:val="multilevel"/>
    <w:tmpl w:val="28D2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CF1DF4"/>
    <w:multiLevelType w:val="multilevel"/>
    <w:tmpl w:val="AF72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3D21944"/>
    <w:multiLevelType w:val="multilevel"/>
    <w:tmpl w:val="13EC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4426F48"/>
    <w:multiLevelType w:val="multilevel"/>
    <w:tmpl w:val="EC8E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4ED0D23"/>
    <w:multiLevelType w:val="hybridMultilevel"/>
    <w:tmpl w:val="49B28A56"/>
    <w:lvl w:ilvl="0" w:tplc="2152B4A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152140F2"/>
    <w:multiLevelType w:val="multilevel"/>
    <w:tmpl w:val="7B2A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5A34FF7"/>
    <w:multiLevelType w:val="multilevel"/>
    <w:tmpl w:val="163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5B752B6"/>
    <w:multiLevelType w:val="multilevel"/>
    <w:tmpl w:val="15B752B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5CF6845"/>
    <w:multiLevelType w:val="multilevel"/>
    <w:tmpl w:val="F164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5D25439"/>
    <w:multiLevelType w:val="multilevel"/>
    <w:tmpl w:val="15D2543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5F63086"/>
    <w:multiLevelType w:val="multilevel"/>
    <w:tmpl w:val="8F4C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7140591"/>
    <w:multiLevelType w:val="multilevel"/>
    <w:tmpl w:val="5B66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7375E79"/>
    <w:multiLevelType w:val="multilevel"/>
    <w:tmpl w:val="0BF0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8424BE5"/>
    <w:multiLevelType w:val="multilevel"/>
    <w:tmpl w:val="18424BE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1873399B"/>
    <w:multiLevelType w:val="multilevel"/>
    <w:tmpl w:val="5D8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9EE7220"/>
    <w:multiLevelType w:val="multilevel"/>
    <w:tmpl w:val="1668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A0744D5"/>
    <w:multiLevelType w:val="multilevel"/>
    <w:tmpl w:val="C200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A293D27"/>
    <w:multiLevelType w:val="multilevel"/>
    <w:tmpl w:val="9AE2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A3643F8"/>
    <w:multiLevelType w:val="multilevel"/>
    <w:tmpl w:val="734C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A5A34BA"/>
    <w:multiLevelType w:val="multilevel"/>
    <w:tmpl w:val="F002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B007A98"/>
    <w:multiLevelType w:val="multilevel"/>
    <w:tmpl w:val="C22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B507815"/>
    <w:multiLevelType w:val="multilevel"/>
    <w:tmpl w:val="258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B5A14EA"/>
    <w:multiLevelType w:val="multilevel"/>
    <w:tmpl w:val="F8F8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B7F0A59"/>
    <w:multiLevelType w:val="multilevel"/>
    <w:tmpl w:val="4910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B833242"/>
    <w:multiLevelType w:val="multilevel"/>
    <w:tmpl w:val="9482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C04712B"/>
    <w:multiLevelType w:val="multilevel"/>
    <w:tmpl w:val="A022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C0A51DB"/>
    <w:multiLevelType w:val="multilevel"/>
    <w:tmpl w:val="F66A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D0C07E1"/>
    <w:multiLevelType w:val="multilevel"/>
    <w:tmpl w:val="02F6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D464347"/>
    <w:multiLevelType w:val="multilevel"/>
    <w:tmpl w:val="8C4C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D5C7E9D"/>
    <w:multiLevelType w:val="multilevel"/>
    <w:tmpl w:val="23FC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DD22CB4"/>
    <w:multiLevelType w:val="multilevel"/>
    <w:tmpl w:val="8308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DE22B83"/>
    <w:multiLevelType w:val="hybridMultilevel"/>
    <w:tmpl w:val="18EC8B5A"/>
    <w:lvl w:ilvl="0" w:tplc="5D7CF6F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14CC57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0887D9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18ADB5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DFA17B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285AA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CB2256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A6EE2C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2C8591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1E5960BC"/>
    <w:multiLevelType w:val="multilevel"/>
    <w:tmpl w:val="B918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E903D68"/>
    <w:multiLevelType w:val="multilevel"/>
    <w:tmpl w:val="F60C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F257C52"/>
    <w:multiLevelType w:val="multilevel"/>
    <w:tmpl w:val="305C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F443544"/>
    <w:multiLevelType w:val="multilevel"/>
    <w:tmpl w:val="71CA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F6E7600"/>
    <w:multiLevelType w:val="multilevel"/>
    <w:tmpl w:val="426E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FBB12B1"/>
    <w:multiLevelType w:val="multilevel"/>
    <w:tmpl w:val="9B38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FC27DB2"/>
    <w:multiLevelType w:val="multilevel"/>
    <w:tmpl w:val="C2FE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1B55B13"/>
    <w:multiLevelType w:val="hybridMultilevel"/>
    <w:tmpl w:val="84DA1812"/>
    <w:lvl w:ilvl="0" w:tplc="D37CD2F6">
      <w:start w:val="1"/>
      <w:numFmt w:val="decimal"/>
      <w:lvlText w:val="%1."/>
      <w:lvlJc w:val="left"/>
      <w:pPr>
        <w:ind w:left="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9C10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08B5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6C10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10B5A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3068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9E036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DCC6D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E88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21E62475"/>
    <w:multiLevelType w:val="multilevel"/>
    <w:tmpl w:val="A7B6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1FB45DB"/>
    <w:multiLevelType w:val="multilevel"/>
    <w:tmpl w:val="50F6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3A23FA1"/>
    <w:multiLevelType w:val="multilevel"/>
    <w:tmpl w:val="92C8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3B92ED5"/>
    <w:multiLevelType w:val="hybridMultilevel"/>
    <w:tmpl w:val="9B825BEE"/>
    <w:lvl w:ilvl="0" w:tplc="0D54A428">
      <w:start w:val="1"/>
      <w:numFmt w:val="lowerLetter"/>
      <w:lvlText w:val="%1)"/>
      <w:lvlJc w:val="left"/>
      <w:pPr>
        <w:ind w:left="19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9309B2C">
      <w:start w:val="1"/>
      <w:numFmt w:val="lowerLetter"/>
      <w:lvlText w:val="%2"/>
      <w:lvlJc w:val="left"/>
      <w:pPr>
        <w:ind w:left="26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7EE508E">
      <w:start w:val="1"/>
      <w:numFmt w:val="lowerRoman"/>
      <w:lvlText w:val="%3"/>
      <w:lvlJc w:val="left"/>
      <w:pPr>
        <w:ind w:left="33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45A544A">
      <w:start w:val="1"/>
      <w:numFmt w:val="decimal"/>
      <w:lvlText w:val="%4"/>
      <w:lvlJc w:val="left"/>
      <w:pPr>
        <w:ind w:left="41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6505712">
      <w:start w:val="1"/>
      <w:numFmt w:val="lowerLetter"/>
      <w:lvlText w:val="%5"/>
      <w:lvlJc w:val="left"/>
      <w:pPr>
        <w:ind w:left="48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5B4604A">
      <w:start w:val="1"/>
      <w:numFmt w:val="lowerRoman"/>
      <w:lvlText w:val="%6"/>
      <w:lvlJc w:val="left"/>
      <w:pPr>
        <w:ind w:left="55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D245602">
      <w:start w:val="1"/>
      <w:numFmt w:val="decimal"/>
      <w:lvlText w:val="%7"/>
      <w:lvlJc w:val="left"/>
      <w:pPr>
        <w:ind w:left="62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890F94E">
      <w:start w:val="1"/>
      <w:numFmt w:val="lowerLetter"/>
      <w:lvlText w:val="%8"/>
      <w:lvlJc w:val="left"/>
      <w:pPr>
        <w:ind w:left="69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2A8F9CC">
      <w:start w:val="1"/>
      <w:numFmt w:val="lowerRoman"/>
      <w:lvlText w:val="%9"/>
      <w:lvlJc w:val="left"/>
      <w:pPr>
        <w:ind w:left="77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23DA10B7"/>
    <w:multiLevelType w:val="multilevel"/>
    <w:tmpl w:val="CD9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46E4658"/>
    <w:multiLevelType w:val="multilevel"/>
    <w:tmpl w:val="B57E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4A74CC7"/>
    <w:multiLevelType w:val="multilevel"/>
    <w:tmpl w:val="4832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4D837A2"/>
    <w:multiLevelType w:val="multilevel"/>
    <w:tmpl w:val="DE12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524128F"/>
    <w:multiLevelType w:val="multilevel"/>
    <w:tmpl w:val="6F72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53223FB"/>
    <w:multiLevelType w:val="multilevel"/>
    <w:tmpl w:val="24A8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6233835"/>
    <w:multiLevelType w:val="multilevel"/>
    <w:tmpl w:val="1014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65673FB"/>
    <w:multiLevelType w:val="multilevel"/>
    <w:tmpl w:val="61E2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680399F"/>
    <w:multiLevelType w:val="multilevel"/>
    <w:tmpl w:val="968A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6A42C5C"/>
    <w:multiLevelType w:val="multilevel"/>
    <w:tmpl w:val="E5D4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6D43C92"/>
    <w:multiLevelType w:val="multilevel"/>
    <w:tmpl w:val="B806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76635EA"/>
    <w:multiLevelType w:val="multilevel"/>
    <w:tmpl w:val="3C9C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7AF2383"/>
    <w:multiLevelType w:val="multilevel"/>
    <w:tmpl w:val="0640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81D1EEE"/>
    <w:multiLevelType w:val="multilevel"/>
    <w:tmpl w:val="9D40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83770BA"/>
    <w:multiLevelType w:val="multilevel"/>
    <w:tmpl w:val="CF3A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8877738"/>
    <w:multiLevelType w:val="multilevel"/>
    <w:tmpl w:val="BE3E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96B3478"/>
    <w:multiLevelType w:val="multilevel"/>
    <w:tmpl w:val="4C70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97B00ED"/>
    <w:multiLevelType w:val="multilevel"/>
    <w:tmpl w:val="8552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ADC7C13"/>
    <w:multiLevelType w:val="multilevel"/>
    <w:tmpl w:val="7982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B1168C4"/>
    <w:multiLevelType w:val="multilevel"/>
    <w:tmpl w:val="0D9C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B466136"/>
    <w:multiLevelType w:val="multilevel"/>
    <w:tmpl w:val="2A58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B4C31D6"/>
    <w:multiLevelType w:val="multilevel"/>
    <w:tmpl w:val="30A4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B85516C"/>
    <w:multiLevelType w:val="multilevel"/>
    <w:tmpl w:val="AE40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BAC3155"/>
    <w:multiLevelType w:val="hybridMultilevel"/>
    <w:tmpl w:val="803E6A90"/>
    <w:lvl w:ilvl="0" w:tplc="8BCEBF4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588C1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EEE4C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AAB14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BAEB8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F428D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28A6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D24EB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56443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2C451B8B"/>
    <w:multiLevelType w:val="multilevel"/>
    <w:tmpl w:val="9940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C8522F7"/>
    <w:multiLevelType w:val="multilevel"/>
    <w:tmpl w:val="0D9A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CD516BF"/>
    <w:multiLevelType w:val="multilevel"/>
    <w:tmpl w:val="AA7E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CEC0545"/>
    <w:multiLevelType w:val="hybridMultilevel"/>
    <w:tmpl w:val="ADC05354"/>
    <w:lvl w:ilvl="0" w:tplc="90DCD332">
      <w:numFmt w:val="bullet"/>
      <w:lvlText w:val="-"/>
      <w:lvlJc w:val="left"/>
      <w:pPr>
        <w:ind w:left="360" w:hanging="360"/>
      </w:pPr>
      <w:rPr>
        <w:rFonts w:ascii="Calibri" w:eastAsia="Calibri"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1" w15:restartNumberingAfterBreak="0">
    <w:nsid w:val="2D320B24"/>
    <w:multiLevelType w:val="multilevel"/>
    <w:tmpl w:val="35DA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D543296"/>
    <w:multiLevelType w:val="multilevel"/>
    <w:tmpl w:val="B100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DF53D13"/>
    <w:multiLevelType w:val="multilevel"/>
    <w:tmpl w:val="6EF8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E5C459F"/>
    <w:multiLevelType w:val="multilevel"/>
    <w:tmpl w:val="4B04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ED2669E"/>
    <w:multiLevelType w:val="multilevel"/>
    <w:tmpl w:val="106C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F5D3E9A"/>
    <w:multiLevelType w:val="multilevel"/>
    <w:tmpl w:val="B7EE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F8C4C33"/>
    <w:multiLevelType w:val="multilevel"/>
    <w:tmpl w:val="2AEC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FB1472A"/>
    <w:multiLevelType w:val="hybridMultilevel"/>
    <w:tmpl w:val="9C921B38"/>
    <w:lvl w:ilvl="0" w:tplc="FFFFFFFF">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2FB4391C"/>
    <w:multiLevelType w:val="multilevel"/>
    <w:tmpl w:val="4ED8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08D4D9D"/>
    <w:multiLevelType w:val="multilevel"/>
    <w:tmpl w:val="811E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0C66774"/>
    <w:multiLevelType w:val="multilevel"/>
    <w:tmpl w:val="49EA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0E75832"/>
    <w:multiLevelType w:val="multilevel"/>
    <w:tmpl w:val="7918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1C62B1F"/>
    <w:multiLevelType w:val="multilevel"/>
    <w:tmpl w:val="FFE0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1D61906"/>
    <w:multiLevelType w:val="hybridMultilevel"/>
    <w:tmpl w:val="4D540BE2"/>
    <w:lvl w:ilvl="0" w:tplc="27E858C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02898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844DB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7072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2429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F4FE2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FE021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F0A1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46CC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31E71CD5"/>
    <w:multiLevelType w:val="multilevel"/>
    <w:tmpl w:val="B7D8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2BC23C2"/>
    <w:multiLevelType w:val="multilevel"/>
    <w:tmpl w:val="158E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2C61D52"/>
    <w:multiLevelType w:val="multilevel"/>
    <w:tmpl w:val="FE70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40142D0"/>
    <w:multiLevelType w:val="multilevel"/>
    <w:tmpl w:val="34014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3425236D"/>
    <w:multiLevelType w:val="multilevel"/>
    <w:tmpl w:val="AF2C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43F1781"/>
    <w:multiLevelType w:val="multilevel"/>
    <w:tmpl w:val="CC50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4584837"/>
    <w:multiLevelType w:val="multilevel"/>
    <w:tmpl w:val="65BA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4C65E3C"/>
    <w:multiLevelType w:val="multilevel"/>
    <w:tmpl w:val="E99A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4EE519F"/>
    <w:multiLevelType w:val="multilevel"/>
    <w:tmpl w:val="0D5E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5AB29A3"/>
    <w:multiLevelType w:val="multilevel"/>
    <w:tmpl w:val="0FB6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5C335CF"/>
    <w:multiLevelType w:val="multilevel"/>
    <w:tmpl w:val="FD40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6243CBA"/>
    <w:multiLevelType w:val="multilevel"/>
    <w:tmpl w:val="CB8E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63C5AA5"/>
    <w:multiLevelType w:val="multilevel"/>
    <w:tmpl w:val="705C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64E18E4"/>
    <w:multiLevelType w:val="hybridMultilevel"/>
    <w:tmpl w:val="F1C48B84"/>
    <w:lvl w:ilvl="0" w:tplc="0B4E3442">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29" w15:restartNumberingAfterBreak="0">
    <w:nsid w:val="36EE744E"/>
    <w:multiLevelType w:val="multilevel"/>
    <w:tmpl w:val="4050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7643D0A"/>
    <w:multiLevelType w:val="multilevel"/>
    <w:tmpl w:val="BA68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813719B"/>
    <w:multiLevelType w:val="multilevel"/>
    <w:tmpl w:val="2D68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848636E"/>
    <w:multiLevelType w:val="multilevel"/>
    <w:tmpl w:val="9BFC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8C9382E"/>
    <w:multiLevelType w:val="multilevel"/>
    <w:tmpl w:val="01A4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94955D5"/>
    <w:multiLevelType w:val="multilevel"/>
    <w:tmpl w:val="2C12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99423A3"/>
    <w:multiLevelType w:val="multilevel"/>
    <w:tmpl w:val="BC3C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A04781A"/>
    <w:multiLevelType w:val="multilevel"/>
    <w:tmpl w:val="831C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AA75AC4"/>
    <w:multiLevelType w:val="hybridMultilevel"/>
    <w:tmpl w:val="AD10CE04"/>
    <w:lvl w:ilvl="0" w:tplc="0838B598">
      <w:start w:val="1"/>
      <w:numFmt w:val="decimal"/>
      <w:lvlText w:val="%1)"/>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4480F6">
      <w:start w:val="1"/>
      <w:numFmt w:val="lowerLetter"/>
      <w:lvlText w:val="%2"/>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86D34E">
      <w:start w:val="1"/>
      <w:numFmt w:val="lowerRoman"/>
      <w:lvlText w:val="%3"/>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D0A29A">
      <w:start w:val="1"/>
      <w:numFmt w:val="decimal"/>
      <w:lvlText w:val="%4"/>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3EF7EA">
      <w:start w:val="1"/>
      <w:numFmt w:val="lowerLetter"/>
      <w:lvlText w:val="%5"/>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34154A">
      <w:start w:val="1"/>
      <w:numFmt w:val="lowerRoman"/>
      <w:lvlText w:val="%6"/>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403CCE">
      <w:start w:val="1"/>
      <w:numFmt w:val="decimal"/>
      <w:lvlText w:val="%7"/>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327B0A">
      <w:start w:val="1"/>
      <w:numFmt w:val="lowerLetter"/>
      <w:lvlText w:val="%8"/>
      <w:lvlJc w:val="left"/>
      <w:pPr>
        <w:ind w:left="6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6DFE8">
      <w:start w:val="1"/>
      <w:numFmt w:val="lowerRoman"/>
      <w:lvlText w:val="%9"/>
      <w:lvlJc w:val="left"/>
      <w:pPr>
        <w:ind w:left="7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3AB60DD0"/>
    <w:multiLevelType w:val="multilevel"/>
    <w:tmpl w:val="41BC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B0A2442"/>
    <w:multiLevelType w:val="multilevel"/>
    <w:tmpl w:val="6D74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C106B31"/>
    <w:multiLevelType w:val="multilevel"/>
    <w:tmpl w:val="1022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C2E5FE4"/>
    <w:multiLevelType w:val="multilevel"/>
    <w:tmpl w:val="EB04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C5D721B"/>
    <w:multiLevelType w:val="multilevel"/>
    <w:tmpl w:val="9B94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C7D371A"/>
    <w:multiLevelType w:val="multilevel"/>
    <w:tmpl w:val="37E0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CC64709"/>
    <w:multiLevelType w:val="multilevel"/>
    <w:tmpl w:val="E442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D425C03"/>
    <w:multiLevelType w:val="multilevel"/>
    <w:tmpl w:val="42A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DAC39AC"/>
    <w:multiLevelType w:val="multilevel"/>
    <w:tmpl w:val="7DB6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E783CEA"/>
    <w:multiLevelType w:val="multilevel"/>
    <w:tmpl w:val="3A96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EB909EF"/>
    <w:multiLevelType w:val="multilevel"/>
    <w:tmpl w:val="9D2C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0385712"/>
    <w:multiLevelType w:val="multilevel"/>
    <w:tmpl w:val="427E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0E71A67"/>
    <w:multiLevelType w:val="multilevel"/>
    <w:tmpl w:val="2E7A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1017CE2"/>
    <w:multiLevelType w:val="multilevel"/>
    <w:tmpl w:val="6F8E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12B5058"/>
    <w:multiLevelType w:val="multilevel"/>
    <w:tmpl w:val="0F20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1E65D2C"/>
    <w:multiLevelType w:val="multilevel"/>
    <w:tmpl w:val="536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20045E5"/>
    <w:multiLevelType w:val="multilevel"/>
    <w:tmpl w:val="2B52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255740B"/>
    <w:multiLevelType w:val="multilevel"/>
    <w:tmpl w:val="2342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27953DF"/>
    <w:multiLevelType w:val="multilevel"/>
    <w:tmpl w:val="9CB2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27C5102"/>
    <w:multiLevelType w:val="multilevel"/>
    <w:tmpl w:val="E87C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2AD269B"/>
    <w:multiLevelType w:val="multilevel"/>
    <w:tmpl w:val="A188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32C393C"/>
    <w:multiLevelType w:val="multilevel"/>
    <w:tmpl w:val="F43A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3305CAB"/>
    <w:multiLevelType w:val="multilevel"/>
    <w:tmpl w:val="C3C8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34F6F12"/>
    <w:multiLevelType w:val="multilevel"/>
    <w:tmpl w:val="9EC6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3C34771"/>
    <w:multiLevelType w:val="multilevel"/>
    <w:tmpl w:val="ECBA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3D622C9"/>
    <w:multiLevelType w:val="multilevel"/>
    <w:tmpl w:val="46E4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3F5582B"/>
    <w:multiLevelType w:val="multilevel"/>
    <w:tmpl w:val="5FE2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4715931"/>
    <w:multiLevelType w:val="multilevel"/>
    <w:tmpl w:val="EA62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4913415"/>
    <w:multiLevelType w:val="multilevel"/>
    <w:tmpl w:val="7DF8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4C16371"/>
    <w:multiLevelType w:val="multilevel"/>
    <w:tmpl w:val="5C7C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4CD38E3"/>
    <w:multiLevelType w:val="multilevel"/>
    <w:tmpl w:val="413E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4DF58A1"/>
    <w:multiLevelType w:val="multilevel"/>
    <w:tmpl w:val="D00E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6CE06BF"/>
    <w:multiLevelType w:val="multilevel"/>
    <w:tmpl w:val="1C7C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76D7133"/>
    <w:multiLevelType w:val="multilevel"/>
    <w:tmpl w:val="1708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76E1BD5"/>
    <w:multiLevelType w:val="multilevel"/>
    <w:tmpl w:val="FA82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7C77137"/>
    <w:multiLevelType w:val="multilevel"/>
    <w:tmpl w:val="39D4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7CA56C7"/>
    <w:multiLevelType w:val="multilevel"/>
    <w:tmpl w:val="AE38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7FD00F5"/>
    <w:multiLevelType w:val="multilevel"/>
    <w:tmpl w:val="DA3C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84B1F4E"/>
    <w:multiLevelType w:val="multilevel"/>
    <w:tmpl w:val="753A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8B876FF"/>
    <w:multiLevelType w:val="multilevel"/>
    <w:tmpl w:val="E618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92969FE"/>
    <w:multiLevelType w:val="multilevel"/>
    <w:tmpl w:val="EBDE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9C13754"/>
    <w:multiLevelType w:val="multilevel"/>
    <w:tmpl w:val="8A6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B217FF7"/>
    <w:multiLevelType w:val="multilevel"/>
    <w:tmpl w:val="E8C6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B7478C7"/>
    <w:multiLevelType w:val="multilevel"/>
    <w:tmpl w:val="4B7478C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2" w15:restartNumberingAfterBreak="0">
    <w:nsid w:val="4B897E94"/>
    <w:multiLevelType w:val="multilevel"/>
    <w:tmpl w:val="AAAC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CAC3395"/>
    <w:multiLevelType w:val="hybridMultilevel"/>
    <w:tmpl w:val="10CE353E"/>
    <w:lvl w:ilvl="0" w:tplc="D7BAA29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F4021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2886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D61E2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5AE01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0C6A4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6ED4D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65A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8A16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4CD96435"/>
    <w:multiLevelType w:val="hybridMultilevel"/>
    <w:tmpl w:val="157A4616"/>
    <w:lvl w:ilvl="0" w:tplc="46DA85C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7895D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1E3C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34704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EE96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3E4A2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C038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FAEE7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AE99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4CF6442F"/>
    <w:multiLevelType w:val="multilevel"/>
    <w:tmpl w:val="1E2A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D0C0EDE"/>
    <w:multiLevelType w:val="multilevel"/>
    <w:tmpl w:val="16C0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D3C4432"/>
    <w:multiLevelType w:val="multilevel"/>
    <w:tmpl w:val="DC36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D5D36F3"/>
    <w:multiLevelType w:val="multilevel"/>
    <w:tmpl w:val="A9B6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E567256"/>
    <w:multiLevelType w:val="multilevel"/>
    <w:tmpl w:val="4F00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EA7321A"/>
    <w:multiLevelType w:val="multilevel"/>
    <w:tmpl w:val="9FE6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F0A056C"/>
    <w:multiLevelType w:val="multilevel"/>
    <w:tmpl w:val="7E1E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FC9228D"/>
    <w:multiLevelType w:val="multilevel"/>
    <w:tmpl w:val="45C4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09C3E2C"/>
    <w:multiLevelType w:val="multilevel"/>
    <w:tmpl w:val="DF34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1310394"/>
    <w:multiLevelType w:val="multilevel"/>
    <w:tmpl w:val="D27E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141754E"/>
    <w:multiLevelType w:val="multilevel"/>
    <w:tmpl w:val="293A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16309AB"/>
    <w:multiLevelType w:val="multilevel"/>
    <w:tmpl w:val="405C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16E3B23"/>
    <w:multiLevelType w:val="multilevel"/>
    <w:tmpl w:val="E746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1AC05BA"/>
    <w:multiLevelType w:val="multilevel"/>
    <w:tmpl w:val="9BCC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1FE4C51"/>
    <w:multiLevelType w:val="multilevel"/>
    <w:tmpl w:val="E3B8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31924A8"/>
    <w:multiLevelType w:val="multilevel"/>
    <w:tmpl w:val="EA3C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3441C22"/>
    <w:multiLevelType w:val="multilevel"/>
    <w:tmpl w:val="09AE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3467175"/>
    <w:multiLevelType w:val="multilevel"/>
    <w:tmpl w:val="C6B0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375761F"/>
    <w:multiLevelType w:val="multilevel"/>
    <w:tmpl w:val="BB0C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38D1F32"/>
    <w:multiLevelType w:val="hybridMultilevel"/>
    <w:tmpl w:val="A6B4B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3994E17"/>
    <w:multiLevelType w:val="multilevel"/>
    <w:tmpl w:val="0DD0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39C5C1C"/>
    <w:multiLevelType w:val="multilevel"/>
    <w:tmpl w:val="CFEC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44C3487"/>
    <w:multiLevelType w:val="hybridMultilevel"/>
    <w:tmpl w:val="9C921B38"/>
    <w:lvl w:ilvl="0" w:tplc="BCCEB69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4072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F8BA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06F58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66B02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D0719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1E4C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A1BF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D2F8D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8" w15:restartNumberingAfterBreak="0">
    <w:nsid w:val="546A1AFD"/>
    <w:multiLevelType w:val="multilevel"/>
    <w:tmpl w:val="2936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47727E5"/>
    <w:multiLevelType w:val="multilevel"/>
    <w:tmpl w:val="4B8C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4A6302D"/>
    <w:multiLevelType w:val="hybridMultilevel"/>
    <w:tmpl w:val="B546B5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582368A"/>
    <w:multiLevelType w:val="multilevel"/>
    <w:tmpl w:val="2D32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5DF2205"/>
    <w:multiLevelType w:val="multilevel"/>
    <w:tmpl w:val="C48E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6362941"/>
    <w:multiLevelType w:val="multilevel"/>
    <w:tmpl w:val="C3AC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66B0C36"/>
    <w:multiLevelType w:val="multilevel"/>
    <w:tmpl w:val="652C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6913EF9"/>
    <w:multiLevelType w:val="multilevel"/>
    <w:tmpl w:val="1AF4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75B79DF"/>
    <w:multiLevelType w:val="multilevel"/>
    <w:tmpl w:val="57D8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7632AC3"/>
    <w:multiLevelType w:val="multilevel"/>
    <w:tmpl w:val="6B38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79363AA"/>
    <w:multiLevelType w:val="hybridMultilevel"/>
    <w:tmpl w:val="692C5A0A"/>
    <w:lvl w:ilvl="0" w:tplc="04090001">
      <w:start w:val="1"/>
      <w:numFmt w:val="bullet"/>
      <w:lvlText w:val=""/>
      <w:lvlJc w:val="left"/>
      <w:pPr>
        <w:ind w:left="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9" w15:restartNumberingAfterBreak="0">
    <w:nsid w:val="57D71B59"/>
    <w:multiLevelType w:val="multilevel"/>
    <w:tmpl w:val="9F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7F35653"/>
    <w:multiLevelType w:val="multilevel"/>
    <w:tmpl w:val="F466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8894471"/>
    <w:multiLevelType w:val="multilevel"/>
    <w:tmpl w:val="D490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9235D9B"/>
    <w:multiLevelType w:val="multilevel"/>
    <w:tmpl w:val="BB58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9415456"/>
    <w:multiLevelType w:val="multilevel"/>
    <w:tmpl w:val="47A8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97B16EC"/>
    <w:multiLevelType w:val="multilevel"/>
    <w:tmpl w:val="46BA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988127E"/>
    <w:multiLevelType w:val="multilevel"/>
    <w:tmpl w:val="30D2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98D4508"/>
    <w:multiLevelType w:val="multilevel"/>
    <w:tmpl w:val="F03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A233A19"/>
    <w:multiLevelType w:val="multilevel"/>
    <w:tmpl w:val="3034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A3A1E6C"/>
    <w:multiLevelType w:val="multilevel"/>
    <w:tmpl w:val="B5D6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A7C1F5F"/>
    <w:multiLevelType w:val="multilevel"/>
    <w:tmpl w:val="68F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B017E92"/>
    <w:multiLevelType w:val="hybridMultilevel"/>
    <w:tmpl w:val="E99C8638"/>
    <w:lvl w:ilvl="0" w:tplc="929628C0">
      <w:start w:val="1"/>
      <w:numFmt w:val="bullet"/>
      <w:lvlText w:val="➢"/>
      <w:lvlJc w:val="left"/>
      <w:pPr>
        <w:ind w:left="19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58C6A8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41C5D7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422CA6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F28926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D0E8B3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1B86D3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EA0842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BE4476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31" w15:restartNumberingAfterBreak="0">
    <w:nsid w:val="5B355689"/>
    <w:multiLevelType w:val="multilevel"/>
    <w:tmpl w:val="0E52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5B870623"/>
    <w:multiLevelType w:val="multilevel"/>
    <w:tmpl w:val="56E0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C282A7A"/>
    <w:multiLevelType w:val="multilevel"/>
    <w:tmpl w:val="9108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CA27D8C"/>
    <w:multiLevelType w:val="multilevel"/>
    <w:tmpl w:val="5F04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CF732A5"/>
    <w:multiLevelType w:val="multilevel"/>
    <w:tmpl w:val="59EC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D0E20F2"/>
    <w:multiLevelType w:val="multilevel"/>
    <w:tmpl w:val="2946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D8050B8"/>
    <w:multiLevelType w:val="multilevel"/>
    <w:tmpl w:val="E458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D9C7E00"/>
    <w:multiLevelType w:val="multilevel"/>
    <w:tmpl w:val="4EC8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E176ADF"/>
    <w:multiLevelType w:val="multilevel"/>
    <w:tmpl w:val="63EA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E1A6191"/>
    <w:multiLevelType w:val="multilevel"/>
    <w:tmpl w:val="A88E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E745EC6"/>
    <w:multiLevelType w:val="multilevel"/>
    <w:tmpl w:val="2B4A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E7C07F0"/>
    <w:multiLevelType w:val="multilevel"/>
    <w:tmpl w:val="5C44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E967A6A"/>
    <w:multiLevelType w:val="multilevel"/>
    <w:tmpl w:val="126E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0DA4789"/>
    <w:multiLevelType w:val="multilevel"/>
    <w:tmpl w:val="31E2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1E444AF"/>
    <w:multiLevelType w:val="multilevel"/>
    <w:tmpl w:val="5404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226215D"/>
    <w:multiLevelType w:val="multilevel"/>
    <w:tmpl w:val="2EB8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43F05D9"/>
    <w:multiLevelType w:val="multilevel"/>
    <w:tmpl w:val="F2BC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4474ADA"/>
    <w:multiLevelType w:val="multilevel"/>
    <w:tmpl w:val="9ED6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47118CF"/>
    <w:multiLevelType w:val="multilevel"/>
    <w:tmpl w:val="CB14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506639D"/>
    <w:multiLevelType w:val="multilevel"/>
    <w:tmpl w:val="AEAE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5E60114"/>
    <w:multiLevelType w:val="multilevel"/>
    <w:tmpl w:val="F1E6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6841676"/>
    <w:multiLevelType w:val="multilevel"/>
    <w:tmpl w:val="BBD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6AD4B2F"/>
    <w:multiLevelType w:val="multilevel"/>
    <w:tmpl w:val="2D88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6B458D5"/>
    <w:multiLevelType w:val="multilevel"/>
    <w:tmpl w:val="4608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6E6570F"/>
    <w:multiLevelType w:val="multilevel"/>
    <w:tmpl w:val="1FF8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70E4961"/>
    <w:multiLevelType w:val="multilevel"/>
    <w:tmpl w:val="C04E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79456E3"/>
    <w:multiLevelType w:val="multilevel"/>
    <w:tmpl w:val="24E2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7C35EA9"/>
    <w:multiLevelType w:val="multilevel"/>
    <w:tmpl w:val="AD5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8303966"/>
    <w:multiLevelType w:val="multilevel"/>
    <w:tmpl w:val="54CA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87063F2"/>
    <w:multiLevelType w:val="multilevel"/>
    <w:tmpl w:val="030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87102D4"/>
    <w:multiLevelType w:val="multilevel"/>
    <w:tmpl w:val="4CAC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87E6E91"/>
    <w:multiLevelType w:val="hybridMultilevel"/>
    <w:tmpl w:val="1D081822"/>
    <w:lvl w:ilvl="0" w:tplc="9326B888">
      <w:start w:val="1"/>
      <w:numFmt w:val="lowerLetter"/>
      <w:lvlText w:val="(%1)"/>
      <w:lvlJc w:val="left"/>
      <w:pPr>
        <w:ind w:left="1440" w:firstLine="0"/>
      </w:pPr>
      <w:rPr>
        <w:rFonts w:ascii="Times New Roman" w:eastAsia="Times New Roman" w:hAnsi="Times New Roman" w:cs="Times New Roman" w:hint="default"/>
        <w:b/>
        <w:bCs/>
        <w:i w:val="0"/>
        <w:strike w:val="0"/>
        <w:dstrike w:val="0"/>
        <w:color w:val="000000"/>
        <w:sz w:val="24"/>
        <w:szCs w:val="24"/>
        <w:u w:val="none" w:color="000000"/>
        <w:vertAlign w:val="baseline"/>
      </w:rPr>
    </w:lvl>
    <w:lvl w:ilvl="1" w:tplc="04090019">
      <w:start w:val="1"/>
      <w:numFmt w:val="lowerLetter"/>
      <w:lvlText w:val="%2."/>
      <w:lvlJc w:val="left"/>
      <w:pPr>
        <w:ind w:left="936" w:hanging="360"/>
      </w:pPr>
    </w:lvl>
    <w:lvl w:ilvl="2" w:tplc="0409001B" w:tentative="1">
      <w:start w:val="1"/>
      <w:numFmt w:val="lowerRoman"/>
      <w:lvlText w:val="%3."/>
      <w:lvlJc w:val="right"/>
      <w:pPr>
        <w:ind w:left="1656" w:hanging="180"/>
      </w:pPr>
    </w:lvl>
    <w:lvl w:ilvl="3" w:tplc="0409000F" w:tentative="1">
      <w:start w:val="1"/>
      <w:numFmt w:val="decimal"/>
      <w:lvlText w:val="%4."/>
      <w:lvlJc w:val="left"/>
      <w:pPr>
        <w:ind w:left="2376" w:hanging="360"/>
      </w:pPr>
    </w:lvl>
    <w:lvl w:ilvl="4" w:tplc="04090019" w:tentative="1">
      <w:start w:val="1"/>
      <w:numFmt w:val="lowerLetter"/>
      <w:lvlText w:val="%5."/>
      <w:lvlJc w:val="left"/>
      <w:pPr>
        <w:ind w:left="3096" w:hanging="360"/>
      </w:pPr>
    </w:lvl>
    <w:lvl w:ilvl="5" w:tplc="0409001B" w:tentative="1">
      <w:start w:val="1"/>
      <w:numFmt w:val="lowerRoman"/>
      <w:lvlText w:val="%6."/>
      <w:lvlJc w:val="right"/>
      <w:pPr>
        <w:ind w:left="3816" w:hanging="180"/>
      </w:pPr>
    </w:lvl>
    <w:lvl w:ilvl="6" w:tplc="0409000F" w:tentative="1">
      <w:start w:val="1"/>
      <w:numFmt w:val="decimal"/>
      <w:lvlText w:val="%7."/>
      <w:lvlJc w:val="left"/>
      <w:pPr>
        <w:ind w:left="4536" w:hanging="360"/>
      </w:pPr>
    </w:lvl>
    <w:lvl w:ilvl="7" w:tplc="04090019" w:tentative="1">
      <w:start w:val="1"/>
      <w:numFmt w:val="lowerLetter"/>
      <w:lvlText w:val="%8."/>
      <w:lvlJc w:val="left"/>
      <w:pPr>
        <w:ind w:left="5256" w:hanging="360"/>
      </w:pPr>
    </w:lvl>
    <w:lvl w:ilvl="8" w:tplc="0409001B" w:tentative="1">
      <w:start w:val="1"/>
      <w:numFmt w:val="lowerRoman"/>
      <w:lvlText w:val="%9."/>
      <w:lvlJc w:val="right"/>
      <w:pPr>
        <w:ind w:left="5976" w:hanging="180"/>
      </w:pPr>
    </w:lvl>
  </w:abstractNum>
  <w:abstractNum w:abstractNumId="263" w15:restartNumberingAfterBreak="0">
    <w:nsid w:val="68BB2976"/>
    <w:multiLevelType w:val="multilevel"/>
    <w:tmpl w:val="80F0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8E90CCE"/>
    <w:multiLevelType w:val="multilevel"/>
    <w:tmpl w:val="C21E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9162FB3"/>
    <w:multiLevelType w:val="multilevel"/>
    <w:tmpl w:val="67F0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9570710"/>
    <w:multiLevelType w:val="multilevel"/>
    <w:tmpl w:val="42B6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9E53F1B"/>
    <w:multiLevelType w:val="multilevel"/>
    <w:tmpl w:val="3F3C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A9104BF"/>
    <w:multiLevelType w:val="multilevel"/>
    <w:tmpl w:val="82E2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A9B0632"/>
    <w:multiLevelType w:val="multilevel"/>
    <w:tmpl w:val="99AA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B183FE3"/>
    <w:multiLevelType w:val="multilevel"/>
    <w:tmpl w:val="73B0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B3406C7"/>
    <w:multiLevelType w:val="multilevel"/>
    <w:tmpl w:val="463C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BF73613"/>
    <w:multiLevelType w:val="multilevel"/>
    <w:tmpl w:val="6A42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C3F7E45"/>
    <w:multiLevelType w:val="multilevel"/>
    <w:tmpl w:val="DBB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D0C37DF"/>
    <w:multiLevelType w:val="multilevel"/>
    <w:tmpl w:val="6D70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DBF0342"/>
    <w:multiLevelType w:val="multilevel"/>
    <w:tmpl w:val="5FD0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DC8702E"/>
    <w:multiLevelType w:val="multilevel"/>
    <w:tmpl w:val="AC68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E075E77"/>
    <w:multiLevelType w:val="multilevel"/>
    <w:tmpl w:val="892A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E574108"/>
    <w:multiLevelType w:val="multilevel"/>
    <w:tmpl w:val="30EC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E7E3575"/>
    <w:multiLevelType w:val="multilevel"/>
    <w:tmpl w:val="00A4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F491E18"/>
    <w:multiLevelType w:val="multilevel"/>
    <w:tmpl w:val="575E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6F88064A"/>
    <w:multiLevelType w:val="multilevel"/>
    <w:tmpl w:val="04D2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70B36348"/>
    <w:multiLevelType w:val="multilevel"/>
    <w:tmpl w:val="406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712C0716"/>
    <w:multiLevelType w:val="multilevel"/>
    <w:tmpl w:val="0E4C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71D70C3A"/>
    <w:multiLevelType w:val="multilevel"/>
    <w:tmpl w:val="715A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71D84025"/>
    <w:multiLevelType w:val="multilevel"/>
    <w:tmpl w:val="3906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721F5F4E"/>
    <w:multiLevelType w:val="multilevel"/>
    <w:tmpl w:val="EB9E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25A43C3"/>
    <w:multiLevelType w:val="multilevel"/>
    <w:tmpl w:val="A954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3333F4B"/>
    <w:multiLevelType w:val="multilevel"/>
    <w:tmpl w:val="C8A6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3A43AEF"/>
    <w:multiLevelType w:val="multilevel"/>
    <w:tmpl w:val="2D2E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73AE2353"/>
    <w:multiLevelType w:val="multilevel"/>
    <w:tmpl w:val="C690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73E15F6C"/>
    <w:multiLevelType w:val="multilevel"/>
    <w:tmpl w:val="F1A4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741D440D"/>
    <w:multiLevelType w:val="multilevel"/>
    <w:tmpl w:val="EEAE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4680DCC"/>
    <w:multiLevelType w:val="hybridMultilevel"/>
    <w:tmpl w:val="E5BAAE60"/>
    <w:lvl w:ilvl="0" w:tplc="0409000F">
      <w:start w:val="1"/>
      <w:numFmt w:val="decimal"/>
      <w:lvlText w:val="%1."/>
      <w:lvlJc w:val="left"/>
      <w:pPr>
        <w:ind w:left="721" w:hanging="360"/>
      </w:p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94" w15:restartNumberingAfterBreak="0">
    <w:nsid w:val="74D44222"/>
    <w:multiLevelType w:val="multilevel"/>
    <w:tmpl w:val="AEC2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758F2D46"/>
    <w:multiLevelType w:val="multilevel"/>
    <w:tmpl w:val="3E18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5BF793E"/>
    <w:multiLevelType w:val="multilevel"/>
    <w:tmpl w:val="38EC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5D54D63"/>
    <w:multiLevelType w:val="multilevel"/>
    <w:tmpl w:val="0860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6741F31"/>
    <w:multiLevelType w:val="multilevel"/>
    <w:tmpl w:val="C636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67B1A80"/>
    <w:multiLevelType w:val="multilevel"/>
    <w:tmpl w:val="9C74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68357E0"/>
    <w:multiLevelType w:val="multilevel"/>
    <w:tmpl w:val="EEAE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6C52F9C"/>
    <w:multiLevelType w:val="multilevel"/>
    <w:tmpl w:val="49BA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77640F3"/>
    <w:multiLevelType w:val="multilevel"/>
    <w:tmpl w:val="F418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7816875"/>
    <w:multiLevelType w:val="multilevel"/>
    <w:tmpl w:val="2B2A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7CC1EDB"/>
    <w:multiLevelType w:val="multilevel"/>
    <w:tmpl w:val="BFD0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8094B1D"/>
    <w:multiLevelType w:val="multilevel"/>
    <w:tmpl w:val="AD40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8CE5155"/>
    <w:multiLevelType w:val="hybridMultilevel"/>
    <w:tmpl w:val="EBA6BC30"/>
    <w:lvl w:ilvl="0" w:tplc="EC16AD3C">
      <w:start w:val="1"/>
      <w:numFmt w:val="bullet"/>
      <w:lvlText w:val="➢"/>
      <w:lvlJc w:val="left"/>
      <w:pPr>
        <w:ind w:left="19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EC2FE4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EC2CE0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B841CF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9ECB49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C800AA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512D3A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352A59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8E8038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07" w15:restartNumberingAfterBreak="0">
    <w:nsid w:val="79770BF2"/>
    <w:multiLevelType w:val="multilevel"/>
    <w:tmpl w:val="F7C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9980E9F"/>
    <w:multiLevelType w:val="hybridMultilevel"/>
    <w:tmpl w:val="1ACC4D3A"/>
    <w:lvl w:ilvl="0" w:tplc="28D86B9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B8B52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AEF1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60B4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3280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C29D0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F0412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4CB95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3CCBB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9" w15:restartNumberingAfterBreak="0">
    <w:nsid w:val="79C374A8"/>
    <w:multiLevelType w:val="multilevel"/>
    <w:tmpl w:val="4F7A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A6E0EA2"/>
    <w:multiLevelType w:val="multilevel"/>
    <w:tmpl w:val="FCD6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A8933EB"/>
    <w:multiLevelType w:val="multilevel"/>
    <w:tmpl w:val="E730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A8934FA"/>
    <w:multiLevelType w:val="multilevel"/>
    <w:tmpl w:val="3C0E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AD87EA2"/>
    <w:multiLevelType w:val="multilevel"/>
    <w:tmpl w:val="9CC8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AE571B9"/>
    <w:multiLevelType w:val="multilevel"/>
    <w:tmpl w:val="1C94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BB2201D"/>
    <w:multiLevelType w:val="multilevel"/>
    <w:tmpl w:val="7638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C37295B"/>
    <w:multiLevelType w:val="multilevel"/>
    <w:tmpl w:val="879A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7C6C1801"/>
    <w:multiLevelType w:val="hybridMultilevel"/>
    <w:tmpl w:val="37CE2A2E"/>
    <w:lvl w:ilvl="0" w:tplc="DA628D02">
      <w:start w:val="1"/>
      <w:numFmt w:val="upperLetter"/>
      <w:lvlText w:val="%1."/>
      <w:lvlJc w:val="left"/>
      <w:pPr>
        <w:ind w:left="345" w:hanging="360"/>
      </w:pPr>
      <w:rPr>
        <w:rFonts w:hint="default"/>
      </w:rPr>
    </w:lvl>
    <w:lvl w:ilvl="1" w:tplc="8F50719C">
      <w:start w:val="1"/>
      <w:numFmt w:val="lowerLetter"/>
      <w:lvlText w:val="%2)"/>
      <w:lvlJc w:val="left"/>
      <w:pPr>
        <w:ind w:left="1065" w:hanging="360"/>
      </w:pPr>
      <w:rPr>
        <w:rFonts w:hint="default"/>
      </w:r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18" w15:restartNumberingAfterBreak="0">
    <w:nsid w:val="7D044446"/>
    <w:multiLevelType w:val="multilevel"/>
    <w:tmpl w:val="075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D24235F"/>
    <w:multiLevelType w:val="multilevel"/>
    <w:tmpl w:val="506C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7F262B3C"/>
    <w:multiLevelType w:val="multilevel"/>
    <w:tmpl w:val="C31C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7F2927F3"/>
    <w:multiLevelType w:val="multilevel"/>
    <w:tmpl w:val="7F90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7F7628AB"/>
    <w:multiLevelType w:val="multilevel"/>
    <w:tmpl w:val="CA04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F787BD2"/>
    <w:multiLevelType w:val="multilevel"/>
    <w:tmpl w:val="1A1C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9934449">
    <w:abstractNumId w:val="60"/>
  </w:num>
  <w:num w:numId="2" w16cid:durableId="1016152677">
    <w:abstractNumId w:val="184"/>
  </w:num>
  <w:num w:numId="3" w16cid:durableId="1224410413">
    <w:abstractNumId w:val="308"/>
  </w:num>
  <w:num w:numId="4" w16cid:durableId="634876094">
    <w:abstractNumId w:val="183"/>
  </w:num>
  <w:num w:numId="5" w16cid:durableId="1551763116">
    <w:abstractNumId w:val="96"/>
  </w:num>
  <w:num w:numId="6" w16cid:durableId="1353458524">
    <w:abstractNumId w:val="114"/>
  </w:num>
  <w:num w:numId="7" w16cid:durableId="912470085">
    <w:abstractNumId w:val="207"/>
  </w:num>
  <w:num w:numId="8" w16cid:durableId="106048739">
    <w:abstractNumId w:val="68"/>
  </w:num>
  <w:num w:numId="9" w16cid:durableId="1339113220">
    <w:abstractNumId w:val="137"/>
  </w:num>
  <w:num w:numId="10" w16cid:durableId="279387031">
    <w:abstractNumId w:val="72"/>
  </w:num>
  <w:num w:numId="11" w16cid:durableId="592933827">
    <w:abstractNumId w:val="230"/>
  </w:num>
  <w:num w:numId="12" w16cid:durableId="1407678912">
    <w:abstractNumId w:val="306"/>
  </w:num>
  <w:num w:numId="13" w16cid:durableId="241329868">
    <w:abstractNumId w:val="218"/>
  </w:num>
  <w:num w:numId="14" w16cid:durableId="818882102">
    <w:abstractNumId w:val="6"/>
  </w:num>
  <w:num w:numId="15" w16cid:durableId="409087368">
    <w:abstractNumId w:val="108"/>
  </w:num>
  <w:num w:numId="16" w16cid:durableId="397557972">
    <w:abstractNumId w:val="317"/>
  </w:num>
  <w:num w:numId="17" w16cid:durableId="2021731605">
    <w:abstractNumId w:val="204"/>
  </w:num>
  <w:num w:numId="18" w16cid:durableId="581180105">
    <w:abstractNumId w:val="128"/>
  </w:num>
  <w:num w:numId="19" w16cid:durableId="2132049913">
    <w:abstractNumId w:val="100"/>
  </w:num>
  <w:num w:numId="20" w16cid:durableId="1142581180">
    <w:abstractNumId w:val="33"/>
  </w:num>
  <w:num w:numId="21" w16cid:durableId="1223129081">
    <w:abstractNumId w:val="262"/>
  </w:num>
  <w:num w:numId="22" w16cid:durableId="1928805802">
    <w:abstractNumId w:val="210"/>
  </w:num>
  <w:num w:numId="23" w16cid:durableId="1278414309">
    <w:abstractNumId w:val="293"/>
  </w:num>
  <w:num w:numId="24" w16cid:durableId="1695693014">
    <w:abstractNumId w:val="116"/>
  </w:num>
  <w:num w:numId="25" w16cid:durableId="567301456">
    <w:abstractNumId w:val="270"/>
  </w:num>
  <w:num w:numId="26" w16cid:durableId="753012606">
    <w:abstractNumId w:val="94"/>
  </w:num>
  <w:num w:numId="27" w16cid:durableId="89397799">
    <w:abstractNumId w:val="50"/>
  </w:num>
  <w:num w:numId="28" w16cid:durableId="1648707173">
    <w:abstractNumId w:val="106"/>
  </w:num>
  <w:num w:numId="29" w16cid:durableId="1668366206">
    <w:abstractNumId w:val="214"/>
  </w:num>
  <w:num w:numId="30" w16cid:durableId="326902853">
    <w:abstractNumId w:val="79"/>
  </w:num>
  <w:num w:numId="31" w16cid:durableId="1794327818">
    <w:abstractNumId w:val="57"/>
  </w:num>
  <w:num w:numId="32" w16cid:durableId="598299482">
    <w:abstractNumId w:val="117"/>
  </w:num>
  <w:num w:numId="33" w16cid:durableId="1002390439">
    <w:abstractNumId w:val="132"/>
  </w:num>
  <w:num w:numId="34" w16cid:durableId="480388681">
    <w:abstractNumId w:val="260"/>
  </w:num>
  <w:num w:numId="35" w16cid:durableId="940255779">
    <w:abstractNumId w:val="251"/>
  </w:num>
  <w:num w:numId="36" w16cid:durableId="2090075210">
    <w:abstractNumId w:val="311"/>
  </w:num>
  <w:num w:numId="37" w16cid:durableId="436371015">
    <w:abstractNumId w:val="104"/>
  </w:num>
  <w:num w:numId="38" w16cid:durableId="615599308">
    <w:abstractNumId w:val="265"/>
  </w:num>
  <w:num w:numId="39" w16cid:durableId="2097165416">
    <w:abstractNumId w:val="189"/>
  </w:num>
  <w:num w:numId="40" w16cid:durableId="430440587">
    <w:abstractNumId w:val="258"/>
  </w:num>
  <w:num w:numId="41" w16cid:durableId="279268506">
    <w:abstractNumId w:val="305"/>
  </w:num>
  <w:num w:numId="42" w16cid:durableId="1245800257">
    <w:abstractNumId w:val="275"/>
  </w:num>
  <w:num w:numId="43" w16cid:durableId="1383094291">
    <w:abstractNumId w:val="221"/>
  </w:num>
  <w:num w:numId="44" w16cid:durableId="996496935">
    <w:abstractNumId w:val="194"/>
  </w:num>
  <w:num w:numId="45" w16cid:durableId="2089693081">
    <w:abstractNumId w:val="62"/>
  </w:num>
  <w:num w:numId="46" w16cid:durableId="2066487083">
    <w:abstractNumId w:val="1"/>
  </w:num>
  <w:num w:numId="47" w16cid:durableId="475880257">
    <w:abstractNumId w:val="58"/>
  </w:num>
  <w:num w:numId="48" w16cid:durableId="258372624">
    <w:abstractNumId w:val="88"/>
  </w:num>
  <w:num w:numId="49" w16cid:durableId="1334525624">
    <w:abstractNumId w:val="307"/>
  </w:num>
  <w:num w:numId="50" w16cid:durableId="1662274536">
    <w:abstractNumId w:val="35"/>
  </w:num>
  <w:num w:numId="51" w16cid:durableId="576523698">
    <w:abstractNumId w:val="212"/>
  </w:num>
  <w:num w:numId="52" w16cid:durableId="1491944194">
    <w:abstractNumId w:val="107"/>
  </w:num>
  <w:num w:numId="53" w16cid:durableId="1838573352">
    <w:abstractNumId w:val="65"/>
  </w:num>
  <w:num w:numId="54" w16cid:durableId="2140606141">
    <w:abstractNumId w:val="105"/>
  </w:num>
  <w:num w:numId="55" w16cid:durableId="1588608735">
    <w:abstractNumId w:val="238"/>
  </w:num>
  <w:num w:numId="56" w16cid:durableId="492337011">
    <w:abstractNumId w:val="186"/>
  </w:num>
  <w:num w:numId="57" w16cid:durableId="1504398931">
    <w:abstractNumId w:val="290"/>
  </w:num>
  <w:num w:numId="58" w16cid:durableId="642198679">
    <w:abstractNumId w:val="235"/>
  </w:num>
  <w:num w:numId="59" w16cid:durableId="193268734">
    <w:abstractNumId w:val="86"/>
  </w:num>
  <w:num w:numId="60" w16cid:durableId="1259874793">
    <w:abstractNumId w:val="243"/>
  </w:num>
  <w:num w:numId="61" w16cid:durableId="599145232">
    <w:abstractNumId w:val="149"/>
  </w:num>
  <w:num w:numId="62" w16cid:durableId="760570962">
    <w:abstractNumId w:val="44"/>
  </w:num>
  <w:num w:numId="63" w16cid:durableId="817772258">
    <w:abstractNumId w:val="209"/>
  </w:num>
  <w:num w:numId="64" w16cid:durableId="1577669369">
    <w:abstractNumId w:val="211"/>
  </w:num>
  <w:num w:numId="65" w16cid:durableId="1863320446">
    <w:abstractNumId w:val="226"/>
  </w:num>
  <w:num w:numId="66" w16cid:durableId="862405252">
    <w:abstractNumId w:val="259"/>
  </w:num>
  <w:num w:numId="67" w16cid:durableId="2141797554">
    <w:abstractNumId w:val="314"/>
  </w:num>
  <w:num w:numId="68" w16cid:durableId="916205662">
    <w:abstractNumId w:val="187"/>
  </w:num>
  <w:num w:numId="69" w16cid:durableId="1904221064">
    <w:abstractNumId w:val="14"/>
  </w:num>
  <w:num w:numId="70" w16cid:durableId="1510829427">
    <w:abstractNumId w:val="102"/>
  </w:num>
  <w:num w:numId="71" w16cid:durableId="1157259994">
    <w:abstractNumId w:val="111"/>
  </w:num>
  <w:num w:numId="72" w16cid:durableId="1630358513">
    <w:abstractNumId w:val="288"/>
  </w:num>
  <w:num w:numId="73" w16cid:durableId="1443107437">
    <w:abstractNumId w:val="193"/>
  </w:num>
  <w:num w:numId="74" w16cid:durableId="1185287934">
    <w:abstractNumId w:val="56"/>
  </w:num>
  <w:num w:numId="75" w16cid:durableId="857962224">
    <w:abstractNumId w:val="143"/>
  </w:num>
  <w:num w:numId="76" w16cid:durableId="1853907206">
    <w:abstractNumId w:val="82"/>
  </w:num>
  <w:num w:numId="77" w16cid:durableId="1343361498">
    <w:abstractNumId w:val="199"/>
  </w:num>
  <w:num w:numId="78" w16cid:durableId="411239624">
    <w:abstractNumId w:val="304"/>
  </w:num>
  <w:num w:numId="79" w16cid:durableId="1959487519">
    <w:abstractNumId w:val="32"/>
  </w:num>
  <w:num w:numId="80" w16cid:durableId="295919849">
    <w:abstractNumId w:val="297"/>
  </w:num>
  <w:num w:numId="81" w16cid:durableId="1300375400">
    <w:abstractNumId w:val="147"/>
  </w:num>
  <w:num w:numId="82" w16cid:durableId="730886870">
    <w:abstractNumId w:val="15"/>
  </w:num>
  <w:num w:numId="83" w16cid:durableId="1418474966">
    <w:abstractNumId w:val="278"/>
  </w:num>
  <w:num w:numId="84" w16cid:durableId="1959994956">
    <w:abstractNumId w:val="170"/>
  </w:num>
  <w:num w:numId="85" w16cid:durableId="1676880936">
    <w:abstractNumId w:val="73"/>
  </w:num>
  <w:num w:numId="86" w16cid:durableId="1764649202">
    <w:abstractNumId w:val="30"/>
  </w:num>
  <w:num w:numId="87" w16cid:durableId="309360530">
    <w:abstractNumId w:val="315"/>
  </w:num>
  <w:num w:numId="88" w16cid:durableId="996223115">
    <w:abstractNumId w:val="277"/>
  </w:num>
  <w:num w:numId="89" w16cid:durableId="1110003664">
    <w:abstractNumId w:val="17"/>
  </w:num>
  <w:num w:numId="90" w16cid:durableId="590431385">
    <w:abstractNumId w:val="3"/>
  </w:num>
  <w:num w:numId="91" w16cid:durableId="2080713342">
    <w:abstractNumId w:val="246"/>
  </w:num>
  <w:num w:numId="92" w16cid:durableId="1913201046">
    <w:abstractNumId w:val="255"/>
  </w:num>
  <w:num w:numId="93" w16cid:durableId="298073553">
    <w:abstractNumId w:val="312"/>
  </w:num>
  <w:num w:numId="94" w16cid:durableId="2093157261">
    <w:abstractNumId w:val="176"/>
  </w:num>
  <w:num w:numId="95" w16cid:durableId="1352101436">
    <w:abstractNumId w:val="71"/>
  </w:num>
  <w:num w:numId="96" w16cid:durableId="2052146865">
    <w:abstractNumId w:val="310"/>
  </w:num>
  <w:num w:numId="97" w16cid:durableId="1236284292">
    <w:abstractNumId w:val="77"/>
  </w:num>
  <w:num w:numId="98" w16cid:durableId="1002464750">
    <w:abstractNumId w:val="174"/>
  </w:num>
  <w:num w:numId="99" w16cid:durableId="764378502">
    <w:abstractNumId w:val="219"/>
  </w:num>
  <w:num w:numId="100" w16cid:durableId="352266618">
    <w:abstractNumId w:val="202"/>
  </w:num>
  <w:num w:numId="101" w16cid:durableId="1325627869">
    <w:abstractNumId w:val="45"/>
  </w:num>
  <w:num w:numId="102" w16cid:durableId="1471245413">
    <w:abstractNumId w:val="271"/>
  </w:num>
  <w:num w:numId="103" w16cid:durableId="1480463100">
    <w:abstractNumId w:val="232"/>
  </w:num>
  <w:num w:numId="104" w16cid:durableId="991325445">
    <w:abstractNumId w:val="177"/>
  </w:num>
  <w:num w:numId="105" w16cid:durableId="871183859">
    <w:abstractNumId w:val="167"/>
  </w:num>
  <w:num w:numId="106" w16cid:durableId="444231104">
    <w:abstractNumId w:val="9"/>
  </w:num>
  <w:num w:numId="107" w16cid:durableId="1184904943">
    <w:abstractNumId w:val="248"/>
  </w:num>
  <w:num w:numId="108" w16cid:durableId="391998755">
    <w:abstractNumId w:val="268"/>
  </w:num>
  <w:num w:numId="109" w16cid:durableId="402068252">
    <w:abstractNumId w:val="196"/>
  </w:num>
  <w:num w:numId="110" w16cid:durableId="1912688807">
    <w:abstractNumId w:val="175"/>
  </w:num>
  <w:num w:numId="111" w16cid:durableId="41902517">
    <w:abstractNumId w:val="135"/>
  </w:num>
  <w:num w:numId="112" w16cid:durableId="1542327537">
    <w:abstractNumId w:val="321"/>
  </w:num>
  <w:num w:numId="113" w16cid:durableId="2017341460">
    <w:abstractNumId w:val="31"/>
  </w:num>
  <w:num w:numId="114" w16cid:durableId="1346983538">
    <w:abstractNumId w:val="274"/>
  </w:num>
  <w:num w:numId="115" w16cid:durableId="480659792">
    <w:abstractNumId w:val="292"/>
  </w:num>
  <w:num w:numId="116" w16cid:durableId="937298866">
    <w:abstractNumId w:val="159"/>
  </w:num>
  <w:num w:numId="117" w16cid:durableId="873883788">
    <w:abstractNumId w:val="160"/>
  </w:num>
  <w:num w:numId="118" w16cid:durableId="1194463553">
    <w:abstractNumId w:val="98"/>
  </w:num>
  <w:num w:numId="119" w16cid:durableId="1758280719">
    <w:abstractNumId w:val="89"/>
  </w:num>
  <w:num w:numId="120" w16cid:durableId="1750729470">
    <w:abstractNumId w:val="190"/>
  </w:num>
  <w:num w:numId="121" w16cid:durableId="1620648706">
    <w:abstractNumId w:val="228"/>
  </w:num>
  <w:num w:numId="122" w16cid:durableId="471950278">
    <w:abstractNumId w:val="134"/>
  </w:num>
  <w:num w:numId="123" w16cid:durableId="1342587481">
    <w:abstractNumId w:val="266"/>
  </w:num>
  <w:num w:numId="124" w16cid:durableId="2096435101">
    <w:abstractNumId w:val="172"/>
  </w:num>
  <w:num w:numId="125" w16cid:durableId="92362204">
    <w:abstractNumId w:val="5"/>
  </w:num>
  <w:num w:numId="126" w16cid:durableId="1400058608">
    <w:abstractNumId w:val="95"/>
  </w:num>
  <w:num w:numId="127" w16cid:durableId="186604329">
    <w:abstractNumId w:val="155"/>
  </w:num>
  <w:num w:numId="128" w16cid:durableId="961495702">
    <w:abstractNumId w:val="140"/>
  </w:num>
  <w:num w:numId="129" w16cid:durableId="280653108">
    <w:abstractNumId w:val="185"/>
  </w:num>
  <w:num w:numId="130" w16cid:durableId="1257864205">
    <w:abstractNumId w:val="91"/>
  </w:num>
  <w:num w:numId="131" w16cid:durableId="1322928160">
    <w:abstractNumId w:val="152"/>
  </w:num>
  <w:num w:numId="132" w16cid:durableId="288050996">
    <w:abstractNumId w:val="76"/>
  </w:num>
  <w:num w:numId="133" w16cid:durableId="558707108">
    <w:abstractNumId w:val="225"/>
  </w:num>
  <w:num w:numId="134" w16cid:durableId="1198353270">
    <w:abstractNumId w:val="124"/>
  </w:num>
  <w:num w:numId="135" w16cid:durableId="1529951533">
    <w:abstractNumId w:val="203"/>
  </w:num>
  <w:num w:numId="136" w16cid:durableId="429661533">
    <w:abstractNumId w:val="150"/>
  </w:num>
  <w:num w:numId="137" w16cid:durableId="1070805736">
    <w:abstractNumId w:val="23"/>
  </w:num>
  <w:num w:numId="138" w16cid:durableId="1913269966">
    <w:abstractNumId w:val="139"/>
  </w:num>
  <w:num w:numId="139" w16cid:durableId="344212794">
    <w:abstractNumId w:val="299"/>
  </w:num>
  <w:num w:numId="140" w16cid:durableId="30419650">
    <w:abstractNumId w:val="256"/>
  </w:num>
  <w:num w:numId="141" w16cid:durableId="297952063">
    <w:abstractNumId w:val="191"/>
  </w:num>
  <w:num w:numId="142" w16cid:durableId="717553744">
    <w:abstractNumId w:val="123"/>
  </w:num>
  <w:num w:numId="143" w16cid:durableId="920993154">
    <w:abstractNumId w:val="28"/>
  </w:num>
  <w:num w:numId="144" w16cid:durableId="1520584630">
    <w:abstractNumId w:val="287"/>
  </w:num>
  <w:num w:numId="145" w16cid:durableId="1472482040">
    <w:abstractNumId w:val="273"/>
  </w:num>
  <w:num w:numId="146" w16cid:durableId="1372608098">
    <w:abstractNumId w:val="69"/>
  </w:num>
  <w:num w:numId="147" w16cid:durableId="1111512330">
    <w:abstractNumId w:val="163"/>
  </w:num>
  <w:num w:numId="148" w16cid:durableId="718479512">
    <w:abstractNumId w:val="240"/>
  </w:num>
  <w:num w:numId="149" w16cid:durableId="450978984">
    <w:abstractNumId w:val="322"/>
  </w:num>
  <w:num w:numId="150" w16cid:durableId="1216701427">
    <w:abstractNumId w:val="136"/>
  </w:num>
  <w:num w:numId="151" w16cid:durableId="526866156">
    <w:abstractNumId w:val="295"/>
  </w:num>
  <w:num w:numId="152" w16cid:durableId="1386028798">
    <w:abstractNumId w:val="130"/>
  </w:num>
  <w:num w:numId="153" w16cid:durableId="504245527">
    <w:abstractNumId w:val="254"/>
  </w:num>
  <w:num w:numId="154" w16cid:durableId="2034263317">
    <w:abstractNumId w:val="110"/>
  </w:num>
  <w:num w:numId="155" w16cid:durableId="488132037">
    <w:abstractNumId w:val="198"/>
  </w:num>
  <w:num w:numId="156" w16cid:durableId="1160847477">
    <w:abstractNumId w:val="249"/>
  </w:num>
  <w:num w:numId="157" w16cid:durableId="1518233614">
    <w:abstractNumId w:val="301"/>
  </w:num>
  <w:num w:numId="158" w16cid:durableId="896279147">
    <w:abstractNumId w:val="126"/>
  </w:num>
  <w:num w:numId="159" w16cid:durableId="673462233">
    <w:abstractNumId w:val="63"/>
  </w:num>
  <w:num w:numId="160" w16cid:durableId="1035693295">
    <w:abstractNumId w:val="112"/>
  </w:num>
  <w:num w:numId="161" w16cid:durableId="285695572">
    <w:abstractNumId w:val="22"/>
  </w:num>
  <w:num w:numId="162" w16cid:durableId="2061786772">
    <w:abstractNumId w:val="24"/>
  </w:num>
  <w:num w:numId="163" w16cid:durableId="278882099">
    <w:abstractNumId w:val="192"/>
  </w:num>
  <w:num w:numId="164" w16cid:durableId="1539510600">
    <w:abstractNumId w:val="10"/>
  </w:num>
  <w:num w:numId="165" w16cid:durableId="639262386">
    <w:abstractNumId w:val="157"/>
  </w:num>
  <w:num w:numId="166" w16cid:durableId="426771697">
    <w:abstractNumId w:val="26"/>
  </w:num>
  <w:num w:numId="167" w16cid:durableId="1068918141">
    <w:abstractNumId w:val="257"/>
  </w:num>
  <w:num w:numId="168" w16cid:durableId="636565514">
    <w:abstractNumId w:val="78"/>
  </w:num>
  <w:num w:numId="169" w16cid:durableId="434138955">
    <w:abstractNumId w:val="283"/>
  </w:num>
  <w:num w:numId="170" w16cid:durableId="1619751983">
    <w:abstractNumId w:val="217"/>
  </w:num>
  <w:num w:numId="171" w16cid:durableId="11684234">
    <w:abstractNumId w:val="27"/>
  </w:num>
  <w:num w:numId="172" w16cid:durableId="1956326637">
    <w:abstractNumId w:val="252"/>
  </w:num>
  <w:num w:numId="173" w16cid:durableId="824009362">
    <w:abstractNumId w:val="37"/>
  </w:num>
  <w:num w:numId="174" w16cid:durableId="893272202">
    <w:abstractNumId w:val="97"/>
  </w:num>
  <w:num w:numId="175" w16cid:durableId="1043405782">
    <w:abstractNumId w:val="231"/>
  </w:num>
  <w:num w:numId="176" w16cid:durableId="432938295">
    <w:abstractNumId w:val="144"/>
  </w:num>
  <w:num w:numId="177" w16cid:durableId="1899592154">
    <w:abstractNumId w:val="222"/>
  </w:num>
  <w:num w:numId="178" w16cid:durableId="1649360935">
    <w:abstractNumId w:val="74"/>
  </w:num>
  <w:num w:numId="179" w16cid:durableId="1375616697">
    <w:abstractNumId w:val="49"/>
  </w:num>
  <w:num w:numId="180" w16cid:durableId="86972814">
    <w:abstractNumId w:val="171"/>
  </w:num>
  <w:num w:numId="181" w16cid:durableId="166212212">
    <w:abstractNumId w:val="90"/>
  </w:num>
  <w:num w:numId="182" w16cid:durableId="1058018901">
    <w:abstractNumId w:val="131"/>
  </w:num>
  <w:num w:numId="183" w16cid:durableId="1377194306">
    <w:abstractNumId w:val="188"/>
  </w:num>
  <w:num w:numId="184" w16cid:durableId="255211702">
    <w:abstractNumId w:val="18"/>
  </w:num>
  <w:num w:numId="185" w16cid:durableId="1661345455">
    <w:abstractNumId w:val="200"/>
  </w:num>
  <w:num w:numId="186" w16cid:durableId="1606425889">
    <w:abstractNumId w:val="142"/>
  </w:num>
  <w:num w:numId="187" w16cid:durableId="1044868826">
    <w:abstractNumId w:val="93"/>
  </w:num>
  <w:num w:numId="188" w16cid:durableId="1570655048">
    <w:abstractNumId w:val="318"/>
  </w:num>
  <w:num w:numId="189" w16cid:durableId="1384787147">
    <w:abstractNumId w:val="47"/>
  </w:num>
  <w:num w:numId="190" w16cid:durableId="1009020038">
    <w:abstractNumId w:val="201"/>
  </w:num>
  <w:num w:numId="191" w16cid:durableId="591357039">
    <w:abstractNumId w:val="154"/>
  </w:num>
  <w:num w:numId="192" w16cid:durableId="1022129277">
    <w:abstractNumId w:val="234"/>
  </w:num>
  <w:num w:numId="193" w16cid:durableId="998382485">
    <w:abstractNumId w:val="4"/>
  </w:num>
  <w:num w:numId="194" w16cid:durableId="1500272397">
    <w:abstractNumId w:val="276"/>
  </w:num>
  <w:num w:numId="195" w16cid:durableId="1416055676">
    <w:abstractNumId w:val="261"/>
  </w:num>
  <w:num w:numId="196" w16cid:durableId="424960028">
    <w:abstractNumId w:val="227"/>
  </w:num>
  <w:num w:numId="197" w16cid:durableId="1629513364">
    <w:abstractNumId w:val="81"/>
  </w:num>
  <w:num w:numId="198" w16cid:durableId="388891846">
    <w:abstractNumId w:val="208"/>
  </w:num>
  <w:num w:numId="199" w16cid:durableId="1390373691">
    <w:abstractNumId w:val="280"/>
  </w:num>
  <w:num w:numId="200" w16cid:durableId="2060859033">
    <w:abstractNumId w:val="55"/>
  </w:num>
  <w:num w:numId="201" w16cid:durableId="1511291769">
    <w:abstractNumId w:val="224"/>
  </w:num>
  <w:num w:numId="202" w16cid:durableId="393629147">
    <w:abstractNumId w:val="40"/>
  </w:num>
  <w:num w:numId="203" w16cid:durableId="554316995">
    <w:abstractNumId w:val="237"/>
  </w:num>
  <w:num w:numId="204" w16cid:durableId="1508397566">
    <w:abstractNumId w:val="25"/>
  </w:num>
  <w:num w:numId="205" w16cid:durableId="1010528000">
    <w:abstractNumId w:val="282"/>
  </w:num>
  <w:num w:numId="206" w16cid:durableId="635913800">
    <w:abstractNumId w:val="236"/>
  </w:num>
  <w:num w:numId="207" w16cid:durableId="10185393">
    <w:abstractNumId w:val="303"/>
  </w:num>
  <w:num w:numId="208" w16cid:durableId="1725987396">
    <w:abstractNumId w:val="48"/>
  </w:num>
  <w:num w:numId="209" w16cid:durableId="1532260739">
    <w:abstractNumId w:val="223"/>
  </w:num>
  <w:num w:numId="210" w16cid:durableId="1909144938">
    <w:abstractNumId w:val="289"/>
  </w:num>
  <w:num w:numId="211" w16cid:durableId="1200433363">
    <w:abstractNumId w:val="115"/>
  </w:num>
  <w:num w:numId="212" w16cid:durableId="1325548453">
    <w:abstractNumId w:val="267"/>
  </w:num>
  <w:num w:numId="213" w16cid:durableId="1242642946">
    <w:abstractNumId w:val="54"/>
  </w:num>
  <w:num w:numId="214" w16cid:durableId="204607305">
    <w:abstractNumId w:val="213"/>
  </w:num>
  <w:num w:numId="215" w16cid:durableId="376248749">
    <w:abstractNumId w:val="264"/>
  </w:num>
  <w:num w:numId="216" w16cid:durableId="1143540794">
    <w:abstractNumId w:val="64"/>
  </w:num>
  <w:num w:numId="217" w16cid:durableId="860702411">
    <w:abstractNumId w:val="138"/>
  </w:num>
  <w:num w:numId="218" w16cid:durableId="526256721">
    <w:abstractNumId w:val="272"/>
  </w:num>
  <w:num w:numId="219" w16cid:durableId="95904060">
    <w:abstractNumId w:val="162"/>
  </w:num>
  <w:num w:numId="220" w16cid:durableId="325598963">
    <w:abstractNumId w:val="263"/>
  </w:num>
  <w:num w:numId="221" w16cid:durableId="1084255259">
    <w:abstractNumId w:val="51"/>
  </w:num>
  <w:num w:numId="222" w16cid:durableId="300185804">
    <w:abstractNumId w:val="156"/>
  </w:num>
  <w:num w:numId="223" w16cid:durableId="1956908994">
    <w:abstractNumId w:val="129"/>
  </w:num>
  <w:num w:numId="224" w16cid:durableId="1198933318">
    <w:abstractNumId w:val="7"/>
  </w:num>
  <w:num w:numId="225" w16cid:durableId="1623808383">
    <w:abstractNumId w:val="158"/>
  </w:num>
  <w:num w:numId="226" w16cid:durableId="427235492">
    <w:abstractNumId w:val="284"/>
  </w:num>
  <w:num w:numId="227" w16cid:durableId="2035618921">
    <w:abstractNumId w:val="0"/>
  </w:num>
  <w:num w:numId="228" w16cid:durableId="830364893">
    <w:abstractNumId w:val="195"/>
  </w:num>
  <w:num w:numId="229" w16cid:durableId="1125082925">
    <w:abstractNumId w:val="67"/>
  </w:num>
  <w:num w:numId="230" w16cid:durableId="1694190178">
    <w:abstractNumId w:val="103"/>
  </w:num>
  <w:num w:numId="231" w16cid:durableId="1257398078">
    <w:abstractNumId w:val="233"/>
  </w:num>
  <w:num w:numId="232" w16cid:durableId="512381071">
    <w:abstractNumId w:val="84"/>
  </w:num>
  <w:num w:numId="233" w16cid:durableId="1375689780">
    <w:abstractNumId w:val="173"/>
  </w:num>
  <w:num w:numId="234" w16cid:durableId="2042168771">
    <w:abstractNumId w:val="8"/>
  </w:num>
  <w:num w:numId="235" w16cid:durableId="1168716333">
    <w:abstractNumId w:val="66"/>
  </w:num>
  <w:num w:numId="236" w16cid:durableId="672032216">
    <w:abstractNumId w:val="216"/>
  </w:num>
  <w:num w:numId="237" w16cid:durableId="1837112561">
    <w:abstractNumId w:val="197"/>
  </w:num>
  <w:num w:numId="238" w16cid:durableId="83570742">
    <w:abstractNumId w:val="59"/>
  </w:num>
  <w:num w:numId="239" w16cid:durableId="1005519535">
    <w:abstractNumId w:val="320"/>
  </w:num>
  <w:num w:numId="240" w16cid:durableId="782115361">
    <w:abstractNumId w:val="16"/>
  </w:num>
  <w:num w:numId="241" w16cid:durableId="2118598643">
    <w:abstractNumId w:val="145"/>
  </w:num>
  <w:num w:numId="242" w16cid:durableId="170730463">
    <w:abstractNumId w:val="169"/>
  </w:num>
  <w:num w:numId="243" w16cid:durableId="1034698049">
    <w:abstractNumId w:val="253"/>
  </w:num>
  <w:num w:numId="244" w16cid:durableId="503738712">
    <w:abstractNumId w:val="133"/>
  </w:num>
  <w:num w:numId="245" w16cid:durableId="170222971">
    <w:abstractNumId w:val="247"/>
  </w:num>
  <w:num w:numId="246" w16cid:durableId="1604679743">
    <w:abstractNumId w:val="300"/>
  </w:num>
  <w:num w:numId="247" w16cid:durableId="1476140827">
    <w:abstractNumId w:val="99"/>
  </w:num>
  <w:num w:numId="248" w16cid:durableId="39596489">
    <w:abstractNumId w:val="43"/>
  </w:num>
  <w:num w:numId="249" w16cid:durableId="714736129">
    <w:abstractNumId w:val="2"/>
  </w:num>
  <w:num w:numId="250" w16cid:durableId="347218783">
    <w:abstractNumId w:val="244"/>
  </w:num>
  <w:num w:numId="251" w16cid:durableId="988750453">
    <w:abstractNumId w:val="21"/>
  </w:num>
  <w:num w:numId="252" w16cid:durableId="609702507">
    <w:abstractNumId w:val="316"/>
  </w:num>
  <w:num w:numId="253" w16cid:durableId="611324773">
    <w:abstractNumId w:val="39"/>
  </w:num>
  <w:num w:numId="254" w16cid:durableId="940067411">
    <w:abstractNumId w:val="122"/>
  </w:num>
  <w:num w:numId="255" w16cid:durableId="255292653">
    <w:abstractNumId w:val="298"/>
  </w:num>
  <w:num w:numId="256" w16cid:durableId="1870944603">
    <w:abstractNumId w:val="241"/>
  </w:num>
  <w:num w:numId="257" w16cid:durableId="1313217604">
    <w:abstractNumId w:val="109"/>
  </w:num>
  <w:num w:numId="258" w16cid:durableId="265698577">
    <w:abstractNumId w:val="323"/>
  </w:num>
  <w:num w:numId="259" w16cid:durableId="25252639">
    <w:abstractNumId w:val="29"/>
  </w:num>
  <w:num w:numId="260" w16cid:durableId="488445913">
    <w:abstractNumId w:val="41"/>
  </w:num>
  <w:num w:numId="261" w16cid:durableId="266546491">
    <w:abstractNumId w:val="205"/>
  </w:num>
  <w:num w:numId="262" w16cid:durableId="1980107283">
    <w:abstractNumId w:val="239"/>
  </w:num>
  <w:num w:numId="263" w16cid:durableId="832452618">
    <w:abstractNumId w:val="119"/>
  </w:num>
  <w:num w:numId="264" w16cid:durableId="618149250">
    <w:abstractNumId w:val="125"/>
  </w:num>
  <w:num w:numId="265" w16cid:durableId="1984116325">
    <w:abstractNumId w:val="53"/>
  </w:num>
  <w:num w:numId="266" w16cid:durableId="18047909">
    <w:abstractNumId w:val="52"/>
  </w:num>
  <w:num w:numId="267" w16cid:durableId="50664297">
    <w:abstractNumId w:val="165"/>
  </w:num>
  <w:num w:numId="268" w16cid:durableId="1559825289">
    <w:abstractNumId w:val="168"/>
  </w:num>
  <w:num w:numId="269" w16cid:durableId="644547859">
    <w:abstractNumId w:val="245"/>
  </w:num>
  <w:num w:numId="270" w16cid:durableId="1803309126">
    <w:abstractNumId w:val="296"/>
  </w:num>
  <w:num w:numId="271" w16cid:durableId="1298680384">
    <w:abstractNumId w:val="75"/>
  </w:num>
  <w:num w:numId="272" w16cid:durableId="1190411552">
    <w:abstractNumId w:val="229"/>
  </w:num>
  <w:num w:numId="273" w16cid:durableId="769667226">
    <w:abstractNumId w:val="180"/>
  </w:num>
  <w:num w:numId="274" w16cid:durableId="842159204">
    <w:abstractNumId w:val="83"/>
  </w:num>
  <w:num w:numId="275" w16cid:durableId="989018252">
    <w:abstractNumId w:val="13"/>
  </w:num>
  <w:num w:numId="276" w16cid:durableId="98181790">
    <w:abstractNumId w:val="151"/>
  </w:num>
  <w:num w:numId="277" w16cid:durableId="1366834478">
    <w:abstractNumId w:val="80"/>
  </w:num>
  <w:num w:numId="278" w16cid:durableId="1146319246">
    <w:abstractNumId w:val="153"/>
  </w:num>
  <w:num w:numId="279" w16cid:durableId="352612702">
    <w:abstractNumId w:val="127"/>
  </w:num>
  <w:num w:numId="280" w16cid:durableId="2019961748">
    <w:abstractNumId w:val="120"/>
  </w:num>
  <w:num w:numId="281" w16cid:durableId="131287688">
    <w:abstractNumId w:val="281"/>
  </w:num>
  <w:num w:numId="282" w16cid:durableId="109712366">
    <w:abstractNumId w:val="242"/>
  </w:num>
  <w:num w:numId="283" w16cid:durableId="1474980593">
    <w:abstractNumId w:val="291"/>
  </w:num>
  <w:num w:numId="284" w16cid:durableId="1925532801">
    <w:abstractNumId w:val="279"/>
  </w:num>
  <w:num w:numId="285" w16cid:durableId="1044257530">
    <w:abstractNumId w:val="286"/>
  </w:num>
  <w:num w:numId="286" w16cid:durableId="390858286">
    <w:abstractNumId w:val="34"/>
  </w:num>
  <w:num w:numId="287" w16cid:durableId="1240795378">
    <w:abstractNumId w:val="70"/>
  </w:num>
  <w:num w:numId="288" w16cid:durableId="1437677709">
    <w:abstractNumId w:val="19"/>
  </w:num>
  <w:num w:numId="289" w16cid:durableId="1094324388">
    <w:abstractNumId w:val="11"/>
  </w:num>
  <w:num w:numId="290" w16cid:durableId="511605792">
    <w:abstractNumId w:val="141"/>
  </w:num>
  <w:num w:numId="291" w16cid:durableId="439762697">
    <w:abstractNumId w:val="269"/>
  </w:num>
  <w:num w:numId="292" w16cid:durableId="2030136142">
    <w:abstractNumId w:val="12"/>
  </w:num>
  <w:num w:numId="293" w16cid:durableId="1580283842">
    <w:abstractNumId w:val="302"/>
  </w:num>
  <w:num w:numId="294" w16cid:durableId="1370258445">
    <w:abstractNumId w:val="101"/>
  </w:num>
  <w:num w:numId="295" w16cid:durableId="1578711383">
    <w:abstractNumId w:val="294"/>
  </w:num>
  <w:num w:numId="296" w16cid:durableId="1845168808">
    <w:abstractNumId w:val="178"/>
  </w:num>
  <w:num w:numId="297" w16cid:durableId="1973249227">
    <w:abstractNumId w:val="121"/>
  </w:num>
  <w:num w:numId="298" w16cid:durableId="513880965">
    <w:abstractNumId w:val="182"/>
  </w:num>
  <w:num w:numId="299" w16cid:durableId="850682461">
    <w:abstractNumId w:val="61"/>
  </w:num>
  <w:num w:numId="300" w16cid:durableId="1420953698">
    <w:abstractNumId w:val="92"/>
  </w:num>
  <w:num w:numId="301" w16cid:durableId="1164248779">
    <w:abstractNumId w:val="285"/>
  </w:num>
  <w:num w:numId="302" w16cid:durableId="1539244093">
    <w:abstractNumId w:val="319"/>
  </w:num>
  <w:num w:numId="303" w16cid:durableId="1220090821">
    <w:abstractNumId w:val="215"/>
  </w:num>
  <w:num w:numId="304" w16cid:durableId="462963446">
    <w:abstractNumId w:val="161"/>
  </w:num>
  <w:num w:numId="305" w16cid:durableId="455297601">
    <w:abstractNumId w:val="206"/>
  </w:num>
  <w:num w:numId="306" w16cid:durableId="1358047630">
    <w:abstractNumId w:val="164"/>
  </w:num>
  <w:num w:numId="307" w16cid:durableId="1780683931">
    <w:abstractNumId w:val="220"/>
  </w:num>
  <w:num w:numId="308" w16cid:durableId="949893215">
    <w:abstractNumId w:val="250"/>
  </w:num>
  <w:num w:numId="309" w16cid:durableId="1198272242">
    <w:abstractNumId w:val="46"/>
  </w:num>
  <w:num w:numId="310" w16cid:durableId="1206913186">
    <w:abstractNumId w:val="166"/>
  </w:num>
  <w:num w:numId="311" w16cid:durableId="1334838510">
    <w:abstractNumId w:val="20"/>
  </w:num>
  <w:num w:numId="312" w16cid:durableId="1505705384">
    <w:abstractNumId w:val="85"/>
  </w:num>
  <w:num w:numId="313" w16cid:durableId="470486226">
    <w:abstractNumId w:val="309"/>
  </w:num>
  <w:num w:numId="314" w16cid:durableId="323360630">
    <w:abstractNumId w:val="148"/>
  </w:num>
  <w:num w:numId="315" w16cid:durableId="1329139801">
    <w:abstractNumId w:val="313"/>
  </w:num>
  <w:num w:numId="316" w16cid:durableId="1310936442">
    <w:abstractNumId w:val="146"/>
  </w:num>
  <w:num w:numId="317" w16cid:durableId="304119802">
    <w:abstractNumId w:val="87"/>
  </w:num>
  <w:num w:numId="318" w16cid:durableId="2014993206">
    <w:abstractNumId w:val="113"/>
  </w:num>
  <w:num w:numId="319" w16cid:durableId="2070954573">
    <w:abstractNumId w:val="179"/>
  </w:num>
  <w:num w:numId="320" w16cid:durableId="60494169">
    <w:abstractNumId w:val="42"/>
  </w:num>
  <w:num w:numId="321" w16cid:durableId="578255575">
    <w:abstractNumId w:val="118"/>
  </w:num>
  <w:num w:numId="322" w16cid:durableId="1903834005">
    <w:abstractNumId w:val="38"/>
  </w:num>
  <w:num w:numId="323" w16cid:durableId="1475025070">
    <w:abstractNumId w:val="36"/>
  </w:num>
  <w:num w:numId="324" w16cid:durableId="1944529233">
    <w:abstractNumId w:val="181"/>
  </w:num>
  <w:numIdMacAtCleanup w:val="3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aaeddine Ramadan">
    <w15:presenceInfo w15:providerId="AD" w15:userId="S::alaaeddine.ramadan@aubh.edu.bh::cfaa13c3-990f-4f67-ab6b-8f4c439e8e49"/>
  </w15:person>
  <w15:person w15:author="Dr. Marwan Hameed">
    <w15:presenceInfo w15:providerId="AD" w15:userId="S::marwan.hameed@aubh.edu.bh::97273e61-3095-437b-b115-e93ae0189f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3F"/>
    <w:rsid w:val="00001B0F"/>
    <w:rsid w:val="000030C0"/>
    <w:rsid w:val="0000673D"/>
    <w:rsid w:val="00015207"/>
    <w:rsid w:val="000160E2"/>
    <w:rsid w:val="000213FA"/>
    <w:rsid w:val="00030ACD"/>
    <w:rsid w:val="00035741"/>
    <w:rsid w:val="0003713C"/>
    <w:rsid w:val="00054AB7"/>
    <w:rsid w:val="00060C2B"/>
    <w:rsid w:val="00062249"/>
    <w:rsid w:val="00064494"/>
    <w:rsid w:val="00067187"/>
    <w:rsid w:val="000723AA"/>
    <w:rsid w:val="00074AA6"/>
    <w:rsid w:val="0008020E"/>
    <w:rsid w:val="000808AB"/>
    <w:rsid w:val="00081D02"/>
    <w:rsid w:val="00087741"/>
    <w:rsid w:val="000C0D70"/>
    <w:rsid w:val="000D63CC"/>
    <w:rsid w:val="000F0BE6"/>
    <w:rsid w:val="000F4811"/>
    <w:rsid w:val="000F625D"/>
    <w:rsid w:val="001017D6"/>
    <w:rsid w:val="00114AA9"/>
    <w:rsid w:val="0012338D"/>
    <w:rsid w:val="001324B8"/>
    <w:rsid w:val="00134C19"/>
    <w:rsid w:val="00137CF6"/>
    <w:rsid w:val="00147FE7"/>
    <w:rsid w:val="0015080E"/>
    <w:rsid w:val="00152C6F"/>
    <w:rsid w:val="00163533"/>
    <w:rsid w:val="00175880"/>
    <w:rsid w:val="00181C44"/>
    <w:rsid w:val="001B496F"/>
    <w:rsid w:val="001B5F5D"/>
    <w:rsid w:val="001B6674"/>
    <w:rsid w:val="001C2C77"/>
    <w:rsid w:val="001C48E9"/>
    <w:rsid w:val="001D066C"/>
    <w:rsid w:val="001F1B8D"/>
    <w:rsid w:val="001F2A97"/>
    <w:rsid w:val="001F4FAC"/>
    <w:rsid w:val="001F6D96"/>
    <w:rsid w:val="001F7424"/>
    <w:rsid w:val="00200C68"/>
    <w:rsid w:val="0020495B"/>
    <w:rsid w:val="00212CDF"/>
    <w:rsid w:val="0021358D"/>
    <w:rsid w:val="0022192B"/>
    <w:rsid w:val="0022374E"/>
    <w:rsid w:val="00224891"/>
    <w:rsid w:val="00251BB3"/>
    <w:rsid w:val="00253E35"/>
    <w:rsid w:val="00255CD8"/>
    <w:rsid w:val="002624F0"/>
    <w:rsid w:val="00277DAE"/>
    <w:rsid w:val="00280717"/>
    <w:rsid w:val="002C4DEA"/>
    <w:rsid w:val="002C5C2C"/>
    <w:rsid w:val="002C6984"/>
    <w:rsid w:val="002D3947"/>
    <w:rsid w:val="002D3D4E"/>
    <w:rsid w:val="002E07E9"/>
    <w:rsid w:val="002E65E7"/>
    <w:rsid w:val="002E742E"/>
    <w:rsid w:val="002E7F2D"/>
    <w:rsid w:val="003100FC"/>
    <w:rsid w:val="003108BC"/>
    <w:rsid w:val="00313D82"/>
    <w:rsid w:val="003154AA"/>
    <w:rsid w:val="003344D5"/>
    <w:rsid w:val="003374AD"/>
    <w:rsid w:val="003416E4"/>
    <w:rsid w:val="00346439"/>
    <w:rsid w:val="0035224D"/>
    <w:rsid w:val="003555B8"/>
    <w:rsid w:val="00361079"/>
    <w:rsid w:val="003611B2"/>
    <w:rsid w:val="0036384F"/>
    <w:rsid w:val="00377A1E"/>
    <w:rsid w:val="00390397"/>
    <w:rsid w:val="003938EE"/>
    <w:rsid w:val="0039476A"/>
    <w:rsid w:val="00396F8F"/>
    <w:rsid w:val="003A0485"/>
    <w:rsid w:val="003A7E2B"/>
    <w:rsid w:val="003D28CB"/>
    <w:rsid w:val="003D5E3C"/>
    <w:rsid w:val="003F2F70"/>
    <w:rsid w:val="00403675"/>
    <w:rsid w:val="00413555"/>
    <w:rsid w:val="00416721"/>
    <w:rsid w:val="00417EE6"/>
    <w:rsid w:val="0042486A"/>
    <w:rsid w:val="00433E36"/>
    <w:rsid w:val="0043750E"/>
    <w:rsid w:val="00447565"/>
    <w:rsid w:val="00453AF0"/>
    <w:rsid w:val="00467CA1"/>
    <w:rsid w:val="00483F06"/>
    <w:rsid w:val="00490D39"/>
    <w:rsid w:val="004A5262"/>
    <w:rsid w:val="004B25C0"/>
    <w:rsid w:val="004B60D1"/>
    <w:rsid w:val="004B7DC0"/>
    <w:rsid w:val="004C1C89"/>
    <w:rsid w:val="004E0F23"/>
    <w:rsid w:val="004E2664"/>
    <w:rsid w:val="004F1CE3"/>
    <w:rsid w:val="004F6E15"/>
    <w:rsid w:val="004F76BB"/>
    <w:rsid w:val="00512C37"/>
    <w:rsid w:val="005156FE"/>
    <w:rsid w:val="00523B7E"/>
    <w:rsid w:val="00532A78"/>
    <w:rsid w:val="0054517F"/>
    <w:rsid w:val="005458FF"/>
    <w:rsid w:val="00555719"/>
    <w:rsid w:val="005619CE"/>
    <w:rsid w:val="00562056"/>
    <w:rsid w:val="00572AB1"/>
    <w:rsid w:val="0059565E"/>
    <w:rsid w:val="005A322C"/>
    <w:rsid w:val="005A4B10"/>
    <w:rsid w:val="005A750D"/>
    <w:rsid w:val="005D27D2"/>
    <w:rsid w:val="005D3FCF"/>
    <w:rsid w:val="005D6C8C"/>
    <w:rsid w:val="005E5538"/>
    <w:rsid w:val="005F37F8"/>
    <w:rsid w:val="006031E2"/>
    <w:rsid w:val="006036DD"/>
    <w:rsid w:val="006049E2"/>
    <w:rsid w:val="00604A0C"/>
    <w:rsid w:val="00604F60"/>
    <w:rsid w:val="0060577F"/>
    <w:rsid w:val="00610FDE"/>
    <w:rsid w:val="0062498E"/>
    <w:rsid w:val="00627DA1"/>
    <w:rsid w:val="0063257A"/>
    <w:rsid w:val="0065014D"/>
    <w:rsid w:val="00663A1E"/>
    <w:rsid w:val="00672722"/>
    <w:rsid w:val="00681C8C"/>
    <w:rsid w:val="00685685"/>
    <w:rsid w:val="006930B3"/>
    <w:rsid w:val="00695B24"/>
    <w:rsid w:val="006A3286"/>
    <w:rsid w:val="006A7A8A"/>
    <w:rsid w:val="006C1079"/>
    <w:rsid w:val="006C49E1"/>
    <w:rsid w:val="006C7730"/>
    <w:rsid w:val="006D3B72"/>
    <w:rsid w:val="006E5C09"/>
    <w:rsid w:val="0070232D"/>
    <w:rsid w:val="00722FF0"/>
    <w:rsid w:val="007255FA"/>
    <w:rsid w:val="00732A6E"/>
    <w:rsid w:val="00736B52"/>
    <w:rsid w:val="00765BF1"/>
    <w:rsid w:val="00772967"/>
    <w:rsid w:val="00793D93"/>
    <w:rsid w:val="00793F98"/>
    <w:rsid w:val="007A26C2"/>
    <w:rsid w:val="007A4F93"/>
    <w:rsid w:val="007D4B38"/>
    <w:rsid w:val="007E07AF"/>
    <w:rsid w:val="007E1C4E"/>
    <w:rsid w:val="007E58EA"/>
    <w:rsid w:val="007F655B"/>
    <w:rsid w:val="0080214A"/>
    <w:rsid w:val="00814D2D"/>
    <w:rsid w:val="00821338"/>
    <w:rsid w:val="00821A01"/>
    <w:rsid w:val="00825FDE"/>
    <w:rsid w:val="00826696"/>
    <w:rsid w:val="0083175C"/>
    <w:rsid w:val="008363F9"/>
    <w:rsid w:val="0086023E"/>
    <w:rsid w:val="0086104D"/>
    <w:rsid w:val="00863C90"/>
    <w:rsid w:val="008926EA"/>
    <w:rsid w:val="008A76D7"/>
    <w:rsid w:val="008A7E29"/>
    <w:rsid w:val="008B06CA"/>
    <w:rsid w:val="008B7ED2"/>
    <w:rsid w:val="008C25DD"/>
    <w:rsid w:val="008D26CB"/>
    <w:rsid w:val="008D2EFC"/>
    <w:rsid w:val="008D4721"/>
    <w:rsid w:val="008F6F1E"/>
    <w:rsid w:val="00903D8F"/>
    <w:rsid w:val="00931654"/>
    <w:rsid w:val="009359CD"/>
    <w:rsid w:val="009401AC"/>
    <w:rsid w:val="009414C9"/>
    <w:rsid w:val="00941ECC"/>
    <w:rsid w:val="00945A6E"/>
    <w:rsid w:val="0094701A"/>
    <w:rsid w:val="0096080A"/>
    <w:rsid w:val="009642BC"/>
    <w:rsid w:val="00980273"/>
    <w:rsid w:val="00997B8F"/>
    <w:rsid w:val="009C0AE6"/>
    <w:rsid w:val="009C6D77"/>
    <w:rsid w:val="009D3C0C"/>
    <w:rsid w:val="009E0155"/>
    <w:rsid w:val="009E51E5"/>
    <w:rsid w:val="009E5F34"/>
    <w:rsid w:val="009E7611"/>
    <w:rsid w:val="009F1D11"/>
    <w:rsid w:val="00A05BC5"/>
    <w:rsid w:val="00A1303C"/>
    <w:rsid w:val="00A177B7"/>
    <w:rsid w:val="00A2108E"/>
    <w:rsid w:val="00A2765A"/>
    <w:rsid w:val="00A43727"/>
    <w:rsid w:val="00A56559"/>
    <w:rsid w:val="00A57022"/>
    <w:rsid w:val="00A64BB8"/>
    <w:rsid w:val="00A719D9"/>
    <w:rsid w:val="00A819C1"/>
    <w:rsid w:val="00A857BF"/>
    <w:rsid w:val="00A867D0"/>
    <w:rsid w:val="00A9252F"/>
    <w:rsid w:val="00AA1F09"/>
    <w:rsid w:val="00AB1B14"/>
    <w:rsid w:val="00AB3FC6"/>
    <w:rsid w:val="00AB7E74"/>
    <w:rsid w:val="00AF1BB0"/>
    <w:rsid w:val="00AF344D"/>
    <w:rsid w:val="00AF6E83"/>
    <w:rsid w:val="00B01A53"/>
    <w:rsid w:val="00B04CC2"/>
    <w:rsid w:val="00B139A7"/>
    <w:rsid w:val="00B16C07"/>
    <w:rsid w:val="00B26216"/>
    <w:rsid w:val="00B31AD0"/>
    <w:rsid w:val="00B419E3"/>
    <w:rsid w:val="00B4256D"/>
    <w:rsid w:val="00B53E44"/>
    <w:rsid w:val="00B644C6"/>
    <w:rsid w:val="00B714A0"/>
    <w:rsid w:val="00B75E48"/>
    <w:rsid w:val="00B82A87"/>
    <w:rsid w:val="00B86900"/>
    <w:rsid w:val="00BA0994"/>
    <w:rsid w:val="00BA42B6"/>
    <w:rsid w:val="00BB16B7"/>
    <w:rsid w:val="00BB2AA1"/>
    <w:rsid w:val="00BC2B1D"/>
    <w:rsid w:val="00BD448D"/>
    <w:rsid w:val="00BD6782"/>
    <w:rsid w:val="00BE2652"/>
    <w:rsid w:val="00BE26E3"/>
    <w:rsid w:val="00BF2CD5"/>
    <w:rsid w:val="00C130D3"/>
    <w:rsid w:val="00C2007B"/>
    <w:rsid w:val="00C2443E"/>
    <w:rsid w:val="00C361B6"/>
    <w:rsid w:val="00C447EF"/>
    <w:rsid w:val="00C46F70"/>
    <w:rsid w:val="00C5072D"/>
    <w:rsid w:val="00C53CBB"/>
    <w:rsid w:val="00C56CEF"/>
    <w:rsid w:val="00C61FB1"/>
    <w:rsid w:val="00C876C4"/>
    <w:rsid w:val="00CA0760"/>
    <w:rsid w:val="00CA3ECE"/>
    <w:rsid w:val="00CA6014"/>
    <w:rsid w:val="00CA76A4"/>
    <w:rsid w:val="00CC4001"/>
    <w:rsid w:val="00CD3817"/>
    <w:rsid w:val="00CE378E"/>
    <w:rsid w:val="00CF27AF"/>
    <w:rsid w:val="00CF4F7B"/>
    <w:rsid w:val="00D02C44"/>
    <w:rsid w:val="00D07AA4"/>
    <w:rsid w:val="00D126FE"/>
    <w:rsid w:val="00D13983"/>
    <w:rsid w:val="00D155F3"/>
    <w:rsid w:val="00D17031"/>
    <w:rsid w:val="00D21BCE"/>
    <w:rsid w:val="00D255FD"/>
    <w:rsid w:val="00D34324"/>
    <w:rsid w:val="00D53526"/>
    <w:rsid w:val="00D54C40"/>
    <w:rsid w:val="00D56147"/>
    <w:rsid w:val="00D62E77"/>
    <w:rsid w:val="00D7198A"/>
    <w:rsid w:val="00D752BB"/>
    <w:rsid w:val="00D75A2E"/>
    <w:rsid w:val="00D760F9"/>
    <w:rsid w:val="00D82B45"/>
    <w:rsid w:val="00D87F76"/>
    <w:rsid w:val="00D9181A"/>
    <w:rsid w:val="00D9459A"/>
    <w:rsid w:val="00D960A0"/>
    <w:rsid w:val="00DA2FCD"/>
    <w:rsid w:val="00DA5CB1"/>
    <w:rsid w:val="00DA5DD2"/>
    <w:rsid w:val="00DA7BB0"/>
    <w:rsid w:val="00DB21A2"/>
    <w:rsid w:val="00DB4E63"/>
    <w:rsid w:val="00DC15B9"/>
    <w:rsid w:val="00DC23A5"/>
    <w:rsid w:val="00DC7469"/>
    <w:rsid w:val="00DD3E21"/>
    <w:rsid w:val="00DE30E2"/>
    <w:rsid w:val="00DE4E69"/>
    <w:rsid w:val="00DF1165"/>
    <w:rsid w:val="00E0239E"/>
    <w:rsid w:val="00E21BF1"/>
    <w:rsid w:val="00E40328"/>
    <w:rsid w:val="00E45D23"/>
    <w:rsid w:val="00E75E90"/>
    <w:rsid w:val="00EA4377"/>
    <w:rsid w:val="00EB5521"/>
    <w:rsid w:val="00EB5EC2"/>
    <w:rsid w:val="00EB62EB"/>
    <w:rsid w:val="00EC0007"/>
    <w:rsid w:val="00EC06AB"/>
    <w:rsid w:val="00EC1A4E"/>
    <w:rsid w:val="00EC56C3"/>
    <w:rsid w:val="00EF7419"/>
    <w:rsid w:val="00F003BA"/>
    <w:rsid w:val="00F05B9E"/>
    <w:rsid w:val="00F11D8B"/>
    <w:rsid w:val="00F12D89"/>
    <w:rsid w:val="00F20750"/>
    <w:rsid w:val="00F36F37"/>
    <w:rsid w:val="00F44678"/>
    <w:rsid w:val="00F5513F"/>
    <w:rsid w:val="00F60B9A"/>
    <w:rsid w:val="00F64CE8"/>
    <w:rsid w:val="00F67EAD"/>
    <w:rsid w:val="00F72944"/>
    <w:rsid w:val="00F75D72"/>
    <w:rsid w:val="00F843F0"/>
    <w:rsid w:val="00F925D5"/>
    <w:rsid w:val="00F93DAE"/>
    <w:rsid w:val="00F94D3D"/>
    <w:rsid w:val="00F9779E"/>
    <w:rsid w:val="00FB715C"/>
    <w:rsid w:val="00FD0675"/>
    <w:rsid w:val="00FD4F05"/>
    <w:rsid w:val="00FD7A3D"/>
    <w:rsid w:val="00FE2FE2"/>
    <w:rsid w:val="0E533BA4"/>
    <w:rsid w:val="1AAC6DB9"/>
    <w:rsid w:val="359361D9"/>
    <w:rsid w:val="52B43579"/>
    <w:rsid w:val="555A8F93"/>
    <w:rsid w:val="59F7D657"/>
    <w:rsid w:val="5B41B8BF"/>
    <w:rsid w:val="5F110E6C"/>
    <w:rsid w:val="72CAA5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5D852"/>
  <w15:chartTrackingRefBased/>
  <w15:docId w15:val="{083FA7D8-8D9A-4E36-AD67-780FA1961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color w:val="000000"/>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CDF"/>
    <w:pPr>
      <w:spacing w:after="3" w:line="249" w:lineRule="auto"/>
      <w:ind w:left="10" w:right="3" w:hanging="10"/>
      <w:jc w:val="both"/>
    </w:pPr>
  </w:style>
  <w:style w:type="paragraph" w:styleId="Heading1">
    <w:name w:val="heading 1"/>
    <w:next w:val="Normal"/>
    <w:link w:val="Heading1Char"/>
    <w:uiPriority w:val="9"/>
    <w:qFormat/>
    <w:rsid w:val="00224891"/>
    <w:pPr>
      <w:keepNext/>
      <w:keepLines/>
      <w:spacing w:after="0"/>
      <w:ind w:left="10" w:right="3437" w:hanging="10"/>
      <w:jc w:val="right"/>
      <w:outlineLvl w:val="0"/>
    </w:pPr>
    <w:rPr>
      <w:rFonts w:eastAsia="Calibri"/>
      <w:b/>
      <w:sz w:val="36"/>
    </w:rPr>
  </w:style>
  <w:style w:type="paragraph" w:styleId="Heading2">
    <w:name w:val="heading 2"/>
    <w:next w:val="Normal"/>
    <w:link w:val="Heading2Char"/>
    <w:uiPriority w:val="9"/>
    <w:unhideWhenUsed/>
    <w:qFormat/>
    <w:rsid w:val="00224891"/>
    <w:pPr>
      <w:keepNext/>
      <w:keepLines/>
      <w:spacing w:after="112"/>
      <w:ind w:left="10" w:hanging="10"/>
      <w:outlineLvl w:val="1"/>
    </w:pPr>
    <w:rPr>
      <w:rFonts w:ascii="Times New Roman" w:eastAsia="Times New Roman" w:hAnsi="Times New Roman" w:cs="Times New Roman"/>
      <w:b/>
      <w:color w:val="4F81BD"/>
    </w:rPr>
  </w:style>
  <w:style w:type="paragraph" w:styleId="Heading3">
    <w:name w:val="heading 3"/>
    <w:next w:val="Normal"/>
    <w:link w:val="Heading3Char"/>
    <w:uiPriority w:val="9"/>
    <w:unhideWhenUsed/>
    <w:qFormat/>
    <w:rsid w:val="00224891"/>
    <w:pPr>
      <w:keepNext/>
      <w:keepLines/>
      <w:spacing w:after="112"/>
      <w:ind w:left="10" w:hanging="10"/>
      <w:outlineLvl w:val="2"/>
    </w:pPr>
    <w:rPr>
      <w:rFonts w:ascii="Times New Roman" w:eastAsia="Times New Roman" w:hAnsi="Times New Roman" w:cs="Times New Roman"/>
      <w:b/>
      <w:color w:val="365F91"/>
    </w:rPr>
  </w:style>
  <w:style w:type="paragraph" w:styleId="Heading4">
    <w:name w:val="heading 4"/>
    <w:next w:val="Normal"/>
    <w:link w:val="Heading4Char"/>
    <w:uiPriority w:val="9"/>
    <w:unhideWhenUsed/>
    <w:qFormat/>
    <w:rsid w:val="00224891"/>
    <w:pPr>
      <w:keepNext/>
      <w:keepLines/>
      <w:spacing w:after="0"/>
      <w:ind w:left="1234" w:hanging="10"/>
      <w:outlineLvl w:val="3"/>
    </w:pPr>
    <w:rPr>
      <w:rFonts w:ascii="Times New Roman" w:eastAsia="Times New Roman" w:hAnsi="Times New Roman" w:cs="Times New Roman"/>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891"/>
    <w:rPr>
      <w:rFonts w:ascii="Calibri" w:eastAsia="Calibri" w:hAnsi="Calibri" w:cs="Calibri"/>
      <w:b/>
      <w:color w:val="000000"/>
      <w:sz w:val="36"/>
    </w:rPr>
  </w:style>
  <w:style w:type="character" w:customStyle="1" w:styleId="Heading2Char">
    <w:name w:val="Heading 2 Char"/>
    <w:basedOn w:val="DefaultParagraphFont"/>
    <w:link w:val="Heading2"/>
    <w:uiPriority w:val="9"/>
    <w:rsid w:val="00224891"/>
    <w:rPr>
      <w:rFonts w:ascii="Times New Roman" w:eastAsia="Times New Roman" w:hAnsi="Times New Roman" w:cs="Times New Roman"/>
      <w:b/>
      <w:color w:val="4F81BD"/>
      <w:sz w:val="24"/>
    </w:rPr>
  </w:style>
  <w:style w:type="character" w:customStyle="1" w:styleId="Heading3Char">
    <w:name w:val="Heading 3 Char"/>
    <w:basedOn w:val="DefaultParagraphFont"/>
    <w:link w:val="Heading3"/>
    <w:uiPriority w:val="9"/>
    <w:rsid w:val="00224891"/>
    <w:rPr>
      <w:rFonts w:ascii="Times New Roman" w:eastAsia="Times New Roman" w:hAnsi="Times New Roman" w:cs="Times New Roman"/>
      <w:b/>
      <w:color w:val="365F91"/>
      <w:sz w:val="24"/>
    </w:rPr>
  </w:style>
  <w:style w:type="character" w:customStyle="1" w:styleId="Heading4Char">
    <w:name w:val="Heading 4 Char"/>
    <w:basedOn w:val="DefaultParagraphFont"/>
    <w:link w:val="Heading4"/>
    <w:uiPriority w:val="9"/>
    <w:rsid w:val="00224891"/>
    <w:rPr>
      <w:rFonts w:ascii="Times New Roman" w:eastAsia="Times New Roman" w:hAnsi="Times New Roman" w:cs="Times New Roman"/>
      <w:color w:val="000000"/>
      <w:sz w:val="24"/>
      <w:u w:val="single" w:color="000000"/>
    </w:rPr>
  </w:style>
  <w:style w:type="table" w:customStyle="1" w:styleId="TableGrid1">
    <w:name w:val="Table Grid1"/>
    <w:rsid w:val="00224891"/>
    <w:pPr>
      <w:spacing w:after="0" w:line="240" w:lineRule="auto"/>
    </w:pPr>
    <w:rPr>
      <w:rFonts w:eastAsiaTheme="minorEastAsia"/>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224891"/>
    <w:pPr>
      <w:spacing w:before="240"/>
      <w:ind w:left="0" w:right="0" w:firstLine="0"/>
      <w:jc w:val="left"/>
      <w:outlineLvl w:val="9"/>
    </w:pPr>
    <w:rPr>
      <w:rFonts w:asciiTheme="majorHAnsi" w:eastAsiaTheme="majorEastAsia" w:hAnsiTheme="majorHAnsi" w:cstheme="majorBidi"/>
      <w:b w:val="0"/>
      <w:color w:val="2F5496" w:themeColor="accent1" w:themeShade="BF"/>
      <w:sz w:val="32"/>
      <w:szCs w:val="32"/>
    </w:rPr>
  </w:style>
  <w:style w:type="paragraph" w:styleId="TOC2">
    <w:name w:val="toc 2"/>
    <w:basedOn w:val="Normal"/>
    <w:next w:val="Normal"/>
    <w:autoRedefine/>
    <w:uiPriority w:val="39"/>
    <w:unhideWhenUsed/>
    <w:rsid w:val="00224891"/>
    <w:pPr>
      <w:spacing w:before="240" w:after="0"/>
      <w:ind w:left="0"/>
      <w:jc w:val="left"/>
    </w:pPr>
    <w:rPr>
      <w:rFonts w:asciiTheme="minorHAnsi" w:hAnsiTheme="minorHAnsi" w:cstheme="minorHAnsi"/>
      <w:b/>
      <w:bCs/>
      <w:sz w:val="20"/>
      <w:szCs w:val="24"/>
    </w:rPr>
  </w:style>
  <w:style w:type="paragraph" w:styleId="TOC1">
    <w:name w:val="toc 1"/>
    <w:basedOn w:val="Normal"/>
    <w:next w:val="Normal"/>
    <w:autoRedefine/>
    <w:uiPriority w:val="39"/>
    <w:unhideWhenUsed/>
    <w:rsid w:val="00224891"/>
    <w:pPr>
      <w:spacing w:before="360" w:after="0"/>
      <w:ind w:left="0"/>
      <w:jc w:val="left"/>
    </w:pPr>
    <w:rPr>
      <w:rFonts w:asciiTheme="majorHAnsi" w:hAnsiTheme="majorHAnsi" w:cstheme="majorHAnsi"/>
      <w:b/>
      <w:bCs/>
      <w:caps/>
      <w:szCs w:val="28"/>
    </w:rPr>
  </w:style>
  <w:style w:type="paragraph" w:styleId="TOC3">
    <w:name w:val="toc 3"/>
    <w:basedOn w:val="Normal"/>
    <w:next w:val="Normal"/>
    <w:autoRedefine/>
    <w:uiPriority w:val="39"/>
    <w:unhideWhenUsed/>
    <w:rsid w:val="00224891"/>
    <w:pPr>
      <w:spacing w:after="0"/>
      <w:ind w:left="240"/>
      <w:jc w:val="left"/>
    </w:pPr>
    <w:rPr>
      <w:rFonts w:asciiTheme="minorHAnsi" w:hAnsiTheme="minorHAnsi" w:cstheme="minorHAnsi"/>
      <w:sz w:val="20"/>
      <w:szCs w:val="24"/>
    </w:rPr>
  </w:style>
  <w:style w:type="paragraph" w:styleId="Revision">
    <w:name w:val="Revision"/>
    <w:hidden/>
    <w:uiPriority w:val="99"/>
    <w:semiHidden/>
    <w:rsid w:val="00224891"/>
    <w:pPr>
      <w:spacing w:after="0" w:line="240" w:lineRule="auto"/>
    </w:pPr>
    <w:rPr>
      <w:rFonts w:ascii="Times New Roman" w:eastAsia="Times New Roman" w:hAnsi="Times New Roman" w:cs="Times New Roman"/>
    </w:rPr>
  </w:style>
  <w:style w:type="paragraph" w:styleId="TOC4">
    <w:name w:val="toc 4"/>
    <w:basedOn w:val="Normal"/>
    <w:next w:val="Normal"/>
    <w:autoRedefine/>
    <w:uiPriority w:val="39"/>
    <w:unhideWhenUsed/>
    <w:rsid w:val="00224891"/>
    <w:pPr>
      <w:spacing w:after="0"/>
      <w:ind w:left="480"/>
      <w:jc w:val="left"/>
    </w:pPr>
    <w:rPr>
      <w:rFonts w:asciiTheme="minorHAnsi" w:hAnsiTheme="minorHAnsi" w:cstheme="minorHAnsi"/>
      <w:sz w:val="20"/>
      <w:szCs w:val="24"/>
    </w:rPr>
  </w:style>
  <w:style w:type="paragraph" w:styleId="TOC5">
    <w:name w:val="toc 5"/>
    <w:basedOn w:val="Normal"/>
    <w:next w:val="Normal"/>
    <w:autoRedefine/>
    <w:uiPriority w:val="39"/>
    <w:unhideWhenUsed/>
    <w:rsid w:val="00224891"/>
    <w:pPr>
      <w:spacing w:after="0"/>
      <w:ind w:left="720"/>
      <w:jc w:val="left"/>
    </w:pPr>
    <w:rPr>
      <w:rFonts w:asciiTheme="minorHAnsi" w:hAnsiTheme="minorHAnsi" w:cstheme="minorHAnsi"/>
      <w:sz w:val="20"/>
      <w:szCs w:val="24"/>
    </w:rPr>
  </w:style>
  <w:style w:type="paragraph" w:styleId="TOC6">
    <w:name w:val="toc 6"/>
    <w:basedOn w:val="Normal"/>
    <w:next w:val="Normal"/>
    <w:autoRedefine/>
    <w:uiPriority w:val="39"/>
    <w:unhideWhenUsed/>
    <w:rsid w:val="00224891"/>
    <w:pPr>
      <w:spacing w:after="0"/>
      <w:ind w:left="960"/>
      <w:jc w:val="left"/>
    </w:pPr>
    <w:rPr>
      <w:rFonts w:asciiTheme="minorHAnsi" w:hAnsiTheme="minorHAnsi" w:cstheme="minorHAnsi"/>
      <w:sz w:val="20"/>
      <w:szCs w:val="24"/>
    </w:rPr>
  </w:style>
  <w:style w:type="paragraph" w:styleId="TOC7">
    <w:name w:val="toc 7"/>
    <w:basedOn w:val="Normal"/>
    <w:next w:val="Normal"/>
    <w:autoRedefine/>
    <w:uiPriority w:val="39"/>
    <w:unhideWhenUsed/>
    <w:rsid w:val="00224891"/>
    <w:pPr>
      <w:spacing w:after="0"/>
      <w:ind w:left="1200"/>
      <w:jc w:val="left"/>
    </w:pPr>
    <w:rPr>
      <w:rFonts w:asciiTheme="minorHAnsi" w:hAnsiTheme="minorHAnsi" w:cstheme="minorHAnsi"/>
      <w:sz w:val="20"/>
      <w:szCs w:val="24"/>
    </w:rPr>
  </w:style>
  <w:style w:type="paragraph" w:styleId="TOC8">
    <w:name w:val="toc 8"/>
    <w:basedOn w:val="Normal"/>
    <w:next w:val="Normal"/>
    <w:autoRedefine/>
    <w:uiPriority w:val="39"/>
    <w:unhideWhenUsed/>
    <w:rsid w:val="00224891"/>
    <w:pPr>
      <w:spacing w:after="0"/>
      <w:ind w:left="1440"/>
      <w:jc w:val="left"/>
    </w:pPr>
    <w:rPr>
      <w:rFonts w:asciiTheme="minorHAnsi" w:hAnsiTheme="minorHAnsi" w:cstheme="minorHAnsi"/>
      <w:sz w:val="20"/>
      <w:szCs w:val="24"/>
    </w:rPr>
  </w:style>
  <w:style w:type="paragraph" w:styleId="TOC9">
    <w:name w:val="toc 9"/>
    <w:basedOn w:val="Normal"/>
    <w:next w:val="Normal"/>
    <w:autoRedefine/>
    <w:uiPriority w:val="39"/>
    <w:unhideWhenUsed/>
    <w:rsid w:val="00224891"/>
    <w:pPr>
      <w:spacing w:after="0"/>
      <w:ind w:left="1680"/>
      <w:jc w:val="left"/>
    </w:pPr>
    <w:rPr>
      <w:rFonts w:asciiTheme="minorHAnsi" w:hAnsiTheme="minorHAnsi" w:cstheme="minorHAnsi"/>
      <w:sz w:val="20"/>
      <w:szCs w:val="24"/>
    </w:rPr>
  </w:style>
  <w:style w:type="character" w:styleId="Hyperlink">
    <w:name w:val="Hyperlink"/>
    <w:basedOn w:val="DefaultParagraphFont"/>
    <w:uiPriority w:val="99"/>
    <w:unhideWhenUsed/>
    <w:rsid w:val="00224891"/>
    <w:rPr>
      <w:color w:val="0563C1" w:themeColor="hyperlink"/>
      <w:u w:val="single"/>
    </w:rPr>
  </w:style>
  <w:style w:type="paragraph" w:styleId="FootnoteText">
    <w:name w:val="footnote text"/>
    <w:basedOn w:val="Normal"/>
    <w:link w:val="FootnoteTextChar"/>
    <w:uiPriority w:val="99"/>
    <w:semiHidden/>
    <w:unhideWhenUsed/>
    <w:rsid w:val="0022489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24891"/>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224891"/>
    <w:rPr>
      <w:vertAlign w:val="superscript"/>
    </w:rPr>
  </w:style>
  <w:style w:type="paragraph" w:styleId="ListParagraph">
    <w:name w:val="List Paragraph"/>
    <w:basedOn w:val="Normal"/>
    <w:uiPriority w:val="34"/>
    <w:qFormat/>
    <w:rsid w:val="00224891"/>
    <w:pPr>
      <w:ind w:left="720"/>
      <w:contextualSpacing/>
    </w:pPr>
  </w:style>
  <w:style w:type="character" w:styleId="CommentReference">
    <w:name w:val="annotation reference"/>
    <w:basedOn w:val="DefaultParagraphFont"/>
    <w:uiPriority w:val="99"/>
    <w:semiHidden/>
    <w:unhideWhenUsed/>
    <w:rsid w:val="00224891"/>
    <w:rPr>
      <w:sz w:val="16"/>
      <w:szCs w:val="16"/>
    </w:rPr>
  </w:style>
  <w:style w:type="paragraph" w:styleId="CommentText">
    <w:name w:val="annotation text"/>
    <w:basedOn w:val="Normal"/>
    <w:link w:val="CommentTextChar"/>
    <w:uiPriority w:val="99"/>
    <w:unhideWhenUsed/>
    <w:rsid w:val="00224891"/>
    <w:pPr>
      <w:spacing w:line="240" w:lineRule="auto"/>
    </w:pPr>
    <w:rPr>
      <w:sz w:val="20"/>
      <w:szCs w:val="20"/>
    </w:rPr>
  </w:style>
  <w:style w:type="character" w:customStyle="1" w:styleId="CommentTextChar">
    <w:name w:val="Comment Text Char"/>
    <w:basedOn w:val="DefaultParagraphFont"/>
    <w:link w:val="CommentText"/>
    <w:uiPriority w:val="99"/>
    <w:rsid w:val="00224891"/>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224891"/>
    <w:rPr>
      <w:b/>
      <w:bCs/>
    </w:rPr>
  </w:style>
  <w:style w:type="character" w:customStyle="1" w:styleId="CommentSubjectChar">
    <w:name w:val="Comment Subject Char"/>
    <w:basedOn w:val="CommentTextChar"/>
    <w:link w:val="CommentSubject"/>
    <w:uiPriority w:val="99"/>
    <w:semiHidden/>
    <w:rsid w:val="00224891"/>
    <w:rPr>
      <w:rFonts w:ascii="Times New Roman" w:eastAsia="Times New Roman" w:hAnsi="Times New Roman" w:cs="Times New Roman"/>
      <w:b/>
      <w:bCs/>
      <w:color w:val="000000"/>
      <w:sz w:val="20"/>
      <w:szCs w:val="20"/>
    </w:rPr>
  </w:style>
  <w:style w:type="paragraph" w:styleId="NormalWeb">
    <w:name w:val="Normal (Web)"/>
    <w:basedOn w:val="Normal"/>
    <w:uiPriority w:val="99"/>
    <w:unhideWhenUsed/>
    <w:qFormat/>
    <w:rsid w:val="00035741"/>
    <w:pPr>
      <w:spacing w:before="100" w:beforeAutospacing="1" w:after="100" w:afterAutospacing="1" w:line="240" w:lineRule="auto"/>
      <w:ind w:left="0" w:right="0" w:firstLine="0"/>
      <w:jc w:val="left"/>
    </w:pPr>
    <w:rPr>
      <w:color w:val="auto"/>
      <w:szCs w:val="24"/>
    </w:rPr>
  </w:style>
  <w:style w:type="table" w:customStyle="1" w:styleId="TableGrid0">
    <w:name w:val="Table Grid0"/>
    <w:basedOn w:val="TableNormal"/>
    <w:uiPriority w:val="39"/>
    <w:rsid w:val="001F7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F7424"/>
    <w:pPr>
      <w:spacing w:after="0" w:line="240" w:lineRule="auto"/>
    </w:pPr>
    <w:rPr>
      <w:rFonts w:eastAsia="Calibri" w:cs="Arial"/>
      <w:lang w:val="en-GB"/>
    </w:rPr>
  </w:style>
  <w:style w:type="paragraph" w:customStyle="1" w:styleId="Default">
    <w:name w:val="Default"/>
    <w:rsid w:val="00A56559"/>
    <w:pPr>
      <w:autoSpaceDE w:val="0"/>
      <w:autoSpaceDN w:val="0"/>
      <w:adjustRightInd w:val="0"/>
      <w:spacing w:after="0" w:line="240" w:lineRule="auto"/>
    </w:pPr>
    <w:rPr>
      <w:rFonts w:ascii="Times New Roman" w:hAnsi="Times New Roman" w:cs="Times New Roman"/>
      <w:szCs w:val="24"/>
    </w:rPr>
  </w:style>
  <w:style w:type="paragraph" w:styleId="Footer">
    <w:name w:val="footer"/>
    <w:basedOn w:val="Normal"/>
    <w:link w:val="FooterChar"/>
    <w:uiPriority w:val="99"/>
    <w:rsid w:val="003938EE"/>
    <w:pPr>
      <w:tabs>
        <w:tab w:val="center" w:pos="4680"/>
        <w:tab w:val="right" w:pos="9360"/>
      </w:tabs>
      <w:spacing w:after="0" w:line="240" w:lineRule="auto"/>
      <w:ind w:left="0" w:right="0" w:firstLine="0"/>
      <w:jc w:val="left"/>
    </w:pPr>
    <w:rPr>
      <w:rFonts w:asciiTheme="minorHAnsi" w:hAnsiTheme="minorHAnsi" w:cstheme="minorHAnsi"/>
      <w:color w:val="auto"/>
      <w:szCs w:val="24"/>
    </w:rPr>
  </w:style>
  <w:style w:type="character" w:customStyle="1" w:styleId="FooterChar">
    <w:name w:val="Footer Char"/>
    <w:basedOn w:val="DefaultParagraphFont"/>
    <w:link w:val="Footer"/>
    <w:uiPriority w:val="99"/>
    <w:rsid w:val="003938EE"/>
    <w:rPr>
      <w:rFonts w:asciiTheme="minorHAnsi" w:hAnsiTheme="minorHAnsi" w:cstheme="minorHAnsi"/>
      <w:color w:val="auto"/>
      <w:szCs w:val="24"/>
    </w:rPr>
  </w:style>
  <w:style w:type="character" w:customStyle="1" w:styleId="apple-style-span">
    <w:name w:val="apple-style-span"/>
    <w:basedOn w:val="DefaultParagraphFont"/>
    <w:rsid w:val="008A7E29"/>
  </w:style>
  <w:style w:type="character" w:customStyle="1" w:styleId="apple-converted-space">
    <w:name w:val="apple-converted-space"/>
    <w:basedOn w:val="DefaultParagraphFont"/>
    <w:rsid w:val="008A7E29"/>
  </w:style>
  <w:style w:type="character" w:styleId="UnresolvedMention">
    <w:name w:val="Unresolved Mention"/>
    <w:basedOn w:val="DefaultParagraphFont"/>
    <w:uiPriority w:val="99"/>
    <w:semiHidden/>
    <w:unhideWhenUsed/>
    <w:rsid w:val="002E07E9"/>
    <w:rPr>
      <w:color w:val="605E5C"/>
      <w:shd w:val="clear" w:color="auto" w:fill="E1DFDD"/>
    </w:rPr>
  </w:style>
  <w:style w:type="table" w:customStyle="1" w:styleId="TableGrid20">
    <w:name w:val="Table Grid20"/>
    <w:basedOn w:val="TableNormal"/>
    <w:uiPriority w:val="39"/>
    <w:rsid w:val="008A76D7"/>
    <w:pPr>
      <w:spacing w:after="0" w:line="240" w:lineRule="auto"/>
    </w:pPr>
    <w:rPr>
      <w:rFonts w:asciiTheme="minorHAnsi" w:hAnsiTheme="minorHAnsi" w:cstheme="minorBidi"/>
      <w:color w:val="auto"/>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DefaultParagraphFont"/>
    <w:rsid w:val="006A3286"/>
  </w:style>
  <w:style w:type="paragraph" w:styleId="Header">
    <w:name w:val="header"/>
    <w:basedOn w:val="Normal"/>
    <w:link w:val="HeaderChar"/>
    <w:uiPriority w:val="99"/>
    <w:unhideWhenUsed/>
    <w:rsid w:val="009E76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7611"/>
  </w:style>
  <w:style w:type="paragraph" w:customStyle="1" w:styleId="paragraph">
    <w:name w:val="paragraph"/>
    <w:basedOn w:val="Normal"/>
    <w:rsid w:val="00C447EF"/>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table" w:customStyle="1" w:styleId="TableGrid2">
    <w:name w:val="Table Grid2"/>
    <w:basedOn w:val="TableNormal"/>
    <w:rsid w:val="00C5072D"/>
    <w:pPr>
      <w:spacing w:after="0" w:line="240" w:lineRule="auto"/>
    </w:pPr>
    <w:rPr>
      <w:rFonts w:asciiTheme="minorHAnsi" w:hAnsiTheme="minorHAnsi" w:cstheme="minorBidi"/>
      <w:color w:val="auto"/>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6A3286"/>
  </w:style>
  <w:style w:type="character" w:customStyle="1" w:styleId="tabchar">
    <w:name w:val="tabchar"/>
    <w:basedOn w:val="DefaultParagraphFont"/>
    <w:rsid w:val="0036384F"/>
  </w:style>
  <w:style w:type="character" w:customStyle="1" w:styleId="contentcontrolboundarysink">
    <w:name w:val="contentcontrolboundarysink"/>
    <w:basedOn w:val="DefaultParagraphFont"/>
    <w:rsid w:val="000D6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3991">
      <w:bodyDiv w:val="1"/>
      <w:marLeft w:val="0"/>
      <w:marRight w:val="0"/>
      <w:marTop w:val="0"/>
      <w:marBottom w:val="0"/>
      <w:divBdr>
        <w:top w:val="none" w:sz="0" w:space="0" w:color="auto"/>
        <w:left w:val="none" w:sz="0" w:space="0" w:color="auto"/>
        <w:bottom w:val="none" w:sz="0" w:space="0" w:color="auto"/>
        <w:right w:val="none" w:sz="0" w:space="0" w:color="auto"/>
      </w:divBdr>
      <w:divsChild>
        <w:div w:id="198668440">
          <w:marLeft w:val="0"/>
          <w:marRight w:val="0"/>
          <w:marTop w:val="0"/>
          <w:marBottom w:val="0"/>
          <w:divBdr>
            <w:top w:val="none" w:sz="0" w:space="0" w:color="auto"/>
            <w:left w:val="none" w:sz="0" w:space="0" w:color="auto"/>
            <w:bottom w:val="none" w:sz="0" w:space="0" w:color="auto"/>
            <w:right w:val="none" w:sz="0" w:space="0" w:color="auto"/>
          </w:divBdr>
          <w:divsChild>
            <w:div w:id="1048186778">
              <w:marLeft w:val="-75"/>
              <w:marRight w:val="0"/>
              <w:marTop w:val="30"/>
              <w:marBottom w:val="30"/>
              <w:divBdr>
                <w:top w:val="none" w:sz="0" w:space="0" w:color="auto"/>
                <w:left w:val="none" w:sz="0" w:space="0" w:color="auto"/>
                <w:bottom w:val="none" w:sz="0" w:space="0" w:color="auto"/>
                <w:right w:val="none" w:sz="0" w:space="0" w:color="auto"/>
              </w:divBdr>
              <w:divsChild>
                <w:div w:id="523130645">
                  <w:marLeft w:val="0"/>
                  <w:marRight w:val="0"/>
                  <w:marTop w:val="0"/>
                  <w:marBottom w:val="0"/>
                  <w:divBdr>
                    <w:top w:val="none" w:sz="0" w:space="0" w:color="auto"/>
                    <w:left w:val="none" w:sz="0" w:space="0" w:color="auto"/>
                    <w:bottom w:val="none" w:sz="0" w:space="0" w:color="auto"/>
                    <w:right w:val="none" w:sz="0" w:space="0" w:color="auto"/>
                  </w:divBdr>
                  <w:divsChild>
                    <w:div w:id="990407181">
                      <w:marLeft w:val="0"/>
                      <w:marRight w:val="0"/>
                      <w:marTop w:val="0"/>
                      <w:marBottom w:val="0"/>
                      <w:divBdr>
                        <w:top w:val="none" w:sz="0" w:space="0" w:color="auto"/>
                        <w:left w:val="none" w:sz="0" w:space="0" w:color="auto"/>
                        <w:bottom w:val="none" w:sz="0" w:space="0" w:color="auto"/>
                        <w:right w:val="none" w:sz="0" w:space="0" w:color="auto"/>
                      </w:divBdr>
                    </w:div>
                  </w:divsChild>
                </w:div>
                <w:div w:id="740256577">
                  <w:marLeft w:val="0"/>
                  <w:marRight w:val="0"/>
                  <w:marTop w:val="0"/>
                  <w:marBottom w:val="0"/>
                  <w:divBdr>
                    <w:top w:val="none" w:sz="0" w:space="0" w:color="auto"/>
                    <w:left w:val="none" w:sz="0" w:space="0" w:color="auto"/>
                    <w:bottom w:val="none" w:sz="0" w:space="0" w:color="auto"/>
                    <w:right w:val="none" w:sz="0" w:space="0" w:color="auto"/>
                  </w:divBdr>
                  <w:divsChild>
                    <w:div w:id="567303673">
                      <w:marLeft w:val="0"/>
                      <w:marRight w:val="0"/>
                      <w:marTop w:val="0"/>
                      <w:marBottom w:val="0"/>
                      <w:divBdr>
                        <w:top w:val="none" w:sz="0" w:space="0" w:color="auto"/>
                        <w:left w:val="none" w:sz="0" w:space="0" w:color="auto"/>
                        <w:bottom w:val="none" w:sz="0" w:space="0" w:color="auto"/>
                        <w:right w:val="none" w:sz="0" w:space="0" w:color="auto"/>
                      </w:divBdr>
                    </w:div>
                  </w:divsChild>
                </w:div>
                <w:div w:id="1197038126">
                  <w:marLeft w:val="0"/>
                  <w:marRight w:val="0"/>
                  <w:marTop w:val="0"/>
                  <w:marBottom w:val="0"/>
                  <w:divBdr>
                    <w:top w:val="none" w:sz="0" w:space="0" w:color="auto"/>
                    <w:left w:val="none" w:sz="0" w:space="0" w:color="auto"/>
                    <w:bottom w:val="none" w:sz="0" w:space="0" w:color="auto"/>
                    <w:right w:val="none" w:sz="0" w:space="0" w:color="auto"/>
                  </w:divBdr>
                  <w:divsChild>
                    <w:div w:id="147283833">
                      <w:marLeft w:val="0"/>
                      <w:marRight w:val="0"/>
                      <w:marTop w:val="0"/>
                      <w:marBottom w:val="0"/>
                      <w:divBdr>
                        <w:top w:val="none" w:sz="0" w:space="0" w:color="auto"/>
                        <w:left w:val="none" w:sz="0" w:space="0" w:color="auto"/>
                        <w:bottom w:val="none" w:sz="0" w:space="0" w:color="auto"/>
                        <w:right w:val="none" w:sz="0" w:space="0" w:color="auto"/>
                      </w:divBdr>
                    </w:div>
                    <w:div w:id="397169587">
                      <w:marLeft w:val="0"/>
                      <w:marRight w:val="0"/>
                      <w:marTop w:val="0"/>
                      <w:marBottom w:val="0"/>
                      <w:divBdr>
                        <w:top w:val="none" w:sz="0" w:space="0" w:color="auto"/>
                        <w:left w:val="none" w:sz="0" w:space="0" w:color="auto"/>
                        <w:bottom w:val="none" w:sz="0" w:space="0" w:color="auto"/>
                        <w:right w:val="none" w:sz="0" w:space="0" w:color="auto"/>
                      </w:divBdr>
                    </w:div>
                    <w:div w:id="663361735">
                      <w:marLeft w:val="0"/>
                      <w:marRight w:val="0"/>
                      <w:marTop w:val="0"/>
                      <w:marBottom w:val="0"/>
                      <w:divBdr>
                        <w:top w:val="none" w:sz="0" w:space="0" w:color="auto"/>
                        <w:left w:val="none" w:sz="0" w:space="0" w:color="auto"/>
                        <w:bottom w:val="none" w:sz="0" w:space="0" w:color="auto"/>
                        <w:right w:val="none" w:sz="0" w:space="0" w:color="auto"/>
                      </w:divBdr>
                    </w:div>
                    <w:div w:id="1651053203">
                      <w:marLeft w:val="0"/>
                      <w:marRight w:val="0"/>
                      <w:marTop w:val="0"/>
                      <w:marBottom w:val="0"/>
                      <w:divBdr>
                        <w:top w:val="none" w:sz="0" w:space="0" w:color="auto"/>
                        <w:left w:val="none" w:sz="0" w:space="0" w:color="auto"/>
                        <w:bottom w:val="none" w:sz="0" w:space="0" w:color="auto"/>
                        <w:right w:val="none" w:sz="0" w:space="0" w:color="auto"/>
                      </w:divBdr>
                    </w:div>
                  </w:divsChild>
                </w:div>
                <w:div w:id="1215392879">
                  <w:marLeft w:val="0"/>
                  <w:marRight w:val="0"/>
                  <w:marTop w:val="0"/>
                  <w:marBottom w:val="0"/>
                  <w:divBdr>
                    <w:top w:val="none" w:sz="0" w:space="0" w:color="auto"/>
                    <w:left w:val="none" w:sz="0" w:space="0" w:color="auto"/>
                    <w:bottom w:val="none" w:sz="0" w:space="0" w:color="auto"/>
                    <w:right w:val="none" w:sz="0" w:space="0" w:color="auto"/>
                  </w:divBdr>
                  <w:divsChild>
                    <w:div w:id="675306692">
                      <w:marLeft w:val="0"/>
                      <w:marRight w:val="0"/>
                      <w:marTop w:val="0"/>
                      <w:marBottom w:val="0"/>
                      <w:divBdr>
                        <w:top w:val="none" w:sz="0" w:space="0" w:color="auto"/>
                        <w:left w:val="none" w:sz="0" w:space="0" w:color="auto"/>
                        <w:bottom w:val="none" w:sz="0" w:space="0" w:color="auto"/>
                        <w:right w:val="none" w:sz="0" w:space="0" w:color="auto"/>
                      </w:divBdr>
                    </w:div>
                    <w:div w:id="1867252117">
                      <w:marLeft w:val="0"/>
                      <w:marRight w:val="0"/>
                      <w:marTop w:val="0"/>
                      <w:marBottom w:val="0"/>
                      <w:divBdr>
                        <w:top w:val="none" w:sz="0" w:space="0" w:color="auto"/>
                        <w:left w:val="none" w:sz="0" w:space="0" w:color="auto"/>
                        <w:bottom w:val="none" w:sz="0" w:space="0" w:color="auto"/>
                        <w:right w:val="none" w:sz="0" w:space="0" w:color="auto"/>
                      </w:divBdr>
                    </w:div>
                  </w:divsChild>
                </w:div>
                <w:div w:id="1271475830">
                  <w:marLeft w:val="0"/>
                  <w:marRight w:val="0"/>
                  <w:marTop w:val="0"/>
                  <w:marBottom w:val="0"/>
                  <w:divBdr>
                    <w:top w:val="none" w:sz="0" w:space="0" w:color="auto"/>
                    <w:left w:val="none" w:sz="0" w:space="0" w:color="auto"/>
                    <w:bottom w:val="none" w:sz="0" w:space="0" w:color="auto"/>
                    <w:right w:val="none" w:sz="0" w:space="0" w:color="auto"/>
                  </w:divBdr>
                  <w:divsChild>
                    <w:div w:id="220872724">
                      <w:marLeft w:val="0"/>
                      <w:marRight w:val="0"/>
                      <w:marTop w:val="0"/>
                      <w:marBottom w:val="0"/>
                      <w:divBdr>
                        <w:top w:val="none" w:sz="0" w:space="0" w:color="auto"/>
                        <w:left w:val="none" w:sz="0" w:space="0" w:color="auto"/>
                        <w:bottom w:val="none" w:sz="0" w:space="0" w:color="auto"/>
                        <w:right w:val="none" w:sz="0" w:space="0" w:color="auto"/>
                      </w:divBdr>
                    </w:div>
                  </w:divsChild>
                </w:div>
                <w:div w:id="1415124564">
                  <w:marLeft w:val="0"/>
                  <w:marRight w:val="0"/>
                  <w:marTop w:val="0"/>
                  <w:marBottom w:val="0"/>
                  <w:divBdr>
                    <w:top w:val="none" w:sz="0" w:space="0" w:color="auto"/>
                    <w:left w:val="none" w:sz="0" w:space="0" w:color="auto"/>
                    <w:bottom w:val="none" w:sz="0" w:space="0" w:color="auto"/>
                    <w:right w:val="none" w:sz="0" w:space="0" w:color="auto"/>
                  </w:divBdr>
                  <w:divsChild>
                    <w:div w:id="2329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319677">
          <w:marLeft w:val="0"/>
          <w:marRight w:val="0"/>
          <w:marTop w:val="0"/>
          <w:marBottom w:val="0"/>
          <w:divBdr>
            <w:top w:val="none" w:sz="0" w:space="0" w:color="auto"/>
            <w:left w:val="none" w:sz="0" w:space="0" w:color="auto"/>
            <w:bottom w:val="none" w:sz="0" w:space="0" w:color="auto"/>
            <w:right w:val="none" w:sz="0" w:space="0" w:color="auto"/>
          </w:divBdr>
        </w:div>
        <w:div w:id="395475009">
          <w:marLeft w:val="0"/>
          <w:marRight w:val="0"/>
          <w:marTop w:val="0"/>
          <w:marBottom w:val="0"/>
          <w:divBdr>
            <w:top w:val="none" w:sz="0" w:space="0" w:color="auto"/>
            <w:left w:val="none" w:sz="0" w:space="0" w:color="auto"/>
            <w:bottom w:val="none" w:sz="0" w:space="0" w:color="auto"/>
            <w:right w:val="none" w:sz="0" w:space="0" w:color="auto"/>
          </w:divBdr>
          <w:divsChild>
            <w:div w:id="1321235495">
              <w:marLeft w:val="-75"/>
              <w:marRight w:val="0"/>
              <w:marTop w:val="30"/>
              <w:marBottom w:val="30"/>
              <w:divBdr>
                <w:top w:val="none" w:sz="0" w:space="0" w:color="auto"/>
                <w:left w:val="none" w:sz="0" w:space="0" w:color="auto"/>
                <w:bottom w:val="none" w:sz="0" w:space="0" w:color="auto"/>
                <w:right w:val="none" w:sz="0" w:space="0" w:color="auto"/>
              </w:divBdr>
              <w:divsChild>
                <w:div w:id="47582718">
                  <w:marLeft w:val="0"/>
                  <w:marRight w:val="0"/>
                  <w:marTop w:val="0"/>
                  <w:marBottom w:val="0"/>
                  <w:divBdr>
                    <w:top w:val="none" w:sz="0" w:space="0" w:color="auto"/>
                    <w:left w:val="none" w:sz="0" w:space="0" w:color="auto"/>
                    <w:bottom w:val="none" w:sz="0" w:space="0" w:color="auto"/>
                    <w:right w:val="none" w:sz="0" w:space="0" w:color="auto"/>
                  </w:divBdr>
                  <w:divsChild>
                    <w:div w:id="1905212080">
                      <w:marLeft w:val="0"/>
                      <w:marRight w:val="0"/>
                      <w:marTop w:val="0"/>
                      <w:marBottom w:val="0"/>
                      <w:divBdr>
                        <w:top w:val="none" w:sz="0" w:space="0" w:color="auto"/>
                        <w:left w:val="none" w:sz="0" w:space="0" w:color="auto"/>
                        <w:bottom w:val="none" w:sz="0" w:space="0" w:color="auto"/>
                        <w:right w:val="none" w:sz="0" w:space="0" w:color="auto"/>
                      </w:divBdr>
                    </w:div>
                  </w:divsChild>
                </w:div>
                <w:div w:id="93014376">
                  <w:marLeft w:val="0"/>
                  <w:marRight w:val="0"/>
                  <w:marTop w:val="0"/>
                  <w:marBottom w:val="0"/>
                  <w:divBdr>
                    <w:top w:val="none" w:sz="0" w:space="0" w:color="auto"/>
                    <w:left w:val="none" w:sz="0" w:space="0" w:color="auto"/>
                    <w:bottom w:val="none" w:sz="0" w:space="0" w:color="auto"/>
                    <w:right w:val="none" w:sz="0" w:space="0" w:color="auto"/>
                  </w:divBdr>
                  <w:divsChild>
                    <w:div w:id="2090498967">
                      <w:marLeft w:val="0"/>
                      <w:marRight w:val="0"/>
                      <w:marTop w:val="0"/>
                      <w:marBottom w:val="0"/>
                      <w:divBdr>
                        <w:top w:val="none" w:sz="0" w:space="0" w:color="auto"/>
                        <w:left w:val="none" w:sz="0" w:space="0" w:color="auto"/>
                        <w:bottom w:val="none" w:sz="0" w:space="0" w:color="auto"/>
                        <w:right w:val="none" w:sz="0" w:space="0" w:color="auto"/>
                      </w:divBdr>
                    </w:div>
                  </w:divsChild>
                </w:div>
                <w:div w:id="404038481">
                  <w:marLeft w:val="0"/>
                  <w:marRight w:val="0"/>
                  <w:marTop w:val="0"/>
                  <w:marBottom w:val="0"/>
                  <w:divBdr>
                    <w:top w:val="none" w:sz="0" w:space="0" w:color="auto"/>
                    <w:left w:val="none" w:sz="0" w:space="0" w:color="auto"/>
                    <w:bottom w:val="none" w:sz="0" w:space="0" w:color="auto"/>
                    <w:right w:val="none" w:sz="0" w:space="0" w:color="auto"/>
                  </w:divBdr>
                  <w:divsChild>
                    <w:div w:id="921253459">
                      <w:marLeft w:val="0"/>
                      <w:marRight w:val="0"/>
                      <w:marTop w:val="0"/>
                      <w:marBottom w:val="0"/>
                      <w:divBdr>
                        <w:top w:val="none" w:sz="0" w:space="0" w:color="auto"/>
                        <w:left w:val="none" w:sz="0" w:space="0" w:color="auto"/>
                        <w:bottom w:val="none" w:sz="0" w:space="0" w:color="auto"/>
                        <w:right w:val="none" w:sz="0" w:space="0" w:color="auto"/>
                      </w:divBdr>
                    </w:div>
                  </w:divsChild>
                </w:div>
                <w:div w:id="461576322">
                  <w:marLeft w:val="0"/>
                  <w:marRight w:val="0"/>
                  <w:marTop w:val="0"/>
                  <w:marBottom w:val="0"/>
                  <w:divBdr>
                    <w:top w:val="none" w:sz="0" w:space="0" w:color="auto"/>
                    <w:left w:val="none" w:sz="0" w:space="0" w:color="auto"/>
                    <w:bottom w:val="none" w:sz="0" w:space="0" w:color="auto"/>
                    <w:right w:val="none" w:sz="0" w:space="0" w:color="auto"/>
                  </w:divBdr>
                  <w:divsChild>
                    <w:div w:id="443619504">
                      <w:marLeft w:val="0"/>
                      <w:marRight w:val="0"/>
                      <w:marTop w:val="0"/>
                      <w:marBottom w:val="0"/>
                      <w:divBdr>
                        <w:top w:val="none" w:sz="0" w:space="0" w:color="auto"/>
                        <w:left w:val="none" w:sz="0" w:space="0" w:color="auto"/>
                        <w:bottom w:val="none" w:sz="0" w:space="0" w:color="auto"/>
                        <w:right w:val="none" w:sz="0" w:space="0" w:color="auto"/>
                      </w:divBdr>
                    </w:div>
                  </w:divsChild>
                </w:div>
                <w:div w:id="495073006">
                  <w:marLeft w:val="0"/>
                  <w:marRight w:val="0"/>
                  <w:marTop w:val="0"/>
                  <w:marBottom w:val="0"/>
                  <w:divBdr>
                    <w:top w:val="none" w:sz="0" w:space="0" w:color="auto"/>
                    <w:left w:val="none" w:sz="0" w:space="0" w:color="auto"/>
                    <w:bottom w:val="none" w:sz="0" w:space="0" w:color="auto"/>
                    <w:right w:val="none" w:sz="0" w:space="0" w:color="auto"/>
                  </w:divBdr>
                  <w:divsChild>
                    <w:div w:id="1696998567">
                      <w:marLeft w:val="0"/>
                      <w:marRight w:val="0"/>
                      <w:marTop w:val="0"/>
                      <w:marBottom w:val="0"/>
                      <w:divBdr>
                        <w:top w:val="none" w:sz="0" w:space="0" w:color="auto"/>
                        <w:left w:val="none" w:sz="0" w:space="0" w:color="auto"/>
                        <w:bottom w:val="none" w:sz="0" w:space="0" w:color="auto"/>
                        <w:right w:val="none" w:sz="0" w:space="0" w:color="auto"/>
                      </w:divBdr>
                    </w:div>
                  </w:divsChild>
                </w:div>
                <w:div w:id="552737845">
                  <w:marLeft w:val="0"/>
                  <w:marRight w:val="0"/>
                  <w:marTop w:val="0"/>
                  <w:marBottom w:val="0"/>
                  <w:divBdr>
                    <w:top w:val="none" w:sz="0" w:space="0" w:color="auto"/>
                    <w:left w:val="none" w:sz="0" w:space="0" w:color="auto"/>
                    <w:bottom w:val="none" w:sz="0" w:space="0" w:color="auto"/>
                    <w:right w:val="none" w:sz="0" w:space="0" w:color="auto"/>
                  </w:divBdr>
                  <w:divsChild>
                    <w:div w:id="1557160431">
                      <w:marLeft w:val="0"/>
                      <w:marRight w:val="0"/>
                      <w:marTop w:val="0"/>
                      <w:marBottom w:val="0"/>
                      <w:divBdr>
                        <w:top w:val="none" w:sz="0" w:space="0" w:color="auto"/>
                        <w:left w:val="none" w:sz="0" w:space="0" w:color="auto"/>
                        <w:bottom w:val="none" w:sz="0" w:space="0" w:color="auto"/>
                        <w:right w:val="none" w:sz="0" w:space="0" w:color="auto"/>
                      </w:divBdr>
                    </w:div>
                  </w:divsChild>
                </w:div>
                <w:div w:id="571619789">
                  <w:marLeft w:val="0"/>
                  <w:marRight w:val="0"/>
                  <w:marTop w:val="0"/>
                  <w:marBottom w:val="0"/>
                  <w:divBdr>
                    <w:top w:val="none" w:sz="0" w:space="0" w:color="auto"/>
                    <w:left w:val="none" w:sz="0" w:space="0" w:color="auto"/>
                    <w:bottom w:val="none" w:sz="0" w:space="0" w:color="auto"/>
                    <w:right w:val="none" w:sz="0" w:space="0" w:color="auto"/>
                  </w:divBdr>
                  <w:divsChild>
                    <w:div w:id="1922176853">
                      <w:marLeft w:val="0"/>
                      <w:marRight w:val="0"/>
                      <w:marTop w:val="0"/>
                      <w:marBottom w:val="0"/>
                      <w:divBdr>
                        <w:top w:val="none" w:sz="0" w:space="0" w:color="auto"/>
                        <w:left w:val="none" w:sz="0" w:space="0" w:color="auto"/>
                        <w:bottom w:val="none" w:sz="0" w:space="0" w:color="auto"/>
                        <w:right w:val="none" w:sz="0" w:space="0" w:color="auto"/>
                      </w:divBdr>
                    </w:div>
                  </w:divsChild>
                </w:div>
                <w:div w:id="611982845">
                  <w:marLeft w:val="0"/>
                  <w:marRight w:val="0"/>
                  <w:marTop w:val="0"/>
                  <w:marBottom w:val="0"/>
                  <w:divBdr>
                    <w:top w:val="none" w:sz="0" w:space="0" w:color="auto"/>
                    <w:left w:val="none" w:sz="0" w:space="0" w:color="auto"/>
                    <w:bottom w:val="none" w:sz="0" w:space="0" w:color="auto"/>
                    <w:right w:val="none" w:sz="0" w:space="0" w:color="auto"/>
                  </w:divBdr>
                  <w:divsChild>
                    <w:div w:id="1079712284">
                      <w:marLeft w:val="0"/>
                      <w:marRight w:val="0"/>
                      <w:marTop w:val="0"/>
                      <w:marBottom w:val="0"/>
                      <w:divBdr>
                        <w:top w:val="none" w:sz="0" w:space="0" w:color="auto"/>
                        <w:left w:val="none" w:sz="0" w:space="0" w:color="auto"/>
                        <w:bottom w:val="none" w:sz="0" w:space="0" w:color="auto"/>
                        <w:right w:val="none" w:sz="0" w:space="0" w:color="auto"/>
                      </w:divBdr>
                    </w:div>
                  </w:divsChild>
                </w:div>
                <w:div w:id="673265745">
                  <w:marLeft w:val="0"/>
                  <w:marRight w:val="0"/>
                  <w:marTop w:val="0"/>
                  <w:marBottom w:val="0"/>
                  <w:divBdr>
                    <w:top w:val="none" w:sz="0" w:space="0" w:color="auto"/>
                    <w:left w:val="none" w:sz="0" w:space="0" w:color="auto"/>
                    <w:bottom w:val="none" w:sz="0" w:space="0" w:color="auto"/>
                    <w:right w:val="none" w:sz="0" w:space="0" w:color="auto"/>
                  </w:divBdr>
                  <w:divsChild>
                    <w:div w:id="1068648114">
                      <w:marLeft w:val="0"/>
                      <w:marRight w:val="0"/>
                      <w:marTop w:val="0"/>
                      <w:marBottom w:val="0"/>
                      <w:divBdr>
                        <w:top w:val="none" w:sz="0" w:space="0" w:color="auto"/>
                        <w:left w:val="none" w:sz="0" w:space="0" w:color="auto"/>
                        <w:bottom w:val="none" w:sz="0" w:space="0" w:color="auto"/>
                        <w:right w:val="none" w:sz="0" w:space="0" w:color="auto"/>
                      </w:divBdr>
                    </w:div>
                  </w:divsChild>
                </w:div>
                <w:div w:id="717782413">
                  <w:marLeft w:val="0"/>
                  <w:marRight w:val="0"/>
                  <w:marTop w:val="0"/>
                  <w:marBottom w:val="0"/>
                  <w:divBdr>
                    <w:top w:val="none" w:sz="0" w:space="0" w:color="auto"/>
                    <w:left w:val="none" w:sz="0" w:space="0" w:color="auto"/>
                    <w:bottom w:val="none" w:sz="0" w:space="0" w:color="auto"/>
                    <w:right w:val="none" w:sz="0" w:space="0" w:color="auto"/>
                  </w:divBdr>
                  <w:divsChild>
                    <w:div w:id="282230277">
                      <w:marLeft w:val="0"/>
                      <w:marRight w:val="0"/>
                      <w:marTop w:val="0"/>
                      <w:marBottom w:val="0"/>
                      <w:divBdr>
                        <w:top w:val="none" w:sz="0" w:space="0" w:color="auto"/>
                        <w:left w:val="none" w:sz="0" w:space="0" w:color="auto"/>
                        <w:bottom w:val="none" w:sz="0" w:space="0" w:color="auto"/>
                        <w:right w:val="none" w:sz="0" w:space="0" w:color="auto"/>
                      </w:divBdr>
                    </w:div>
                  </w:divsChild>
                </w:div>
                <w:div w:id="853769815">
                  <w:marLeft w:val="0"/>
                  <w:marRight w:val="0"/>
                  <w:marTop w:val="0"/>
                  <w:marBottom w:val="0"/>
                  <w:divBdr>
                    <w:top w:val="none" w:sz="0" w:space="0" w:color="auto"/>
                    <w:left w:val="none" w:sz="0" w:space="0" w:color="auto"/>
                    <w:bottom w:val="none" w:sz="0" w:space="0" w:color="auto"/>
                    <w:right w:val="none" w:sz="0" w:space="0" w:color="auto"/>
                  </w:divBdr>
                  <w:divsChild>
                    <w:div w:id="2053729049">
                      <w:marLeft w:val="0"/>
                      <w:marRight w:val="0"/>
                      <w:marTop w:val="0"/>
                      <w:marBottom w:val="0"/>
                      <w:divBdr>
                        <w:top w:val="none" w:sz="0" w:space="0" w:color="auto"/>
                        <w:left w:val="none" w:sz="0" w:space="0" w:color="auto"/>
                        <w:bottom w:val="none" w:sz="0" w:space="0" w:color="auto"/>
                        <w:right w:val="none" w:sz="0" w:space="0" w:color="auto"/>
                      </w:divBdr>
                    </w:div>
                  </w:divsChild>
                </w:div>
                <w:div w:id="940381085">
                  <w:marLeft w:val="0"/>
                  <w:marRight w:val="0"/>
                  <w:marTop w:val="0"/>
                  <w:marBottom w:val="0"/>
                  <w:divBdr>
                    <w:top w:val="none" w:sz="0" w:space="0" w:color="auto"/>
                    <w:left w:val="none" w:sz="0" w:space="0" w:color="auto"/>
                    <w:bottom w:val="none" w:sz="0" w:space="0" w:color="auto"/>
                    <w:right w:val="none" w:sz="0" w:space="0" w:color="auto"/>
                  </w:divBdr>
                  <w:divsChild>
                    <w:div w:id="679509469">
                      <w:marLeft w:val="0"/>
                      <w:marRight w:val="0"/>
                      <w:marTop w:val="0"/>
                      <w:marBottom w:val="0"/>
                      <w:divBdr>
                        <w:top w:val="none" w:sz="0" w:space="0" w:color="auto"/>
                        <w:left w:val="none" w:sz="0" w:space="0" w:color="auto"/>
                        <w:bottom w:val="none" w:sz="0" w:space="0" w:color="auto"/>
                        <w:right w:val="none" w:sz="0" w:space="0" w:color="auto"/>
                      </w:divBdr>
                    </w:div>
                  </w:divsChild>
                </w:div>
                <w:div w:id="1082917288">
                  <w:marLeft w:val="0"/>
                  <w:marRight w:val="0"/>
                  <w:marTop w:val="0"/>
                  <w:marBottom w:val="0"/>
                  <w:divBdr>
                    <w:top w:val="none" w:sz="0" w:space="0" w:color="auto"/>
                    <w:left w:val="none" w:sz="0" w:space="0" w:color="auto"/>
                    <w:bottom w:val="none" w:sz="0" w:space="0" w:color="auto"/>
                    <w:right w:val="none" w:sz="0" w:space="0" w:color="auto"/>
                  </w:divBdr>
                  <w:divsChild>
                    <w:div w:id="662050302">
                      <w:marLeft w:val="0"/>
                      <w:marRight w:val="0"/>
                      <w:marTop w:val="0"/>
                      <w:marBottom w:val="0"/>
                      <w:divBdr>
                        <w:top w:val="none" w:sz="0" w:space="0" w:color="auto"/>
                        <w:left w:val="none" w:sz="0" w:space="0" w:color="auto"/>
                        <w:bottom w:val="none" w:sz="0" w:space="0" w:color="auto"/>
                        <w:right w:val="none" w:sz="0" w:space="0" w:color="auto"/>
                      </w:divBdr>
                    </w:div>
                  </w:divsChild>
                </w:div>
                <w:div w:id="1141538751">
                  <w:marLeft w:val="0"/>
                  <w:marRight w:val="0"/>
                  <w:marTop w:val="0"/>
                  <w:marBottom w:val="0"/>
                  <w:divBdr>
                    <w:top w:val="none" w:sz="0" w:space="0" w:color="auto"/>
                    <w:left w:val="none" w:sz="0" w:space="0" w:color="auto"/>
                    <w:bottom w:val="none" w:sz="0" w:space="0" w:color="auto"/>
                    <w:right w:val="none" w:sz="0" w:space="0" w:color="auto"/>
                  </w:divBdr>
                  <w:divsChild>
                    <w:div w:id="850224090">
                      <w:marLeft w:val="0"/>
                      <w:marRight w:val="0"/>
                      <w:marTop w:val="0"/>
                      <w:marBottom w:val="0"/>
                      <w:divBdr>
                        <w:top w:val="none" w:sz="0" w:space="0" w:color="auto"/>
                        <w:left w:val="none" w:sz="0" w:space="0" w:color="auto"/>
                        <w:bottom w:val="none" w:sz="0" w:space="0" w:color="auto"/>
                        <w:right w:val="none" w:sz="0" w:space="0" w:color="auto"/>
                      </w:divBdr>
                    </w:div>
                  </w:divsChild>
                </w:div>
                <w:div w:id="1155145091">
                  <w:marLeft w:val="0"/>
                  <w:marRight w:val="0"/>
                  <w:marTop w:val="0"/>
                  <w:marBottom w:val="0"/>
                  <w:divBdr>
                    <w:top w:val="none" w:sz="0" w:space="0" w:color="auto"/>
                    <w:left w:val="none" w:sz="0" w:space="0" w:color="auto"/>
                    <w:bottom w:val="none" w:sz="0" w:space="0" w:color="auto"/>
                    <w:right w:val="none" w:sz="0" w:space="0" w:color="auto"/>
                  </w:divBdr>
                  <w:divsChild>
                    <w:div w:id="1906597419">
                      <w:marLeft w:val="0"/>
                      <w:marRight w:val="0"/>
                      <w:marTop w:val="0"/>
                      <w:marBottom w:val="0"/>
                      <w:divBdr>
                        <w:top w:val="none" w:sz="0" w:space="0" w:color="auto"/>
                        <w:left w:val="none" w:sz="0" w:space="0" w:color="auto"/>
                        <w:bottom w:val="none" w:sz="0" w:space="0" w:color="auto"/>
                        <w:right w:val="none" w:sz="0" w:space="0" w:color="auto"/>
                      </w:divBdr>
                    </w:div>
                  </w:divsChild>
                </w:div>
                <w:div w:id="1277322853">
                  <w:marLeft w:val="0"/>
                  <w:marRight w:val="0"/>
                  <w:marTop w:val="0"/>
                  <w:marBottom w:val="0"/>
                  <w:divBdr>
                    <w:top w:val="none" w:sz="0" w:space="0" w:color="auto"/>
                    <w:left w:val="none" w:sz="0" w:space="0" w:color="auto"/>
                    <w:bottom w:val="none" w:sz="0" w:space="0" w:color="auto"/>
                    <w:right w:val="none" w:sz="0" w:space="0" w:color="auto"/>
                  </w:divBdr>
                  <w:divsChild>
                    <w:div w:id="1497188582">
                      <w:marLeft w:val="0"/>
                      <w:marRight w:val="0"/>
                      <w:marTop w:val="0"/>
                      <w:marBottom w:val="0"/>
                      <w:divBdr>
                        <w:top w:val="none" w:sz="0" w:space="0" w:color="auto"/>
                        <w:left w:val="none" w:sz="0" w:space="0" w:color="auto"/>
                        <w:bottom w:val="none" w:sz="0" w:space="0" w:color="auto"/>
                        <w:right w:val="none" w:sz="0" w:space="0" w:color="auto"/>
                      </w:divBdr>
                    </w:div>
                  </w:divsChild>
                </w:div>
                <w:div w:id="1437750149">
                  <w:marLeft w:val="0"/>
                  <w:marRight w:val="0"/>
                  <w:marTop w:val="0"/>
                  <w:marBottom w:val="0"/>
                  <w:divBdr>
                    <w:top w:val="none" w:sz="0" w:space="0" w:color="auto"/>
                    <w:left w:val="none" w:sz="0" w:space="0" w:color="auto"/>
                    <w:bottom w:val="none" w:sz="0" w:space="0" w:color="auto"/>
                    <w:right w:val="none" w:sz="0" w:space="0" w:color="auto"/>
                  </w:divBdr>
                  <w:divsChild>
                    <w:div w:id="726953533">
                      <w:marLeft w:val="0"/>
                      <w:marRight w:val="0"/>
                      <w:marTop w:val="0"/>
                      <w:marBottom w:val="0"/>
                      <w:divBdr>
                        <w:top w:val="none" w:sz="0" w:space="0" w:color="auto"/>
                        <w:left w:val="none" w:sz="0" w:space="0" w:color="auto"/>
                        <w:bottom w:val="none" w:sz="0" w:space="0" w:color="auto"/>
                        <w:right w:val="none" w:sz="0" w:space="0" w:color="auto"/>
                      </w:divBdr>
                    </w:div>
                  </w:divsChild>
                </w:div>
                <w:div w:id="1638410000">
                  <w:marLeft w:val="0"/>
                  <w:marRight w:val="0"/>
                  <w:marTop w:val="0"/>
                  <w:marBottom w:val="0"/>
                  <w:divBdr>
                    <w:top w:val="none" w:sz="0" w:space="0" w:color="auto"/>
                    <w:left w:val="none" w:sz="0" w:space="0" w:color="auto"/>
                    <w:bottom w:val="none" w:sz="0" w:space="0" w:color="auto"/>
                    <w:right w:val="none" w:sz="0" w:space="0" w:color="auto"/>
                  </w:divBdr>
                  <w:divsChild>
                    <w:div w:id="1003627682">
                      <w:marLeft w:val="0"/>
                      <w:marRight w:val="0"/>
                      <w:marTop w:val="0"/>
                      <w:marBottom w:val="0"/>
                      <w:divBdr>
                        <w:top w:val="none" w:sz="0" w:space="0" w:color="auto"/>
                        <w:left w:val="none" w:sz="0" w:space="0" w:color="auto"/>
                        <w:bottom w:val="none" w:sz="0" w:space="0" w:color="auto"/>
                        <w:right w:val="none" w:sz="0" w:space="0" w:color="auto"/>
                      </w:divBdr>
                    </w:div>
                  </w:divsChild>
                </w:div>
                <w:div w:id="1657537383">
                  <w:marLeft w:val="0"/>
                  <w:marRight w:val="0"/>
                  <w:marTop w:val="0"/>
                  <w:marBottom w:val="0"/>
                  <w:divBdr>
                    <w:top w:val="none" w:sz="0" w:space="0" w:color="auto"/>
                    <w:left w:val="none" w:sz="0" w:space="0" w:color="auto"/>
                    <w:bottom w:val="none" w:sz="0" w:space="0" w:color="auto"/>
                    <w:right w:val="none" w:sz="0" w:space="0" w:color="auto"/>
                  </w:divBdr>
                  <w:divsChild>
                    <w:div w:id="2016566308">
                      <w:marLeft w:val="0"/>
                      <w:marRight w:val="0"/>
                      <w:marTop w:val="0"/>
                      <w:marBottom w:val="0"/>
                      <w:divBdr>
                        <w:top w:val="none" w:sz="0" w:space="0" w:color="auto"/>
                        <w:left w:val="none" w:sz="0" w:space="0" w:color="auto"/>
                        <w:bottom w:val="none" w:sz="0" w:space="0" w:color="auto"/>
                        <w:right w:val="none" w:sz="0" w:space="0" w:color="auto"/>
                      </w:divBdr>
                    </w:div>
                  </w:divsChild>
                </w:div>
                <w:div w:id="1801457217">
                  <w:marLeft w:val="0"/>
                  <w:marRight w:val="0"/>
                  <w:marTop w:val="0"/>
                  <w:marBottom w:val="0"/>
                  <w:divBdr>
                    <w:top w:val="none" w:sz="0" w:space="0" w:color="auto"/>
                    <w:left w:val="none" w:sz="0" w:space="0" w:color="auto"/>
                    <w:bottom w:val="none" w:sz="0" w:space="0" w:color="auto"/>
                    <w:right w:val="none" w:sz="0" w:space="0" w:color="auto"/>
                  </w:divBdr>
                  <w:divsChild>
                    <w:div w:id="682977053">
                      <w:marLeft w:val="0"/>
                      <w:marRight w:val="0"/>
                      <w:marTop w:val="0"/>
                      <w:marBottom w:val="0"/>
                      <w:divBdr>
                        <w:top w:val="none" w:sz="0" w:space="0" w:color="auto"/>
                        <w:left w:val="none" w:sz="0" w:space="0" w:color="auto"/>
                        <w:bottom w:val="none" w:sz="0" w:space="0" w:color="auto"/>
                        <w:right w:val="none" w:sz="0" w:space="0" w:color="auto"/>
                      </w:divBdr>
                    </w:div>
                  </w:divsChild>
                </w:div>
                <w:div w:id="1830168240">
                  <w:marLeft w:val="0"/>
                  <w:marRight w:val="0"/>
                  <w:marTop w:val="0"/>
                  <w:marBottom w:val="0"/>
                  <w:divBdr>
                    <w:top w:val="none" w:sz="0" w:space="0" w:color="auto"/>
                    <w:left w:val="none" w:sz="0" w:space="0" w:color="auto"/>
                    <w:bottom w:val="none" w:sz="0" w:space="0" w:color="auto"/>
                    <w:right w:val="none" w:sz="0" w:space="0" w:color="auto"/>
                  </w:divBdr>
                  <w:divsChild>
                    <w:div w:id="114519284">
                      <w:marLeft w:val="0"/>
                      <w:marRight w:val="0"/>
                      <w:marTop w:val="0"/>
                      <w:marBottom w:val="0"/>
                      <w:divBdr>
                        <w:top w:val="none" w:sz="0" w:space="0" w:color="auto"/>
                        <w:left w:val="none" w:sz="0" w:space="0" w:color="auto"/>
                        <w:bottom w:val="none" w:sz="0" w:space="0" w:color="auto"/>
                        <w:right w:val="none" w:sz="0" w:space="0" w:color="auto"/>
                      </w:divBdr>
                    </w:div>
                  </w:divsChild>
                </w:div>
                <w:div w:id="1962303087">
                  <w:marLeft w:val="0"/>
                  <w:marRight w:val="0"/>
                  <w:marTop w:val="0"/>
                  <w:marBottom w:val="0"/>
                  <w:divBdr>
                    <w:top w:val="none" w:sz="0" w:space="0" w:color="auto"/>
                    <w:left w:val="none" w:sz="0" w:space="0" w:color="auto"/>
                    <w:bottom w:val="none" w:sz="0" w:space="0" w:color="auto"/>
                    <w:right w:val="none" w:sz="0" w:space="0" w:color="auto"/>
                  </w:divBdr>
                  <w:divsChild>
                    <w:div w:id="159853971">
                      <w:marLeft w:val="0"/>
                      <w:marRight w:val="0"/>
                      <w:marTop w:val="0"/>
                      <w:marBottom w:val="0"/>
                      <w:divBdr>
                        <w:top w:val="none" w:sz="0" w:space="0" w:color="auto"/>
                        <w:left w:val="none" w:sz="0" w:space="0" w:color="auto"/>
                        <w:bottom w:val="none" w:sz="0" w:space="0" w:color="auto"/>
                        <w:right w:val="none" w:sz="0" w:space="0" w:color="auto"/>
                      </w:divBdr>
                    </w:div>
                  </w:divsChild>
                </w:div>
                <w:div w:id="2000617676">
                  <w:marLeft w:val="0"/>
                  <w:marRight w:val="0"/>
                  <w:marTop w:val="0"/>
                  <w:marBottom w:val="0"/>
                  <w:divBdr>
                    <w:top w:val="none" w:sz="0" w:space="0" w:color="auto"/>
                    <w:left w:val="none" w:sz="0" w:space="0" w:color="auto"/>
                    <w:bottom w:val="none" w:sz="0" w:space="0" w:color="auto"/>
                    <w:right w:val="none" w:sz="0" w:space="0" w:color="auto"/>
                  </w:divBdr>
                  <w:divsChild>
                    <w:div w:id="425226881">
                      <w:marLeft w:val="0"/>
                      <w:marRight w:val="0"/>
                      <w:marTop w:val="0"/>
                      <w:marBottom w:val="0"/>
                      <w:divBdr>
                        <w:top w:val="none" w:sz="0" w:space="0" w:color="auto"/>
                        <w:left w:val="none" w:sz="0" w:space="0" w:color="auto"/>
                        <w:bottom w:val="none" w:sz="0" w:space="0" w:color="auto"/>
                        <w:right w:val="none" w:sz="0" w:space="0" w:color="auto"/>
                      </w:divBdr>
                    </w:div>
                  </w:divsChild>
                </w:div>
                <w:div w:id="2028359623">
                  <w:marLeft w:val="0"/>
                  <w:marRight w:val="0"/>
                  <w:marTop w:val="0"/>
                  <w:marBottom w:val="0"/>
                  <w:divBdr>
                    <w:top w:val="none" w:sz="0" w:space="0" w:color="auto"/>
                    <w:left w:val="none" w:sz="0" w:space="0" w:color="auto"/>
                    <w:bottom w:val="none" w:sz="0" w:space="0" w:color="auto"/>
                    <w:right w:val="none" w:sz="0" w:space="0" w:color="auto"/>
                  </w:divBdr>
                  <w:divsChild>
                    <w:div w:id="1846892810">
                      <w:marLeft w:val="0"/>
                      <w:marRight w:val="0"/>
                      <w:marTop w:val="0"/>
                      <w:marBottom w:val="0"/>
                      <w:divBdr>
                        <w:top w:val="none" w:sz="0" w:space="0" w:color="auto"/>
                        <w:left w:val="none" w:sz="0" w:space="0" w:color="auto"/>
                        <w:bottom w:val="none" w:sz="0" w:space="0" w:color="auto"/>
                        <w:right w:val="none" w:sz="0" w:space="0" w:color="auto"/>
                      </w:divBdr>
                    </w:div>
                  </w:divsChild>
                </w:div>
                <w:div w:id="2102289776">
                  <w:marLeft w:val="0"/>
                  <w:marRight w:val="0"/>
                  <w:marTop w:val="0"/>
                  <w:marBottom w:val="0"/>
                  <w:divBdr>
                    <w:top w:val="none" w:sz="0" w:space="0" w:color="auto"/>
                    <w:left w:val="none" w:sz="0" w:space="0" w:color="auto"/>
                    <w:bottom w:val="none" w:sz="0" w:space="0" w:color="auto"/>
                    <w:right w:val="none" w:sz="0" w:space="0" w:color="auto"/>
                  </w:divBdr>
                  <w:divsChild>
                    <w:div w:id="7231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154792">
          <w:marLeft w:val="0"/>
          <w:marRight w:val="0"/>
          <w:marTop w:val="0"/>
          <w:marBottom w:val="0"/>
          <w:divBdr>
            <w:top w:val="none" w:sz="0" w:space="0" w:color="auto"/>
            <w:left w:val="none" w:sz="0" w:space="0" w:color="auto"/>
            <w:bottom w:val="none" w:sz="0" w:space="0" w:color="auto"/>
            <w:right w:val="none" w:sz="0" w:space="0" w:color="auto"/>
          </w:divBdr>
        </w:div>
        <w:div w:id="501285961">
          <w:marLeft w:val="0"/>
          <w:marRight w:val="0"/>
          <w:marTop w:val="0"/>
          <w:marBottom w:val="0"/>
          <w:divBdr>
            <w:top w:val="none" w:sz="0" w:space="0" w:color="auto"/>
            <w:left w:val="none" w:sz="0" w:space="0" w:color="auto"/>
            <w:bottom w:val="none" w:sz="0" w:space="0" w:color="auto"/>
            <w:right w:val="none" w:sz="0" w:space="0" w:color="auto"/>
          </w:divBdr>
        </w:div>
        <w:div w:id="522477473">
          <w:marLeft w:val="0"/>
          <w:marRight w:val="0"/>
          <w:marTop w:val="0"/>
          <w:marBottom w:val="0"/>
          <w:divBdr>
            <w:top w:val="none" w:sz="0" w:space="0" w:color="auto"/>
            <w:left w:val="none" w:sz="0" w:space="0" w:color="auto"/>
            <w:bottom w:val="none" w:sz="0" w:space="0" w:color="auto"/>
            <w:right w:val="none" w:sz="0" w:space="0" w:color="auto"/>
          </w:divBdr>
        </w:div>
        <w:div w:id="560865183">
          <w:marLeft w:val="0"/>
          <w:marRight w:val="0"/>
          <w:marTop w:val="0"/>
          <w:marBottom w:val="0"/>
          <w:divBdr>
            <w:top w:val="none" w:sz="0" w:space="0" w:color="auto"/>
            <w:left w:val="none" w:sz="0" w:space="0" w:color="auto"/>
            <w:bottom w:val="none" w:sz="0" w:space="0" w:color="auto"/>
            <w:right w:val="none" w:sz="0" w:space="0" w:color="auto"/>
          </w:divBdr>
          <w:divsChild>
            <w:div w:id="1744600033">
              <w:marLeft w:val="-75"/>
              <w:marRight w:val="0"/>
              <w:marTop w:val="30"/>
              <w:marBottom w:val="30"/>
              <w:divBdr>
                <w:top w:val="none" w:sz="0" w:space="0" w:color="auto"/>
                <w:left w:val="none" w:sz="0" w:space="0" w:color="auto"/>
                <w:bottom w:val="none" w:sz="0" w:space="0" w:color="auto"/>
                <w:right w:val="none" w:sz="0" w:space="0" w:color="auto"/>
              </w:divBdr>
              <w:divsChild>
                <w:div w:id="3410573">
                  <w:marLeft w:val="0"/>
                  <w:marRight w:val="0"/>
                  <w:marTop w:val="0"/>
                  <w:marBottom w:val="0"/>
                  <w:divBdr>
                    <w:top w:val="none" w:sz="0" w:space="0" w:color="auto"/>
                    <w:left w:val="none" w:sz="0" w:space="0" w:color="auto"/>
                    <w:bottom w:val="none" w:sz="0" w:space="0" w:color="auto"/>
                    <w:right w:val="none" w:sz="0" w:space="0" w:color="auto"/>
                  </w:divBdr>
                  <w:divsChild>
                    <w:div w:id="342897601">
                      <w:marLeft w:val="0"/>
                      <w:marRight w:val="0"/>
                      <w:marTop w:val="0"/>
                      <w:marBottom w:val="0"/>
                      <w:divBdr>
                        <w:top w:val="none" w:sz="0" w:space="0" w:color="auto"/>
                        <w:left w:val="none" w:sz="0" w:space="0" w:color="auto"/>
                        <w:bottom w:val="none" w:sz="0" w:space="0" w:color="auto"/>
                        <w:right w:val="none" w:sz="0" w:space="0" w:color="auto"/>
                      </w:divBdr>
                    </w:div>
                  </w:divsChild>
                </w:div>
                <w:div w:id="4404635">
                  <w:marLeft w:val="0"/>
                  <w:marRight w:val="0"/>
                  <w:marTop w:val="0"/>
                  <w:marBottom w:val="0"/>
                  <w:divBdr>
                    <w:top w:val="none" w:sz="0" w:space="0" w:color="auto"/>
                    <w:left w:val="none" w:sz="0" w:space="0" w:color="auto"/>
                    <w:bottom w:val="none" w:sz="0" w:space="0" w:color="auto"/>
                    <w:right w:val="none" w:sz="0" w:space="0" w:color="auto"/>
                  </w:divBdr>
                  <w:divsChild>
                    <w:div w:id="543715643">
                      <w:marLeft w:val="0"/>
                      <w:marRight w:val="0"/>
                      <w:marTop w:val="0"/>
                      <w:marBottom w:val="0"/>
                      <w:divBdr>
                        <w:top w:val="none" w:sz="0" w:space="0" w:color="auto"/>
                        <w:left w:val="none" w:sz="0" w:space="0" w:color="auto"/>
                        <w:bottom w:val="none" w:sz="0" w:space="0" w:color="auto"/>
                        <w:right w:val="none" w:sz="0" w:space="0" w:color="auto"/>
                      </w:divBdr>
                    </w:div>
                  </w:divsChild>
                </w:div>
                <w:div w:id="5640094">
                  <w:marLeft w:val="0"/>
                  <w:marRight w:val="0"/>
                  <w:marTop w:val="0"/>
                  <w:marBottom w:val="0"/>
                  <w:divBdr>
                    <w:top w:val="none" w:sz="0" w:space="0" w:color="auto"/>
                    <w:left w:val="none" w:sz="0" w:space="0" w:color="auto"/>
                    <w:bottom w:val="none" w:sz="0" w:space="0" w:color="auto"/>
                    <w:right w:val="none" w:sz="0" w:space="0" w:color="auto"/>
                  </w:divBdr>
                  <w:divsChild>
                    <w:div w:id="1758746837">
                      <w:marLeft w:val="0"/>
                      <w:marRight w:val="0"/>
                      <w:marTop w:val="0"/>
                      <w:marBottom w:val="0"/>
                      <w:divBdr>
                        <w:top w:val="none" w:sz="0" w:space="0" w:color="auto"/>
                        <w:left w:val="none" w:sz="0" w:space="0" w:color="auto"/>
                        <w:bottom w:val="none" w:sz="0" w:space="0" w:color="auto"/>
                        <w:right w:val="none" w:sz="0" w:space="0" w:color="auto"/>
                      </w:divBdr>
                    </w:div>
                  </w:divsChild>
                </w:div>
                <w:div w:id="24448899">
                  <w:marLeft w:val="0"/>
                  <w:marRight w:val="0"/>
                  <w:marTop w:val="0"/>
                  <w:marBottom w:val="0"/>
                  <w:divBdr>
                    <w:top w:val="none" w:sz="0" w:space="0" w:color="auto"/>
                    <w:left w:val="none" w:sz="0" w:space="0" w:color="auto"/>
                    <w:bottom w:val="none" w:sz="0" w:space="0" w:color="auto"/>
                    <w:right w:val="none" w:sz="0" w:space="0" w:color="auto"/>
                  </w:divBdr>
                  <w:divsChild>
                    <w:div w:id="376246360">
                      <w:marLeft w:val="0"/>
                      <w:marRight w:val="0"/>
                      <w:marTop w:val="0"/>
                      <w:marBottom w:val="0"/>
                      <w:divBdr>
                        <w:top w:val="none" w:sz="0" w:space="0" w:color="auto"/>
                        <w:left w:val="none" w:sz="0" w:space="0" w:color="auto"/>
                        <w:bottom w:val="none" w:sz="0" w:space="0" w:color="auto"/>
                        <w:right w:val="none" w:sz="0" w:space="0" w:color="auto"/>
                      </w:divBdr>
                    </w:div>
                  </w:divsChild>
                </w:div>
                <w:div w:id="26613576">
                  <w:marLeft w:val="0"/>
                  <w:marRight w:val="0"/>
                  <w:marTop w:val="0"/>
                  <w:marBottom w:val="0"/>
                  <w:divBdr>
                    <w:top w:val="none" w:sz="0" w:space="0" w:color="auto"/>
                    <w:left w:val="none" w:sz="0" w:space="0" w:color="auto"/>
                    <w:bottom w:val="none" w:sz="0" w:space="0" w:color="auto"/>
                    <w:right w:val="none" w:sz="0" w:space="0" w:color="auto"/>
                  </w:divBdr>
                  <w:divsChild>
                    <w:div w:id="1886478763">
                      <w:marLeft w:val="0"/>
                      <w:marRight w:val="0"/>
                      <w:marTop w:val="0"/>
                      <w:marBottom w:val="0"/>
                      <w:divBdr>
                        <w:top w:val="none" w:sz="0" w:space="0" w:color="auto"/>
                        <w:left w:val="none" w:sz="0" w:space="0" w:color="auto"/>
                        <w:bottom w:val="none" w:sz="0" w:space="0" w:color="auto"/>
                        <w:right w:val="none" w:sz="0" w:space="0" w:color="auto"/>
                      </w:divBdr>
                    </w:div>
                  </w:divsChild>
                </w:div>
                <w:div w:id="37249050">
                  <w:marLeft w:val="0"/>
                  <w:marRight w:val="0"/>
                  <w:marTop w:val="0"/>
                  <w:marBottom w:val="0"/>
                  <w:divBdr>
                    <w:top w:val="none" w:sz="0" w:space="0" w:color="auto"/>
                    <w:left w:val="none" w:sz="0" w:space="0" w:color="auto"/>
                    <w:bottom w:val="none" w:sz="0" w:space="0" w:color="auto"/>
                    <w:right w:val="none" w:sz="0" w:space="0" w:color="auto"/>
                  </w:divBdr>
                  <w:divsChild>
                    <w:div w:id="1335649334">
                      <w:marLeft w:val="0"/>
                      <w:marRight w:val="0"/>
                      <w:marTop w:val="0"/>
                      <w:marBottom w:val="0"/>
                      <w:divBdr>
                        <w:top w:val="none" w:sz="0" w:space="0" w:color="auto"/>
                        <w:left w:val="none" w:sz="0" w:space="0" w:color="auto"/>
                        <w:bottom w:val="none" w:sz="0" w:space="0" w:color="auto"/>
                        <w:right w:val="none" w:sz="0" w:space="0" w:color="auto"/>
                      </w:divBdr>
                    </w:div>
                  </w:divsChild>
                </w:div>
                <w:div w:id="47804027">
                  <w:marLeft w:val="0"/>
                  <w:marRight w:val="0"/>
                  <w:marTop w:val="0"/>
                  <w:marBottom w:val="0"/>
                  <w:divBdr>
                    <w:top w:val="none" w:sz="0" w:space="0" w:color="auto"/>
                    <w:left w:val="none" w:sz="0" w:space="0" w:color="auto"/>
                    <w:bottom w:val="none" w:sz="0" w:space="0" w:color="auto"/>
                    <w:right w:val="none" w:sz="0" w:space="0" w:color="auto"/>
                  </w:divBdr>
                  <w:divsChild>
                    <w:div w:id="1444229367">
                      <w:marLeft w:val="0"/>
                      <w:marRight w:val="0"/>
                      <w:marTop w:val="0"/>
                      <w:marBottom w:val="0"/>
                      <w:divBdr>
                        <w:top w:val="none" w:sz="0" w:space="0" w:color="auto"/>
                        <w:left w:val="none" w:sz="0" w:space="0" w:color="auto"/>
                        <w:bottom w:val="none" w:sz="0" w:space="0" w:color="auto"/>
                        <w:right w:val="none" w:sz="0" w:space="0" w:color="auto"/>
                      </w:divBdr>
                    </w:div>
                  </w:divsChild>
                </w:div>
                <w:div w:id="59328813">
                  <w:marLeft w:val="0"/>
                  <w:marRight w:val="0"/>
                  <w:marTop w:val="0"/>
                  <w:marBottom w:val="0"/>
                  <w:divBdr>
                    <w:top w:val="none" w:sz="0" w:space="0" w:color="auto"/>
                    <w:left w:val="none" w:sz="0" w:space="0" w:color="auto"/>
                    <w:bottom w:val="none" w:sz="0" w:space="0" w:color="auto"/>
                    <w:right w:val="none" w:sz="0" w:space="0" w:color="auto"/>
                  </w:divBdr>
                  <w:divsChild>
                    <w:div w:id="1499348912">
                      <w:marLeft w:val="0"/>
                      <w:marRight w:val="0"/>
                      <w:marTop w:val="0"/>
                      <w:marBottom w:val="0"/>
                      <w:divBdr>
                        <w:top w:val="none" w:sz="0" w:space="0" w:color="auto"/>
                        <w:left w:val="none" w:sz="0" w:space="0" w:color="auto"/>
                        <w:bottom w:val="none" w:sz="0" w:space="0" w:color="auto"/>
                        <w:right w:val="none" w:sz="0" w:space="0" w:color="auto"/>
                      </w:divBdr>
                    </w:div>
                    <w:div w:id="1851331492">
                      <w:marLeft w:val="0"/>
                      <w:marRight w:val="0"/>
                      <w:marTop w:val="0"/>
                      <w:marBottom w:val="0"/>
                      <w:divBdr>
                        <w:top w:val="none" w:sz="0" w:space="0" w:color="auto"/>
                        <w:left w:val="none" w:sz="0" w:space="0" w:color="auto"/>
                        <w:bottom w:val="none" w:sz="0" w:space="0" w:color="auto"/>
                        <w:right w:val="none" w:sz="0" w:space="0" w:color="auto"/>
                      </w:divBdr>
                    </w:div>
                  </w:divsChild>
                </w:div>
                <w:div w:id="65342101">
                  <w:marLeft w:val="0"/>
                  <w:marRight w:val="0"/>
                  <w:marTop w:val="0"/>
                  <w:marBottom w:val="0"/>
                  <w:divBdr>
                    <w:top w:val="none" w:sz="0" w:space="0" w:color="auto"/>
                    <w:left w:val="none" w:sz="0" w:space="0" w:color="auto"/>
                    <w:bottom w:val="none" w:sz="0" w:space="0" w:color="auto"/>
                    <w:right w:val="none" w:sz="0" w:space="0" w:color="auto"/>
                  </w:divBdr>
                  <w:divsChild>
                    <w:div w:id="1294098896">
                      <w:marLeft w:val="0"/>
                      <w:marRight w:val="0"/>
                      <w:marTop w:val="0"/>
                      <w:marBottom w:val="0"/>
                      <w:divBdr>
                        <w:top w:val="none" w:sz="0" w:space="0" w:color="auto"/>
                        <w:left w:val="none" w:sz="0" w:space="0" w:color="auto"/>
                        <w:bottom w:val="none" w:sz="0" w:space="0" w:color="auto"/>
                        <w:right w:val="none" w:sz="0" w:space="0" w:color="auto"/>
                      </w:divBdr>
                    </w:div>
                  </w:divsChild>
                </w:div>
                <w:div w:id="85998804">
                  <w:marLeft w:val="0"/>
                  <w:marRight w:val="0"/>
                  <w:marTop w:val="0"/>
                  <w:marBottom w:val="0"/>
                  <w:divBdr>
                    <w:top w:val="none" w:sz="0" w:space="0" w:color="auto"/>
                    <w:left w:val="none" w:sz="0" w:space="0" w:color="auto"/>
                    <w:bottom w:val="none" w:sz="0" w:space="0" w:color="auto"/>
                    <w:right w:val="none" w:sz="0" w:space="0" w:color="auto"/>
                  </w:divBdr>
                  <w:divsChild>
                    <w:div w:id="1350644229">
                      <w:marLeft w:val="0"/>
                      <w:marRight w:val="0"/>
                      <w:marTop w:val="0"/>
                      <w:marBottom w:val="0"/>
                      <w:divBdr>
                        <w:top w:val="none" w:sz="0" w:space="0" w:color="auto"/>
                        <w:left w:val="none" w:sz="0" w:space="0" w:color="auto"/>
                        <w:bottom w:val="none" w:sz="0" w:space="0" w:color="auto"/>
                        <w:right w:val="none" w:sz="0" w:space="0" w:color="auto"/>
                      </w:divBdr>
                    </w:div>
                  </w:divsChild>
                </w:div>
                <w:div w:id="104348126">
                  <w:marLeft w:val="0"/>
                  <w:marRight w:val="0"/>
                  <w:marTop w:val="0"/>
                  <w:marBottom w:val="0"/>
                  <w:divBdr>
                    <w:top w:val="none" w:sz="0" w:space="0" w:color="auto"/>
                    <w:left w:val="none" w:sz="0" w:space="0" w:color="auto"/>
                    <w:bottom w:val="none" w:sz="0" w:space="0" w:color="auto"/>
                    <w:right w:val="none" w:sz="0" w:space="0" w:color="auto"/>
                  </w:divBdr>
                  <w:divsChild>
                    <w:div w:id="1905483206">
                      <w:marLeft w:val="0"/>
                      <w:marRight w:val="0"/>
                      <w:marTop w:val="0"/>
                      <w:marBottom w:val="0"/>
                      <w:divBdr>
                        <w:top w:val="none" w:sz="0" w:space="0" w:color="auto"/>
                        <w:left w:val="none" w:sz="0" w:space="0" w:color="auto"/>
                        <w:bottom w:val="none" w:sz="0" w:space="0" w:color="auto"/>
                        <w:right w:val="none" w:sz="0" w:space="0" w:color="auto"/>
                      </w:divBdr>
                    </w:div>
                  </w:divsChild>
                </w:div>
                <w:div w:id="110058726">
                  <w:marLeft w:val="0"/>
                  <w:marRight w:val="0"/>
                  <w:marTop w:val="0"/>
                  <w:marBottom w:val="0"/>
                  <w:divBdr>
                    <w:top w:val="none" w:sz="0" w:space="0" w:color="auto"/>
                    <w:left w:val="none" w:sz="0" w:space="0" w:color="auto"/>
                    <w:bottom w:val="none" w:sz="0" w:space="0" w:color="auto"/>
                    <w:right w:val="none" w:sz="0" w:space="0" w:color="auto"/>
                  </w:divBdr>
                  <w:divsChild>
                    <w:div w:id="1115635750">
                      <w:marLeft w:val="0"/>
                      <w:marRight w:val="0"/>
                      <w:marTop w:val="0"/>
                      <w:marBottom w:val="0"/>
                      <w:divBdr>
                        <w:top w:val="none" w:sz="0" w:space="0" w:color="auto"/>
                        <w:left w:val="none" w:sz="0" w:space="0" w:color="auto"/>
                        <w:bottom w:val="none" w:sz="0" w:space="0" w:color="auto"/>
                        <w:right w:val="none" w:sz="0" w:space="0" w:color="auto"/>
                      </w:divBdr>
                    </w:div>
                  </w:divsChild>
                </w:div>
                <w:div w:id="113137749">
                  <w:marLeft w:val="0"/>
                  <w:marRight w:val="0"/>
                  <w:marTop w:val="0"/>
                  <w:marBottom w:val="0"/>
                  <w:divBdr>
                    <w:top w:val="none" w:sz="0" w:space="0" w:color="auto"/>
                    <w:left w:val="none" w:sz="0" w:space="0" w:color="auto"/>
                    <w:bottom w:val="none" w:sz="0" w:space="0" w:color="auto"/>
                    <w:right w:val="none" w:sz="0" w:space="0" w:color="auto"/>
                  </w:divBdr>
                  <w:divsChild>
                    <w:div w:id="1131248051">
                      <w:marLeft w:val="0"/>
                      <w:marRight w:val="0"/>
                      <w:marTop w:val="0"/>
                      <w:marBottom w:val="0"/>
                      <w:divBdr>
                        <w:top w:val="none" w:sz="0" w:space="0" w:color="auto"/>
                        <w:left w:val="none" w:sz="0" w:space="0" w:color="auto"/>
                        <w:bottom w:val="none" w:sz="0" w:space="0" w:color="auto"/>
                        <w:right w:val="none" w:sz="0" w:space="0" w:color="auto"/>
                      </w:divBdr>
                    </w:div>
                  </w:divsChild>
                </w:div>
                <w:div w:id="121968355">
                  <w:marLeft w:val="0"/>
                  <w:marRight w:val="0"/>
                  <w:marTop w:val="0"/>
                  <w:marBottom w:val="0"/>
                  <w:divBdr>
                    <w:top w:val="none" w:sz="0" w:space="0" w:color="auto"/>
                    <w:left w:val="none" w:sz="0" w:space="0" w:color="auto"/>
                    <w:bottom w:val="none" w:sz="0" w:space="0" w:color="auto"/>
                    <w:right w:val="none" w:sz="0" w:space="0" w:color="auto"/>
                  </w:divBdr>
                  <w:divsChild>
                    <w:div w:id="1374503467">
                      <w:marLeft w:val="0"/>
                      <w:marRight w:val="0"/>
                      <w:marTop w:val="0"/>
                      <w:marBottom w:val="0"/>
                      <w:divBdr>
                        <w:top w:val="none" w:sz="0" w:space="0" w:color="auto"/>
                        <w:left w:val="none" w:sz="0" w:space="0" w:color="auto"/>
                        <w:bottom w:val="none" w:sz="0" w:space="0" w:color="auto"/>
                        <w:right w:val="none" w:sz="0" w:space="0" w:color="auto"/>
                      </w:divBdr>
                    </w:div>
                  </w:divsChild>
                </w:div>
                <w:div w:id="159544506">
                  <w:marLeft w:val="0"/>
                  <w:marRight w:val="0"/>
                  <w:marTop w:val="0"/>
                  <w:marBottom w:val="0"/>
                  <w:divBdr>
                    <w:top w:val="none" w:sz="0" w:space="0" w:color="auto"/>
                    <w:left w:val="none" w:sz="0" w:space="0" w:color="auto"/>
                    <w:bottom w:val="none" w:sz="0" w:space="0" w:color="auto"/>
                    <w:right w:val="none" w:sz="0" w:space="0" w:color="auto"/>
                  </w:divBdr>
                  <w:divsChild>
                    <w:div w:id="928121302">
                      <w:marLeft w:val="0"/>
                      <w:marRight w:val="0"/>
                      <w:marTop w:val="0"/>
                      <w:marBottom w:val="0"/>
                      <w:divBdr>
                        <w:top w:val="none" w:sz="0" w:space="0" w:color="auto"/>
                        <w:left w:val="none" w:sz="0" w:space="0" w:color="auto"/>
                        <w:bottom w:val="none" w:sz="0" w:space="0" w:color="auto"/>
                        <w:right w:val="none" w:sz="0" w:space="0" w:color="auto"/>
                      </w:divBdr>
                    </w:div>
                  </w:divsChild>
                </w:div>
                <w:div w:id="165949189">
                  <w:marLeft w:val="0"/>
                  <w:marRight w:val="0"/>
                  <w:marTop w:val="0"/>
                  <w:marBottom w:val="0"/>
                  <w:divBdr>
                    <w:top w:val="none" w:sz="0" w:space="0" w:color="auto"/>
                    <w:left w:val="none" w:sz="0" w:space="0" w:color="auto"/>
                    <w:bottom w:val="none" w:sz="0" w:space="0" w:color="auto"/>
                    <w:right w:val="none" w:sz="0" w:space="0" w:color="auto"/>
                  </w:divBdr>
                  <w:divsChild>
                    <w:div w:id="1951815726">
                      <w:marLeft w:val="0"/>
                      <w:marRight w:val="0"/>
                      <w:marTop w:val="0"/>
                      <w:marBottom w:val="0"/>
                      <w:divBdr>
                        <w:top w:val="none" w:sz="0" w:space="0" w:color="auto"/>
                        <w:left w:val="none" w:sz="0" w:space="0" w:color="auto"/>
                        <w:bottom w:val="none" w:sz="0" w:space="0" w:color="auto"/>
                        <w:right w:val="none" w:sz="0" w:space="0" w:color="auto"/>
                      </w:divBdr>
                    </w:div>
                  </w:divsChild>
                </w:div>
                <w:div w:id="166949726">
                  <w:marLeft w:val="0"/>
                  <w:marRight w:val="0"/>
                  <w:marTop w:val="0"/>
                  <w:marBottom w:val="0"/>
                  <w:divBdr>
                    <w:top w:val="none" w:sz="0" w:space="0" w:color="auto"/>
                    <w:left w:val="none" w:sz="0" w:space="0" w:color="auto"/>
                    <w:bottom w:val="none" w:sz="0" w:space="0" w:color="auto"/>
                    <w:right w:val="none" w:sz="0" w:space="0" w:color="auto"/>
                  </w:divBdr>
                  <w:divsChild>
                    <w:div w:id="902563944">
                      <w:marLeft w:val="0"/>
                      <w:marRight w:val="0"/>
                      <w:marTop w:val="0"/>
                      <w:marBottom w:val="0"/>
                      <w:divBdr>
                        <w:top w:val="none" w:sz="0" w:space="0" w:color="auto"/>
                        <w:left w:val="none" w:sz="0" w:space="0" w:color="auto"/>
                        <w:bottom w:val="none" w:sz="0" w:space="0" w:color="auto"/>
                        <w:right w:val="none" w:sz="0" w:space="0" w:color="auto"/>
                      </w:divBdr>
                    </w:div>
                  </w:divsChild>
                </w:div>
                <w:div w:id="172691666">
                  <w:marLeft w:val="0"/>
                  <w:marRight w:val="0"/>
                  <w:marTop w:val="0"/>
                  <w:marBottom w:val="0"/>
                  <w:divBdr>
                    <w:top w:val="none" w:sz="0" w:space="0" w:color="auto"/>
                    <w:left w:val="none" w:sz="0" w:space="0" w:color="auto"/>
                    <w:bottom w:val="none" w:sz="0" w:space="0" w:color="auto"/>
                    <w:right w:val="none" w:sz="0" w:space="0" w:color="auto"/>
                  </w:divBdr>
                  <w:divsChild>
                    <w:div w:id="150564779">
                      <w:marLeft w:val="0"/>
                      <w:marRight w:val="0"/>
                      <w:marTop w:val="0"/>
                      <w:marBottom w:val="0"/>
                      <w:divBdr>
                        <w:top w:val="none" w:sz="0" w:space="0" w:color="auto"/>
                        <w:left w:val="none" w:sz="0" w:space="0" w:color="auto"/>
                        <w:bottom w:val="none" w:sz="0" w:space="0" w:color="auto"/>
                        <w:right w:val="none" w:sz="0" w:space="0" w:color="auto"/>
                      </w:divBdr>
                    </w:div>
                  </w:divsChild>
                </w:div>
                <w:div w:id="175848496">
                  <w:marLeft w:val="0"/>
                  <w:marRight w:val="0"/>
                  <w:marTop w:val="0"/>
                  <w:marBottom w:val="0"/>
                  <w:divBdr>
                    <w:top w:val="none" w:sz="0" w:space="0" w:color="auto"/>
                    <w:left w:val="none" w:sz="0" w:space="0" w:color="auto"/>
                    <w:bottom w:val="none" w:sz="0" w:space="0" w:color="auto"/>
                    <w:right w:val="none" w:sz="0" w:space="0" w:color="auto"/>
                  </w:divBdr>
                  <w:divsChild>
                    <w:div w:id="280917100">
                      <w:marLeft w:val="0"/>
                      <w:marRight w:val="0"/>
                      <w:marTop w:val="0"/>
                      <w:marBottom w:val="0"/>
                      <w:divBdr>
                        <w:top w:val="none" w:sz="0" w:space="0" w:color="auto"/>
                        <w:left w:val="none" w:sz="0" w:space="0" w:color="auto"/>
                        <w:bottom w:val="none" w:sz="0" w:space="0" w:color="auto"/>
                        <w:right w:val="none" w:sz="0" w:space="0" w:color="auto"/>
                      </w:divBdr>
                    </w:div>
                  </w:divsChild>
                </w:div>
                <w:div w:id="190454635">
                  <w:marLeft w:val="0"/>
                  <w:marRight w:val="0"/>
                  <w:marTop w:val="0"/>
                  <w:marBottom w:val="0"/>
                  <w:divBdr>
                    <w:top w:val="none" w:sz="0" w:space="0" w:color="auto"/>
                    <w:left w:val="none" w:sz="0" w:space="0" w:color="auto"/>
                    <w:bottom w:val="none" w:sz="0" w:space="0" w:color="auto"/>
                    <w:right w:val="none" w:sz="0" w:space="0" w:color="auto"/>
                  </w:divBdr>
                  <w:divsChild>
                    <w:div w:id="1476264457">
                      <w:marLeft w:val="0"/>
                      <w:marRight w:val="0"/>
                      <w:marTop w:val="0"/>
                      <w:marBottom w:val="0"/>
                      <w:divBdr>
                        <w:top w:val="none" w:sz="0" w:space="0" w:color="auto"/>
                        <w:left w:val="none" w:sz="0" w:space="0" w:color="auto"/>
                        <w:bottom w:val="none" w:sz="0" w:space="0" w:color="auto"/>
                        <w:right w:val="none" w:sz="0" w:space="0" w:color="auto"/>
                      </w:divBdr>
                    </w:div>
                  </w:divsChild>
                </w:div>
                <w:div w:id="201787439">
                  <w:marLeft w:val="0"/>
                  <w:marRight w:val="0"/>
                  <w:marTop w:val="0"/>
                  <w:marBottom w:val="0"/>
                  <w:divBdr>
                    <w:top w:val="none" w:sz="0" w:space="0" w:color="auto"/>
                    <w:left w:val="none" w:sz="0" w:space="0" w:color="auto"/>
                    <w:bottom w:val="none" w:sz="0" w:space="0" w:color="auto"/>
                    <w:right w:val="none" w:sz="0" w:space="0" w:color="auto"/>
                  </w:divBdr>
                  <w:divsChild>
                    <w:div w:id="719476909">
                      <w:marLeft w:val="0"/>
                      <w:marRight w:val="0"/>
                      <w:marTop w:val="0"/>
                      <w:marBottom w:val="0"/>
                      <w:divBdr>
                        <w:top w:val="none" w:sz="0" w:space="0" w:color="auto"/>
                        <w:left w:val="none" w:sz="0" w:space="0" w:color="auto"/>
                        <w:bottom w:val="none" w:sz="0" w:space="0" w:color="auto"/>
                        <w:right w:val="none" w:sz="0" w:space="0" w:color="auto"/>
                      </w:divBdr>
                    </w:div>
                  </w:divsChild>
                </w:div>
                <w:div w:id="213854486">
                  <w:marLeft w:val="0"/>
                  <w:marRight w:val="0"/>
                  <w:marTop w:val="0"/>
                  <w:marBottom w:val="0"/>
                  <w:divBdr>
                    <w:top w:val="none" w:sz="0" w:space="0" w:color="auto"/>
                    <w:left w:val="none" w:sz="0" w:space="0" w:color="auto"/>
                    <w:bottom w:val="none" w:sz="0" w:space="0" w:color="auto"/>
                    <w:right w:val="none" w:sz="0" w:space="0" w:color="auto"/>
                  </w:divBdr>
                  <w:divsChild>
                    <w:div w:id="1039280078">
                      <w:marLeft w:val="0"/>
                      <w:marRight w:val="0"/>
                      <w:marTop w:val="0"/>
                      <w:marBottom w:val="0"/>
                      <w:divBdr>
                        <w:top w:val="none" w:sz="0" w:space="0" w:color="auto"/>
                        <w:left w:val="none" w:sz="0" w:space="0" w:color="auto"/>
                        <w:bottom w:val="none" w:sz="0" w:space="0" w:color="auto"/>
                        <w:right w:val="none" w:sz="0" w:space="0" w:color="auto"/>
                      </w:divBdr>
                    </w:div>
                  </w:divsChild>
                </w:div>
                <w:div w:id="224755146">
                  <w:marLeft w:val="0"/>
                  <w:marRight w:val="0"/>
                  <w:marTop w:val="0"/>
                  <w:marBottom w:val="0"/>
                  <w:divBdr>
                    <w:top w:val="none" w:sz="0" w:space="0" w:color="auto"/>
                    <w:left w:val="none" w:sz="0" w:space="0" w:color="auto"/>
                    <w:bottom w:val="none" w:sz="0" w:space="0" w:color="auto"/>
                    <w:right w:val="none" w:sz="0" w:space="0" w:color="auto"/>
                  </w:divBdr>
                  <w:divsChild>
                    <w:div w:id="1788817171">
                      <w:marLeft w:val="0"/>
                      <w:marRight w:val="0"/>
                      <w:marTop w:val="0"/>
                      <w:marBottom w:val="0"/>
                      <w:divBdr>
                        <w:top w:val="none" w:sz="0" w:space="0" w:color="auto"/>
                        <w:left w:val="none" w:sz="0" w:space="0" w:color="auto"/>
                        <w:bottom w:val="none" w:sz="0" w:space="0" w:color="auto"/>
                        <w:right w:val="none" w:sz="0" w:space="0" w:color="auto"/>
                      </w:divBdr>
                    </w:div>
                  </w:divsChild>
                </w:div>
                <w:div w:id="242378191">
                  <w:marLeft w:val="0"/>
                  <w:marRight w:val="0"/>
                  <w:marTop w:val="0"/>
                  <w:marBottom w:val="0"/>
                  <w:divBdr>
                    <w:top w:val="none" w:sz="0" w:space="0" w:color="auto"/>
                    <w:left w:val="none" w:sz="0" w:space="0" w:color="auto"/>
                    <w:bottom w:val="none" w:sz="0" w:space="0" w:color="auto"/>
                    <w:right w:val="none" w:sz="0" w:space="0" w:color="auto"/>
                  </w:divBdr>
                  <w:divsChild>
                    <w:div w:id="670983612">
                      <w:marLeft w:val="0"/>
                      <w:marRight w:val="0"/>
                      <w:marTop w:val="0"/>
                      <w:marBottom w:val="0"/>
                      <w:divBdr>
                        <w:top w:val="none" w:sz="0" w:space="0" w:color="auto"/>
                        <w:left w:val="none" w:sz="0" w:space="0" w:color="auto"/>
                        <w:bottom w:val="none" w:sz="0" w:space="0" w:color="auto"/>
                        <w:right w:val="none" w:sz="0" w:space="0" w:color="auto"/>
                      </w:divBdr>
                    </w:div>
                  </w:divsChild>
                </w:div>
                <w:div w:id="245386575">
                  <w:marLeft w:val="0"/>
                  <w:marRight w:val="0"/>
                  <w:marTop w:val="0"/>
                  <w:marBottom w:val="0"/>
                  <w:divBdr>
                    <w:top w:val="none" w:sz="0" w:space="0" w:color="auto"/>
                    <w:left w:val="none" w:sz="0" w:space="0" w:color="auto"/>
                    <w:bottom w:val="none" w:sz="0" w:space="0" w:color="auto"/>
                    <w:right w:val="none" w:sz="0" w:space="0" w:color="auto"/>
                  </w:divBdr>
                  <w:divsChild>
                    <w:div w:id="1504465836">
                      <w:marLeft w:val="0"/>
                      <w:marRight w:val="0"/>
                      <w:marTop w:val="0"/>
                      <w:marBottom w:val="0"/>
                      <w:divBdr>
                        <w:top w:val="none" w:sz="0" w:space="0" w:color="auto"/>
                        <w:left w:val="none" w:sz="0" w:space="0" w:color="auto"/>
                        <w:bottom w:val="none" w:sz="0" w:space="0" w:color="auto"/>
                        <w:right w:val="none" w:sz="0" w:space="0" w:color="auto"/>
                      </w:divBdr>
                    </w:div>
                  </w:divsChild>
                </w:div>
                <w:div w:id="252709583">
                  <w:marLeft w:val="0"/>
                  <w:marRight w:val="0"/>
                  <w:marTop w:val="0"/>
                  <w:marBottom w:val="0"/>
                  <w:divBdr>
                    <w:top w:val="none" w:sz="0" w:space="0" w:color="auto"/>
                    <w:left w:val="none" w:sz="0" w:space="0" w:color="auto"/>
                    <w:bottom w:val="none" w:sz="0" w:space="0" w:color="auto"/>
                    <w:right w:val="none" w:sz="0" w:space="0" w:color="auto"/>
                  </w:divBdr>
                  <w:divsChild>
                    <w:div w:id="441998633">
                      <w:marLeft w:val="0"/>
                      <w:marRight w:val="0"/>
                      <w:marTop w:val="0"/>
                      <w:marBottom w:val="0"/>
                      <w:divBdr>
                        <w:top w:val="none" w:sz="0" w:space="0" w:color="auto"/>
                        <w:left w:val="none" w:sz="0" w:space="0" w:color="auto"/>
                        <w:bottom w:val="none" w:sz="0" w:space="0" w:color="auto"/>
                        <w:right w:val="none" w:sz="0" w:space="0" w:color="auto"/>
                      </w:divBdr>
                    </w:div>
                  </w:divsChild>
                </w:div>
                <w:div w:id="267664126">
                  <w:marLeft w:val="0"/>
                  <w:marRight w:val="0"/>
                  <w:marTop w:val="0"/>
                  <w:marBottom w:val="0"/>
                  <w:divBdr>
                    <w:top w:val="none" w:sz="0" w:space="0" w:color="auto"/>
                    <w:left w:val="none" w:sz="0" w:space="0" w:color="auto"/>
                    <w:bottom w:val="none" w:sz="0" w:space="0" w:color="auto"/>
                    <w:right w:val="none" w:sz="0" w:space="0" w:color="auto"/>
                  </w:divBdr>
                  <w:divsChild>
                    <w:div w:id="683824625">
                      <w:marLeft w:val="0"/>
                      <w:marRight w:val="0"/>
                      <w:marTop w:val="0"/>
                      <w:marBottom w:val="0"/>
                      <w:divBdr>
                        <w:top w:val="none" w:sz="0" w:space="0" w:color="auto"/>
                        <w:left w:val="none" w:sz="0" w:space="0" w:color="auto"/>
                        <w:bottom w:val="none" w:sz="0" w:space="0" w:color="auto"/>
                        <w:right w:val="none" w:sz="0" w:space="0" w:color="auto"/>
                      </w:divBdr>
                    </w:div>
                  </w:divsChild>
                </w:div>
                <w:div w:id="270551813">
                  <w:marLeft w:val="0"/>
                  <w:marRight w:val="0"/>
                  <w:marTop w:val="0"/>
                  <w:marBottom w:val="0"/>
                  <w:divBdr>
                    <w:top w:val="none" w:sz="0" w:space="0" w:color="auto"/>
                    <w:left w:val="none" w:sz="0" w:space="0" w:color="auto"/>
                    <w:bottom w:val="none" w:sz="0" w:space="0" w:color="auto"/>
                    <w:right w:val="none" w:sz="0" w:space="0" w:color="auto"/>
                  </w:divBdr>
                  <w:divsChild>
                    <w:div w:id="1713265063">
                      <w:marLeft w:val="0"/>
                      <w:marRight w:val="0"/>
                      <w:marTop w:val="0"/>
                      <w:marBottom w:val="0"/>
                      <w:divBdr>
                        <w:top w:val="none" w:sz="0" w:space="0" w:color="auto"/>
                        <w:left w:val="none" w:sz="0" w:space="0" w:color="auto"/>
                        <w:bottom w:val="none" w:sz="0" w:space="0" w:color="auto"/>
                        <w:right w:val="none" w:sz="0" w:space="0" w:color="auto"/>
                      </w:divBdr>
                    </w:div>
                  </w:divsChild>
                </w:div>
                <w:div w:id="280916825">
                  <w:marLeft w:val="0"/>
                  <w:marRight w:val="0"/>
                  <w:marTop w:val="0"/>
                  <w:marBottom w:val="0"/>
                  <w:divBdr>
                    <w:top w:val="none" w:sz="0" w:space="0" w:color="auto"/>
                    <w:left w:val="none" w:sz="0" w:space="0" w:color="auto"/>
                    <w:bottom w:val="none" w:sz="0" w:space="0" w:color="auto"/>
                    <w:right w:val="none" w:sz="0" w:space="0" w:color="auto"/>
                  </w:divBdr>
                  <w:divsChild>
                    <w:div w:id="1759208892">
                      <w:marLeft w:val="0"/>
                      <w:marRight w:val="0"/>
                      <w:marTop w:val="0"/>
                      <w:marBottom w:val="0"/>
                      <w:divBdr>
                        <w:top w:val="none" w:sz="0" w:space="0" w:color="auto"/>
                        <w:left w:val="none" w:sz="0" w:space="0" w:color="auto"/>
                        <w:bottom w:val="none" w:sz="0" w:space="0" w:color="auto"/>
                        <w:right w:val="none" w:sz="0" w:space="0" w:color="auto"/>
                      </w:divBdr>
                    </w:div>
                  </w:divsChild>
                </w:div>
                <w:div w:id="290287797">
                  <w:marLeft w:val="0"/>
                  <w:marRight w:val="0"/>
                  <w:marTop w:val="0"/>
                  <w:marBottom w:val="0"/>
                  <w:divBdr>
                    <w:top w:val="none" w:sz="0" w:space="0" w:color="auto"/>
                    <w:left w:val="none" w:sz="0" w:space="0" w:color="auto"/>
                    <w:bottom w:val="none" w:sz="0" w:space="0" w:color="auto"/>
                    <w:right w:val="none" w:sz="0" w:space="0" w:color="auto"/>
                  </w:divBdr>
                  <w:divsChild>
                    <w:div w:id="1395809317">
                      <w:marLeft w:val="0"/>
                      <w:marRight w:val="0"/>
                      <w:marTop w:val="0"/>
                      <w:marBottom w:val="0"/>
                      <w:divBdr>
                        <w:top w:val="none" w:sz="0" w:space="0" w:color="auto"/>
                        <w:left w:val="none" w:sz="0" w:space="0" w:color="auto"/>
                        <w:bottom w:val="none" w:sz="0" w:space="0" w:color="auto"/>
                        <w:right w:val="none" w:sz="0" w:space="0" w:color="auto"/>
                      </w:divBdr>
                    </w:div>
                  </w:divsChild>
                </w:div>
                <w:div w:id="317270895">
                  <w:marLeft w:val="0"/>
                  <w:marRight w:val="0"/>
                  <w:marTop w:val="0"/>
                  <w:marBottom w:val="0"/>
                  <w:divBdr>
                    <w:top w:val="none" w:sz="0" w:space="0" w:color="auto"/>
                    <w:left w:val="none" w:sz="0" w:space="0" w:color="auto"/>
                    <w:bottom w:val="none" w:sz="0" w:space="0" w:color="auto"/>
                    <w:right w:val="none" w:sz="0" w:space="0" w:color="auto"/>
                  </w:divBdr>
                  <w:divsChild>
                    <w:div w:id="1591161423">
                      <w:marLeft w:val="0"/>
                      <w:marRight w:val="0"/>
                      <w:marTop w:val="0"/>
                      <w:marBottom w:val="0"/>
                      <w:divBdr>
                        <w:top w:val="none" w:sz="0" w:space="0" w:color="auto"/>
                        <w:left w:val="none" w:sz="0" w:space="0" w:color="auto"/>
                        <w:bottom w:val="none" w:sz="0" w:space="0" w:color="auto"/>
                        <w:right w:val="none" w:sz="0" w:space="0" w:color="auto"/>
                      </w:divBdr>
                    </w:div>
                  </w:divsChild>
                </w:div>
                <w:div w:id="317921009">
                  <w:marLeft w:val="0"/>
                  <w:marRight w:val="0"/>
                  <w:marTop w:val="0"/>
                  <w:marBottom w:val="0"/>
                  <w:divBdr>
                    <w:top w:val="none" w:sz="0" w:space="0" w:color="auto"/>
                    <w:left w:val="none" w:sz="0" w:space="0" w:color="auto"/>
                    <w:bottom w:val="none" w:sz="0" w:space="0" w:color="auto"/>
                    <w:right w:val="none" w:sz="0" w:space="0" w:color="auto"/>
                  </w:divBdr>
                  <w:divsChild>
                    <w:div w:id="1027952032">
                      <w:marLeft w:val="0"/>
                      <w:marRight w:val="0"/>
                      <w:marTop w:val="0"/>
                      <w:marBottom w:val="0"/>
                      <w:divBdr>
                        <w:top w:val="none" w:sz="0" w:space="0" w:color="auto"/>
                        <w:left w:val="none" w:sz="0" w:space="0" w:color="auto"/>
                        <w:bottom w:val="none" w:sz="0" w:space="0" w:color="auto"/>
                        <w:right w:val="none" w:sz="0" w:space="0" w:color="auto"/>
                      </w:divBdr>
                    </w:div>
                  </w:divsChild>
                </w:div>
                <w:div w:id="342249591">
                  <w:marLeft w:val="0"/>
                  <w:marRight w:val="0"/>
                  <w:marTop w:val="0"/>
                  <w:marBottom w:val="0"/>
                  <w:divBdr>
                    <w:top w:val="none" w:sz="0" w:space="0" w:color="auto"/>
                    <w:left w:val="none" w:sz="0" w:space="0" w:color="auto"/>
                    <w:bottom w:val="none" w:sz="0" w:space="0" w:color="auto"/>
                    <w:right w:val="none" w:sz="0" w:space="0" w:color="auto"/>
                  </w:divBdr>
                  <w:divsChild>
                    <w:div w:id="803353354">
                      <w:marLeft w:val="0"/>
                      <w:marRight w:val="0"/>
                      <w:marTop w:val="0"/>
                      <w:marBottom w:val="0"/>
                      <w:divBdr>
                        <w:top w:val="none" w:sz="0" w:space="0" w:color="auto"/>
                        <w:left w:val="none" w:sz="0" w:space="0" w:color="auto"/>
                        <w:bottom w:val="none" w:sz="0" w:space="0" w:color="auto"/>
                        <w:right w:val="none" w:sz="0" w:space="0" w:color="auto"/>
                      </w:divBdr>
                    </w:div>
                  </w:divsChild>
                </w:div>
                <w:div w:id="366881644">
                  <w:marLeft w:val="0"/>
                  <w:marRight w:val="0"/>
                  <w:marTop w:val="0"/>
                  <w:marBottom w:val="0"/>
                  <w:divBdr>
                    <w:top w:val="none" w:sz="0" w:space="0" w:color="auto"/>
                    <w:left w:val="none" w:sz="0" w:space="0" w:color="auto"/>
                    <w:bottom w:val="none" w:sz="0" w:space="0" w:color="auto"/>
                    <w:right w:val="none" w:sz="0" w:space="0" w:color="auto"/>
                  </w:divBdr>
                  <w:divsChild>
                    <w:div w:id="1776557649">
                      <w:marLeft w:val="0"/>
                      <w:marRight w:val="0"/>
                      <w:marTop w:val="0"/>
                      <w:marBottom w:val="0"/>
                      <w:divBdr>
                        <w:top w:val="none" w:sz="0" w:space="0" w:color="auto"/>
                        <w:left w:val="none" w:sz="0" w:space="0" w:color="auto"/>
                        <w:bottom w:val="none" w:sz="0" w:space="0" w:color="auto"/>
                        <w:right w:val="none" w:sz="0" w:space="0" w:color="auto"/>
                      </w:divBdr>
                    </w:div>
                  </w:divsChild>
                </w:div>
                <w:div w:id="390422016">
                  <w:marLeft w:val="0"/>
                  <w:marRight w:val="0"/>
                  <w:marTop w:val="0"/>
                  <w:marBottom w:val="0"/>
                  <w:divBdr>
                    <w:top w:val="none" w:sz="0" w:space="0" w:color="auto"/>
                    <w:left w:val="none" w:sz="0" w:space="0" w:color="auto"/>
                    <w:bottom w:val="none" w:sz="0" w:space="0" w:color="auto"/>
                    <w:right w:val="none" w:sz="0" w:space="0" w:color="auto"/>
                  </w:divBdr>
                  <w:divsChild>
                    <w:div w:id="345138380">
                      <w:marLeft w:val="0"/>
                      <w:marRight w:val="0"/>
                      <w:marTop w:val="0"/>
                      <w:marBottom w:val="0"/>
                      <w:divBdr>
                        <w:top w:val="none" w:sz="0" w:space="0" w:color="auto"/>
                        <w:left w:val="none" w:sz="0" w:space="0" w:color="auto"/>
                        <w:bottom w:val="none" w:sz="0" w:space="0" w:color="auto"/>
                        <w:right w:val="none" w:sz="0" w:space="0" w:color="auto"/>
                      </w:divBdr>
                    </w:div>
                  </w:divsChild>
                </w:div>
                <w:div w:id="423766402">
                  <w:marLeft w:val="0"/>
                  <w:marRight w:val="0"/>
                  <w:marTop w:val="0"/>
                  <w:marBottom w:val="0"/>
                  <w:divBdr>
                    <w:top w:val="none" w:sz="0" w:space="0" w:color="auto"/>
                    <w:left w:val="none" w:sz="0" w:space="0" w:color="auto"/>
                    <w:bottom w:val="none" w:sz="0" w:space="0" w:color="auto"/>
                    <w:right w:val="none" w:sz="0" w:space="0" w:color="auto"/>
                  </w:divBdr>
                  <w:divsChild>
                    <w:div w:id="910652435">
                      <w:marLeft w:val="0"/>
                      <w:marRight w:val="0"/>
                      <w:marTop w:val="0"/>
                      <w:marBottom w:val="0"/>
                      <w:divBdr>
                        <w:top w:val="none" w:sz="0" w:space="0" w:color="auto"/>
                        <w:left w:val="none" w:sz="0" w:space="0" w:color="auto"/>
                        <w:bottom w:val="none" w:sz="0" w:space="0" w:color="auto"/>
                        <w:right w:val="none" w:sz="0" w:space="0" w:color="auto"/>
                      </w:divBdr>
                    </w:div>
                  </w:divsChild>
                </w:div>
                <w:div w:id="424427486">
                  <w:marLeft w:val="0"/>
                  <w:marRight w:val="0"/>
                  <w:marTop w:val="0"/>
                  <w:marBottom w:val="0"/>
                  <w:divBdr>
                    <w:top w:val="none" w:sz="0" w:space="0" w:color="auto"/>
                    <w:left w:val="none" w:sz="0" w:space="0" w:color="auto"/>
                    <w:bottom w:val="none" w:sz="0" w:space="0" w:color="auto"/>
                    <w:right w:val="none" w:sz="0" w:space="0" w:color="auto"/>
                  </w:divBdr>
                  <w:divsChild>
                    <w:div w:id="314455898">
                      <w:marLeft w:val="0"/>
                      <w:marRight w:val="0"/>
                      <w:marTop w:val="0"/>
                      <w:marBottom w:val="0"/>
                      <w:divBdr>
                        <w:top w:val="none" w:sz="0" w:space="0" w:color="auto"/>
                        <w:left w:val="none" w:sz="0" w:space="0" w:color="auto"/>
                        <w:bottom w:val="none" w:sz="0" w:space="0" w:color="auto"/>
                        <w:right w:val="none" w:sz="0" w:space="0" w:color="auto"/>
                      </w:divBdr>
                    </w:div>
                  </w:divsChild>
                </w:div>
                <w:div w:id="426927255">
                  <w:marLeft w:val="0"/>
                  <w:marRight w:val="0"/>
                  <w:marTop w:val="0"/>
                  <w:marBottom w:val="0"/>
                  <w:divBdr>
                    <w:top w:val="none" w:sz="0" w:space="0" w:color="auto"/>
                    <w:left w:val="none" w:sz="0" w:space="0" w:color="auto"/>
                    <w:bottom w:val="none" w:sz="0" w:space="0" w:color="auto"/>
                    <w:right w:val="none" w:sz="0" w:space="0" w:color="auto"/>
                  </w:divBdr>
                  <w:divsChild>
                    <w:div w:id="813370640">
                      <w:marLeft w:val="0"/>
                      <w:marRight w:val="0"/>
                      <w:marTop w:val="0"/>
                      <w:marBottom w:val="0"/>
                      <w:divBdr>
                        <w:top w:val="none" w:sz="0" w:space="0" w:color="auto"/>
                        <w:left w:val="none" w:sz="0" w:space="0" w:color="auto"/>
                        <w:bottom w:val="none" w:sz="0" w:space="0" w:color="auto"/>
                        <w:right w:val="none" w:sz="0" w:space="0" w:color="auto"/>
                      </w:divBdr>
                    </w:div>
                  </w:divsChild>
                </w:div>
                <w:div w:id="450127885">
                  <w:marLeft w:val="0"/>
                  <w:marRight w:val="0"/>
                  <w:marTop w:val="0"/>
                  <w:marBottom w:val="0"/>
                  <w:divBdr>
                    <w:top w:val="none" w:sz="0" w:space="0" w:color="auto"/>
                    <w:left w:val="none" w:sz="0" w:space="0" w:color="auto"/>
                    <w:bottom w:val="none" w:sz="0" w:space="0" w:color="auto"/>
                    <w:right w:val="none" w:sz="0" w:space="0" w:color="auto"/>
                  </w:divBdr>
                  <w:divsChild>
                    <w:div w:id="1398240525">
                      <w:marLeft w:val="0"/>
                      <w:marRight w:val="0"/>
                      <w:marTop w:val="0"/>
                      <w:marBottom w:val="0"/>
                      <w:divBdr>
                        <w:top w:val="none" w:sz="0" w:space="0" w:color="auto"/>
                        <w:left w:val="none" w:sz="0" w:space="0" w:color="auto"/>
                        <w:bottom w:val="none" w:sz="0" w:space="0" w:color="auto"/>
                        <w:right w:val="none" w:sz="0" w:space="0" w:color="auto"/>
                      </w:divBdr>
                    </w:div>
                  </w:divsChild>
                </w:div>
                <w:div w:id="478108244">
                  <w:marLeft w:val="0"/>
                  <w:marRight w:val="0"/>
                  <w:marTop w:val="0"/>
                  <w:marBottom w:val="0"/>
                  <w:divBdr>
                    <w:top w:val="none" w:sz="0" w:space="0" w:color="auto"/>
                    <w:left w:val="none" w:sz="0" w:space="0" w:color="auto"/>
                    <w:bottom w:val="none" w:sz="0" w:space="0" w:color="auto"/>
                    <w:right w:val="none" w:sz="0" w:space="0" w:color="auto"/>
                  </w:divBdr>
                  <w:divsChild>
                    <w:div w:id="919562071">
                      <w:marLeft w:val="0"/>
                      <w:marRight w:val="0"/>
                      <w:marTop w:val="0"/>
                      <w:marBottom w:val="0"/>
                      <w:divBdr>
                        <w:top w:val="none" w:sz="0" w:space="0" w:color="auto"/>
                        <w:left w:val="none" w:sz="0" w:space="0" w:color="auto"/>
                        <w:bottom w:val="none" w:sz="0" w:space="0" w:color="auto"/>
                        <w:right w:val="none" w:sz="0" w:space="0" w:color="auto"/>
                      </w:divBdr>
                    </w:div>
                  </w:divsChild>
                </w:div>
                <w:div w:id="496501954">
                  <w:marLeft w:val="0"/>
                  <w:marRight w:val="0"/>
                  <w:marTop w:val="0"/>
                  <w:marBottom w:val="0"/>
                  <w:divBdr>
                    <w:top w:val="none" w:sz="0" w:space="0" w:color="auto"/>
                    <w:left w:val="none" w:sz="0" w:space="0" w:color="auto"/>
                    <w:bottom w:val="none" w:sz="0" w:space="0" w:color="auto"/>
                    <w:right w:val="none" w:sz="0" w:space="0" w:color="auto"/>
                  </w:divBdr>
                  <w:divsChild>
                    <w:div w:id="1631210572">
                      <w:marLeft w:val="0"/>
                      <w:marRight w:val="0"/>
                      <w:marTop w:val="0"/>
                      <w:marBottom w:val="0"/>
                      <w:divBdr>
                        <w:top w:val="none" w:sz="0" w:space="0" w:color="auto"/>
                        <w:left w:val="none" w:sz="0" w:space="0" w:color="auto"/>
                        <w:bottom w:val="none" w:sz="0" w:space="0" w:color="auto"/>
                        <w:right w:val="none" w:sz="0" w:space="0" w:color="auto"/>
                      </w:divBdr>
                    </w:div>
                  </w:divsChild>
                </w:div>
                <w:div w:id="504828033">
                  <w:marLeft w:val="0"/>
                  <w:marRight w:val="0"/>
                  <w:marTop w:val="0"/>
                  <w:marBottom w:val="0"/>
                  <w:divBdr>
                    <w:top w:val="none" w:sz="0" w:space="0" w:color="auto"/>
                    <w:left w:val="none" w:sz="0" w:space="0" w:color="auto"/>
                    <w:bottom w:val="none" w:sz="0" w:space="0" w:color="auto"/>
                    <w:right w:val="none" w:sz="0" w:space="0" w:color="auto"/>
                  </w:divBdr>
                  <w:divsChild>
                    <w:div w:id="147718798">
                      <w:marLeft w:val="0"/>
                      <w:marRight w:val="0"/>
                      <w:marTop w:val="0"/>
                      <w:marBottom w:val="0"/>
                      <w:divBdr>
                        <w:top w:val="none" w:sz="0" w:space="0" w:color="auto"/>
                        <w:left w:val="none" w:sz="0" w:space="0" w:color="auto"/>
                        <w:bottom w:val="none" w:sz="0" w:space="0" w:color="auto"/>
                        <w:right w:val="none" w:sz="0" w:space="0" w:color="auto"/>
                      </w:divBdr>
                    </w:div>
                    <w:div w:id="194656204">
                      <w:marLeft w:val="0"/>
                      <w:marRight w:val="0"/>
                      <w:marTop w:val="0"/>
                      <w:marBottom w:val="0"/>
                      <w:divBdr>
                        <w:top w:val="none" w:sz="0" w:space="0" w:color="auto"/>
                        <w:left w:val="none" w:sz="0" w:space="0" w:color="auto"/>
                        <w:bottom w:val="none" w:sz="0" w:space="0" w:color="auto"/>
                        <w:right w:val="none" w:sz="0" w:space="0" w:color="auto"/>
                      </w:divBdr>
                    </w:div>
                  </w:divsChild>
                </w:div>
                <w:div w:id="505941391">
                  <w:marLeft w:val="0"/>
                  <w:marRight w:val="0"/>
                  <w:marTop w:val="0"/>
                  <w:marBottom w:val="0"/>
                  <w:divBdr>
                    <w:top w:val="none" w:sz="0" w:space="0" w:color="auto"/>
                    <w:left w:val="none" w:sz="0" w:space="0" w:color="auto"/>
                    <w:bottom w:val="none" w:sz="0" w:space="0" w:color="auto"/>
                    <w:right w:val="none" w:sz="0" w:space="0" w:color="auto"/>
                  </w:divBdr>
                  <w:divsChild>
                    <w:div w:id="491532054">
                      <w:marLeft w:val="0"/>
                      <w:marRight w:val="0"/>
                      <w:marTop w:val="0"/>
                      <w:marBottom w:val="0"/>
                      <w:divBdr>
                        <w:top w:val="none" w:sz="0" w:space="0" w:color="auto"/>
                        <w:left w:val="none" w:sz="0" w:space="0" w:color="auto"/>
                        <w:bottom w:val="none" w:sz="0" w:space="0" w:color="auto"/>
                        <w:right w:val="none" w:sz="0" w:space="0" w:color="auto"/>
                      </w:divBdr>
                    </w:div>
                    <w:div w:id="1704864702">
                      <w:marLeft w:val="0"/>
                      <w:marRight w:val="0"/>
                      <w:marTop w:val="0"/>
                      <w:marBottom w:val="0"/>
                      <w:divBdr>
                        <w:top w:val="none" w:sz="0" w:space="0" w:color="auto"/>
                        <w:left w:val="none" w:sz="0" w:space="0" w:color="auto"/>
                        <w:bottom w:val="none" w:sz="0" w:space="0" w:color="auto"/>
                        <w:right w:val="none" w:sz="0" w:space="0" w:color="auto"/>
                      </w:divBdr>
                    </w:div>
                  </w:divsChild>
                </w:div>
                <w:div w:id="536626450">
                  <w:marLeft w:val="0"/>
                  <w:marRight w:val="0"/>
                  <w:marTop w:val="0"/>
                  <w:marBottom w:val="0"/>
                  <w:divBdr>
                    <w:top w:val="none" w:sz="0" w:space="0" w:color="auto"/>
                    <w:left w:val="none" w:sz="0" w:space="0" w:color="auto"/>
                    <w:bottom w:val="none" w:sz="0" w:space="0" w:color="auto"/>
                    <w:right w:val="none" w:sz="0" w:space="0" w:color="auto"/>
                  </w:divBdr>
                  <w:divsChild>
                    <w:div w:id="1645623728">
                      <w:marLeft w:val="0"/>
                      <w:marRight w:val="0"/>
                      <w:marTop w:val="0"/>
                      <w:marBottom w:val="0"/>
                      <w:divBdr>
                        <w:top w:val="none" w:sz="0" w:space="0" w:color="auto"/>
                        <w:left w:val="none" w:sz="0" w:space="0" w:color="auto"/>
                        <w:bottom w:val="none" w:sz="0" w:space="0" w:color="auto"/>
                        <w:right w:val="none" w:sz="0" w:space="0" w:color="auto"/>
                      </w:divBdr>
                    </w:div>
                  </w:divsChild>
                </w:div>
                <w:div w:id="542518779">
                  <w:marLeft w:val="0"/>
                  <w:marRight w:val="0"/>
                  <w:marTop w:val="0"/>
                  <w:marBottom w:val="0"/>
                  <w:divBdr>
                    <w:top w:val="none" w:sz="0" w:space="0" w:color="auto"/>
                    <w:left w:val="none" w:sz="0" w:space="0" w:color="auto"/>
                    <w:bottom w:val="none" w:sz="0" w:space="0" w:color="auto"/>
                    <w:right w:val="none" w:sz="0" w:space="0" w:color="auto"/>
                  </w:divBdr>
                  <w:divsChild>
                    <w:div w:id="1411461171">
                      <w:marLeft w:val="0"/>
                      <w:marRight w:val="0"/>
                      <w:marTop w:val="0"/>
                      <w:marBottom w:val="0"/>
                      <w:divBdr>
                        <w:top w:val="none" w:sz="0" w:space="0" w:color="auto"/>
                        <w:left w:val="none" w:sz="0" w:space="0" w:color="auto"/>
                        <w:bottom w:val="none" w:sz="0" w:space="0" w:color="auto"/>
                        <w:right w:val="none" w:sz="0" w:space="0" w:color="auto"/>
                      </w:divBdr>
                    </w:div>
                  </w:divsChild>
                </w:div>
                <w:div w:id="548033441">
                  <w:marLeft w:val="0"/>
                  <w:marRight w:val="0"/>
                  <w:marTop w:val="0"/>
                  <w:marBottom w:val="0"/>
                  <w:divBdr>
                    <w:top w:val="none" w:sz="0" w:space="0" w:color="auto"/>
                    <w:left w:val="none" w:sz="0" w:space="0" w:color="auto"/>
                    <w:bottom w:val="none" w:sz="0" w:space="0" w:color="auto"/>
                    <w:right w:val="none" w:sz="0" w:space="0" w:color="auto"/>
                  </w:divBdr>
                  <w:divsChild>
                    <w:div w:id="222375703">
                      <w:marLeft w:val="0"/>
                      <w:marRight w:val="0"/>
                      <w:marTop w:val="0"/>
                      <w:marBottom w:val="0"/>
                      <w:divBdr>
                        <w:top w:val="none" w:sz="0" w:space="0" w:color="auto"/>
                        <w:left w:val="none" w:sz="0" w:space="0" w:color="auto"/>
                        <w:bottom w:val="none" w:sz="0" w:space="0" w:color="auto"/>
                        <w:right w:val="none" w:sz="0" w:space="0" w:color="auto"/>
                      </w:divBdr>
                    </w:div>
                  </w:divsChild>
                </w:div>
                <w:div w:id="551699956">
                  <w:marLeft w:val="0"/>
                  <w:marRight w:val="0"/>
                  <w:marTop w:val="0"/>
                  <w:marBottom w:val="0"/>
                  <w:divBdr>
                    <w:top w:val="none" w:sz="0" w:space="0" w:color="auto"/>
                    <w:left w:val="none" w:sz="0" w:space="0" w:color="auto"/>
                    <w:bottom w:val="none" w:sz="0" w:space="0" w:color="auto"/>
                    <w:right w:val="none" w:sz="0" w:space="0" w:color="auto"/>
                  </w:divBdr>
                  <w:divsChild>
                    <w:div w:id="1284992986">
                      <w:marLeft w:val="0"/>
                      <w:marRight w:val="0"/>
                      <w:marTop w:val="0"/>
                      <w:marBottom w:val="0"/>
                      <w:divBdr>
                        <w:top w:val="none" w:sz="0" w:space="0" w:color="auto"/>
                        <w:left w:val="none" w:sz="0" w:space="0" w:color="auto"/>
                        <w:bottom w:val="none" w:sz="0" w:space="0" w:color="auto"/>
                        <w:right w:val="none" w:sz="0" w:space="0" w:color="auto"/>
                      </w:divBdr>
                    </w:div>
                  </w:divsChild>
                </w:div>
                <w:div w:id="565802715">
                  <w:marLeft w:val="0"/>
                  <w:marRight w:val="0"/>
                  <w:marTop w:val="0"/>
                  <w:marBottom w:val="0"/>
                  <w:divBdr>
                    <w:top w:val="none" w:sz="0" w:space="0" w:color="auto"/>
                    <w:left w:val="none" w:sz="0" w:space="0" w:color="auto"/>
                    <w:bottom w:val="none" w:sz="0" w:space="0" w:color="auto"/>
                    <w:right w:val="none" w:sz="0" w:space="0" w:color="auto"/>
                  </w:divBdr>
                  <w:divsChild>
                    <w:div w:id="1929650052">
                      <w:marLeft w:val="0"/>
                      <w:marRight w:val="0"/>
                      <w:marTop w:val="0"/>
                      <w:marBottom w:val="0"/>
                      <w:divBdr>
                        <w:top w:val="none" w:sz="0" w:space="0" w:color="auto"/>
                        <w:left w:val="none" w:sz="0" w:space="0" w:color="auto"/>
                        <w:bottom w:val="none" w:sz="0" w:space="0" w:color="auto"/>
                        <w:right w:val="none" w:sz="0" w:space="0" w:color="auto"/>
                      </w:divBdr>
                    </w:div>
                  </w:divsChild>
                </w:div>
                <w:div w:id="576092983">
                  <w:marLeft w:val="0"/>
                  <w:marRight w:val="0"/>
                  <w:marTop w:val="0"/>
                  <w:marBottom w:val="0"/>
                  <w:divBdr>
                    <w:top w:val="none" w:sz="0" w:space="0" w:color="auto"/>
                    <w:left w:val="none" w:sz="0" w:space="0" w:color="auto"/>
                    <w:bottom w:val="none" w:sz="0" w:space="0" w:color="auto"/>
                    <w:right w:val="none" w:sz="0" w:space="0" w:color="auto"/>
                  </w:divBdr>
                  <w:divsChild>
                    <w:div w:id="2041779556">
                      <w:marLeft w:val="0"/>
                      <w:marRight w:val="0"/>
                      <w:marTop w:val="0"/>
                      <w:marBottom w:val="0"/>
                      <w:divBdr>
                        <w:top w:val="none" w:sz="0" w:space="0" w:color="auto"/>
                        <w:left w:val="none" w:sz="0" w:space="0" w:color="auto"/>
                        <w:bottom w:val="none" w:sz="0" w:space="0" w:color="auto"/>
                        <w:right w:val="none" w:sz="0" w:space="0" w:color="auto"/>
                      </w:divBdr>
                    </w:div>
                  </w:divsChild>
                </w:div>
                <w:div w:id="616452260">
                  <w:marLeft w:val="0"/>
                  <w:marRight w:val="0"/>
                  <w:marTop w:val="0"/>
                  <w:marBottom w:val="0"/>
                  <w:divBdr>
                    <w:top w:val="none" w:sz="0" w:space="0" w:color="auto"/>
                    <w:left w:val="none" w:sz="0" w:space="0" w:color="auto"/>
                    <w:bottom w:val="none" w:sz="0" w:space="0" w:color="auto"/>
                    <w:right w:val="none" w:sz="0" w:space="0" w:color="auto"/>
                  </w:divBdr>
                  <w:divsChild>
                    <w:div w:id="1996953015">
                      <w:marLeft w:val="0"/>
                      <w:marRight w:val="0"/>
                      <w:marTop w:val="0"/>
                      <w:marBottom w:val="0"/>
                      <w:divBdr>
                        <w:top w:val="none" w:sz="0" w:space="0" w:color="auto"/>
                        <w:left w:val="none" w:sz="0" w:space="0" w:color="auto"/>
                        <w:bottom w:val="none" w:sz="0" w:space="0" w:color="auto"/>
                        <w:right w:val="none" w:sz="0" w:space="0" w:color="auto"/>
                      </w:divBdr>
                    </w:div>
                  </w:divsChild>
                </w:div>
                <w:div w:id="693502310">
                  <w:marLeft w:val="0"/>
                  <w:marRight w:val="0"/>
                  <w:marTop w:val="0"/>
                  <w:marBottom w:val="0"/>
                  <w:divBdr>
                    <w:top w:val="none" w:sz="0" w:space="0" w:color="auto"/>
                    <w:left w:val="none" w:sz="0" w:space="0" w:color="auto"/>
                    <w:bottom w:val="none" w:sz="0" w:space="0" w:color="auto"/>
                    <w:right w:val="none" w:sz="0" w:space="0" w:color="auto"/>
                  </w:divBdr>
                  <w:divsChild>
                    <w:div w:id="1012562006">
                      <w:marLeft w:val="0"/>
                      <w:marRight w:val="0"/>
                      <w:marTop w:val="0"/>
                      <w:marBottom w:val="0"/>
                      <w:divBdr>
                        <w:top w:val="none" w:sz="0" w:space="0" w:color="auto"/>
                        <w:left w:val="none" w:sz="0" w:space="0" w:color="auto"/>
                        <w:bottom w:val="none" w:sz="0" w:space="0" w:color="auto"/>
                        <w:right w:val="none" w:sz="0" w:space="0" w:color="auto"/>
                      </w:divBdr>
                    </w:div>
                  </w:divsChild>
                </w:div>
                <w:div w:id="701058102">
                  <w:marLeft w:val="0"/>
                  <w:marRight w:val="0"/>
                  <w:marTop w:val="0"/>
                  <w:marBottom w:val="0"/>
                  <w:divBdr>
                    <w:top w:val="none" w:sz="0" w:space="0" w:color="auto"/>
                    <w:left w:val="none" w:sz="0" w:space="0" w:color="auto"/>
                    <w:bottom w:val="none" w:sz="0" w:space="0" w:color="auto"/>
                    <w:right w:val="none" w:sz="0" w:space="0" w:color="auto"/>
                  </w:divBdr>
                  <w:divsChild>
                    <w:div w:id="404255826">
                      <w:marLeft w:val="0"/>
                      <w:marRight w:val="0"/>
                      <w:marTop w:val="0"/>
                      <w:marBottom w:val="0"/>
                      <w:divBdr>
                        <w:top w:val="none" w:sz="0" w:space="0" w:color="auto"/>
                        <w:left w:val="none" w:sz="0" w:space="0" w:color="auto"/>
                        <w:bottom w:val="none" w:sz="0" w:space="0" w:color="auto"/>
                        <w:right w:val="none" w:sz="0" w:space="0" w:color="auto"/>
                      </w:divBdr>
                    </w:div>
                  </w:divsChild>
                </w:div>
                <w:div w:id="747459505">
                  <w:marLeft w:val="0"/>
                  <w:marRight w:val="0"/>
                  <w:marTop w:val="0"/>
                  <w:marBottom w:val="0"/>
                  <w:divBdr>
                    <w:top w:val="none" w:sz="0" w:space="0" w:color="auto"/>
                    <w:left w:val="none" w:sz="0" w:space="0" w:color="auto"/>
                    <w:bottom w:val="none" w:sz="0" w:space="0" w:color="auto"/>
                    <w:right w:val="none" w:sz="0" w:space="0" w:color="auto"/>
                  </w:divBdr>
                  <w:divsChild>
                    <w:div w:id="735393767">
                      <w:marLeft w:val="0"/>
                      <w:marRight w:val="0"/>
                      <w:marTop w:val="0"/>
                      <w:marBottom w:val="0"/>
                      <w:divBdr>
                        <w:top w:val="none" w:sz="0" w:space="0" w:color="auto"/>
                        <w:left w:val="none" w:sz="0" w:space="0" w:color="auto"/>
                        <w:bottom w:val="none" w:sz="0" w:space="0" w:color="auto"/>
                        <w:right w:val="none" w:sz="0" w:space="0" w:color="auto"/>
                      </w:divBdr>
                    </w:div>
                  </w:divsChild>
                </w:div>
                <w:div w:id="748380332">
                  <w:marLeft w:val="0"/>
                  <w:marRight w:val="0"/>
                  <w:marTop w:val="0"/>
                  <w:marBottom w:val="0"/>
                  <w:divBdr>
                    <w:top w:val="none" w:sz="0" w:space="0" w:color="auto"/>
                    <w:left w:val="none" w:sz="0" w:space="0" w:color="auto"/>
                    <w:bottom w:val="none" w:sz="0" w:space="0" w:color="auto"/>
                    <w:right w:val="none" w:sz="0" w:space="0" w:color="auto"/>
                  </w:divBdr>
                  <w:divsChild>
                    <w:div w:id="1984310323">
                      <w:marLeft w:val="0"/>
                      <w:marRight w:val="0"/>
                      <w:marTop w:val="0"/>
                      <w:marBottom w:val="0"/>
                      <w:divBdr>
                        <w:top w:val="none" w:sz="0" w:space="0" w:color="auto"/>
                        <w:left w:val="none" w:sz="0" w:space="0" w:color="auto"/>
                        <w:bottom w:val="none" w:sz="0" w:space="0" w:color="auto"/>
                        <w:right w:val="none" w:sz="0" w:space="0" w:color="auto"/>
                      </w:divBdr>
                    </w:div>
                  </w:divsChild>
                </w:div>
                <w:div w:id="755248883">
                  <w:marLeft w:val="0"/>
                  <w:marRight w:val="0"/>
                  <w:marTop w:val="0"/>
                  <w:marBottom w:val="0"/>
                  <w:divBdr>
                    <w:top w:val="none" w:sz="0" w:space="0" w:color="auto"/>
                    <w:left w:val="none" w:sz="0" w:space="0" w:color="auto"/>
                    <w:bottom w:val="none" w:sz="0" w:space="0" w:color="auto"/>
                    <w:right w:val="none" w:sz="0" w:space="0" w:color="auto"/>
                  </w:divBdr>
                  <w:divsChild>
                    <w:div w:id="810253529">
                      <w:marLeft w:val="0"/>
                      <w:marRight w:val="0"/>
                      <w:marTop w:val="0"/>
                      <w:marBottom w:val="0"/>
                      <w:divBdr>
                        <w:top w:val="none" w:sz="0" w:space="0" w:color="auto"/>
                        <w:left w:val="none" w:sz="0" w:space="0" w:color="auto"/>
                        <w:bottom w:val="none" w:sz="0" w:space="0" w:color="auto"/>
                        <w:right w:val="none" w:sz="0" w:space="0" w:color="auto"/>
                      </w:divBdr>
                    </w:div>
                  </w:divsChild>
                </w:div>
                <w:div w:id="757287114">
                  <w:marLeft w:val="0"/>
                  <w:marRight w:val="0"/>
                  <w:marTop w:val="0"/>
                  <w:marBottom w:val="0"/>
                  <w:divBdr>
                    <w:top w:val="none" w:sz="0" w:space="0" w:color="auto"/>
                    <w:left w:val="none" w:sz="0" w:space="0" w:color="auto"/>
                    <w:bottom w:val="none" w:sz="0" w:space="0" w:color="auto"/>
                    <w:right w:val="none" w:sz="0" w:space="0" w:color="auto"/>
                  </w:divBdr>
                  <w:divsChild>
                    <w:div w:id="336464914">
                      <w:marLeft w:val="0"/>
                      <w:marRight w:val="0"/>
                      <w:marTop w:val="0"/>
                      <w:marBottom w:val="0"/>
                      <w:divBdr>
                        <w:top w:val="none" w:sz="0" w:space="0" w:color="auto"/>
                        <w:left w:val="none" w:sz="0" w:space="0" w:color="auto"/>
                        <w:bottom w:val="none" w:sz="0" w:space="0" w:color="auto"/>
                        <w:right w:val="none" w:sz="0" w:space="0" w:color="auto"/>
                      </w:divBdr>
                    </w:div>
                  </w:divsChild>
                </w:div>
                <w:div w:id="814295970">
                  <w:marLeft w:val="0"/>
                  <w:marRight w:val="0"/>
                  <w:marTop w:val="0"/>
                  <w:marBottom w:val="0"/>
                  <w:divBdr>
                    <w:top w:val="none" w:sz="0" w:space="0" w:color="auto"/>
                    <w:left w:val="none" w:sz="0" w:space="0" w:color="auto"/>
                    <w:bottom w:val="none" w:sz="0" w:space="0" w:color="auto"/>
                    <w:right w:val="none" w:sz="0" w:space="0" w:color="auto"/>
                  </w:divBdr>
                  <w:divsChild>
                    <w:div w:id="710686498">
                      <w:marLeft w:val="0"/>
                      <w:marRight w:val="0"/>
                      <w:marTop w:val="0"/>
                      <w:marBottom w:val="0"/>
                      <w:divBdr>
                        <w:top w:val="none" w:sz="0" w:space="0" w:color="auto"/>
                        <w:left w:val="none" w:sz="0" w:space="0" w:color="auto"/>
                        <w:bottom w:val="none" w:sz="0" w:space="0" w:color="auto"/>
                        <w:right w:val="none" w:sz="0" w:space="0" w:color="auto"/>
                      </w:divBdr>
                    </w:div>
                  </w:divsChild>
                </w:div>
                <w:div w:id="816146302">
                  <w:marLeft w:val="0"/>
                  <w:marRight w:val="0"/>
                  <w:marTop w:val="0"/>
                  <w:marBottom w:val="0"/>
                  <w:divBdr>
                    <w:top w:val="none" w:sz="0" w:space="0" w:color="auto"/>
                    <w:left w:val="none" w:sz="0" w:space="0" w:color="auto"/>
                    <w:bottom w:val="none" w:sz="0" w:space="0" w:color="auto"/>
                    <w:right w:val="none" w:sz="0" w:space="0" w:color="auto"/>
                  </w:divBdr>
                  <w:divsChild>
                    <w:div w:id="1371220909">
                      <w:marLeft w:val="0"/>
                      <w:marRight w:val="0"/>
                      <w:marTop w:val="0"/>
                      <w:marBottom w:val="0"/>
                      <w:divBdr>
                        <w:top w:val="none" w:sz="0" w:space="0" w:color="auto"/>
                        <w:left w:val="none" w:sz="0" w:space="0" w:color="auto"/>
                        <w:bottom w:val="none" w:sz="0" w:space="0" w:color="auto"/>
                        <w:right w:val="none" w:sz="0" w:space="0" w:color="auto"/>
                      </w:divBdr>
                    </w:div>
                  </w:divsChild>
                </w:div>
                <w:div w:id="823083366">
                  <w:marLeft w:val="0"/>
                  <w:marRight w:val="0"/>
                  <w:marTop w:val="0"/>
                  <w:marBottom w:val="0"/>
                  <w:divBdr>
                    <w:top w:val="none" w:sz="0" w:space="0" w:color="auto"/>
                    <w:left w:val="none" w:sz="0" w:space="0" w:color="auto"/>
                    <w:bottom w:val="none" w:sz="0" w:space="0" w:color="auto"/>
                    <w:right w:val="none" w:sz="0" w:space="0" w:color="auto"/>
                  </w:divBdr>
                  <w:divsChild>
                    <w:div w:id="463817988">
                      <w:marLeft w:val="0"/>
                      <w:marRight w:val="0"/>
                      <w:marTop w:val="0"/>
                      <w:marBottom w:val="0"/>
                      <w:divBdr>
                        <w:top w:val="none" w:sz="0" w:space="0" w:color="auto"/>
                        <w:left w:val="none" w:sz="0" w:space="0" w:color="auto"/>
                        <w:bottom w:val="none" w:sz="0" w:space="0" w:color="auto"/>
                        <w:right w:val="none" w:sz="0" w:space="0" w:color="auto"/>
                      </w:divBdr>
                    </w:div>
                  </w:divsChild>
                </w:div>
                <w:div w:id="824316863">
                  <w:marLeft w:val="0"/>
                  <w:marRight w:val="0"/>
                  <w:marTop w:val="0"/>
                  <w:marBottom w:val="0"/>
                  <w:divBdr>
                    <w:top w:val="none" w:sz="0" w:space="0" w:color="auto"/>
                    <w:left w:val="none" w:sz="0" w:space="0" w:color="auto"/>
                    <w:bottom w:val="none" w:sz="0" w:space="0" w:color="auto"/>
                    <w:right w:val="none" w:sz="0" w:space="0" w:color="auto"/>
                  </w:divBdr>
                  <w:divsChild>
                    <w:div w:id="1059400371">
                      <w:marLeft w:val="0"/>
                      <w:marRight w:val="0"/>
                      <w:marTop w:val="0"/>
                      <w:marBottom w:val="0"/>
                      <w:divBdr>
                        <w:top w:val="none" w:sz="0" w:space="0" w:color="auto"/>
                        <w:left w:val="none" w:sz="0" w:space="0" w:color="auto"/>
                        <w:bottom w:val="none" w:sz="0" w:space="0" w:color="auto"/>
                        <w:right w:val="none" w:sz="0" w:space="0" w:color="auto"/>
                      </w:divBdr>
                    </w:div>
                  </w:divsChild>
                </w:div>
                <w:div w:id="831874553">
                  <w:marLeft w:val="0"/>
                  <w:marRight w:val="0"/>
                  <w:marTop w:val="0"/>
                  <w:marBottom w:val="0"/>
                  <w:divBdr>
                    <w:top w:val="none" w:sz="0" w:space="0" w:color="auto"/>
                    <w:left w:val="none" w:sz="0" w:space="0" w:color="auto"/>
                    <w:bottom w:val="none" w:sz="0" w:space="0" w:color="auto"/>
                    <w:right w:val="none" w:sz="0" w:space="0" w:color="auto"/>
                  </w:divBdr>
                  <w:divsChild>
                    <w:div w:id="68233827">
                      <w:marLeft w:val="0"/>
                      <w:marRight w:val="0"/>
                      <w:marTop w:val="0"/>
                      <w:marBottom w:val="0"/>
                      <w:divBdr>
                        <w:top w:val="none" w:sz="0" w:space="0" w:color="auto"/>
                        <w:left w:val="none" w:sz="0" w:space="0" w:color="auto"/>
                        <w:bottom w:val="none" w:sz="0" w:space="0" w:color="auto"/>
                        <w:right w:val="none" w:sz="0" w:space="0" w:color="auto"/>
                      </w:divBdr>
                    </w:div>
                  </w:divsChild>
                </w:div>
                <w:div w:id="834494549">
                  <w:marLeft w:val="0"/>
                  <w:marRight w:val="0"/>
                  <w:marTop w:val="0"/>
                  <w:marBottom w:val="0"/>
                  <w:divBdr>
                    <w:top w:val="none" w:sz="0" w:space="0" w:color="auto"/>
                    <w:left w:val="none" w:sz="0" w:space="0" w:color="auto"/>
                    <w:bottom w:val="none" w:sz="0" w:space="0" w:color="auto"/>
                    <w:right w:val="none" w:sz="0" w:space="0" w:color="auto"/>
                  </w:divBdr>
                  <w:divsChild>
                    <w:div w:id="1147433172">
                      <w:marLeft w:val="0"/>
                      <w:marRight w:val="0"/>
                      <w:marTop w:val="0"/>
                      <w:marBottom w:val="0"/>
                      <w:divBdr>
                        <w:top w:val="none" w:sz="0" w:space="0" w:color="auto"/>
                        <w:left w:val="none" w:sz="0" w:space="0" w:color="auto"/>
                        <w:bottom w:val="none" w:sz="0" w:space="0" w:color="auto"/>
                        <w:right w:val="none" w:sz="0" w:space="0" w:color="auto"/>
                      </w:divBdr>
                    </w:div>
                  </w:divsChild>
                </w:div>
                <w:div w:id="837812829">
                  <w:marLeft w:val="0"/>
                  <w:marRight w:val="0"/>
                  <w:marTop w:val="0"/>
                  <w:marBottom w:val="0"/>
                  <w:divBdr>
                    <w:top w:val="none" w:sz="0" w:space="0" w:color="auto"/>
                    <w:left w:val="none" w:sz="0" w:space="0" w:color="auto"/>
                    <w:bottom w:val="none" w:sz="0" w:space="0" w:color="auto"/>
                    <w:right w:val="none" w:sz="0" w:space="0" w:color="auto"/>
                  </w:divBdr>
                  <w:divsChild>
                    <w:div w:id="86315384">
                      <w:marLeft w:val="0"/>
                      <w:marRight w:val="0"/>
                      <w:marTop w:val="0"/>
                      <w:marBottom w:val="0"/>
                      <w:divBdr>
                        <w:top w:val="none" w:sz="0" w:space="0" w:color="auto"/>
                        <w:left w:val="none" w:sz="0" w:space="0" w:color="auto"/>
                        <w:bottom w:val="none" w:sz="0" w:space="0" w:color="auto"/>
                        <w:right w:val="none" w:sz="0" w:space="0" w:color="auto"/>
                      </w:divBdr>
                    </w:div>
                  </w:divsChild>
                </w:div>
                <w:div w:id="838468394">
                  <w:marLeft w:val="0"/>
                  <w:marRight w:val="0"/>
                  <w:marTop w:val="0"/>
                  <w:marBottom w:val="0"/>
                  <w:divBdr>
                    <w:top w:val="none" w:sz="0" w:space="0" w:color="auto"/>
                    <w:left w:val="none" w:sz="0" w:space="0" w:color="auto"/>
                    <w:bottom w:val="none" w:sz="0" w:space="0" w:color="auto"/>
                    <w:right w:val="none" w:sz="0" w:space="0" w:color="auto"/>
                  </w:divBdr>
                  <w:divsChild>
                    <w:div w:id="1922593331">
                      <w:marLeft w:val="0"/>
                      <w:marRight w:val="0"/>
                      <w:marTop w:val="0"/>
                      <w:marBottom w:val="0"/>
                      <w:divBdr>
                        <w:top w:val="none" w:sz="0" w:space="0" w:color="auto"/>
                        <w:left w:val="none" w:sz="0" w:space="0" w:color="auto"/>
                        <w:bottom w:val="none" w:sz="0" w:space="0" w:color="auto"/>
                        <w:right w:val="none" w:sz="0" w:space="0" w:color="auto"/>
                      </w:divBdr>
                    </w:div>
                  </w:divsChild>
                </w:div>
                <w:div w:id="874346516">
                  <w:marLeft w:val="0"/>
                  <w:marRight w:val="0"/>
                  <w:marTop w:val="0"/>
                  <w:marBottom w:val="0"/>
                  <w:divBdr>
                    <w:top w:val="none" w:sz="0" w:space="0" w:color="auto"/>
                    <w:left w:val="none" w:sz="0" w:space="0" w:color="auto"/>
                    <w:bottom w:val="none" w:sz="0" w:space="0" w:color="auto"/>
                    <w:right w:val="none" w:sz="0" w:space="0" w:color="auto"/>
                  </w:divBdr>
                  <w:divsChild>
                    <w:div w:id="1549950330">
                      <w:marLeft w:val="0"/>
                      <w:marRight w:val="0"/>
                      <w:marTop w:val="0"/>
                      <w:marBottom w:val="0"/>
                      <w:divBdr>
                        <w:top w:val="none" w:sz="0" w:space="0" w:color="auto"/>
                        <w:left w:val="none" w:sz="0" w:space="0" w:color="auto"/>
                        <w:bottom w:val="none" w:sz="0" w:space="0" w:color="auto"/>
                        <w:right w:val="none" w:sz="0" w:space="0" w:color="auto"/>
                      </w:divBdr>
                    </w:div>
                  </w:divsChild>
                </w:div>
                <w:div w:id="881677375">
                  <w:marLeft w:val="0"/>
                  <w:marRight w:val="0"/>
                  <w:marTop w:val="0"/>
                  <w:marBottom w:val="0"/>
                  <w:divBdr>
                    <w:top w:val="none" w:sz="0" w:space="0" w:color="auto"/>
                    <w:left w:val="none" w:sz="0" w:space="0" w:color="auto"/>
                    <w:bottom w:val="none" w:sz="0" w:space="0" w:color="auto"/>
                    <w:right w:val="none" w:sz="0" w:space="0" w:color="auto"/>
                  </w:divBdr>
                  <w:divsChild>
                    <w:div w:id="1238324507">
                      <w:marLeft w:val="0"/>
                      <w:marRight w:val="0"/>
                      <w:marTop w:val="0"/>
                      <w:marBottom w:val="0"/>
                      <w:divBdr>
                        <w:top w:val="none" w:sz="0" w:space="0" w:color="auto"/>
                        <w:left w:val="none" w:sz="0" w:space="0" w:color="auto"/>
                        <w:bottom w:val="none" w:sz="0" w:space="0" w:color="auto"/>
                        <w:right w:val="none" w:sz="0" w:space="0" w:color="auto"/>
                      </w:divBdr>
                    </w:div>
                    <w:div w:id="2088990426">
                      <w:marLeft w:val="0"/>
                      <w:marRight w:val="0"/>
                      <w:marTop w:val="0"/>
                      <w:marBottom w:val="0"/>
                      <w:divBdr>
                        <w:top w:val="none" w:sz="0" w:space="0" w:color="auto"/>
                        <w:left w:val="none" w:sz="0" w:space="0" w:color="auto"/>
                        <w:bottom w:val="none" w:sz="0" w:space="0" w:color="auto"/>
                        <w:right w:val="none" w:sz="0" w:space="0" w:color="auto"/>
                      </w:divBdr>
                    </w:div>
                  </w:divsChild>
                </w:div>
                <w:div w:id="886456252">
                  <w:marLeft w:val="0"/>
                  <w:marRight w:val="0"/>
                  <w:marTop w:val="0"/>
                  <w:marBottom w:val="0"/>
                  <w:divBdr>
                    <w:top w:val="none" w:sz="0" w:space="0" w:color="auto"/>
                    <w:left w:val="none" w:sz="0" w:space="0" w:color="auto"/>
                    <w:bottom w:val="none" w:sz="0" w:space="0" w:color="auto"/>
                    <w:right w:val="none" w:sz="0" w:space="0" w:color="auto"/>
                  </w:divBdr>
                  <w:divsChild>
                    <w:div w:id="281769974">
                      <w:marLeft w:val="0"/>
                      <w:marRight w:val="0"/>
                      <w:marTop w:val="0"/>
                      <w:marBottom w:val="0"/>
                      <w:divBdr>
                        <w:top w:val="none" w:sz="0" w:space="0" w:color="auto"/>
                        <w:left w:val="none" w:sz="0" w:space="0" w:color="auto"/>
                        <w:bottom w:val="none" w:sz="0" w:space="0" w:color="auto"/>
                        <w:right w:val="none" w:sz="0" w:space="0" w:color="auto"/>
                      </w:divBdr>
                    </w:div>
                  </w:divsChild>
                </w:div>
                <w:div w:id="890730586">
                  <w:marLeft w:val="0"/>
                  <w:marRight w:val="0"/>
                  <w:marTop w:val="0"/>
                  <w:marBottom w:val="0"/>
                  <w:divBdr>
                    <w:top w:val="none" w:sz="0" w:space="0" w:color="auto"/>
                    <w:left w:val="none" w:sz="0" w:space="0" w:color="auto"/>
                    <w:bottom w:val="none" w:sz="0" w:space="0" w:color="auto"/>
                    <w:right w:val="none" w:sz="0" w:space="0" w:color="auto"/>
                  </w:divBdr>
                  <w:divsChild>
                    <w:div w:id="1953317811">
                      <w:marLeft w:val="0"/>
                      <w:marRight w:val="0"/>
                      <w:marTop w:val="0"/>
                      <w:marBottom w:val="0"/>
                      <w:divBdr>
                        <w:top w:val="none" w:sz="0" w:space="0" w:color="auto"/>
                        <w:left w:val="none" w:sz="0" w:space="0" w:color="auto"/>
                        <w:bottom w:val="none" w:sz="0" w:space="0" w:color="auto"/>
                        <w:right w:val="none" w:sz="0" w:space="0" w:color="auto"/>
                      </w:divBdr>
                    </w:div>
                  </w:divsChild>
                </w:div>
                <w:div w:id="906694426">
                  <w:marLeft w:val="0"/>
                  <w:marRight w:val="0"/>
                  <w:marTop w:val="0"/>
                  <w:marBottom w:val="0"/>
                  <w:divBdr>
                    <w:top w:val="none" w:sz="0" w:space="0" w:color="auto"/>
                    <w:left w:val="none" w:sz="0" w:space="0" w:color="auto"/>
                    <w:bottom w:val="none" w:sz="0" w:space="0" w:color="auto"/>
                    <w:right w:val="none" w:sz="0" w:space="0" w:color="auto"/>
                  </w:divBdr>
                  <w:divsChild>
                    <w:div w:id="161899695">
                      <w:marLeft w:val="0"/>
                      <w:marRight w:val="0"/>
                      <w:marTop w:val="0"/>
                      <w:marBottom w:val="0"/>
                      <w:divBdr>
                        <w:top w:val="none" w:sz="0" w:space="0" w:color="auto"/>
                        <w:left w:val="none" w:sz="0" w:space="0" w:color="auto"/>
                        <w:bottom w:val="none" w:sz="0" w:space="0" w:color="auto"/>
                        <w:right w:val="none" w:sz="0" w:space="0" w:color="auto"/>
                      </w:divBdr>
                    </w:div>
                  </w:divsChild>
                </w:div>
                <w:div w:id="908921032">
                  <w:marLeft w:val="0"/>
                  <w:marRight w:val="0"/>
                  <w:marTop w:val="0"/>
                  <w:marBottom w:val="0"/>
                  <w:divBdr>
                    <w:top w:val="none" w:sz="0" w:space="0" w:color="auto"/>
                    <w:left w:val="none" w:sz="0" w:space="0" w:color="auto"/>
                    <w:bottom w:val="none" w:sz="0" w:space="0" w:color="auto"/>
                    <w:right w:val="none" w:sz="0" w:space="0" w:color="auto"/>
                  </w:divBdr>
                  <w:divsChild>
                    <w:div w:id="1948270357">
                      <w:marLeft w:val="0"/>
                      <w:marRight w:val="0"/>
                      <w:marTop w:val="0"/>
                      <w:marBottom w:val="0"/>
                      <w:divBdr>
                        <w:top w:val="none" w:sz="0" w:space="0" w:color="auto"/>
                        <w:left w:val="none" w:sz="0" w:space="0" w:color="auto"/>
                        <w:bottom w:val="none" w:sz="0" w:space="0" w:color="auto"/>
                        <w:right w:val="none" w:sz="0" w:space="0" w:color="auto"/>
                      </w:divBdr>
                    </w:div>
                  </w:divsChild>
                </w:div>
                <w:div w:id="910624125">
                  <w:marLeft w:val="0"/>
                  <w:marRight w:val="0"/>
                  <w:marTop w:val="0"/>
                  <w:marBottom w:val="0"/>
                  <w:divBdr>
                    <w:top w:val="none" w:sz="0" w:space="0" w:color="auto"/>
                    <w:left w:val="none" w:sz="0" w:space="0" w:color="auto"/>
                    <w:bottom w:val="none" w:sz="0" w:space="0" w:color="auto"/>
                    <w:right w:val="none" w:sz="0" w:space="0" w:color="auto"/>
                  </w:divBdr>
                  <w:divsChild>
                    <w:div w:id="1204951533">
                      <w:marLeft w:val="0"/>
                      <w:marRight w:val="0"/>
                      <w:marTop w:val="0"/>
                      <w:marBottom w:val="0"/>
                      <w:divBdr>
                        <w:top w:val="none" w:sz="0" w:space="0" w:color="auto"/>
                        <w:left w:val="none" w:sz="0" w:space="0" w:color="auto"/>
                        <w:bottom w:val="none" w:sz="0" w:space="0" w:color="auto"/>
                        <w:right w:val="none" w:sz="0" w:space="0" w:color="auto"/>
                      </w:divBdr>
                    </w:div>
                  </w:divsChild>
                </w:div>
                <w:div w:id="910849744">
                  <w:marLeft w:val="0"/>
                  <w:marRight w:val="0"/>
                  <w:marTop w:val="0"/>
                  <w:marBottom w:val="0"/>
                  <w:divBdr>
                    <w:top w:val="none" w:sz="0" w:space="0" w:color="auto"/>
                    <w:left w:val="none" w:sz="0" w:space="0" w:color="auto"/>
                    <w:bottom w:val="none" w:sz="0" w:space="0" w:color="auto"/>
                    <w:right w:val="none" w:sz="0" w:space="0" w:color="auto"/>
                  </w:divBdr>
                  <w:divsChild>
                    <w:div w:id="1503547482">
                      <w:marLeft w:val="0"/>
                      <w:marRight w:val="0"/>
                      <w:marTop w:val="0"/>
                      <w:marBottom w:val="0"/>
                      <w:divBdr>
                        <w:top w:val="none" w:sz="0" w:space="0" w:color="auto"/>
                        <w:left w:val="none" w:sz="0" w:space="0" w:color="auto"/>
                        <w:bottom w:val="none" w:sz="0" w:space="0" w:color="auto"/>
                        <w:right w:val="none" w:sz="0" w:space="0" w:color="auto"/>
                      </w:divBdr>
                    </w:div>
                  </w:divsChild>
                </w:div>
                <w:div w:id="913784245">
                  <w:marLeft w:val="0"/>
                  <w:marRight w:val="0"/>
                  <w:marTop w:val="0"/>
                  <w:marBottom w:val="0"/>
                  <w:divBdr>
                    <w:top w:val="none" w:sz="0" w:space="0" w:color="auto"/>
                    <w:left w:val="none" w:sz="0" w:space="0" w:color="auto"/>
                    <w:bottom w:val="none" w:sz="0" w:space="0" w:color="auto"/>
                    <w:right w:val="none" w:sz="0" w:space="0" w:color="auto"/>
                  </w:divBdr>
                  <w:divsChild>
                    <w:div w:id="552812610">
                      <w:marLeft w:val="0"/>
                      <w:marRight w:val="0"/>
                      <w:marTop w:val="0"/>
                      <w:marBottom w:val="0"/>
                      <w:divBdr>
                        <w:top w:val="none" w:sz="0" w:space="0" w:color="auto"/>
                        <w:left w:val="none" w:sz="0" w:space="0" w:color="auto"/>
                        <w:bottom w:val="none" w:sz="0" w:space="0" w:color="auto"/>
                        <w:right w:val="none" w:sz="0" w:space="0" w:color="auto"/>
                      </w:divBdr>
                    </w:div>
                  </w:divsChild>
                </w:div>
                <w:div w:id="917590221">
                  <w:marLeft w:val="0"/>
                  <w:marRight w:val="0"/>
                  <w:marTop w:val="0"/>
                  <w:marBottom w:val="0"/>
                  <w:divBdr>
                    <w:top w:val="none" w:sz="0" w:space="0" w:color="auto"/>
                    <w:left w:val="none" w:sz="0" w:space="0" w:color="auto"/>
                    <w:bottom w:val="none" w:sz="0" w:space="0" w:color="auto"/>
                    <w:right w:val="none" w:sz="0" w:space="0" w:color="auto"/>
                  </w:divBdr>
                  <w:divsChild>
                    <w:div w:id="1038775692">
                      <w:marLeft w:val="0"/>
                      <w:marRight w:val="0"/>
                      <w:marTop w:val="0"/>
                      <w:marBottom w:val="0"/>
                      <w:divBdr>
                        <w:top w:val="none" w:sz="0" w:space="0" w:color="auto"/>
                        <w:left w:val="none" w:sz="0" w:space="0" w:color="auto"/>
                        <w:bottom w:val="none" w:sz="0" w:space="0" w:color="auto"/>
                        <w:right w:val="none" w:sz="0" w:space="0" w:color="auto"/>
                      </w:divBdr>
                    </w:div>
                  </w:divsChild>
                </w:div>
                <w:div w:id="958953695">
                  <w:marLeft w:val="0"/>
                  <w:marRight w:val="0"/>
                  <w:marTop w:val="0"/>
                  <w:marBottom w:val="0"/>
                  <w:divBdr>
                    <w:top w:val="none" w:sz="0" w:space="0" w:color="auto"/>
                    <w:left w:val="none" w:sz="0" w:space="0" w:color="auto"/>
                    <w:bottom w:val="none" w:sz="0" w:space="0" w:color="auto"/>
                    <w:right w:val="none" w:sz="0" w:space="0" w:color="auto"/>
                  </w:divBdr>
                  <w:divsChild>
                    <w:div w:id="1141649396">
                      <w:marLeft w:val="0"/>
                      <w:marRight w:val="0"/>
                      <w:marTop w:val="0"/>
                      <w:marBottom w:val="0"/>
                      <w:divBdr>
                        <w:top w:val="none" w:sz="0" w:space="0" w:color="auto"/>
                        <w:left w:val="none" w:sz="0" w:space="0" w:color="auto"/>
                        <w:bottom w:val="none" w:sz="0" w:space="0" w:color="auto"/>
                        <w:right w:val="none" w:sz="0" w:space="0" w:color="auto"/>
                      </w:divBdr>
                    </w:div>
                  </w:divsChild>
                </w:div>
                <w:div w:id="960109251">
                  <w:marLeft w:val="0"/>
                  <w:marRight w:val="0"/>
                  <w:marTop w:val="0"/>
                  <w:marBottom w:val="0"/>
                  <w:divBdr>
                    <w:top w:val="none" w:sz="0" w:space="0" w:color="auto"/>
                    <w:left w:val="none" w:sz="0" w:space="0" w:color="auto"/>
                    <w:bottom w:val="none" w:sz="0" w:space="0" w:color="auto"/>
                    <w:right w:val="none" w:sz="0" w:space="0" w:color="auto"/>
                  </w:divBdr>
                  <w:divsChild>
                    <w:div w:id="1258947572">
                      <w:marLeft w:val="0"/>
                      <w:marRight w:val="0"/>
                      <w:marTop w:val="0"/>
                      <w:marBottom w:val="0"/>
                      <w:divBdr>
                        <w:top w:val="none" w:sz="0" w:space="0" w:color="auto"/>
                        <w:left w:val="none" w:sz="0" w:space="0" w:color="auto"/>
                        <w:bottom w:val="none" w:sz="0" w:space="0" w:color="auto"/>
                        <w:right w:val="none" w:sz="0" w:space="0" w:color="auto"/>
                      </w:divBdr>
                    </w:div>
                  </w:divsChild>
                </w:div>
                <w:div w:id="983857007">
                  <w:marLeft w:val="0"/>
                  <w:marRight w:val="0"/>
                  <w:marTop w:val="0"/>
                  <w:marBottom w:val="0"/>
                  <w:divBdr>
                    <w:top w:val="none" w:sz="0" w:space="0" w:color="auto"/>
                    <w:left w:val="none" w:sz="0" w:space="0" w:color="auto"/>
                    <w:bottom w:val="none" w:sz="0" w:space="0" w:color="auto"/>
                    <w:right w:val="none" w:sz="0" w:space="0" w:color="auto"/>
                  </w:divBdr>
                  <w:divsChild>
                    <w:div w:id="348214836">
                      <w:marLeft w:val="0"/>
                      <w:marRight w:val="0"/>
                      <w:marTop w:val="0"/>
                      <w:marBottom w:val="0"/>
                      <w:divBdr>
                        <w:top w:val="none" w:sz="0" w:space="0" w:color="auto"/>
                        <w:left w:val="none" w:sz="0" w:space="0" w:color="auto"/>
                        <w:bottom w:val="none" w:sz="0" w:space="0" w:color="auto"/>
                        <w:right w:val="none" w:sz="0" w:space="0" w:color="auto"/>
                      </w:divBdr>
                    </w:div>
                  </w:divsChild>
                </w:div>
                <w:div w:id="1023626651">
                  <w:marLeft w:val="0"/>
                  <w:marRight w:val="0"/>
                  <w:marTop w:val="0"/>
                  <w:marBottom w:val="0"/>
                  <w:divBdr>
                    <w:top w:val="none" w:sz="0" w:space="0" w:color="auto"/>
                    <w:left w:val="none" w:sz="0" w:space="0" w:color="auto"/>
                    <w:bottom w:val="none" w:sz="0" w:space="0" w:color="auto"/>
                    <w:right w:val="none" w:sz="0" w:space="0" w:color="auto"/>
                  </w:divBdr>
                  <w:divsChild>
                    <w:div w:id="939458942">
                      <w:marLeft w:val="0"/>
                      <w:marRight w:val="0"/>
                      <w:marTop w:val="0"/>
                      <w:marBottom w:val="0"/>
                      <w:divBdr>
                        <w:top w:val="none" w:sz="0" w:space="0" w:color="auto"/>
                        <w:left w:val="none" w:sz="0" w:space="0" w:color="auto"/>
                        <w:bottom w:val="none" w:sz="0" w:space="0" w:color="auto"/>
                        <w:right w:val="none" w:sz="0" w:space="0" w:color="auto"/>
                      </w:divBdr>
                    </w:div>
                  </w:divsChild>
                </w:div>
                <w:div w:id="1032804679">
                  <w:marLeft w:val="0"/>
                  <w:marRight w:val="0"/>
                  <w:marTop w:val="0"/>
                  <w:marBottom w:val="0"/>
                  <w:divBdr>
                    <w:top w:val="none" w:sz="0" w:space="0" w:color="auto"/>
                    <w:left w:val="none" w:sz="0" w:space="0" w:color="auto"/>
                    <w:bottom w:val="none" w:sz="0" w:space="0" w:color="auto"/>
                    <w:right w:val="none" w:sz="0" w:space="0" w:color="auto"/>
                  </w:divBdr>
                  <w:divsChild>
                    <w:div w:id="813379175">
                      <w:marLeft w:val="0"/>
                      <w:marRight w:val="0"/>
                      <w:marTop w:val="0"/>
                      <w:marBottom w:val="0"/>
                      <w:divBdr>
                        <w:top w:val="none" w:sz="0" w:space="0" w:color="auto"/>
                        <w:left w:val="none" w:sz="0" w:space="0" w:color="auto"/>
                        <w:bottom w:val="none" w:sz="0" w:space="0" w:color="auto"/>
                        <w:right w:val="none" w:sz="0" w:space="0" w:color="auto"/>
                      </w:divBdr>
                    </w:div>
                  </w:divsChild>
                </w:div>
                <w:div w:id="1045758660">
                  <w:marLeft w:val="0"/>
                  <w:marRight w:val="0"/>
                  <w:marTop w:val="0"/>
                  <w:marBottom w:val="0"/>
                  <w:divBdr>
                    <w:top w:val="none" w:sz="0" w:space="0" w:color="auto"/>
                    <w:left w:val="none" w:sz="0" w:space="0" w:color="auto"/>
                    <w:bottom w:val="none" w:sz="0" w:space="0" w:color="auto"/>
                    <w:right w:val="none" w:sz="0" w:space="0" w:color="auto"/>
                  </w:divBdr>
                  <w:divsChild>
                    <w:div w:id="510222104">
                      <w:marLeft w:val="0"/>
                      <w:marRight w:val="0"/>
                      <w:marTop w:val="0"/>
                      <w:marBottom w:val="0"/>
                      <w:divBdr>
                        <w:top w:val="none" w:sz="0" w:space="0" w:color="auto"/>
                        <w:left w:val="none" w:sz="0" w:space="0" w:color="auto"/>
                        <w:bottom w:val="none" w:sz="0" w:space="0" w:color="auto"/>
                        <w:right w:val="none" w:sz="0" w:space="0" w:color="auto"/>
                      </w:divBdr>
                    </w:div>
                  </w:divsChild>
                </w:div>
                <w:div w:id="1045838813">
                  <w:marLeft w:val="0"/>
                  <w:marRight w:val="0"/>
                  <w:marTop w:val="0"/>
                  <w:marBottom w:val="0"/>
                  <w:divBdr>
                    <w:top w:val="none" w:sz="0" w:space="0" w:color="auto"/>
                    <w:left w:val="none" w:sz="0" w:space="0" w:color="auto"/>
                    <w:bottom w:val="none" w:sz="0" w:space="0" w:color="auto"/>
                    <w:right w:val="none" w:sz="0" w:space="0" w:color="auto"/>
                  </w:divBdr>
                  <w:divsChild>
                    <w:div w:id="1030187103">
                      <w:marLeft w:val="0"/>
                      <w:marRight w:val="0"/>
                      <w:marTop w:val="0"/>
                      <w:marBottom w:val="0"/>
                      <w:divBdr>
                        <w:top w:val="none" w:sz="0" w:space="0" w:color="auto"/>
                        <w:left w:val="none" w:sz="0" w:space="0" w:color="auto"/>
                        <w:bottom w:val="none" w:sz="0" w:space="0" w:color="auto"/>
                        <w:right w:val="none" w:sz="0" w:space="0" w:color="auto"/>
                      </w:divBdr>
                    </w:div>
                  </w:divsChild>
                </w:div>
                <w:div w:id="1057316925">
                  <w:marLeft w:val="0"/>
                  <w:marRight w:val="0"/>
                  <w:marTop w:val="0"/>
                  <w:marBottom w:val="0"/>
                  <w:divBdr>
                    <w:top w:val="none" w:sz="0" w:space="0" w:color="auto"/>
                    <w:left w:val="none" w:sz="0" w:space="0" w:color="auto"/>
                    <w:bottom w:val="none" w:sz="0" w:space="0" w:color="auto"/>
                    <w:right w:val="none" w:sz="0" w:space="0" w:color="auto"/>
                  </w:divBdr>
                  <w:divsChild>
                    <w:div w:id="669796379">
                      <w:marLeft w:val="0"/>
                      <w:marRight w:val="0"/>
                      <w:marTop w:val="0"/>
                      <w:marBottom w:val="0"/>
                      <w:divBdr>
                        <w:top w:val="none" w:sz="0" w:space="0" w:color="auto"/>
                        <w:left w:val="none" w:sz="0" w:space="0" w:color="auto"/>
                        <w:bottom w:val="none" w:sz="0" w:space="0" w:color="auto"/>
                        <w:right w:val="none" w:sz="0" w:space="0" w:color="auto"/>
                      </w:divBdr>
                    </w:div>
                  </w:divsChild>
                </w:div>
                <w:div w:id="1057582411">
                  <w:marLeft w:val="0"/>
                  <w:marRight w:val="0"/>
                  <w:marTop w:val="0"/>
                  <w:marBottom w:val="0"/>
                  <w:divBdr>
                    <w:top w:val="none" w:sz="0" w:space="0" w:color="auto"/>
                    <w:left w:val="none" w:sz="0" w:space="0" w:color="auto"/>
                    <w:bottom w:val="none" w:sz="0" w:space="0" w:color="auto"/>
                    <w:right w:val="none" w:sz="0" w:space="0" w:color="auto"/>
                  </w:divBdr>
                  <w:divsChild>
                    <w:div w:id="501823186">
                      <w:marLeft w:val="0"/>
                      <w:marRight w:val="0"/>
                      <w:marTop w:val="0"/>
                      <w:marBottom w:val="0"/>
                      <w:divBdr>
                        <w:top w:val="none" w:sz="0" w:space="0" w:color="auto"/>
                        <w:left w:val="none" w:sz="0" w:space="0" w:color="auto"/>
                        <w:bottom w:val="none" w:sz="0" w:space="0" w:color="auto"/>
                        <w:right w:val="none" w:sz="0" w:space="0" w:color="auto"/>
                      </w:divBdr>
                    </w:div>
                  </w:divsChild>
                </w:div>
                <w:div w:id="1072435272">
                  <w:marLeft w:val="0"/>
                  <w:marRight w:val="0"/>
                  <w:marTop w:val="0"/>
                  <w:marBottom w:val="0"/>
                  <w:divBdr>
                    <w:top w:val="none" w:sz="0" w:space="0" w:color="auto"/>
                    <w:left w:val="none" w:sz="0" w:space="0" w:color="auto"/>
                    <w:bottom w:val="none" w:sz="0" w:space="0" w:color="auto"/>
                    <w:right w:val="none" w:sz="0" w:space="0" w:color="auto"/>
                  </w:divBdr>
                  <w:divsChild>
                    <w:div w:id="3019072">
                      <w:marLeft w:val="0"/>
                      <w:marRight w:val="0"/>
                      <w:marTop w:val="0"/>
                      <w:marBottom w:val="0"/>
                      <w:divBdr>
                        <w:top w:val="none" w:sz="0" w:space="0" w:color="auto"/>
                        <w:left w:val="none" w:sz="0" w:space="0" w:color="auto"/>
                        <w:bottom w:val="none" w:sz="0" w:space="0" w:color="auto"/>
                        <w:right w:val="none" w:sz="0" w:space="0" w:color="auto"/>
                      </w:divBdr>
                    </w:div>
                  </w:divsChild>
                </w:div>
                <w:div w:id="1088619966">
                  <w:marLeft w:val="0"/>
                  <w:marRight w:val="0"/>
                  <w:marTop w:val="0"/>
                  <w:marBottom w:val="0"/>
                  <w:divBdr>
                    <w:top w:val="none" w:sz="0" w:space="0" w:color="auto"/>
                    <w:left w:val="none" w:sz="0" w:space="0" w:color="auto"/>
                    <w:bottom w:val="none" w:sz="0" w:space="0" w:color="auto"/>
                    <w:right w:val="none" w:sz="0" w:space="0" w:color="auto"/>
                  </w:divBdr>
                  <w:divsChild>
                    <w:div w:id="500120502">
                      <w:marLeft w:val="0"/>
                      <w:marRight w:val="0"/>
                      <w:marTop w:val="0"/>
                      <w:marBottom w:val="0"/>
                      <w:divBdr>
                        <w:top w:val="none" w:sz="0" w:space="0" w:color="auto"/>
                        <w:left w:val="none" w:sz="0" w:space="0" w:color="auto"/>
                        <w:bottom w:val="none" w:sz="0" w:space="0" w:color="auto"/>
                        <w:right w:val="none" w:sz="0" w:space="0" w:color="auto"/>
                      </w:divBdr>
                    </w:div>
                  </w:divsChild>
                </w:div>
                <w:div w:id="1090464098">
                  <w:marLeft w:val="0"/>
                  <w:marRight w:val="0"/>
                  <w:marTop w:val="0"/>
                  <w:marBottom w:val="0"/>
                  <w:divBdr>
                    <w:top w:val="none" w:sz="0" w:space="0" w:color="auto"/>
                    <w:left w:val="none" w:sz="0" w:space="0" w:color="auto"/>
                    <w:bottom w:val="none" w:sz="0" w:space="0" w:color="auto"/>
                    <w:right w:val="none" w:sz="0" w:space="0" w:color="auto"/>
                  </w:divBdr>
                  <w:divsChild>
                    <w:div w:id="708803070">
                      <w:marLeft w:val="0"/>
                      <w:marRight w:val="0"/>
                      <w:marTop w:val="0"/>
                      <w:marBottom w:val="0"/>
                      <w:divBdr>
                        <w:top w:val="none" w:sz="0" w:space="0" w:color="auto"/>
                        <w:left w:val="none" w:sz="0" w:space="0" w:color="auto"/>
                        <w:bottom w:val="none" w:sz="0" w:space="0" w:color="auto"/>
                        <w:right w:val="none" w:sz="0" w:space="0" w:color="auto"/>
                      </w:divBdr>
                    </w:div>
                  </w:divsChild>
                </w:div>
                <w:div w:id="1123771130">
                  <w:marLeft w:val="0"/>
                  <w:marRight w:val="0"/>
                  <w:marTop w:val="0"/>
                  <w:marBottom w:val="0"/>
                  <w:divBdr>
                    <w:top w:val="none" w:sz="0" w:space="0" w:color="auto"/>
                    <w:left w:val="none" w:sz="0" w:space="0" w:color="auto"/>
                    <w:bottom w:val="none" w:sz="0" w:space="0" w:color="auto"/>
                    <w:right w:val="none" w:sz="0" w:space="0" w:color="auto"/>
                  </w:divBdr>
                  <w:divsChild>
                    <w:div w:id="497887703">
                      <w:marLeft w:val="0"/>
                      <w:marRight w:val="0"/>
                      <w:marTop w:val="0"/>
                      <w:marBottom w:val="0"/>
                      <w:divBdr>
                        <w:top w:val="none" w:sz="0" w:space="0" w:color="auto"/>
                        <w:left w:val="none" w:sz="0" w:space="0" w:color="auto"/>
                        <w:bottom w:val="none" w:sz="0" w:space="0" w:color="auto"/>
                        <w:right w:val="none" w:sz="0" w:space="0" w:color="auto"/>
                      </w:divBdr>
                    </w:div>
                  </w:divsChild>
                </w:div>
                <w:div w:id="1153646241">
                  <w:marLeft w:val="0"/>
                  <w:marRight w:val="0"/>
                  <w:marTop w:val="0"/>
                  <w:marBottom w:val="0"/>
                  <w:divBdr>
                    <w:top w:val="none" w:sz="0" w:space="0" w:color="auto"/>
                    <w:left w:val="none" w:sz="0" w:space="0" w:color="auto"/>
                    <w:bottom w:val="none" w:sz="0" w:space="0" w:color="auto"/>
                    <w:right w:val="none" w:sz="0" w:space="0" w:color="auto"/>
                  </w:divBdr>
                  <w:divsChild>
                    <w:div w:id="629825541">
                      <w:marLeft w:val="0"/>
                      <w:marRight w:val="0"/>
                      <w:marTop w:val="0"/>
                      <w:marBottom w:val="0"/>
                      <w:divBdr>
                        <w:top w:val="none" w:sz="0" w:space="0" w:color="auto"/>
                        <w:left w:val="none" w:sz="0" w:space="0" w:color="auto"/>
                        <w:bottom w:val="none" w:sz="0" w:space="0" w:color="auto"/>
                        <w:right w:val="none" w:sz="0" w:space="0" w:color="auto"/>
                      </w:divBdr>
                    </w:div>
                    <w:div w:id="1001084708">
                      <w:marLeft w:val="0"/>
                      <w:marRight w:val="0"/>
                      <w:marTop w:val="0"/>
                      <w:marBottom w:val="0"/>
                      <w:divBdr>
                        <w:top w:val="none" w:sz="0" w:space="0" w:color="auto"/>
                        <w:left w:val="none" w:sz="0" w:space="0" w:color="auto"/>
                        <w:bottom w:val="none" w:sz="0" w:space="0" w:color="auto"/>
                        <w:right w:val="none" w:sz="0" w:space="0" w:color="auto"/>
                      </w:divBdr>
                    </w:div>
                  </w:divsChild>
                </w:div>
                <w:div w:id="1155800055">
                  <w:marLeft w:val="0"/>
                  <w:marRight w:val="0"/>
                  <w:marTop w:val="0"/>
                  <w:marBottom w:val="0"/>
                  <w:divBdr>
                    <w:top w:val="none" w:sz="0" w:space="0" w:color="auto"/>
                    <w:left w:val="none" w:sz="0" w:space="0" w:color="auto"/>
                    <w:bottom w:val="none" w:sz="0" w:space="0" w:color="auto"/>
                    <w:right w:val="none" w:sz="0" w:space="0" w:color="auto"/>
                  </w:divBdr>
                  <w:divsChild>
                    <w:div w:id="277177706">
                      <w:marLeft w:val="0"/>
                      <w:marRight w:val="0"/>
                      <w:marTop w:val="0"/>
                      <w:marBottom w:val="0"/>
                      <w:divBdr>
                        <w:top w:val="none" w:sz="0" w:space="0" w:color="auto"/>
                        <w:left w:val="none" w:sz="0" w:space="0" w:color="auto"/>
                        <w:bottom w:val="none" w:sz="0" w:space="0" w:color="auto"/>
                        <w:right w:val="none" w:sz="0" w:space="0" w:color="auto"/>
                      </w:divBdr>
                    </w:div>
                  </w:divsChild>
                </w:div>
                <w:div w:id="1155873296">
                  <w:marLeft w:val="0"/>
                  <w:marRight w:val="0"/>
                  <w:marTop w:val="0"/>
                  <w:marBottom w:val="0"/>
                  <w:divBdr>
                    <w:top w:val="none" w:sz="0" w:space="0" w:color="auto"/>
                    <w:left w:val="none" w:sz="0" w:space="0" w:color="auto"/>
                    <w:bottom w:val="none" w:sz="0" w:space="0" w:color="auto"/>
                    <w:right w:val="none" w:sz="0" w:space="0" w:color="auto"/>
                  </w:divBdr>
                  <w:divsChild>
                    <w:div w:id="1790664732">
                      <w:marLeft w:val="0"/>
                      <w:marRight w:val="0"/>
                      <w:marTop w:val="0"/>
                      <w:marBottom w:val="0"/>
                      <w:divBdr>
                        <w:top w:val="none" w:sz="0" w:space="0" w:color="auto"/>
                        <w:left w:val="none" w:sz="0" w:space="0" w:color="auto"/>
                        <w:bottom w:val="none" w:sz="0" w:space="0" w:color="auto"/>
                        <w:right w:val="none" w:sz="0" w:space="0" w:color="auto"/>
                      </w:divBdr>
                    </w:div>
                  </w:divsChild>
                </w:div>
                <w:div w:id="1158302274">
                  <w:marLeft w:val="0"/>
                  <w:marRight w:val="0"/>
                  <w:marTop w:val="0"/>
                  <w:marBottom w:val="0"/>
                  <w:divBdr>
                    <w:top w:val="none" w:sz="0" w:space="0" w:color="auto"/>
                    <w:left w:val="none" w:sz="0" w:space="0" w:color="auto"/>
                    <w:bottom w:val="none" w:sz="0" w:space="0" w:color="auto"/>
                    <w:right w:val="none" w:sz="0" w:space="0" w:color="auto"/>
                  </w:divBdr>
                  <w:divsChild>
                    <w:div w:id="1958757523">
                      <w:marLeft w:val="0"/>
                      <w:marRight w:val="0"/>
                      <w:marTop w:val="0"/>
                      <w:marBottom w:val="0"/>
                      <w:divBdr>
                        <w:top w:val="none" w:sz="0" w:space="0" w:color="auto"/>
                        <w:left w:val="none" w:sz="0" w:space="0" w:color="auto"/>
                        <w:bottom w:val="none" w:sz="0" w:space="0" w:color="auto"/>
                        <w:right w:val="none" w:sz="0" w:space="0" w:color="auto"/>
                      </w:divBdr>
                    </w:div>
                  </w:divsChild>
                </w:div>
                <w:div w:id="1169830537">
                  <w:marLeft w:val="0"/>
                  <w:marRight w:val="0"/>
                  <w:marTop w:val="0"/>
                  <w:marBottom w:val="0"/>
                  <w:divBdr>
                    <w:top w:val="none" w:sz="0" w:space="0" w:color="auto"/>
                    <w:left w:val="none" w:sz="0" w:space="0" w:color="auto"/>
                    <w:bottom w:val="none" w:sz="0" w:space="0" w:color="auto"/>
                    <w:right w:val="none" w:sz="0" w:space="0" w:color="auto"/>
                  </w:divBdr>
                  <w:divsChild>
                    <w:div w:id="93719031">
                      <w:marLeft w:val="0"/>
                      <w:marRight w:val="0"/>
                      <w:marTop w:val="0"/>
                      <w:marBottom w:val="0"/>
                      <w:divBdr>
                        <w:top w:val="none" w:sz="0" w:space="0" w:color="auto"/>
                        <w:left w:val="none" w:sz="0" w:space="0" w:color="auto"/>
                        <w:bottom w:val="none" w:sz="0" w:space="0" w:color="auto"/>
                        <w:right w:val="none" w:sz="0" w:space="0" w:color="auto"/>
                      </w:divBdr>
                    </w:div>
                  </w:divsChild>
                </w:div>
                <w:div w:id="1172379715">
                  <w:marLeft w:val="0"/>
                  <w:marRight w:val="0"/>
                  <w:marTop w:val="0"/>
                  <w:marBottom w:val="0"/>
                  <w:divBdr>
                    <w:top w:val="none" w:sz="0" w:space="0" w:color="auto"/>
                    <w:left w:val="none" w:sz="0" w:space="0" w:color="auto"/>
                    <w:bottom w:val="none" w:sz="0" w:space="0" w:color="auto"/>
                    <w:right w:val="none" w:sz="0" w:space="0" w:color="auto"/>
                  </w:divBdr>
                  <w:divsChild>
                    <w:div w:id="778187154">
                      <w:marLeft w:val="0"/>
                      <w:marRight w:val="0"/>
                      <w:marTop w:val="0"/>
                      <w:marBottom w:val="0"/>
                      <w:divBdr>
                        <w:top w:val="none" w:sz="0" w:space="0" w:color="auto"/>
                        <w:left w:val="none" w:sz="0" w:space="0" w:color="auto"/>
                        <w:bottom w:val="none" w:sz="0" w:space="0" w:color="auto"/>
                        <w:right w:val="none" w:sz="0" w:space="0" w:color="auto"/>
                      </w:divBdr>
                    </w:div>
                  </w:divsChild>
                </w:div>
                <w:div w:id="1173489058">
                  <w:marLeft w:val="0"/>
                  <w:marRight w:val="0"/>
                  <w:marTop w:val="0"/>
                  <w:marBottom w:val="0"/>
                  <w:divBdr>
                    <w:top w:val="none" w:sz="0" w:space="0" w:color="auto"/>
                    <w:left w:val="none" w:sz="0" w:space="0" w:color="auto"/>
                    <w:bottom w:val="none" w:sz="0" w:space="0" w:color="auto"/>
                    <w:right w:val="none" w:sz="0" w:space="0" w:color="auto"/>
                  </w:divBdr>
                  <w:divsChild>
                    <w:div w:id="1672904097">
                      <w:marLeft w:val="0"/>
                      <w:marRight w:val="0"/>
                      <w:marTop w:val="0"/>
                      <w:marBottom w:val="0"/>
                      <w:divBdr>
                        <w:top w:val="none" w:sz="0" w:space="0" w:color="auto"/>
                        <w:left w:val="none" w:sz="0" w:space="0" w:color="auto"/>
                        <w:bottom w:val="none" w:sz="0" w:space="0" w:color="auto"/>
                        <w:right w:val="none" w:sz="0" w:space="0" w:color="auto"/>
                      </w:divBdr>
                    </w:div>
                  </w:divsChild>
                </w:div>
                <w:div w:id="1185293029">
                  <w:marLeft w:val="0"/>
                  <w:marRight w:val="0"/>
                  <w:marTop w:val="0"/>
                  <w:marBottom w:val="0"/>
                  <w:divBdr>
                    <w:top w:val="none" w:sz="0" w:space="0" w:color="auto"/>
                    <w:left w:val="none" w:sz="0" w:space="0" w:color="auto"/>
                    <w:bottom w:val="none" w:sz="0" w:space="0" w:color="auto"/>
                    <w:right w:val="none" w:sz="0" w:space="0" w:color="auto"/>
                  </w:divBdr>
                  <w:divsChild>
                    <w:div w:id="72629788">
                      <w:marLeft w:val="0"/>
                      <w:marRight w:val="0"/>
                      <w:marTop w:val="0"/>
                      <w:marBottom w:val="0"/>
                      <w:divBdr>
                        <w:top w:val="none" w:sz="0" w:space="0" w:color="auto"/>
                        <w:left w:val="none" w:sz="0" w:space="0" w:color="auto"/>
                        <w:bottom w:val="none" w:sz="0" w:space="0" w:color="auto"/>
                        <w:right w:val="none" w:sz="0" w:space="0" w:color="auto"/>
                      </w:divBdr>
                    </w:div>
                  </w:divsChild>
                </w:div>
                <w:div w:id="1193226548">
                  <w:marLeft w:val="0"/>
                  <w:marRight w:val="0"/>
                  <w:marTop w:val="0"/>
                  <w:marBottom w:val="0"/>
                  <w:divBdr>
                    <w:top w:val="none" w:sz="0" w:space="0" w:color="auto"/>
                    <w:left w:val="none" w:sz="0" w:space="0" w:color="auto"/>
                    <w:bottom w:val="none" w:sz="0" w:space="0" w:color="auto"/>
                    <w:right w:val="none" w:sz="0" w:space="0" w:color="auto"/>
                  </w:divBdr>
                  <w:divsChild>
                    <w:div w:id="1975865021">
                      <w:marLeft w:val="0"/>
                      <w:marRight w:val="0"/>
                      <w:marTop w:val="0"/>
                      <w:marBottom w:val="0"/>
                      <w:divBdr>
                        <w:top w:val="none" w:sz="0" w:space="0" w:color="auto"/>
                        <w:left w:val="none" w:sz="0" w:space="0" w:color="auto"/>
                        <w:bottom w:val="none" w:sz="0" w:space="0" w:color="auto"/>
                        <w:right w:val="none" w:sz="0" w:space="0" w:color="auto"/>
                      </w:divBdr>
                    </w:div>
                  </w:divsChild>
                </w:div>
                <w:div w:id="1200897970">
                  <w:marLeft w:val="0"/>
                  <w:marRight w:val="0"/>
                  <w:marTop w:val="0"/>
                  <w:marBottom w:val="0"/>
                  <w:divBdr>
                    <w:top w:val="none" w:sz="0" w:space="0" w:color="auto"/>
                    <w:left w:val="none" w:sz="0" w:space="0" w:color="auto"/>
                    <w:bottom w:val="none" w:sz="0" w:space="0" w:color="auto"/>
                    <w:right w:val="none" w:sz="0" w:space="0" w:color="auto"/>
                  </w:divBdr>
                  <w:divsChild>
                    <w:div w:id="2021157257">
                      <w:marLeft w:val="0"/>
                      <w:marRight w:val="0"/>
                      <w:marTop w:val="0"/>
                      <w:marBottom w:val="0"/>
                      <w:divBdr>
                        <w:top w:val="none" w:sz="0" w:space="0" w:color="auto"/>
                        <w:left w:val="none" w:sz="0" w:space="0" w:color="auto"/>
                        <w:bottom w:val="none" w:sz="0" w:space="0" w:color="auto"/>
                        <w:right w:val="none" w:sz="0" w:space="0" w:color="auto"/>
                      </w:divBdr>
                    </w:div>
                  </w:divsChild>
                </w:div>
                <w:div w:id="1224870710">
                  <w:marLeft w:val="0"/>
                  <w:marRight w:val="0"/>
                  <w:marTop w:val="0"/>
                  <w:marBottom w:val="0"/>
                  <w:divBdr>
                    <w:top w:val="none" w:sz="0" w:space="0" w:color="auto"/>
                    <w:left w:val="none" w:sz="0" w:space="0" w:color="auto"/>
                    <w:bottom w:val="none" w:sz="0" w:space="0" w:color="auto"/>
                    <w:right w:val="none" w:sz="0" w:space="0" w:color="auto"/>
                  </w:divBdr>
                  <w:divsChild>
                    <w:div w:id="93675041">
                      <w:marLeft w:val="0"/>
                      <w:marRight w:val="0"/>
                      <w:marTop w:val="0"/>
                      <w:marBottom w:val="0"/>
                      <w:divBdr>
                        <w:top w:val="none" w:sz="0" w:space="0" w:color="auto"/>
                        <w:left w:val="none" w:sz="0" w:space="0" w:color="auto"/>
                        <w:bottom w:val="none" w:sz="0" w:space="0" w:color="auto"/>
                        <w:right w:val="none" w:sz="0" w:space="0" w:color="auto"/>
                      </w:divBdr>
                    </w:div>
                  </w:divsChild>
                </w:div>
                <w:div w:id="1226532044">
                  <w:marLeft w:val="0"/>
                  <w:marRight w:val="0"/>
                  <w:marTop w:val="0"/>
                  <w:marBottom w:val="0"/>
                  <w:divBdr>
                    <w:top w:val="none" w:sz="0" w:space="0" w:color="auto"/>
                    <w:left w:val="none" w:sz="0" w:space="0" w:color="auto"/>
                    <w:bottom w:val="none" w:sz="0" w:space="0" w:color="auto"/>
                    <w:right w:val="none" w:sz="0" w:space="0" w:color="auto"/>
                  </w:divBdr>
                  <w:divsChild>
                    <w:div w:id="1433936813">
                      <w:marLeft w:val="0"/>
                      <w:marRight w:val="0"/>
                      <w:marTop w:val="0"/>
                      <w:marBottom w:val="0"/>
                      <w:divBdr>
                        <w:top w:val="none" w:sz="0" w:space="0" w:color="auto"/>
                        <w:left w:val="none" w:sz="0" w:space="0" w:color="auto"/>
                        <w:bottom w:val="none" w:sz="0" w:space="0" w:color="auto"/>
                        <w:right w:val="none" w:sz="0" w:space="0" w:color="auto"/>
                      </w:divBdr>
                    </w:div>
                  </w:divsChild>
                </w:div>
                <w:div w:id="1260676419">
                  <w:marLeft w:val="0"/>
                  <w:marRight w:val="0"/>
                  <w:marTop w:val="0"/>
                  <w:marBottom w:val="0"/>
                  <w:divBdr>
                    <w:top w:val="none" w:sz="0" w:space="0" w:color="auto"/>
                    <w:left w:val="none" w:sz="0" w:space="0" w:color="auto"/>
                    <w:bottom w:val="none" w:sz="0" w:space="0" w:color="auto"/>
                    <w:right w:val="none" w:sz="0" w:space="0" w:color="auto"/>
                  </w:divBdr>
                  <w:divsChild>
                    <w:div w:id="1040932576">
                      <w:marLeft w:val="0"/>
                      <w:marRight w:val="0"/>
                      <w:marTop w:val="0"/>
                      <w:marBottom w:val="0"/>
                      <w:divBdr>
                        <w:top w:val="none" w:sz="0" w:space="0" w:color="auto"/>
                        <w:left w:val="none" w:sz="0" w:space="0" w:color="auto"/>
                        <w:bottom w:val="none" w:sz="0" w:space="0" w:color="auto"/>
                        <w:right w:val="none" w:sz="0" w:space="0" w:color="auto"/>
                      </w:divBdr>
                    </w:div>
                  </w:divsChild>
                </w:div>
                <w:div w:id="1263419166">
                  <w:marLeft w:val="0"/>
                  <w:marRight w:val="0"/>
                  <w:marTop w:val="0"/>
                  <w:marBottom w:val="0"/>
                  <w:divBdr>
                    <w:top w:val="none" w:sz="0" w:space="0" w:color="auto"/>
                    <w:left w:val="none" w:sz="0" w:space="0" w:color="auto"/>
                    <w:bottom w:val="none" w:sz="0" w:space="0" w:color="auto"/>
                    <w:right w:val="none" w:sz="0" w:space="0" w:color="auto"/>
                  </w:divBdr>
                  <w:divsChild>
                    <w:div w:id="2024625643">
                      <w:marLeft w:val="0"/>
                      <w:marRight w:val="0"/>
                      <w:marTop w:val="0"/>
                      <w:marBottom w:val="0"/>
                      <w:divBdr>
                        <w:top w:val="none" w:sz="0" w:space="0" w:color="auto"/>
                        <w:left w:val="none" w:sz="0" w:space="0" w:color="auto"/>
                        <w:bottom w:val="none" w:sz="0" w:space="0" w:color="auto"/>
                        <w:right w:val="none" w:sz="0" w:space="0" w:color="auto"/>
                      </w:divBdr>
                    </w:div>
                  </w:divsChild>
                </w:div>
                <w:div w:id="1269044905">
                  <w:marLeft w:val="0"/>
                  <w:marRight w:val="0"/>
                  <w:marTop w:val="0"/>
                  <w:marBottom w:val="0"/>
                  <w:divBdr>
                    <w:top w:val="none" w:sz="0" w:space="0" w:color="auto"/>
                    <w:left w:val="none" w:sz="0" w:space="0" w:color="auto"/>
                    <w:bottom w:val="none" w:sz="0" w:space="0" w:color="auto"/>
                    <w:right w:val="none" w:sz="0" w:space="0" w:color="auto"/>
                  </w:divBdr>
                  <w:divsChild>
                    <w:div w:id="1411778289">
                      <w:marLeft w:val="0"/>
                      <w:marRight w:val="0"/>
                      <w:marTop w:val="0"/>
                      <w:marBottom w:val="0"/>
                      <w:divBdr>
                        <w:top w:val="none" w:sz="0" w:space="0" w:color="auto"/>
                        <w:left w:val="none" w:sz="0" w:space="0" w:color="auto"/>
                        <w:bottom w:val="none" w:sz="0" w:space="0" w:color="auto"/>
                        <w:right w:val="none" w:sz="0" w:space="0" w:color="auto"/>
                      </w:divBdr>
                    </w:div>
                  </w:divsChild>
                </w:div>
                <w:div w:id="1321419535">
                  <w:marLeft w:val="0"/>
                  <w:marRight w:val="0"/>
                  <w:marTop w:val="0"/>
                  <w:marBottom w:val="0"/>
                  <w:divBdr>
                    <w:top w:val="none" w:sz="0" w:space="0" w:color="auto"/>
                    <w:left w:val="none" w:sz="0" w:space="0" w:color="auto"/>
                    <w:bottom w:val="none" w:sz="0" w:space="0" w:color="auto"/>
                    <w:right w:val="none" w:sz="0" w:space="0" w:color="auto"/>
                  </w:divBdr>
                  <w:divsChild>
                    <w:div w:id="1039234639">
                      <w:marLeft w:val="0"/>
                      <w:marRight w:val="0"/>
                      <w:marTop w:val="0"/>
                      <w:marBottom w:val="0"/>
                      <w:divBdr>
                        <w:top w:val="none" w:sz="0" w:space="0" w:color="auto"/>
                        <w:left w:val="none" w:sz="0" w:space="0" w:color="auto"/>
                        <w:bottom w:val="none" w:sz="0" w:space="0" w:color="auto"/>
                        <w:right w:val="none" w:sz="0" w:space="0" w:color="auto"/>
                      </w:divBdr>
                    </w:div>
                  </w:divsChild>
                </w:div>
                <w:div w:id="1336765574">
                  <w:marLeft w:val="0"/>
                  <w:marRight w:val="0"/>
                  <w:marTop w:val="0"/>
                  <w:marBottom w:val="0"/>
                  <w:divBdr>
                    <w:top w:val="none" w:sz="0" w:space="0" w:color="auto"/>
                    <w:left w:val="none" w:sz="0" w:space="0" w:color="auto"/>
                    <w:bottom w:val="none" w:sz="0" w:space="0" w:color="auto"/>
                    <w:right w:val="none" w:sz="0" w:space="0" w:color="auto"/>
                  </w:divBdr>
                  <w:divsChild>
                    <w:div w:id="1111434748">
                      <w:marLeft w:val="0"/>
                      <w:marRight w:val="0"/>
                      <w:marTop w:val="0"/>
                      <w:marBottom w:val="0"/>
                      <w:divBdr>
                        <w:top w:val="none" w:sz="0" w:space="0" w:color="auto"/>
                        <w:left w:val="none" w:sz="0" w:space="0" w:color="auto"/>
                        <w:bottom w:val="none" w:sz="0" w:space="0" w:color="auto"/>
                        <w:right w:val="none" w:sz="0" w:space="0" w:color="auto"/>
                      </w:divBdr>
                    </w:div>
                  </w:divsChild>
                </w:div>
                <w:div w:id="1351099707">
                  <w:marLeft w:val="0"/>
                  <w:marRight w:val="0"/>
                  <w:marTop w:val="0"/>
                  <w:marBottom w:val="0"/>
                  <w:divBdr>
                    <w:top w:val="none" w:sz="0" w:space="0" w:color="auto"/>
                    <w:left w:val="none" w:sz="0" w:space="0" w:color="auto"/>
                    <w:bottom w:val="none" w:sz="0" w:space="0" w:color="auto"/>
                    <w:right w:val="none" w:sz="0" w:space="0" w:color="auto"/>
                  </w:divBdr>
                  <w:divsChild>
                    <w:div w:id="410659064">
                      <w:marLeft w:val="0"/>
                      <w:marRight w:val="0"/>
                      <w:marTop w:val="0"/>
                      <w:marBottom w:val="0"/>
                      <w:divBdr>
                        <w:top w:val="none" w:sz="0" w:space="0" w:color="auto"/>
                        <w:left w:val="none" w:sz="0" w:space="0" w:color="auto"/>
                        <w:bottom w:val="none" w:sz="0" w:space="0" w:color="auto"/>
                        <w:right w:val="none" w:sz="0" w:space="0" w:color="auto"/>
                      </w:divBdr>
                    </w:div>
                  </w:divsChild>
                </w:div>
                <w:div w:id="1354838658">
                  <w:marLeft w:val="0"/>
                  <w:marRight w:val="0"/>
                  <w:marTop w:val="0"/>
                  <w:marBottom w:val="0"/>
                  <w:divBdr>
                    <w:top w:val="none" w:sz="0" w:space="0" w:color="auto"/>
                    <w:left w:val="none" w:sz="0" w:space="0" w:color="auto"/>
                    <w:bottom w:val="none" w:sz="0" w:space="0" w:color="auto"/>
                    <w:right w:val="none" w:sz="0" w:space="0" w:color="auto"/>
                  </w:divBdr>
                  <w:divsChild>
                    <w:div w:id="625892310">
                      <w:marLeft w:val="0"/>
                      <w:marRight w:val="0"/>
                      <w:marTop w:val="0"/>
                      <w:marBottom w:val="0"/>
                      <w:divBdr>
                        <w:top w:val="none" w:sz="0" w:space="0" w:color="auto"/>
                        <w:left w:val="none" w:sz="0" w:space="0" w:color="auto"/>
                        <w:bottom w:val="none" w:sz="0" w:space="0" w:color="auto"/>
                        <w:right w:val="none" w:sz="0" w:space="0" w:color="auto"/>
                      </w:divBdr>
                    </w:div>
                  </w:divsChild>
                </w:div>
                <w:div w:id="1359114355">
                  <w:marLeft w:val="0"/>
                  <w:marRight w:val="0"/>
                  <w:marTop w:val="0"/>
                  <w:marBottom w:val="0"/>
                  <w:divBdr>
                    <w:top w:val="none" w:sz="0" w:space="0" w:color="auto"/>
                    <w:left w:val="none" w:sz="0" w:space="0" w:color="auto"/>
                    <w:bottom w:val="none" w:sz="0" w:space="0" w:color="auto"/>
                    <w:right w:val="none" w:sz="0" w:space="0" w:color="auto"/>
                  </w:divBdr>
                  <w:divsChild>
                    <w:div w:id="558708158">
                      <w:marLeft w:val="0"/>
                      <w:marRight w:val="0"/>
                      <w:marTop w:val="0"/>
                      <w:marBottom w:val="0"/>
                      <w:divBdr>
                        <w:top w:val="none" w:sz="0" w:space="0" w:color="auto"/>
                        <w:left w:val="none" w:sz="0" w:space="0" w:color="auto"/>
                        <w:bottom w:val="none" w:sz="0" w:space="0" w:color="auto"/>
                        <w:right w:val="none" w:sz="0" w:space="0" w:color="auto"/>
                      </w:divBdr>
                    </w:div>
                  </w:divsChild>
                </w:div>
                <w:div w:id="1380545444">
                  <w:marLeft w:val="0"/>
                  <w:marRight w:val="0"/>
                  <w:marTop w:val="0"/>
                  <w:marBottom w:val="0"/>
                  <w:divBdr>
                    <w:top w:val="none" w:sz="0" w:space="0" w:color="auto"/>
                    <w:left w:val="none" w:sz="0" w:space="0" w:color="auto"/>
                    <w:bottom w:val="none" w:sz="0" w:space="0" w:color="auto"/>
                    <w:right w:val="none" w:sz="0" w:space="0" w:color="auto"/>
                  </w:divBdr>
                  <w:divsChild>
                    <w:div w:id="1006715053">
                      <w:marLeft w:val="0"/>
                      <w:marRight w:val="0"/>
                      <w:marTop w:val="0"/>
                      <w:marBottom w:val="0"/>
                      <w:divBdr>
                        <w:top w:val="none" w:sz="0" w:space="0" w:color="auto"/>
                        <w:left w:val="none" w:sz="0" w:space="0" w:color="auto"/>
                        <w:bottom w:val="none" w:sz="0" w:space="0" w:color="auto"/>
                        <w:right w:val="none" w:sz="0" w:space="0" w:color="auto"/>
                      </w:divBdr>
                    </w:div>
                  </w:divsChild>
                </w:div>
                <w:div w:id="1387987914">
                  <w:marLeft w:val="0"/>
                  <w:marRight w:val="0"/>
                  <w:marTop w:val="0"/>
                  <w:marBottom w:val="0"/>
                  <w:divBdr>
                    <w:top w:val="none" w:sz="0" w:space="0" w:color="auto"/>
                    <w:left w:val="none" w:sz="0" w:space="0" w:color="auto"/>
                    <w:bottom w:val="none" w:sz="0" w:space="0" w:color="auto"/>
                    <w:right w:val="none" w:sz="0" w:space="0" w:color="auto"/>
                  </w:divBdr>
                  <w:divsChild>
                    <w:div w:id="377903146">
                      <w:marLeft w:val="0"/>
                      <w:marRight w:val="0"/>
                      <w:marTop w:val="0"/>
                      <w:marBottom w:val="0"/>
                      <w:divBdr>
                        <w:top w:val="none" w:sz="0" w:space="0" w:color="auto"/>
                        <w:left w:val="none" w:sz="0" w:space="0" w:color="auto"/>
                        <w:bottom w:val="none" w:sz="0" w:space="0" w:color="auto"/>
                        <w:right w:val="none" w:sz="0" w:space="0" w:color="auto"/>
                      </w:divBdr>
                    </w:div>
                  </w:divsChild>
                </w:div>
                <w:div w:id="1408264677">
                  <w:marLeft w:val="0"/>
                  <w:marRight w:val="0"/>
                  <w:marTop w:val="0"/>
                  <w:marBottom w:val="0"/>
                  <w:divBdr>
                    <w:top w:val="none" w:sz="0" w:space="0" w:color="auto"/>
                    <w:left w:val="none" w:sz="0" w:space="0" w:color="auto"/>
                    <w:bottom w:val="none" w:sz="0" w:space="0" w:color="auto"/>
                    <w:right w:val="none" w:sz="0" w:space="0" w:color="auto"/>
                  </w:divBdr>
                  <w:divsChild>
                    <w:div w:id="710153670">
                      <w:marLeft w:val="0"/>
                      <w:marRight w:val="0"/>
                      <w:marTop w:val="0"/>
                      <w:marBottom w:val="0"/>
                      <w:divBdr>
                        <w:top w:val="none" w:sz="0" w:space="0" w:color="auto"/>
                        <w:left w:val="none" w:sz="0" w:space="0" w:color="auto"/>
                        <w:bottom w:val="none" w:sz="0" w:space="0" w:color="auto"/>
                        <w:right w:val="none" w:sz="0" w:space="0" w:color="auto"/>
                      </w:divBdr>
                    </w:div>
                  </w:divsChild>
                </w:div>
                <w:div w:id="1491558570">
                  <w:marLeft w:val="0"/>
                  <w:marRight w:val="0"/>
                  <w:marTop w:val="0"/>
                  <w:marBottom w:val="0"/>
                  <w:divBdr>
                    <w:top w:val="none" w:sz="0" w:space="0" w:color="auto"/>
                    <w:left w:val="none" w:sz="0" w:space="0" w:color="auto"/>
                    <w:bottom w:val="none" w:sz="0" w:space="0" w:color="auto"/>
                    <w:right w:val="none" w:sz="0" w:space="0" w:color="auto"/>
                  </w:divBdr>
                  <w:divsChild>
                    <w:div w:id="1403330911">
                      <w:marLeft w:val="0"/>
                      <w:marRight w:val="0"/>
                      <w:marTop w:val="0"/>
                      <w:marBottom w:val="0"/>
                      <w:divBdr>
                        <w:top w:val="none" w:sz="0" w:space="0" w:color="auto"/>
                        <w:left w:val="none" w:sz="0" w:space="0" w:color="auto"/>
                        <w:bottom w:val="none" w:sz="0" w:space="0" w:color="auto"/>
                        <w:right w:val="none" w:sz="0" w:space="0" w:color="auto"/>
                      </w:divBdr>
                    </w:div>
                  </w:divsChild>
                </w:div>
                <w:div w:id="1505629754">
                  <w:marLeft w:val="0"/>
                  <w:marRight w:val="0"/>
                  <w:marTop w:val="0"/>
                  <w:marBottom w:val="0"/>
                  <w:divBdr>
                    <w:top w:val="none" w:sz="0" w:space="0" w:color="auto"/>
                    <w:left w:val="none" w:sz="0" w:space="0" w:color="auto"/>
                    <w:bottom w:val="none" w:sz="0" w:space="0" w:color="auto"/>
                    <w:right w:val="none" w:sz="0" w:space="0" w:color="auto"/>
                  </w:divBdr>
                  <w:divsChild>
                    <w:div w:id="1183469933">
                      <w:marLeft w:val="0"/>
                      <w:marRight w:val="0"/>
                      <w:marTop w:val="0"/>
                      <w:marBottom w:val="0"/>
                      <w:divBdr>
                        <w:top w:val="none" w:sz="0" w:space="0" w:color="auto"/>
                        <w:left w:val="none" w:sz="0" w:space="0" w:color="auto"/>
                        <w:bottom w:val="none" w:sz="0" w:space="0" w:color="auto"/>
                        <w:right w:val="none" w:sz="0" w:space="0" w:color="auto"/>
                      </w:divBdr>
                    </w:div>
                  </w:divsChild>
                </w:div>
                <w:div w:id="1508255543">
                  <w:marLeft w:val="0"/>
                  <w:marRight w:val="0"/>
                  <w:marTop w:val="0"/>
                  <w:marBottom w:val="0"/>
                  <w:divBdr>
                    <w:top w:val="none" w:sz="0" w:space="0" w:color="auto"/>
                    <w:left w:val="none" w:sz="0" w:space="0" w:color="auto"/>
                    <w:bottom w:val="none" w:sz="0" w:space="0" w:color="auto"/>
                    <w:right w:val="none" w:sz="0" w:space="0" w:color="auto"/>
                  </w:divBdr>
                  <w:divsChild>
                    <w:div w:id="1667980614">
                      <w:marLeft w:val="0"/>
                      <w:marRight w:val="0"/>
                      <w:marTop w:val="0"/>
                      <w:marBottom w:val="0"/>
                      <w:divBdr>
                        <w:top w:val="none" w:sz="0" w:space="0" w:color="auto"/>
                        <w:left w:val="none" w:sz="0" w:space="0" w:color="auto"/>
                        <w:bottom w:val="none" w:sz="0" w:space="0" w:color="auto"/>
                        <w:right w:val="none" w:sz="0" w:space="0" w:color="auto"/>
                      </w:divBdr>
                    </w:div>
                    <w:div w:id="1901401492">
                      <w:marLeft w:val="0"/>
                      <w:marRight w:val="0"/>
                      <w:marTop w:val="0"/>
                      <w:marBottom w:val="0"/>
                      <w:divBdr>
                        <w:top w:val="none" w:sz="0" w:space="0" w:color="auto"/>
                        <w:left w:val="none" w:sz="0" w:space="0" w:color="auto"/>
                        <w:bottom w:val="none" w:sz="0" w:space="0" w:color="auto"/>
                        <w:right w:val="none" w:sz="0" w:space="0" w:color="auto"/>
                      </w:divBdr>
                    </w:div>
                  </w:divsChild>
                </w:div>
                <w:div w:id="1513490662">
                  <w:marLeft w:val="0"/>
                  <w:marRight w:val="0"/>
                  <w:marTop w:val="0"/>
                  <w:marBottom w:val="0"/>
                  <w:divBdr>
                    <w:top w:val="none" w:sz="0" w:space="0" w:color="auto"/>
                    <w:left w:val="none" w:sz="0" w:space="0" w:color="auto"/>
                    <w:bottom w:val="none" w:sz="0" w:space="0" w:color="auto"/>
                    <w:right w:val="none" w:sz="0" w:space="0" w:color="auto"/>
                  </w:divBdr>
                  <w:divsChild>
                    <w:div w:id="1947033209">
                      <w:marLeft w:val="0"/>
                      <w:marRight w:val="0"/>
                      <w:marTop w:val="0"/>
                      <w:marBottom w:val="0"/>
                      <w:divBdr>
                        <w:top w:val="none" w:sz="0" w:space="0" w:color="auto"/>
                        <w:left w:val="none" w:sz="0" w:space="0" w:color="auto"/>
                        <w:bottom w:val="none" w:sz="0" w:space="0" w:color="auto"/>
                        <w:right w:val="none" w:sz="0" w:space="0" w:color="auto"/>
                      </w:divBdr>
                    </w:div>
                  </w:divsChild>
                </w:div>
                <w:div w:id="1515419003">
                  <w:marLeft w:val="0"/>
                  <w:marRight w:val="0"/>
                  <w:marTop w:val="0"/>
                  <w:marBottom w:val="0"/>
                  <w:divBdr>
                    <w:top w:val="none" w:sz="0" w:space="0" w:color="auto"/>
                    <w:left w:val="none" w:sz="0" w:space="0" w:color="auto"/>
                    <w:bottom w:val="none" w:sz="0" w:space="0" w:color="auto"/>
                    <w:right w:val="none" w:sz="0" w:space="0" w:color="auto"/>
                  </w:divBdr>
                  <w:divsChild>
                    <w:div w:id="879393916">
                      <w:marLeft w:val="0"/>
                      <w:marRight w:val="0"/>
                      <w:marTop w:val="0"/>
                      <w:marBottom w:val="0"/>
                      <w:divBdr>
                        <w:top w:val="none" w:sz="0" w:space="0" w:color="auto"/>
                        <w:left w:val="none" w:sz="0" w:space="0" w:color="auto"/>
                        <w:bottom w:val="none" w:sz="0" w:space="0" w:color="auto"/>
                        <w:right w:val="none" w:sz="0" w:space="0" w:color="auto"/>
                      </w:divBdr>
                    </w:div>
                  </w:divsChild>
                </w:div>
                <w:div w:id="1523593287">
                  <w:marLeft w:val="0"/>
                  <w:marRight w:val="0"/>
                  <w:marTop w:val="0"/>
                  <w:marBottom w:val="0"/>
                  <w:divBdr>
                    <w:top w:val="none" w:sz="0" w:space="0" w:color="auto"/>
                    <w:left w:val="none" w:sz="0" w:space="0" w:color="auto"/>
                    <w:bottom w:val="none" w:sz="0" w:space="0" w:color="auto"/>
                    <w:right w:val="none" w:sz="0" w:space="0" w:color="auto"/>
                  </w:divBdr>
                  <w:divsChild>
                    <w:div w:id="267659873">
                      <w:marLeft w:val="0"/>
                      <w:marRight w:val="0"/>
                      <w:marTop w:val="0"/>
                      <w:marBottom w:val="0"/>
                      <w:divBdr>
                        <w:top w:val="none" w:sz="0" w:space="0" w:color="auto"/>
                        <w:left w:val="none" w:sz="0" w:space="0" w:color="auto"/>
                        <w:bottom w:val="none" w:sz="0" w:space="0" w:color="auto"/>
                        <w:right w:val="none" w:sz="0" w:space="0" w:color="auto"/>
                      </w:divBdr>
                    </w:div>
                  </w:divsChild>
                </w:div>
                <w:div w:id="1527253176">
                  <w:marLeft w:val="0"/>
                  <w:marRight w:val="0"/>
                  <w:marTop w:val="0"/>
                  <w:marBottom w:val="0"/>
                  <w:divBdr>
                    <w:top w:val="none" w:sz="0" w:space="0" w:color="auto"/>
                    <w:left w:val="none" w:sz="0" w:space="0" w:color="auto"/>
                    <w:bottom w:val="none" w:sz="0" w:space="0" w:color="auto"/>
                    <w:right w:val="none" w:sz="0" w:space="0" w:color="auto"/>
                  </w:divBdr>
                  <w:divsChild>
                    <w:div w:id="534931752">
                      <w:marLeft w:val="0"/>
                      <w:marRight w:val="0"/>
                      <w:marTop w:val="0"/>
                      <w:marBottom w:val="0"/>
                      <w:divBdr>
                        <w:top w:val="none" w:sz="0" w:space="0" w:color="auto"/>
                        <w:left w:val="none" w:sz="0" w:space="0" w:color="auto"/>
                        <w:bottom w:val="none" w:sz="0" w:space="0" w:color="auto"/>
                        <w:right w:val="none" w:sz="0" w:space="0" w:color="auto"/>
                      </w:divBdr>
                    </w:div>
                  </w:divsChild>
                </w:div>
                <w:div w:id="1528330348">
                  <w:marLeft w:val="0"/>
                  <w:marRight w:val="0"/>
                  <w:marTop w:val="0"/>
                  <w:marBottom w:val="0"/>
                  <w:divBdr>
                    <w:top w:val="none" w:sz="0" w:space="0" w:color="auto"/>
                    <w:left w:val="none" w:sz="0" w:space="0" w:color="auto"/>
                    <w:bottom w:val="none" w:sz="0" w:space="0" w:color="auto"/>
                    <w:right w:val="none" w:sz="0" w:space="0" w:color="auto"/>
                  </w:divBdr>
                  <w:divsChild>
                    <w:div w:id="335233568">
                      <w:marLeft w:val="0"/>
                      <w:marRight w:val="0"/>
                      <w:marTop w:val="0"/>
                      <w:marBottom w:val="0"/>
                      <w:divBdr>
                        <w:top w:val="none" w:sz="0" w:space="0" w:color="auto"/>
                        <w:left w:val="none" w:sz="0" w:space="0" w:color="auto"/>
                        <w:bottom w:val="none" w:sz="0" w:space="0" w:color="auto"/>
                        <w:right w:val="none" w:sz="0" w:space="0" w:color="auto"/>
                      </w:divBdr>
                    </w:div>
                  </w:divsChild>
                </w:div>
                <w:div w:id="1530295817">
                  <w:marLeft w:val="0"/>
                  <w:marRight w:val="0"/>
                  <w:marTop w:val="0"/>
                  <w:marBottom w:val="0"/>
                  <w:divBdr>
                    <w:top w:val="none" w:sz="0" w:space="0" w:color="auto"/>
                    <w:left w:val="none" w:sz="0" w:space="0" w:color="auto"/>
                    <w:bottom w:val="none" w:sz="0" w:space="0" w:color="auto"/>
                    <w:right w:val="none" w:sz="0" w:space="0" w:color="auto"/>
                  </w:divBdr>
                  <w:divsChild>
                    <w:div w:id="236668455">
                      <w:marLeft w:val="0"/>
                      <w:marRight w:val="0"/>
                      <w:marTop w:val="0"/>
                      <w:marBottom w:val="0"/>
                      <w:divBdr>
                        <w:top w:val="none" w:sz="0" w:space="0" w:color="auto"/>
                        <w:left w:val="none" w:sz="0" w:space="0" w:color="auto"/>
                        <w:bottom w:val="none" w:sz="0" w:space="0" w:color="auto"/>
                        <w:right w:val="none" w:sz="0" w:space="0" w:color="auto"/>
                      </w:divBdr>
                    </w:div>
                  </w:divsChild>
                </w:div>
                <w:div w:id="1563715230">
                  <w:marLeft w:val="0"/>
                  <w:marRight w:val="0"/>
                  <w:marTop w:val="0"/>
                  <w:marBottom w:val="0"/>
                  <w:divBdr>
                    <w:top w:val="none" w:sz="0" w:space="0" w:color="auto"/>
                    <w:left w:val="none" w:sz="0" w:space="0" w:color="auto"/>
                    <w:bottom w:val="none" w:sz="0" w:space="0" w:color="auto"/>
                    <w:right w:val="none" w:sz="0" w:space="0" w:color="auto"/>
                  </w:divBdr>
                  <w:divsChild>
                    <w:div w:id="1921402340">
                      <w:marLeft w:val="0"/>
                      <w:marRight w:val="0"/>
                      <w:marTop w:val="0"/>
                      <w:marBottom w:val="0"/>
                      <w:divBdr>
                        <w:top w:val="none" w:sz="0" w:space="0" w:color="auto"/>
                        <w:left w:val="none" w:sz="0" w:space="0" w:color="auto"/>
                        <w:bottom w:val="none" w:sz="0" w:space="0" w:color="auto"/>
                        <w:right w:val="none" w:sz="0" w:space="0" w:color="auto"/>
                      </w:divBdr>
                    </w:div>
                  </w:divsChild>
                </w:div>
                <w:div w:id="1579557856">
                  <w:marLeft w:val="0"/>
                  <w:marRight w:val="0"/>
                  <w:marTop w:val="0"/>
                  <w:marBottom w:val="0"/>
                  <w:divBdr>
                    <w:top w:val="none" w:sz="0" w:space="0" w:color="auto"/>
                    <w:left w:val="none" w:sz="0" w:space="0" w:color="auto"/>
                    <w:bottom w:val="none" w:sz="0" w:space="0" w:color="auto"/>
                    <w:right w:val="none" w:sz="0" w:space="0" w:color="auto"/>
                  </w:divBdr>
                  <w:divsChild>
                    <w:div w:id="1842626030">
                      <w:marLeft w:val="0"/>
                      <w:marRight w:val="0"/>
                      <w:marTop w:val="0"/>
                      <w:marBottom w:val="0"/>
                      <w:divBdr>
                        <w:top w:val="none" w:sz="0" w:space="0" w:color="auto"/>
                        <w:left w:val="none" w:sz="0" w:space="0" w:color="auto"/>
                        <w:bottom w:val="none" w:sz="0" w:space="0" w:color="auto"/>
                        <w:right w:val="none" w:sz="0" w:space="0" w:color="auto"/>
                      </w:divBdr>
                    </w:div>
                  </w:divsChild>
                </w:div>
                <w:div w:id="1617642758">
                  <w:marLeft w:val="0"/>
                  <w:marRight w:val="0"/>
                  <w:marTop w:val="0"/>
                  <w:marBottom w:val="0"/>
                  <w:divBdr>
                    <w:top w:val="none" w:sz="0" w:space="0" w:color="auto"/>
                    <w:left w:val="none" w:sz="0" w:space="0" w:color="auto"/>
                    <w:bottom w:val="none" w:sz="0" w:space="0" w:color="auto"/>
                    <w:right w:val="none" w:sz="0" w:space="0" w:color="auto"/>
                  </w:divBdr>
                  <w:divsChild>
                    <w:div w:id="1386103245">
                      <w:marLeft w:val="0"/>
                      <w:marRight w:val="0"/>
                      <w:marTop w:val="0"/>
                      <w:marBottom w:val="0"/>
                      <w:divBdr>
                        <w:top w:val="none" w:sz="0" w:space="0" w:color="auto"/>
                        <w:left w:val="none" w:sz="0" w:space="0" w:color="auto"/>
                        <w:bottom w:val="none" w:sz="0" w:space="0" w:color="auto"/>
                        <w:right w:val="none" w:sz="0" w:space="0" w:color="auto"/>
                      </w:divBdr>
                    </w:div>
                  </w:divsChild>
                </w:div>
                <w:div w:id="1619095372">
                  <w:marLeft w:val="0"/>
                  <w:marRight w:val="0"/>
                  <w:marTop w:val="0"/>
                  <w:marBottom w:val="0"/>
                  <w:divBdr>
                    <w:top w:val="none" w:sz="0" w:space="0" w:color="auto"/>
                    <w:left w:val="none" w:sz="0" w:space="0" w:color="auto"/>
                    <w:bottom w:val="none" w:sz="0" w:space="0" w:color="auto"/>
                    <w:right w:val="none" w:sz="0" w:space="0" w:color="auto"/>
                  </w:divBdr>
                  <w:divsChild>
                    <w:div w:id="1017123246">
                      <w:marLeft w:val="0"/>
                      <w:marRight w:val="0"/>
                      <w:marTop w:val="0"/>
                      <w:marBottom w:val="0"/>
                      <w:divBdr>
                        <w:top w:val="none" w:sz="0" w:space="0" w:color="auto"/>
                        <w:left w:val="none" w:sz="0" w:space="0" w:color="auto"/>
                        <w:bottom w:val="none" w:sz="0" w:space="0" w:color="auto"/>
                        <w:right w:val="none" w:sz="0" w:space="0" w:color="auto"/>
                      </w:divBdr>
                    </w:div>
                  </w:divsChild>
                </w:div>
                <w:div w:id="1626421601">
                  <w:marLeft w:val="0"/>
                  <w:marRight w:val="0"/>
                  <w:marTop w:val="0"/>
                  <w:marBottom w:val="0"/>
                  <w:divBdr>
                    <w:top w:val="none" w:sz="0" w:space="0" w:color="auto"/>
                    <w:left w:val="none" w:sz="0" w:space="0" w:color="auto"/>
                    <w:bottom w:val="none" w:sz="0" w:space="0" w:color="auto"/>
                    <w:right w:val="none" w:sz="0" w:space="0" w:color="auto"/>
                  </w:divBdr>
                  <w:divsChild>
                    <w:div w:id="1313215862">
                      <w:marLeft w:val="0"/>
                      <w:marRight w:val="0"/>
                      <w:marTop w:val="0"/>
                      <w:marBottom w:val="0"/>
                      <w:divBdr>
                        <w:top w:val="none" w:sz="0" w:space="0" w:color="auto"/>
                        <w:left w:val="none" w:sz="0" w:space="0" w:color="auto"/>
                        <w:bottom w:val="none" w:sz="0" w:space="0" w:color="auto"/>
                        <w:right w:val="none" w:sz="0" w:space="0" w:color="auto"/>
                      </w:divBdr>
                    </w:div>
                  </w:divsChild>
                </w:div>
                <w:div w:id="1633438502">
                  <w:marLeft w:val="0"/>
                  <w:marRight w:val="0"/>
                  <w:marTop w:val="0"/>
                  <w:marBottom w:val="0"/>
                  <w:divBdr>
                    <w:top w:val="none" w:sz="0" w:space="0" w:color="auto"/>
                    <w:left w:val="none" w:sz="0" w:space="0" w:color="auto"/>
                    <w:bottom w:val="none" w:sz="0" w:space="0" w:color="auto"/>
                    <w:right w:val="none" w:sz="0" w:space="0" w:color="auto"/>
                  </w:divBdr>
                  <w:divsChild>
                    <w:div w:id="1695763957">
                      <w:marLeft w:val="0"/>
                      <w:marRight w:val="0"/>
                      <w:marTop w:val="0"/>
                      <w:marBottom w:val="0"/>
                      <w:divBdr>
                        <w:top w:val="none" w:sz="0" w:space="0" w:color="auto"/>
                        <w:left w:val="none" w:sz="0" w:space="0" w:color="auto"/>
                        <w:bottom w:val="none" w:sz="0" w:space="0" w:color="auto"/>
                        <w:right w:val="none" w:sz="0" w:space="0" w:color="auto"/>
                      </w:divBdr>
                    </w:div>
                  </w:divsChild>
                </w:div>
                <w:div w:id="1643582973">
                  <w:marLeft w:val="0"/>
                  <w:marRight w:val="0"/>
                  <w:marTop w:val="0"/>
                  <w:marBottom w:val="0"/>
                  <w:divBdr>
                    <w:top w:val="none" w:sz="0" w:space="0" w:color="auto"/>
                    <w:left w:val="none" w:sz="0" w:space="0" w:color="auto"/>
                    <w:bottom w:val="none" w:sz="0" w:space="0" w:color="auto"/>
                    <w:right w:val="none" w:sz="0" w:space="0" w:color="auto"/>
                  </w:divBdr>
                  <w:divsChild>
                    <w:div w:id="955719711">
                      <w:marLeft w:val="0"/>
                      <w:marRight w:val="0"/>
                      <w:marTop w:val="0"/>
                      <w:marBottom w:val="0"/>
                      <w:divBdr>
                        <w:top w:val="none" w:sz="0" w:space="0" w:color="auto"/>
                        <w:left w:val="none" w:sz="0" w:space="0" w:color="auto"/>
                        <w:bottom w:val="none" w:sz="0" w:space="0" w:color="auto"/>
                        <w:right w:val="none" w:sz="0" w:space="0" w:color="auto"/>
                      </w:divBdr>
                    </w:div>
                  </w:divsChild>
                </w:div>
                <w:div w:id="1647510584">
                  <w:marLeft w:val="0"/>
                  <w:marRight w:val="0"/>
                  <w:marTop w:val="0"/>
                  <w:marBottom w:val="0"/>
                  <w:divBdr>
                    <w:top w:val="none" w:sz="0" w:space="0" w:color="auto"/>
                    <w:left w:val="none" w:sz="0" w:space="0" w:color="auto"/>
                    <w:bottom w:val="none" w:sz="0" w:space="0" w:color="auto"/>
                    <w:right w:val="none" w:sz="0" w:space="0" w:color="auto"/>
                  </w:divBdr>
                  <w:divsChild>
                    <w:div w:id="1772235955">
                      <w:marLeft w:val="0"/>
                      <w:marRight w:val="0"/>
                      <w:marTop w:val="0"/>
                      <w:marBottom w:val="0"/>
                      <w:divBdr>
                        <w:top w:val="none" w:sz="0" w:space="0" w:color="auto"/>
                        <w:left w:val="none" w:sz="0" w:space="0" w:color="auto"/>
                        <w:bottom w:val="none" w:sz="0" w:space="0" w:color="auto"/>
                        <w:right w:val="none" w:sz="0" w:space="0" w:color="auto"/>
                      </w:divBdr>
                    </w:div>
                  </w:divsChild>
                </w:div>
                <w:div w:id="1692219897">
                  <w:marLeft w:val="0"/>
                  <w:marRight w:val="0"/>
                  <w:marTop w:val="0"/>
                  <w:marBottom w:val="0"/>
                  <w:divBdr>
                    <w:top w:val="none" w:sz="0" w:space="0" w:color="auto"/>
                    <w:left w:val="none" w:sz="0" w:space="0" w:color="auto"/>
                    <w:bottom w:val="none" w:sz="0" w:space="0" w:color="auto"/>
                    <w:right w:val="none" w:sz="0" w:space="0" w:color="auto"/>
                  </w:divBdr>
                  <w:divsChild>
                    <w:div w:id="1840998974">
                      <w:marLeft w:val="0"/>
                      <w:marRight w:val="0"/>
                      <w:marTop w:val="0"/>
                      <w:marBottom w:val="0"/>
                      <w:divBdr>
                        <w:top w:val="none" w:sz="0" w:space="0" w:color="auto"/>
                        <w:left w:val="none" w:sz="0" w:space="0" w:color="auto"/>
                        <w:bottom w:val="none" w:sz="0" w:space="0" w:color="auto"/>
                        <w:right w:val="none" w:sz="0" w:space="0" w:color="auto"/>
                      </w:divBdr>
                    </w:div>
                  </w:divsChild>
                </w:div>
                <w:div w:id="1705717490">
                  <w:marLeft w:val="0"/>
                  <w:marRight w:val="0"/>
                  <w:marTop w:val="0"/>
                  <w:marBottom w:val="0"/>
                  <w:divBdr>
                    <w:top w:val="none" w:sz="0" w:space="0" w:color="auto"/>
                    <w:left w:val="none" w:sz="0" w:space="0" w:color="auto"/>
                    <w:bottom w:val="none" w:sz="0" w:space="0" w:color="auto"/>
                    <w:right w:val="none" w:sz="0" w:space="0" w:color="auto"/>
                  </w:divBdr>
                  <w:divsChild>
                    <w:div w:id="508956168">
                      <w:marLeft w:val="0"/>
                      <w:marRight w:val="0"/>
                      <w:marTop w:val="0"/>
                      <w:marBottom w:val="0"/>
                      <w:divBdr>
                        <w:top w:val="none" w:sz="0" w:space="0" w:color="auto"/>
                        <w:left w:val="none" w:sz="0" w:space="0" w:color="auto"/>
                        <w:bottom w:val="none" w:sz="0" w:space="0" w:color="auto"/>
                        <w:right w:val="none" w:sz="0" w:space="0" w:color="auto"/>
                      </w:divBdr>
                    </w:div>
                  </w:divsChild>
                </w:div>
                <w:div w:id="1727560458">
                  <w:marLeft w:val="0"/>
                  <w:marRight w:val="0"/>
                  <w:marTop w:val="0"/>
                  <w:marBottom w:val="0"/>
                  <w:divBdr>
                    <w:top w:val="none" w:sz="0" w:space="0" w:color="auto"/>
                    <w:left w:val="none" w:sz="0" w:space="0" w:color="auto"/>
                    <w:bottom w:val="none" w:sz="0" w:space="0" w:color="auto"/>
                    <w:right w:val="none" w:sz="0" w:space="0" w:color="auto"/>
                  </w:divBdr>
                  <w:divsChild>
                    <w:div w:id="2008172111">
                      <w:marLeft w:val="0"/>
                      <w:marRight w:val="0"/>
                      <w:marTop w:val="0"/>
                      <w:marBottom w:val="0"/>
                      <w:divBdr>
                        <w:top w:val="none" w:sz="0" w:space="0" w:color="auto"/>
                        <w:left w:val="none" w:sz="0" w:space="0" w:color="auto"/>
                        <w:bottom w:val="none" w:sz="0" w:space="0" w:color="auto"/>
                        <w:right w:val="none" w:sz="0" w:space="0" w:color="auto"/>
                      </w:divBdr>
                    </w:div>
                  </w:divsChild>
                </w:div>
                <w:div w:id="1749036918">
                  <w:marLeft w:val="0"/>
                  <w:marRight w:val="0"/>
                  <w:marTop w:val="0"/>
                  <w:marBottom w:val="0"/>
                  <w:divBdr>
                    <w:top w:val="none" w:sz="0" w:space="0" w:color="auto"/>
                    <w:left w:val="none" w:sz="0" w:space="0" w:color="auto"/>
                    <w:bottom w:val="none" w:sz="0" w:space="0" w:color="auto"/>
                    <w:right w:val="none" w:sz="0" w:space="0" w:color="auto"/>
                  </w:divBdr>
                  <w:divsChild>
                    <w:div w:id="160849913">
                      <w:marLeft w:val="0"/>
                      <w:marRight w:val="0"/>
                      <w:marTop w:val="0"/>
                      <w:marBottom w:val="0"/>
                      <w:divBdr>
                        <w:top w:val="none" w:sz="0" w:space="0" w:color="auto"/>
                        <w:left w:val="none" w:sz="0" w:space="0" w:color="auto"/>
                        <w:bottom w:val="none" w:sz="0" w:space="0" w:color="auto"/>
                        <w:right w:val="none" w:sz="0" w:space="0" w:color="auto"/>
                      </w:divBdr>
                    </w:div>
                  </w:divsChild>
                </w:div>
                <w:div w:id="1751463889">
                  <w:marLeft w:val="0"/>
                  <w:marRight w:val="0"/>
                  <w:marTop w:val="0"/>
                  <w:marBottom w:val="0"/>
                  <w:divBdr>
                    <w:top w:val="none" w:sz="0" w:space="0" w:color="auto"/>
                    <w:left w:val="none" w:sz="0" w:space="0" w:color="auto"/>
                    <w:bottom w:val="none" w:sz="0" w:space="0" w:color="auto"/>
                    <w:right w:val="none" w:sz="0" w:space="0" w:color="auto"/>
                  </w:divBdr>
                  <w:divsChild>
                    <w:div w:id="365495416">
                      <w:marLeft w:val="0"/>
                      <w:marRight w:val="0"/>
                      <w:marTop w:val="0"/>
                      <w:marBottom w:val="0"/>
                      <w:divBdr>
                        <w:top w:val="none" w:sz="0" w:space="0" w:color="auto"/>
                        <w:left w:val="none" w:sz="0" w:space="0" w:color="auto"/>
                        <w:bottom w:val="none" w:sz="0" w:space="0" w:color="auto"/>
                        <w:right w:val="none" w:sz="0" w:space="0" w:color="auto"/>
                      </w:divBdr>
                    </w:div>
                  </w:divsChild>
                </w:div>
                <w:div w:id="1753425560">
                  <w:marLeft w:val="0"/>
                  <w:marRight w:val="0"/>
                  <w:marTop w:val="0"/>
                  <w:marBottom w:val="0"/>
                  <w:divBdr>
                    <w:top w:val="none" w:sz="0" w:space="0" w:color="auto"/>
                    <w:left w:val="none" w:sz="0" w:space="0" w:color="auto"/>
                    <w:bottom w:val="none" w:sz="0" w:space="0" w:color="auto"/>
                    <w:right w:val="none" w:sz="0" w:space="0" w:color="auto"/>
                  </w:divBdr>
                  <w:divsChild>
                    <w:div w:id="329918246">
                      <w:marLeft w:val="0"/>
                      <w:marRight w:val="0"/>
                      <w:marTop w:val="0"/>
                      <w:marBottom w:val="0"/>
                      <w:divBdr>
                        <w:top w:val="none" w:sz="0" w:space="0" w:color="auto"/>
                        <w:left w:val="none" w:sz="0" w:space="0" w:color="auto"/>
                        <w:bottom w:val="none" w:sz="0" w:space="0" w:color="auto"/>
                        <w:right w:val="none" w:sz="0" w:space="0" w:color="auto"/>
                      </w:divBdr>
                    </w:div>
                  </w:divsChild>
                </w:div>
                <w:div w:id="1755130047">
                  <w:marLeft w:val="0"/>
                  <w:marRight w:val="0"/>
                  <w:marTop w:val="0"/>
                  <w:marBottom w:val="0"/>
                  <w:divBdr>
                    <w:top w:val="none" w:sz="0" w:space="0" w:color="auto"/>
                    <w:left w:val="none" w:sz="0" w:space="0" w:color="auto"/>
                    <w:bottom w:val="none" w:sz="0" w:space="0" w:color="auto"/>
                    <w:right w:val="none" w:sz="0" w:space="0" w:color="auto"/>
                  </w:divBdr>
                  <w:divsChild>
                    <w:div w:id="2013872819">
                      <w:marLeft w:val="0"/>
                      <w:marRight w:val="0"/>
                      <w:marTop w:val="0"/>
                      <w:marBottom w:val="0"/>
                      <w:divBdr>
                        <w:top w:val="none" w:sz="0" w:space="0" w:color="auto"/>
                        <w:left w:val="none" w:sz="0" w:space="0" w:color="auto"/>
                        <w:bottom w:val="none" w:sz="0" w:space="0" w:color="auto"/>
                        <w:right w:val="none" w:sz="0" w:space="0" w:color="auto"/>
                      </w:divBdr>
                    </w:div>
                  </w:divsChild>
                </w:div>
                <w:div w:id="1765422309">
                  <w:marLeft w:val="0"/>
                  <w:marRight w:val="0"/>
                  <w:marTop w:val="0"/>
                  <w:marBottom w:val="0"/>
                  <w:divBdr>
                    <w:top w:val="none" w:sz="0" w:space="0" w:color="auto"/>
                    <w:left w:val="none" w:sz="0" w:space="0" w:color="auto"/>
                    <w:bottom w:val="none" w:sz="0" w:space="0" w:color="auto"/>
                    <w:right w:val="none" w:sz="0" w:space="0" w:color="auto"/>
                  </w:divBdr>
                  <w:divsChild>
                    <w:div w:id="202444110">
                      <w:marLeft w:val="0"/>
                      <w:marRight w:val="0"/>
                      <w:marTop w:val="0"/>
                      <w:marBottom w:val="0"/>
                      <w:divBdr>
                        <w:top w:val="none" w:sz="0" w:space="0" w:color="auto"/>
                        <w:left w:val="none" w:sz="0" w:space="0" w:color="auto"/>
                        <w:bottom w:val="none" w:sz="0" w:space="0" w:color="auto"/>
                        <w:right w:val="none" w:sz="0" w:space="0" w:color="auto"/>
                      </w:divBdr>
                    </w:div>
                  </w:divsChild>
                </w:div>
                <w:div w:id="1780686109">
                  <w:marLeft w:val="0"/>
                  <w:marRight w:val="0"/>
                  <w:marTop w:val="0"/>
                  <w:marBottom w:val="0"/>
                  <w:divBdr>
                    <w:top w:val="none" w:sz="0" w:space="0" w:color="auto"/>
                    <w:left w:val="none" w:sz="0" w:space="0" w:color="auto"/>
                    <w:bottom w:val="none" w:sz="0" w:space="0" w:color="auto"/>
                    <w:right w:val="none" w:sz="0" w:space="0" w:color="auto"/>
                  </w:divBdr>
                  <w:divsChild>
                    <w:div w:id="486019333">
                      <w:marLeft w:val="0"/>
                      <w:marRight w:val="0"/>
                      <w:marTop w:val="0"/>
                      <w:marBottom w:val="0"/>
                      <w:divBdr>
                        <w:top w:val="none" w:sz="0" w:space="0" w:color="auto"/>
                        <w:left w:val="none" w:sz="0" w:space="0" w:color="auto"/>
                        <w:bottom w:val="none" w:sz="0" w:space="0" w:color="auto"/>
                        <w:right w:val="none" w:sz="0" w:space="0" w:color="auto"/>
                      </w:divBdr>
                    </w:div>
                  </w:divsChild>
                </w:div>
                <w:div w:id="1795902965">
                  <w:marLeft w:val="0"/>
                  <w:marRight w:val="0"/>
                  <w:marTop w:val="0"/>
                  <w:marBottom w:val="0"/>
                  <w:divBdr>
                    <w:top w:val="none" w:sz="0" w:space="0" w:color="auto"/>
                    <w:left w:val="none" w:sz="0" w:space="0" w:color="auto"/>
                    <w:bottom w:val="none" w:sz="0" w:space="0" w:color="auto"/>
                    <w:right w:val="none" w:sz="0" w:space="0" w:color="auto"/>
                  </w:divBdr>
                  <w:divsChild>
                    <w:div w:id="472716612">
                      <w:marLeft w:val="0"/>
                      <w:marRight w:val="0"/>
                      <w:marTop w:val="0"/>
                      <w:marBottom w:val="0"/>
                      <w:divBdr>
                        <w:top w:val="none" w:sz="0" w:space="0" w:color="auto"/>
                        <w:left w:val="none" w:sz="0" w:space="0" w:color="auto"/>
                        <w:bottom w:val="none" w:sz="0" w:space="0" w:color="auto"/>
                        <w:right w:val="none" w:sz="0" w:space="0" w:color="auto"/>
                      </w:divBdr>
                    </w:div>
                  </w:divsChild>
                </w:div>
                <w:div w:id="1803385604">
                  <w:marLeft w:val="0"/>
                  <w:marRight w:val="0"/>
                  <w:marTop w:val="0"/>
                  <w:marBottom w:val="0"/>
                  <w:divBdr>
                    <w:top w:val="none" w:sz="0" w:space="0" w:color="auto"/>
                    <w:left w:val="none" w:sz="0" w:space="0" w:color="auto"/>
                    <w:bottom w:val="none" w:sz="0" w:space="0" w:color="auto"/>
                    <w:right w:val="none" w:sz="0" w:space="0" w:color="auto"/>
                  </w:divBdr>
                  <w:divsChild>
                    <w:div w:id="1569338174">
                      <w:marLeft w:val="0"/>
                      <w:marRight w:val="0"/>
                      <w:marTop w:val="0"/>
                      <w:marBottom w:val="0"/>
                      <w:divBdr>
                        <w:top w:val="none" w:sz="0" w:space="0" w:color="auto"/>
                        <w:left w:val="none" w:sz="0" w:space="0" w:color="auto"/>
                        <w:bottom w:val="none" w:sz="0" w:space="0" w:color="auto"/>
                        <w:right w:val="none" w:sz="0" w:space="0" w:color="auto"/>
                      </w:divBdr>
                    </w:div>
                  </w:divsChild>
                </w:div>
                <w:div w:id="1806310488">
                  <w:marLeft w:val="0"/>
                  <w:marRight w:val="0"/>
                  <w:marTop w:val="0"/>
                  <w:marBottom w:val="0"/>
                  <w:divBdr>
                    <w:top w:val="none" w:sz="0" w:space="0" w:color="auto"/>
                    <w:left w:val="none" w:sz="0" w:space="0" w:color="auto"/>
                    <w:bottom w:val="none" w:sz="0" w:space="0" w:color="auto"/>
                    <w:right w:val="none" w:sz="0" w:space="0" w:color="auto"/>
                  </w:divBdr>
                  <w:divsChild>
                    <w:div w:id="444081271">
                      <w:marLeft w:val="0"/>
                      <w:marRight w:val="0"/>
                      <w:marTop w:val="0"/>
                      <w:marBottom w:val="0"/>
                      <w:divBdr>
                        <w:top w:val="none" w:sz="0" w:space="0" w:color="auto"/>
                        <w:left w:val="none" w:sz="0" w:space="0" w:color="auto"/>
                        <w:bottom w:val="none" w:sz="0" w:space="0" w:color="auto"/>
                        <w:right w:val="none" w:sz="0" w:space="0" w:color="auto"/>
                      </w:divBdr>
                    </w:div>
                  </w:divsChild>
                </w:div>
                <w:div w:id="1809056817">
                  <w:marLeft w:val="0"/>
                  <w:marRight w:val="0"/>
                  <w:marTop w:val="0"/>
                  <w:marBottom w:val="0"/>
                  <w:divBdr>
                    <w:top w:val="none" w:sz="0" w:space="0" w:color="auto"/>
                    <w:left w:val="none" w:sz="0" w:space="0" w:color="auto"/>
                    <w:bottom w:val="none" w:sz="0" w:space="0" w:color="auto"/>
                    <w:right w:val="none" w:sz="0" w:space="0" w:color="auto"/>
                  </w:divBdr>
                  <w:divsChild>
                    <w:div w:id="1333950135">
                      <w:marLeft w:val="0"/>
                      <w:marRight w:val="0"/>
                      <w:marTop w:val="0"/>
                      <w:marBottom w:val="0"/>
                      <w:divBdr>
                        <w:top w:val="none" w:sz="0" w:space="0" w:color="auto"/>
                        <w:left w:val="none" w:sz="0" w:space="0" w:color="auto"/>
                        <w:bottom w:val="none" w:sz="0" w:space="0" w:color="auto"/>
                        <w:right w:val="none" w:sz="0" w:space="0" w:color="auto"/>
                      </w:divBdr>
                    </w:div>
                    <w:div w:id="1460108385">
                      <w:marLeft w:val="0"/>
                      <w:marRight w:val="0"/>
                      <w:marTop w:val="0"/>
                      <w:marBottom w:val="0"/>
                      <w:divBdr>
                        <w:top w:val="none" w:sz="0" w:space="0" w:color="auto"/>
                        <w:left w:val="none" w:sz="0" w:space="0" w:color="auto"/>
                        <w:bottom w:val="none" w:sz="0" w:space="0" w:color="auto"/>
                        <w:right w:val="none" w:sz="0" w:space="0" w:color="auto"/>
                      </w:divBdr>
                    </w:div>
                  </w:divsChild>
                </w:div>
                <w:div w:id="1848518411">
                  <w:marLeft w:val="0"/>
                  <w:marRight w:val="0"/>
                  <w:marTop w:val="0"/>
                  <w:marBottom w:val="0"/>
                  <w:divBdr>
                    <w:top w:val="none" w:sz="0" w:space="0" w:color="auto"/>
                    <w:left w:val="none" w:sz="0" w:space="0" w:color="auto"/>
                    <w:bottom w:val="none" w:sz="0" w:space="0" w:color="auto"/>
                    <w:right w:val="none" w:sz="0" w:space="0" w:color="auto"/>
                  </w:divBdr>
                  <w:divsChild>
                    <w:div w:id="1208685419">
                      <w:marLeft w:val="0"/>
                      <w:marRight w:val="0"/>
                      <w:marTop w:val="0"/>
                      <w:marBottom w:val="0"/>
                      <w:divBdr>
                        <w:top w:val="none" w:sz="0" w:space="0" w:color="auto"/>
                        <w:left w:val="none" w:sz="0" w:space="0" w:color="auto"/>
                        <w:bottom w:val="none" w:sz="0" w:space="0" w:color="auto"/>
                        <w:right w:val="none" w:sz="0" w:space="0" w:color="auto"/>
                      </w:divBdr>
                    </w:div>
                    <w:div w:id="1368142903">
                      <w:marLeft w:val="0"/>
                      <w:marRight w:val="0"/>
                      <w:marTop w:val="0"/>
                      <w:marBottom w:val="0"/>
                      <w:divBdr>
                        <w:top w:val="none" w:sz="0" w:space="0" w:color="auto"/>
                        <w:left w:val="none" w:sz="0" w:space="0" w:color="auto"/>
                        <w:bottom w:val="none" w:sz="0" w:space="0" w:color="auto"/>
                        <w:right w:val="none" w:sz="0" w:space="0" w:color="auto"/>
                      </w:divBdr>
                    </w:div>
                  </w:divsChild>
                </w:div>
                <w:div w:id="1891839135">
                  <w:marLeft w:val="0"/>
                  <w:marRight w:val="0"/>
                  <w:marTop w:val="0"/>
                  <w:marBottom w:val="0"/>
                  <w:divBdr>
                    <w:top w:val="none" w:sz="0" w:space="0" w:color="auto"/>
                    <w:left w:val="none" w:sz="0" w:space="0" w:color="auto"/>
                    <w:bottom w:val="none" w:sz="0" w:space="0" w:color="auto"/>
                    <w:right w:val="none" w:sz="0" w:space="0" w:color="auto"/>
                  </w:divBdr>
                  <w:divsChild>
                    <w:div w:id="2134711127">
                      <w:marLeft w:val="0"/>
                      <w:marRight w:val="0"/>
                      <w:marTop w:val="0"/>
                      <w:marBottom w:val="0"/>
                      <w:divBdr>
                        <w:top w:val="none" w:sz="0" w:space="0" w:color="auto"/>
                        <w:left w:val="none" w:sz="0" w:space="0" w:color="auto"/>
                        <w:bottom w:val="none" w:sz="0" w:space="0" w:color="auto"/>
                        <w:right w:val="none" w:sz="0" w:space="0" w:color="auto"/>
                      </w:divBdr>
                    </w:div>
                  </w:divsChild>
                </w:div>
                <w:div w:id="1897815185">
                  <w:marLeft w:val="0"/>
                  <w:marRight w:val="0"/>
                  <w:marTop w:val="0"/>
                  <w:marBottom w:val="0"/>
                  <w:divBdr>
                    <w:top w:val="none" w:sz="0" w:space="0" w:color="auto"/>
                    <w:left w:val="none" w:sz="0" w:space="0" w:color="auto"/>
                    <w:bottom w:val="none" w:sz="0" w:space="0" w:color="auto"/>
                    <w:right w:val="none" w:sz="0" w:space="0" w:color="auto"/>
                  </w:divBdr>
                  <w:divsChild>
                    <w:div w:id="1985695629">
                      <w:marLeft w:val="0"/>
                      <w:marRight w:val="0"/>
                      <w:marTop w:val="0"/>
                      <w:marBottom w:val="0"/>
                      <w:divBdr>
                        <w:top w:val="none" w:sz="0" w:space="0" w:color="auto"/>
                        <w:left w:val="none" w:sz="0" w:space="0" w:color="auto"/>
                        <w:bottom w:val="none" w:sz="0" w:space="0" w:color="auto"/>
                        <w:right w:val="none" w:sz="0" w:space="0" w:color="auto"/>
                      </w:divBdr>
                    </w:div>
                  </w:divsChild>
                </w:div>
                <w:div w:id="1899121910">
                  <w:marLeft w:val="0"/>
                  <w:marRight w:val="0"/>
                  <w:marTop w:val="0"/>
                  <w:marBottom w:val="0"/>
                  <w:divBdr>
                    <w:top w:val="none" w:sz="0" w:space="0" w:color="auto"/>
                    <w:left w:val="none" w:sz="0" w:space="0" w:color="auto"/>
                    <w:bottom w:val="none" w:sz="0" w:space="0" w:color="auto"/>
                    <w:right w:val="none" w:sz="0" w:space="0" w:color="auto"/>
                  </w:divBdr>
                  <w:divsChild>
                    <w:div w:id="338505000">
                      <w:marLeft w:val="0"/>
                      <w:marRight w:val="0"/>
                      <w:marTop w:val="0"/>
                      <w:marBottom w:val="0"/>
                      <w:divBdr>
                        <w:top w:val="none" w:sz="0" w:space="0" w:color="auto"/>
                        <w:left w:val="none" w:sz="0" w:space="0" w:color="auto"/>
                        <w:bottom w:val="none" w:sz="0" w:space="0" w:color="auto"/>
                        <w:right w:val="none" w:sz="0" w:space="0" w:color="auto"/>
                      </w:divBdr>
                    </w:div>
                  </w:divsChild>
                </w:div>
                <w:div w:id="1929851899">
                  <w:marLeft w:val="0"/>
                  <w:marRight w:val="0"/>
                  <w:marTop w:val="0"/>
                  <w:marBottom w:val="0"/>
                  <w:divBdr>
                    <w:top w:val="none" w:sz="0" w:space="0" w:color="auto"/>
                    <w:left w:val="none" w:sz="0" w:space="0" w:color="auto"/>
                    <w:bottom w:val="none" w:sz="0" w:space="0" w:color="auto"/>
                    <w:right w:val="none" w:sz="0" w:space="0" w:color="auto"/>
                  </w:divBdr>
                  <w:divsChild>
                    <w:div w:id="892350120">
                      <w:marLeft w:val="0"/>
                      <w:marRight w:val="0"/>
                      <w:marTop w:val="0"/>
                      <w:marBottom w:val="0"/>
                      <w:divBdr>
                        <w:top w:val="none" w:sz="0" w:space="0" w:color="auto"/>
                        <w:left w:val="none" w:sz="0" w:space="0" w:color="auto"/>
                        <w:bottom w:val="none" w:sz="0" w:space="0" w:color="auto"/>
                        <w:right w:val="none" w:sz="0" w:space="0" w:color="auto"/>
                      </w:divBdr>
                    </w:div>
                  </w:divsChild>
                </w:div>
                <w:div w:id="1940142842">
                  <w:marLeft w:val="0"/>
                  <w:marRight w:val="0"/>
                  <w:marTop w:val="0"/>
                  <w:marBottom w:val="0"/>
                  <w:divBdr>
                    <w:top w:val="none" w:sz="0" w:space="0" w:color="auto"/>
                    <w:left w:val="none" w:sz="0" w:space="0" w:color="auto"/>
                    <w:bottom w:val="none" w:sz="0" w:space="0" w:color="auto"/>
                    <w:right w:val="none" w:sz="0" w:space="0" w:color="auto"/>
                  </w:divBdr>
                  <w:divsChild>
                    <w:div w:id="189412886">
                      <w:marLeft w:val="0"/>
                      <w:marRight w:val="0"/>
                      <w:marTop w:val="0"/>
                      <w:marBottom w:val="0"/>
                      <w:divBdr>
                        <w:top w:val="none" w:sz="0" w:space="0" w:color="auto"/>
                        <w:left w:val="none" w:sz="0" w:space="0" w:color="auto"/>
                        <w:bottom w:val="none" w:sz="0" w:space="0" w:color="auto"/>
                        <w:right w:val="none" w:sz="0" w:space="0" w:color="auto"/>
                      </w:divBdr>
                    </w:div>
                  </w:divsChild>
                </w:div>
                <w:div w:id="1951352983">
                  <w:marLeft w:val="0"/>
                  <w:marRight w:val="0"/>
                  <w:marTop w:val="0"/>
                  <w:marBottom w:val="0"/>
                  <w:divBdr>
                    <w:top w:val="none" w:sz="0" w:space="0" w:color="auto"/>
                    <w:left w:val="none" w:sz="0" w:space="0" w:color="auto"/>
                    <w:bottom w:val="none" w:sz="0" w:space="0" w:color="auto"/>
                    <w:right w:val="none" w:sz="0" w:space="0" w:color="auto"/>
                  </w:divBdr>
                  <w:divsChild>
                    <w:div w:id="46413210">
                      <w:marLeft w:val="0"/>
                      <w:marRight w:val="0"/>
                      <w:marTop w:val="0"/>
                      <w:marBottom w:val="0"/>
                      <w:divBdr>
                        <w:top w:val="none" w:sz="0" w:space="0" w:color="auto"/>
                        <w:left w:val="none" w:sz="0" w:space="0" w:color="auto"/>
                        <w:bottom w:val="none" w:sz="0" w:space="0" w:color="auto"/>
                        <w:right w:val="none" w:sz="0" w:space="0" w:color="auto"/>
                      </w:divBdr>
                    </w:div>
                  </w:divsChild>
                </w:div>
                <w:div w:id="1953318110">
                  <w:marLeft w:val="0"/>
                  <w:marRight w:val="0"/>
                  <w:marTop w:val="0"/>
                  <w:marBottom w:val="0"/>
                  <w:divBdr>
                    <w:top w:val="none" w:sz="0" w:space="0" w:color="auto"/>
                    <w:left w:val="none" w:sz="0" w:space="0" w:color="auto"/>
                    <w:bottom w:val="none" w:sz="0" w:space="0" w:color="auto"/>
                    <w:right w:val="none" w:sz="0" w:space="0" w:color="auto"/>
                  </w:divBdr>
                  <w:divsChild>
                    <w:div w:id="1441756118">
                      <w:marLeft w:val="0"/>
                      <w:marRight w:val="0"/>
                      <w:marTop w:val="0"/>
                      <w:marBottom w:val="0"/>
                      <w:divBdr>
                        <w:top w:val="none" w:sz="0" w:space="0" w:color="auto"/>
                        <w:left w:val="none" w:sz="0" w:space="0" w:color="auto"/>
                        <w:bottom w:val="none" w:sz="0" w:space="0" w:color="auto"/>
                        <w:right w:val="none" w:sz="0" w:space="0" w:color="auto"/>
                      </w:divBdr>
                    </w:div>
                  </w:divsChild>
                </w:div>
                <w:div w:id="1970475954">
                  <w:marLeft w:val="0"/>
                  <w:marRight w:val="0"/>
                  <w:marTop w:val="0"/>
                  <w:marBottom w:val="0"/>
                  <w:divBdr>
                    <w:top w:val="none" w:sz="0" w:space="0" w:color="auto"/>
                    <w:left w:val="none" w:sz="0" w:space="0" w:color="auto"/>
                    <w:bottom w:val="none" w:sz="0" w:space="0" w:color="auto"/>
                    <w:right w:val="none" w:sz="0" w:space="0" w:color="auto"/>
                  </w:divBdr>
                  <w:divsChild>
                    <w:div w:id="1069621016">
                      <w:marLeft w:val="0"/>
                      <w:marRight w:val="0"/>
                      <w:marTop w:val="0"/>
                      <w:marBottom w:val="0"/>
                      <w:divBdr>
                        <w:top w:val="none" w:sz="0" w:space="0" w:color="auto"/>
                        <w:left w:val="none" w:sz="0" w:space="0" w:color="auto"/>
                        <w:bottom w:val="none" w:sz="0" w:space="0" w:color="auto"/>
                        <w:right w:val="none" w:sz="0" w:space="0" w:color="auto"/>
                      </w:divBdr>
                    </w:div>
                  </w:divsChild>
                </w:div>
                <w:div w:id="1976177708">
                  <w:marLeft w:val="0"/>
                  <w:marRight w:val="0"/>
                  <w:marTop w:val="0"/>
                  <w:marBottom w:val="0"/>
                  <w:divBdr>
                    <w:top w:val="none" w:sz="0" w:space="0" w:color="auto"/>
                    <w:left w:val="none" w:sz="0" w:space="0" w:color="auto"/>
                    <w:bottom w:val="none" w:sz="0" w:space="0" w:color="auto"/>
                    <w:right w:val="none" w:sz="0" w:space="0" w:color="auto"/>
                  </w:divBdr>
                  <w:divsChild>
                    <w:div w:id="1568951851">
                      <w:marLeft w:val="0"/>
                      <w:marRight w:val="0"/>
                      <w:marTop w:val="0"/>
                      <w:marBottom w:val="0"/>
                      <w:divBdr>
                        <w:top w:val="none" w:sz="0" w:space="0" w:color="auto"/>
                        <w:left w:val="none" w:sz="0" w:space="0" w:color="auto"/>
                        <w:bottom w:val="none" w:sz="0" w:space="0" w:color="auto"/>
                        <w:right w:val="none" w:sz="0" w:space="0" w:color="auto"/>
                      </w:divBdr>
                    </w:div>
                  </w:divsChild>
                </w:div>
                <w:div w:id="1979456949">
                  <w:marLeft w:val="0"/>
                  <w:marRight w:val="0"/>
                  <w:marTop w:val="0"/>
                  <w:marBottom w:val="0"/>
                  <w:divBdr>
                    <w:top w:val="none" w:sz="0" w:space="0" w:color="auto"/>
                    <w:left w:val="none" w:sz="0" w:space="0" w:color="auto"/>
                    <w:bottom w:val="none" w:sz="0" w:space="0" w:color="auto"/>
                    <w:right w:val="none" w:sz="0" w:space="0" w:color="auto"/>
                  </w:divBdr>
                  <w:divsChild>
                    <w:div w:id="1480808624">
                      <w:marLeft w:val="0"/>
                      <w:marRight w:val="0"/>
                      <w:marTop w:val="0"/>
                      <w:marBottom w:val="0"/>
                      <w:divBdr>
                        <w:top w:val="none" w:sz="0" w:space="0" w:color="auto"/>
                        <w:left w:val="none" w:sz="0" w:space="0" w:color="auto"/>
                        <w:bottom w:val="none" w:sz="0" w:space="0" w:color="auto"/>
                        <w:right w:val="none" w:sz="0" w:space="0" w:color="auto"/>
                      </w:divBdr>
                    </w:div>
                  </w:divsChild>
                </w:div>
                <w:div w:id="1996488789">
                  <w:marLeft w:val="0"/>
                  <w:marRight w:val="0"/>
                  <w:marTop w:val="0"/>
                  <w:marBottom w:val="0"/>
                  <w:divBdr>
                    <w:top w:val="none" w:sz="0" w:space="0" w:color="auto"/>
                    <w:left w:val="none" w:sz="0" w:space="0" w:color="auto"/>
                    <w:bottom w:val="none" w:sz="0" w:space="0" w:color="auto"/>
                    <w:right w:val="none" w:sz="0" w:space="0" w:color="auto"/>
                  </w:divBdr>
                  <w:divsChild>
                    <w:div w:id="1646737118">
                      <w:marLeft w:val="0"/>
                      <w:marRight w:val="0"/>
                      <w:marTop w:val="0"/>
                      <w:marBottom w:val="0"/>
                      <w:divBdr>
                        <w:top w:val="none" w:sz="0" w:space="0" w:color="auto"/>
                        <w:left w:val="none" w:sz="0" w:space="0" w:color="auto"/>
                        <w:bottom w:val="none" w:sz="0" w:space="0" w:color="auto"/>
                        <w:right w:val="none" w:sz="0" w:space="0" w:color="auto"/>
                      </w:divBdr>
                    </w:div>
                  </w:divsChild>
                </w:div>
                <w:div w:id="2015569170">
                  <w:marLeft w:val="0"/>
                  <w:marRight w:val="0"/>
                  <w:marTop w:val="0"/>
                  <w:marBottom w:val="0"/>
                  <w:divBdr>
                    <w:top w:val="none" w:sz="0" w:space="0" w:color="auto"/>
                    <w:left w:val="none" w:sz="0" w:space="0" w:color="auto"/>
                    <w:bottom w:val="none" w:sz="0" w:space="0" w:color="auto"/>
                    <w:right w:val="none" w:sz="0" w:space="0" w:color="auto"/>
                  </w:divBdr>
                  <w:divsChild>
                    <w:div w:id="926160407">
                      <w:marLeft w:val="0"/>
                      <w:marRight w:val="0"/>
                      <w:marTop w:val="0"/>
                      <w:marBottom w:val="0"/>
                      <w:divBdr>
                        <w:top w:val="none" w:sz="0" w:space="0" w:color="auto"/>
                        <w:left w:val="none" w:sz="0" w:space="0" w:color="auto"/>
                        <w:bottom w:val="none" w:sz="0" w:space="0" w:color="auto"/>
                        <w:right w:val="none" w:sz="0" w:space="0" w:color="auto"/>
                      </w:divBdr>
                    </w:div>
                  </w:divsChild>
                </w:div>
                <w:div w:id="2029867614">
                  <w:marLeft w:val="0"/>
                  <w:marRight w:val="0"/>
                  <w:marTop w:val="0"/>
                  <w:marBottom w:val="0"/>
                  <w:divBdr>
                    <w:top w:val="none" w:sz="0" w:space="0" w:color="auto"/>
                    <w:left w:val="none" w:sz="0" w:space="0" w:color="auto"/>
                    <w:bottom w:val="none" w:sz="0" w:space="0" w:color="auto"/>
                    <w:right w:val="none" w:sz="0" w:space="0" w:color="auto"/>
                  </w:divBdr>
                  <w:divsChild>
                    <w:div w:id="2075200015">
                      <w:marLeft w:val="0"/>
                      <w:marRight w:val="0"/>
                      <w:marTop w:val="0"/>
                      <w:marBottom w:val="0"/>
                      <w:divBdr>
                        <w:top w:val="none" w:sz="0" w:space="0" w:color="auto"/>
                        <w:left w:val="none" w:sz="0" w:space="0" w:color="auto"/>
                        <w:bottom w:val="none" w:sz="0" w:space="0" w:color="auto"/>
                        <w:right w:val="none" w:sz="0" w:space="0" w:color="auto"/>
                      </w:divBdr>
                    </w:div>
                  </w:divsChild>
                </w:div>
                <w:div w:id="2030329178">
                  <w:marLeft w:val="0"/>
                  <w:marRight w:val="0"/>
                  <w:marTop w:val="0"/>
                  <w:marBottom w:val="0"/>
                  <w:divBdr>
                    <w:top w:val="none" w:sz="0" w:space="0" w:color="auto"/>
                    <w:left w:val="none" w:sz="0" w:space="0" w:color="auto"/>
                    <w:bottom w:val="none" w:sz="0" w:space="0" w:color="auto"/>
                    <w:right w:val="none" w:sz="0" w:space="0" w:color="auto"/>
                  </w:divBdr>
                  <w:divsChild>
                    <w:div w:id="549341906">
                      <w:marLeft w:val="0"/>
                      <w:marRight w:val="0"/>
                      <w:marTop w:val="0"/>
                      <w:marBottom w:val="0"/>
                      <w:divBdr>
                        <w:top w:val="none" w:sz="0" w:space="0" w:color="auto"/>
                        <w:left w:val="none" w:sz="0" w:space="0" w:color="auto"/>
                        <w:bottom w:val="none" w:sz="0" w:space="0" w:color="auto"/>
                        <w:right w:val="none" w:sz="0" w:space="0" w:color="auto"/>
                      </w:divBdr>
                    </w:div>
                  </w:divsChild>
                </w:div>
                <w:div w:id="2052921665">
                  <w:marLeft w:val="0"/>
                  <w:marRight w:val="0"/>
                  <w:marTop w:val="0"/>
                  <w:marBottom w:val="0"/>
                  <w:divBdr>
                    <w:top w:val="none" w:sz="0" w:space="0" w:color="auto"/>
                    <w:left w:val="none" w:sz="0" w:space="0" w:color="auto"/>
                    <w:bottom w:val="none" w:sz="0" w:space="0" w:color="auto"/>
                    <w:right w:val="none" w:sz="0" w:space="0" w:color="auto"/>
                  </w:divBdr>
                  <w:divsChild>
                    <w:div w:id="1875002122">
                      <w:marLeft w:val="0"/>
                      <w:marRight w:val="0"/>
                      <w:marTop w:val="0"/>
                      <w:marBottom w:val="0"/>
                      <w:divBdr>
                        <w:top w:val="none" w:sz="0" w:space="0" w:color="auto"/>
                        <w:left w:val="none" w:sz="0" w:space="0" w:color="auto"/>
                        <w:bottom w:val="none" w:sz="0" w:space="0" w:color="auto"/>
                        <w:right w:val="none" w:sz="0" w:space="0" w:color="auto"/>
                      </w:divBdr>
                    </w:div>
                  </w:divsChild>
                </w:div>
                <w:div w:id="2064207779">
                  <w:marLeft w:val="0"/>
                  <w:marRight w:val="0"/>
                  <w:marTop w:val="0"/>
                  <w:marBottom w:val="0"/>
                  <w:divBdr>
                    <w:top w:val="none" w:sz="0" w:space="0" w:color="auto"/>
                    <w:left w:val="none" w:sz="0" w:space="0" w:color="auto"/>
                    <w:bottom w:val="none" w:sz="0" w:space="0" w:color="auto"/>
                    <w:right w:val="none" w:sz="0" w:space="0" w:color="auto"/>
                  </w:divBdr>
                  <w:divsChild>
                    <w:div w:id="800344356">
                      <w:marLeft w:val="0"/>
                      <w:marRight w:val="0"/>
                      <w:marTop w:val="0"/>
                      <w:marBottom w:val="0"/>
                      <w:divBdr>
                        <w:top w:val="none" w:sz="0" w:space="0" w:color="auto"/>
                        <w:left w:val="none" w:sz="0" w:space="0" w:color="auto"/>
                        <w:bottom w:val="none" w:sz="0" w:space="0" w:color="auto"/>
                        <w:right w:val="none" w:sz="0" w:space="0" w:color="auto"/>
                      </w:divBdr>
                    </w:div>
                  </w:divsChild>
                </w:div>
                <w:div w:id="2073186522">
                  <w:marLeft w:val="0"/>
                  <w:marRight w:val="0"/>
                  <w:marTop w:val="0"/>
                  <w:marBottom w:val="0"/>
                  <w:divBdr>
                    <w:top w:val="none" w:sz="0" w:space="0" w:color="auto"/>
                    <w:left w:val="none" w:sz="0" w:space="0" w:color="auto"/>
                    <w:bottom w:val="none" w:sz="0" w:space="0" w:color="auto"/>
                    <w:right w:val="none" w:sz="0" w:space="0" w:color="auto"/>
                  </w:divBdr>
                  <w:divsChild>
                    <w:div w:id="1516922770">
                      <w:marLeft w:val="0"/>
                      <w:marRight w:val="0"/>
                      <w:marTop w:val="0"/>
                      <w:marBottom w:val="0"/>
                      <w:divBdr>
                        <w:top w:val="none" w:sz="0" w:space="0" w:color="auto"/>
                        <w:left w:val="none" w:sz="0" w:space="0" w:color="auto"/>
                        <w:bottom w:val="none" w:sz="0" w:space="0" w:color="auto"/>
                        <w:right w:val="none" w:sz="0" w:space="0" w:color="auto"/>
                      </w:divBdr>
                    </w:div>
                  </w:divsChild>
                </w:div>
                <w:div w:id="2086996659">
                  <w:marLeft w:val="0"/>
                  <w:marRight w:val="0"/>
                  <w:marTop w:val="0"/>
                  <w:marBottom w:val="0"/>
                  <w:divBdr>
                    <w:top w:val="none" w:sz="0" w:space="0" w:color="auto"/>
                    <w:left w:val="none" w:sz="0" w:space="0" w:color="auto"/>
                    <w:bottom w:val="none" w:sz="0" w:space="0" w:color="auto"/>
                    <w:right w:val="none" w:sz="0" w:space="0" w:color="auto"/>
                  </w:divBdr>
                  <w:divsChild>
                    <w:div w:id="819276306">
                      <w:marLeft w:val="0"/>
                      <w:marRight w:val="0"/>
                      <w:marTop w:val="0"/>
                      <w:marBottom w:val="0"/>
                      <w:divBdr>
                        <w:top w:val="none" w:sz="0" w:space="0" w:color="auto"/>
                        <w:left w:val="none" w:sz="0" w:space="0" w:color="auto"/>
                        <w:bottom w:val="none" w:sz="0" w:space="0" w:color="auto"/>
                        <w:right w:val="none" w:sz="0" w:space="0" w:color="auto"/>
                      </w:divBdr>
                    </w:div>
                  </w:divsChild>
                </w:div>
                <w:div w:id="2100786955">
                  <w:marLeft w:val="0"/>
                  <w:marRight w:val="0"/>
                  <w:marTop w:val="0"/>
                  <w:marBottom w:val="0"/>
                  <w:divBdr>
                    <w:top w:val="none" w:sz="0" w:space="0" w:color="auto"/>
                    <w:left w:val="none" w:sz="0" w:space="0" w:color="auto"/>
                    <w:bottom w:val="none" w:sz="0" w:space="0" w:color="auto"/>
                    <w:right w:val="none" w:sz="0" w:space="0" w:color="auto"/>
                  </w:divBdr>
                  <w:divsChild>
                    <w:div w:id="2025327386">
                      <w:marLeft w:val="0"/>
                      <w:marRight w:val="0"/>
                      <w:marTop w:val="0"/>
                      <w:marBottom w:val="0"/>
                      <w:divBdr>
                        <w:top w:val="none" w:sz="0" w:space="0" w:color="auto"/>
                        <w:left w:val="none" w:sz="0" w:space="0" w:color="auto"/>
                        <w:bottom w:val="none" w:sz="0" w:space="0" w:color="auto"/>
                        <w:right w:val="none" w:sz="0" w:space="0" w:color="auto"/>
                      </w:divBdr>
                    </w:div>
                  </w:divsChild>
                </w:div>
                <w:div w:id="2113472132">
                  <w:marLeft w:val="0"/>
                  <w:marRight w:val="0"/>
                  <w:marTop w:val="0"/>
                  <w:marBottom w:val="0"/>
                  <w:divBdr>
                    <w:top w:val="none" w:sz="0" w:space="0" w:color="auto"/>
                    <w:left w:val="none" w:sz="0" w:space="0" w:color="auto"/>
                    <w:bottom w:val="none" w:sz="0" w:space="0" w:color="auto"/>
                    <w:right w:val="none" w:sz="0" w:space="0" w:color="auto"/>
                  </w:divBdr>
                  <w:divsChild>
                    <w:div w:id="78256123">
                      <w:marLeft w:val="0"/>
                      <w:marRight w:val="0"/>
                      <w:marTop w:val="0"/>
                      <w:marBottom w:val="0"/>
                      <w:divBdr>
                        <w:top w:val="none" w:sz="0" w:space="0" w:color="auto"/>
                        <w:left w:val="none" w:sz="0" w:space="0" w:color="auto"/>
                        <w:bottom w:val="none" w:sz="0" w:space="0" w:color="auto"/>
                        <w:right w:val="none" w:sz="0" w:space="0" w:color="auto"/>
                      </w:divBdr>
                    </w:div>
                  </w:divsChild>
                </w:div>
                <w:div w:id="2140301875">
                  <w:marLeft w:val="0"/>
                  <w:marRight w:val="0"/>
                  <w:marTop w:val="0"/>
                  <w:marBottom w:val="0"/>
                  <w:divBdr>
                    <w:top w:val="none" w:sz="0" w:space="0" w:color="auto"/>
                    <w:left w:val="none" w:sz="0" w:space="0" w:color="auto"/>
                    <w:bottom w:val="none" w:sz="0" w:space="0" w:color="auto"/>
                    <w:right w:val="none" w:sz="0" w:space="0" w:color="auto"/>
                  </w:divBdr>
                  <w:divsChild>
                    <w:div w:id="89412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215130">
          <w:marLeft w:val="0"/>
          <w:marRight w:val="0"/>
          <w:marTop w:val="0"/>
          <w:marBottom w:val="0"/>
          <w:divBdr>
            <w:top w:val="none" w:sz="0" w:space="0" w:color="auto"/>
            <w:left w:val="none" w:sz="0" w:space="0" w:color="auto"/>
            <w:bottom w:val="none" w:sz="0" w:space="0" w:color="auto"/>
            <w:right w:val="none" w:sz="0" w:space="0" w:color="auto"/>
          </w:divBdr>
        </w:div>
        <w:div w:id="693311971">
          <w:marLeft w:val="0"/>
          <w:marRight w:val="0"/>
          <w:marTop w:val="0"/>
          <w:marBottom w:val="0"/>
          <w:divBdr>
            <w:top w:val="none" w:sz="0" w:space="0" w:color="auto"/>
            <w:left w:val="none" w:sz="0" w:space="0" w:color="auto"/>
            <w:bottom w:val="none" w:sz="0" w:space="0" w:color="auto"/>
            <w:right w:val="none" w:sz="0" w:space="0" w:color="auto"/>
          </w:divBdr>
        </w:div>
        <w:div w:id="736054300">
          <w:marLeft w:val="0"/>
          <w:marRight w:val="0"/>
          <w:marTop w:val="0"/>
          <w:marBottom w:val="0"/>
          <w:divBdr>
            <w:top w:val="none" w:sz="0" w:space="0" w:color="auto"/>
            <w:left w:val="none" w:sz="0" w:space="0" w:color="auto"/>
            <w:bottom w:val="none" w:sz="0" w:space="0" w:color="auto"/>
            <w:right w:val="none" w:sz="0" w:space="0" w:color="auto"/>
          </w:divBdr>
        </w:div>
        <w:div w:id="912542994">
          <w:marLeft w:val="0"/>
          <w:marRight w:val="0"/>
          <w:marTop w:val="0"/>
          <w:marBottom w:val="0"/>
          <w:divBdr>
            <w:top w:val="none" w:sz="0" w:space="0" w:color="auto"/>
            <w:left w:val="none" w:sz="0" w:space="0" w:color="auto"/>
            <w:bottom w:val="none" w:sz="0" w:space="0" w:color="auto"/>
            <w:right w:val="none" w:sz="0" w:space="0" w:color="auto"/>
          </w:divBdr>
        </w:div>
        <w:div w:id="1247425667">
          <w:marLeft w:val="0"/>
          <w:marRight w:val="0"/>
          <w:marTop w:val="0"/>
          <w:marBottom w:val="0"/>
          <w:divBdr>
            <w:top w:val="none" w:sz="0" w:space="0" w:color="auto"/>
            <w:left w:val="none" w:sz="0" w:space="0" w:color="auto"/>
            <w:bottom w:val="none" w:sz="0" w:space="0" w:color="auto"/>
            <w:right w:val="none" w:sz="0" w:space="0" w:color="auto"/>
          </w:divBdr>
        </w:div>
        <w:div w:id="1990667154">
          <w:marLeft w:val="0"/>
          <w:marRight w:val="0"/>
          <w:marTop w:val="0"/>
          <w:marBottom w:val="0"/>
          <w:divBdr>
            <w:top w:val="none" w:sz="0" w:space="0" w:color="auto"/>
            <w:left w:val="none" w:sz="0" w:space="0" w:color="auto"/>
            <w:bottom w:val="none" w:sz="0" w:space="0" w:color="auto"/>
            <w:right w:val="none" w:sz="0" w:space="0" w:color="auto"/>
          </w:divBdr>
        </w:div>
      </w:divsChild>
    </w:div>
    <w:div w:id="41760279">
      <w:bodyDiv w:val="1"/>
      <w:marLeft w:val="0"/>
      <w:marRight w:val="0"/>
      <w:marTop w:val="0"/>
      <w:marBottom w:val="0"/>
      <w:divBdr>
        <w:top w:val="none" w:sz="0" w:space="0" w:color="auto"/>
        <w:left w:val="none" w:sz="0" w:space="0" w:color="auto"/>
        <w:bottom w:val="none" w:sz="0" w:space="0" w:color="auto"/>
        <w:right w:val="none" w:sz="0" w:space="0" w:color="auto"/>
      </w:divBdr>
      <w:divsChild>
        <w:div w:id="499345020">
          <w:marLeft w:val="0"/>
          <w:marRight w:val="0"/>
          <w:marTop w:val="0"/>
          <w:marBottom w:val="0"/>
          <w:divBdr>
            <w:top w:val="none" w:sz="0" w:space="0" w:color="auto"/>
            <w:left w:val="none" w:sz="0" w:space="0" w:color="auto"/>
            <w:bottom w:val="none" w:sz="0" w:space="0" w:color="auto"/>
            <w:right w:val="none" w:sz="0" w:space="0" w:color="auto"/>
          </w:divBdr>
        </w:div>
        <w:div w:id="604464423">
          <w:marLeft w:val="0"/>
          <w:marRight w:val="0"/>
          <w:marTop w:val="0"/>
          <w:marBottom w:val="0"/>
          <w:divBdr>
            <w:top w:val="none" w:sz="0" w:space="0" w:color="auto"/>
            <w:left w:val="none" w:sz="0" w:space="0" w:color="auto"/>
            <w:bottom w:val="none" w:sz="0" w:space="0" w:color="auto"/>
            <w:right w:val="none" w:sz="0" w:space="0" w:color="auto"/>
          </w:divBdr>
        </w:div>
        <w:div w:id="683945847">
          <w:marLeft w:val="0"/>
          <w:marRight w:val="0"/>
          <w:marTop w:val="0"/>
          <w:marBottom w:val="0"/>
          <w:divBdr>
            <w:top w:val="none" w:sz="0" w:space="0" w:color="auto"/>
            <w:left w:val="none" w:sz="0" w:space="0" w:color="auto"/>
            <w:bottom w:val="none" w:sz="0" w:space="0" w:color="auto"/>
            <w:right w:val="none" w:sz="0" w:space="0" w:color="auto"/>
          </w:divBdr>
          <w:divsChild>
            <w:div w:id="65884217">
              <w:marLeft w:val="-75"/>
              <w:marRight w:val="0"/>
              <w:marTop w:val="30"/>
              <w:marBottom w:val="30"/>
              <w:divBdr>
                <w:top w:val="none" w:sz="0" w:space="0" w:color="auto"/>
                <w:left w:val="none" w:sz="0" w:space="0" w:color="auto"/>
                <w:bottom w:val="none" w:sz="0" w:space="0" w:color="auto"/>
                <w:right w:val="none" w:sz="0" w:space="0" w:color="auto"/>
              </w:divBdr>
              <w:divsChild>
                <w:div w:id="376396364">
                  <w:marLeft w:val="0"/>
                  <w:marRight w:val="0"/>
                  <w:marTop w:val="0"/>
                  <w:marBottom w:val="0"/>
                  <w:divBdr>
                    <w:top w:val="none" w:sz="0" w:space="0" w:color="auto"/>
                    <w:left w:val="none" w:sz="0" w:space="0" w:color="auto"/>
                    <w:bottom w:val="none" w:sz="0" w:space="0" w:color="auto"/>
                    <w:right w:val="none" w:sz="0" w:space="0" w:color="auto"/>
                  </w:divBdr>
                  <w:divsChild>
                    <w:div w:id="826946446">
                      <w:marLeft w:val="0"/>
                      <w:marRight w:val="0"/>
                      <w:marTop w:val="0"/>
                      <w:marBottom w:val="0"/>
                      <w:divBdr>
                        <w:top w:val="none" w:sz="0" w:space="0" w:color="auto"/>
                        <w:left w:val="none" w:sz="0" w:space="0" w:color="auto"/>
                        <w:bottom w:val="none" w:sz="0" w:space="0" w:color="auto"/>
                        <w:right w:val="none" w:sz="0" w:space="0" w:color="auto"/>
                      </w:divBdr>
                    </w:div>
                    <w:div w:id="1543052009">
                      <w:marLeft w:val="0"/>
                      <w:marRight w:val="0"/>
                      <w:marTop w:val="0"/>
                      <w:marBottom w:val="0"/>
                      <w:divBdr>
                        <w:top w:val="none" w:sz="0" w:space="0" w:color="auto"/>
                        <w:left w:val="none" w:sz="0" w:space="0" w:color="auto"/>
                        <w:bottom w:val="none" w:sz="0" w:space="0" w:color="auto"/>
                        <w:right w:val="none" w:sz="0" w:space="0" w:color="auto"/>
                      </w:divBdr>
                    </w:div>
                    <w:div w:id="1874614752">
                      <w:marLeft w:val="0"/>
                      <w:marRight w:val="0"/>
                      <w:marTop w:val="0"/>
                      <w:marBottom w:val="0"/>
                      <w:divBdr>
                        <w:top w:val="none" w:sz="0" w:space="0" w:color="auto"/>
                        <w:left w:val="none" w:sz="0" w:space="0" w:color="auto"/>
                        <w:bottom w:val="none" w:sz="0" w:space="0" w:color="auto"/>
                        <w:right w:val="none" w:sz="0" w:space="0" w:color="auto"/>
                      </w:divBdr>
                    </w:div>
                    <w:div w:id="1886940974">
                      <w:marLeft w:val="0"/>
                      <w:marRight w:val="0"/>
                      <w:marTop w:val="0"/>
                      <w:marBottom w:val="0"/>
                      <w:divBdr>
                        <w:top w:val="none" w:sz="0" w:space="0" w:color="auto"/>
                        <w:left w:val="none" w:sz="0" w:space="0" w:color="auto"/>
                        <w:bottom w:val="none" w:sz="0" w:space="0" w:color="auto"/>
                        <w:right w:val="none" w:sz="0" w:space="0" w:color="auto"/>
                      </w:divBdr>
                    </w:div>
                  </w:divsChild>
                </w:div>
                <w:div w:id="482351633">
                  <w:marLeft w:val="0"/>
                  <w:marRight w:val="0"/>
                  <w:marTop w:val="0"/>
                  <w:marBottom w:val="0"/>
                  <w:divBdr>
                    <w:top w:val="none" w:sz="0" w:space="0" w:color="auto"/>
                    <w:left w:val="none" w:sz="0" w:space="0" w:color="auto"/>
                    <w:bottom w:val="none" w:sz="0" w:space="0" w:color="auto"/>
                    <w:right w:val="none" w:sz="0" w:space="0" w:color="auto"/>
                  </w:divBdr>
                  <w:divsChild>
                    <w:div w:id="502168848">
                      <w:marLeft w:val="0"/>
                      <w:marRight w:val="0"/>
                      <w:marTop w:val="0"/>
                      <w:marBottom w:val="0"/>
                      <w:divBdr>
                        <w:top w:val="none" w:sz="0" w:space="0" w:color="auto"/>
                        <w:left w:val="none" w:sz="0" w:space="0" w:color="auto"/>
                        <w:bottom w:val="none" w:sz="0" w:space="0" w:color="auto"/>
                        <w:right w:val="none" w:sz="0" w:space="0" w:color="auto"/>
                      </w:divBdr>
                    </w:div>
                    <w:div w:id="1021516259">
                      <w:marLeft w:val="0"/>
                      <w:marRight w:val="0"/>
                      <w:marTop w:val="0"/>
                      <w:marBottom w:val="0"/>
                      <w:divBdr>
                        <w:top w:val="none" w:sz="0" w:space="0" w:color="auto"/>
                        <w:left w:val="none" w:sz="0" w:space="0" w:color="auto"/>
                        <w:bottom w:val="none" w:sz="0" w:space="0" w:color="auto"/>
                        <w:right w:val="none" w:sz="0" w:space="0" w:color="auto"/>
                      </w:divBdr>
                    </w:div>
                    <w:div w:id="1919823295">
                      <w:marLeft w:val="0"/>
                      <w:marRight w:val="0"/>
                      <w:marTop w:val="0"/>
                      <w:marBottom w:val="0"/>
                      <w:divBdr>
                        <w:top w:val="none" w:sz="0" w:space="0" w:color="auto"/>
                        <w:left w:val="none" w:sz="0" w:space="0" w:color="auto"/>
                        <w:bottom w:val="none" w:sz="0" w:space="0" w:color="auto"/>
                        <w:right w:val="none" w:sz="0" w:space="0" w:color="auto"/>
                      </w:divBdr>
                    </w:div>
                  </w:divsChild>
                </w:div>
                <w:div w:id="912354744">
                  <w:marLeft w:val="0"/>
                  <w:marRight w:val="0"/>
                  <w:marTop w:val="0"/>
                  <w:marBottom w:val="0"/>
                  <w:divBdr>
                    <w:top w:val="none" w:sz="0" w:space="0" w:color="auto"/>
                    <w:left w:val="none" w:sz="0" w:space="0" w:color="auto"/>
                    <w:bottom w:val="none" w:sz="0" w:space="0" w:color="auto"/>
                    <w:right w:val="none" w:sz="0" w:space="0" w:color="auto"/>
                  </w:divBdr>
                  <w:divsChild>
                    <w:div w:id="38869649">
                      <w:marLeft w:val="0"/>
                      <w:marRight w:val="0"/>
                      <w:marTop w:val="0"/>
                      <w:marBottom w:val="0"/>
                      <w:divBdr>
                        <w:top w:val="none" w:sz="0" w:space="0" w:color="auto"/>
                        <w:left w:val="none" w:sz="0" w:space="0" w:color="auto"/>
                        <w:bottom w:val="none" w:sz="0" w:space="0" w:color="auto"/>
                        <w:right w:val="none" w:sz="0" w:space="0" w:color="auto"/>
                      </w:divBdr>
                    </w:div>
                  </w:divsChild>
                </w:div>
                <w:div w:id="955720181">
                  <w:marLeft w:val="0"/>
                  <w:marRight w:val="0"/>
                  <w:marTop w:val="0"/>
                  <w:marBottom w:val="0"/>
                  <w:divBdr>
                    <w:top w:val="none" w:sz="0" w:space="0" w:color="auto"/>
                    <w:left w:val="none" w:sz="0" w:space="0" w:color="auto"/>
                    <w:bottom w:val="none" w:sz="0" w:space="0" w:color="auto"/>
                    <w:right w:val="none" w:sz="0" w:space="0" w:color="auto"/>
                  </w:divBdr>
                  <w:divsChild>
                    <w:div w:id="871767187">
                      <w:marLeft w:val="0"/>
                      <w:marRight w:val="0"/>
                      <w:marTop w:val="0"/>
                      <w:marBottom w:val="0"/>
                      <w:divBdr>
                        <w:top w:val="none" w:sz="0" w:space="0" w:color="auto"/>
                        <w:left w:val="none" w:sz="0" w:space="0" w:color="auto"/>
                        <w:bottom w:val="none" w:sz="0" w:space="0" w:color="auto"/>
                        <w:right w:val="none" w:sz="0" w:space="0" w:color="auto"/>
                      </w:divBdr>
                    </w:div>
                  </w:divsChild>
                </w:div>
                <w:div w:id="1572304170">
                  <w:marLeft w:val="0"/>
                  <w:marRight w:val="0"/>
                  <w:marTop w:val="0"/>
                  <w:marBottom w:val="0"/>
                  <w:divBdr>
                    <w:top w:val="none" w:sz="0" w:space="0" w:color="auto"/>
                    <w:left w:val="none" w:sz="0" w:space="0" w:color="auto"/>
                    <w:bottom w:val="none" w:sz="0" w:space="0" w:color="auto"/>
                    <w:right w:val="none" w:sz="0" w:space="0" w:color="auto"/>
                  </w:divBdr>
                  <w:divsChild>
                    <w:div w:id="418867894">
                      <w:marLeft w:val="0"/>
                      <w:marRight w:val="0"/>
                      <w:marTop w:val="0"/>
                      <w:marBottom w:val="0"/>
                      <w:divBdr>
                        <w:top w:val="none" w:sz="0" w:space="0" w:color="auto"/>
                        <w:left w:val="none" w:sz="0" w:space="0" w:color="auto"/>
                        <w:bottom w:val="none" w:sz="0" w:space="0" w:color="auto"/>
                        <w:right w:val="none" w:sz="0" w:space="0" w:color="auto"/>
                      </w:divBdr>
                    </w:div>
                  </w:divsChild>
                </w:div>
                <w:div w:id="2019765736">
                  <w:marLeft w:val="0"/>
                  <w:marRight w:val="0"/>
                  <w:marTop w:val="0"/>
                  <w:marBottom w:val="0"/>
                  <w:divBdr>
                    <w:top w:val="none" w:sz="0" w:space="0" w:color="auto"/>
                    <w:left w:val="none" w:sz="0" w:space="0" w:color="auto"/>
                    <w:bottom w:val="none" w:sz="0" w:space="0" w:color="auto"/>
                    <w:right w:val="none" w:sz="0" w:space="0" w:color="auto"/>
                  </w:divBdr>
                  <w:divsChild>
                    <w:div w:id="120162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266332">
          <w:marLeft w:val="0"/>
          <w:marRight w:val="0"/>
          <w:marTop w:val="0"/>
          <w:marBottom w:val="0"/>
          <w:divBdr>
            <w:top w:val="none" w:sz="0" w:space="0" w:color="auto"/>
            <w:left w:val="none" w:sz="0" w:space="0" w:color="auto"/>
            <w:bottom w:val="none" w:sz="0" w:space="0" w:color="auto"/>
            <w:right w:val="none" w:sz="0" w:space="0" w:color="auto"/>
          </w:divBdr>
          <w:divsChild>
            <w:div w:id="1856766610">
              <w:marLeft w:val="-75"/>
              <w:marRight w:val="0"/>
              <w:marTop w:val="30"/>
              <w:marBottom w:val="30"/>
              <w:divBdr>
                <w:top w:val="none" w:sz="0" w:space="0" w:color="auto"/>
                <w:left w:val="none" w:sz="0" w:space="0" w:color="auto"/>
                <w:bottom w:val="none" w:sz="0" w:space="0" w:color="auto"/>
                <w:right w:val="none" w:sz="0" w:space="0" w:color="auto"/>
              </w:divBdr>
              <w:divsChild>
                <w:div w:id="37097651">
                  <w:marLeft w:val="0"/>
                  <w:marRight w:val="0"/>
                  <w:marTop w:val="0"/>
                  <w:marBottom w:val="0"/>
                  <w:divBdr>
                    <w:top w:val="none" w:sz="0" w:space="0" w:color="auto"/>
                    <w:left w:val="none" w:sz="0" w:space="0" w:color="auto"/>
                    <w:bottom w:val="none" w:sz="0" w:space="0" w:color="auto"/>
                    <w:right w:val="none" w:sz="0" w:space="0" w:color="auto"/>
                  </w:divBdr>
                  <w:divsChild>
                    <w:div w:id="1478492330">
                      <w:marLeft w:val="0"/>
                      <w:marRight w:val="0"/>
                      <w:marTop w:val="0"/>
                      <w:marBottom w:val="0"/>
                      <w:divBdr>
                        <w:top w:val="none" w:sz="0" w:space="0" w:color="auto"/>
                        <w:left w:val="none" w:sz="0" w:space="0" w:color="auto"/>
                        <w:bottom w:val="none" w:sz="0" w:space="0" w:color="auto"/>
                        <w:right w:val="none" w:sz="0" w:space="0" w:color="auto"/>
                      </w:divBdr>
                    </w:div>
                  </w:divsChild>
                </w:div>
                <w:div w:id="56053083">
                  <w:marLeft w:val="0"/>
                  <w:marRight w:val="0"/>
                  <w:marTop w:val="0"/>
                  <w:marBottom w:val="0"/>
                  <w:divBdr>
                    <w:top w:val="none" w:sz="0" w:space="0" w:color="auto"/>
                    <w:left w:val="none" w:sz="0" w:space="0" w:color="auto"/>
                    <w:bottom w:val="none" w:sz="0" w:space="0" w:color="auto"/>
                    <w:right w:val="none" w:sz="0" w:space="0" w:color="auto"/>
                  </w:divBdr>
                  <w:divsChild>
                    <w:div w:id="1263611847">
                      <w:marLeft w:val="0"/>
                      <w:marRight w:val="0"/>
                      <w:marTop w:val="0"/>
                      <w:marBottom w:val="0"/>
                      <w:divBdr>
                        <w:top w:val="none" w:sz="0" w:space="0" w:color="auto"/>
                        <w:left w:val="none" w:sz="0" w:space="0" w:color="auto"/>
                        <w:bottom w:val="none" w:sz="0" w:space="0" w:color="auto"/>
                        <w:right w:val="none" w:sz="0" w:space="0" w:color="auto"/>
                      </w:divBdr>
                    </w:div>
                  </w:divsChild>
                </w:div>
                <w:div w:id="65762627">
                  <w:marLeft w:val="0"/>
                  <w:marRight w:val="0"/>
                  <w:marTop w:val="0"/>
                  <w:marBottom w:val="0"/>
                  <w:divBdr>
                    <w:top w:val="none" w:sz="0" w:space="0" w:color="auto"/>
                    <w:left w:val="none" w:sz="0" w:space="0" w:color="auto"/>
                    <w:bottom w:val="none" w:sz="0" w:space="0" w:color="auto"/>
                    <w:right w:val="none" w:sz="0" w:space="0" w:color="auto"/>
                  </w:divBdr>
                  <w:divsChild>
                    <w:div w:id="474031173">
                      <w:marLeft w:val="0"/>
                      <w:marRight w:val="0"/>
                      <w:marTop w:val="0"/>
                      <w:marBottom w:val="0"/>
                      <w:divBdr>
                        <w:top w:val="none" w:sz="0" w:space="0" w:color="auto"/>
                        <w:left w:val="none" w:sz="0" w:space="0" w:color="auto"/>
                        <w:bottom w:val="none" w:sz="0" w:space="0" w:color="auto"/>
                        <w:right w:val="none" w:sz="0" w:space="0" w:color="auto"/>
                      </w:divBdr>
                    </w:div>
                  </w:divsChild>
                </w:div>
                <w:div w:id="114713922">
                  <w:marLeft w:val="0"/>
                  <w:marRight w:val="0"/>
                  <w:marTop w:val="0"/>
                  <w:marBottom w:val="0"/>
                  <w:divBdr>
                    <w:top w:val="none" w:sz="0" w:space="0" w:color="auto"/>
                    <w:left w:val="none" w:sz="0" w:space="0" w:color="auto"/>
                    <w:bottom w:val="none" w:sz="0" w:space="0" w:color="auto"/>
                    <w:right w:val="none" w:sz="0" w:space="0" w:color="auto"/>
                  </w:divBdr>
                  <w:divsChild>
                    <w:div w:id="1860654266">
                      <w:marLeft w:val="0"/>
                      <w:marRight w:val="0"/>
                      <w:marTop w:val="0"/>
                      <w:marBottom w:val="0"/>
                      <w:divBdr>
                        <w:top w:val="none" w:sz="0" w:space="0" w:color="auto"/>
                        <w:left w:val="none" w:sz="0" w:space="0" w:color="auto"/>
                        <w:bottom w:val="none" w:sz="0" w:space="0" w:color="auto"/>
                        <w:right w:val="none" w:sz="0" w:space="0" w:color="auto"/>
                      </w:divBdr>
                    </w:div>
                  </w:divsChild>
                </w:div>
                <w:div w:id="154343046">
                  <w:marLeft w:val="0"/>
                  <w:marRight w:val="0"/>
                  <w:marTop w:val="0"/>
                  <w:marBottom w:val="0"/>
                  <w:divBdr>
                    <w:top w:val="none" w:sz="0" w:space="0" w:color="auto"/>
                    <w:left w:val="none" w:sz="0" w:space="0" w:color="auto"/>
                    <w:bottom w:val="none" w:sz="0" w:space="0" w:color="auto"/>
                    <w:right w:val="none" w:sz="0" w:space="0" w:color="auto"/>
                  </w:divBdr>
                  <w:divsChild>
                    <w:div w:id="770273211">
                      <w:marLeft w:val="0"/>
                      <w:marRight w:val="0"/>
                      <w:marTop w:val="0"/>
                      <w:marBottom w:val="0"/>
                      <w:divBdr>
                        <w:top w:val="none" w:sz="0" w:space="0" w:color="auto"/>
                        <w:left w:val="none" w:sz="0" w:space="0" w:color="auto"/>
                        <w:bottom w:val="none" w:sz="0" w:space="0" w:color="auto"/>
                        <w:right w:val="none" w:sz="0" w:space="0" w:color="auto"/>
                      </w:divBdr>
                    </w:div>
                  </w:divsChild>
                </w:div>
                <w:div w:id="177737554">
                  <w:marLeft w:val="0"/>
                  <w:marRight w:val="0"/>
                  <w:marTop w:val="0"/>
                  <w:marBottom w:val="0"/>
                  <w:divBdr>
                    <w:top w:val="none" w:sz="0" w:space="0" w:color="auto"/>
                    <w:left w:val="none" w:sz="0" w:space="0" w:color="auto"/>
                    <w:bottom w:val="none" w:sz="0" w:space="0" w:color="auto"/>
                    <w:right w:val="none" w:sz="0" w:space="0" w:color="auto"/>
                  </w:divBdr>
                  <w:divsChild>
                    <w:div w:id="443229317">
                      <w:marLeft w:val="0"/>
                      <w:marRight w:val="0"/>
                      <w:marTop w:val="0"/>
                      <w:marBottom w:val="0"/>
                      <w:divBdr>
                        <w:top w:val="none" w:sz="0" w:space="0" w:color="auto"/>
                        <w:left w:val="none" w:sz="0" w:space="0" w:color="auto"/>
                        <w:bottom w:val="none" w:sz="0" w:space="0" w:color="auto"/>
                        <w:right w:val="none" w:sz="0" w:space="0" w:color="auto"/>
                      </w:divBdr>
                    </w:div>
                  </w:divsChild>
                </w:div>
                <w:div w:id="200671508">
                  <w:marLeft w:val="0"/>
                  <w:marRight w:val="0"/>
                  <w:marTop w:val="0"/>
                  <w:marBottom w:val="0"/>
                  <w:divBdr>
                    <w:top w:val="none" w:sz="0" w:space="0" w:color="auto"/>
                    <w:left w:val="none" w:sz="0" w:space="0" w:color="auto"/>
                    <w:bottom w:val="none" w:sz="0" w:space="0" w:color="auto"/>
                    <w:right w:val="none" w:sz="0" w:space="0" w:color="auto"/>
                  </w:divBdr>
                  <w:divsChild>
                    <w:div w:id="1567034252">
                      <w:marLeft w:val="0"/>
                      <w:marRight w:val="0"/>
                      <w:marTop w:val="0"/>
                      <w:marBottom w:val="0"/>
                      <w:divBdr>
                        <w:top w:val="none" w:sz="0" w:space="0" w:color="auto"/>
                        <w:left w:val="none" w:sz="0" w:space="0" w:color="auto"/>
                        <w:bottom w:val="none" w:sz="0" w:space="0" w:color="auto"/>
                        <w:right w:val="none" w:sz="0" w:space="0" w:color="auto"/>
                      </w:divBdr>
                    </w:div>
                  </w:divsChild>
                </w:div>
                <w:div w:id="222101905">
                  <w:marLeft w:val="0"/>
                  <w:marRight w:val="0"/>
                  <w:marTop w:val="0"/>
                  <w:marBottom w:val="0"/>
                  <w:divBdr>
                    <w:top w:val="none" w:sz="0" w:space="0" w:color="auto"/>
                    <w:left w:val="none" w:sz="0" w:space="0" w:color="auto"/>
                    <w:bottom w:val="none" w:sz="0" w:space="0" w:color="auto"/>
                    <w:right w:val="none" w:sz="0" w:space="0" w:color="auto"/>
                  </w:divBdr>
                  <w:divsChild>
                    <w:div w:id="2042708717">
                      <w:marLeft w:val="0"/>
                      <w:marRight w:val="0"/>
                      <w:marTop w:val="0"/>
                      <w:marBottom w:val="0"/>
                      <w:divBdr>
                        <w:top w:val="none" w:sz="0" w:space="0" w:color="auto"/>
                        <w:left w:val="none" w:sz="0" w:space="0" w:color="auto"/>
                        <w:bottom w:val="none" w:sz="0" w:space="0" w:color="auto"/>
                        <w:right w:val="none" w:sz="0" w:space="0" w:color="auto"/>
                      </w:divBdr>
                    </w:div>
                  </w:divsChild>
                </w:div>
                <w:div w:id="249003812">
                  <w:marLeft w:val="0"/>
                  <w:marRight w:val="0"/>
                  <w:marTop w:val="0"/>
                  <w:marBottom w:val="0"/>
                  <w:divBdr>
                    <w:top w:val="none" w:sz="0" w:space="0" w:color="auto"/>
                    <w:left w:val="none" w:sz="0" w:space="0" w:color="auto"/>
                    <w:bottom w:val="none" w:sz="0" w:space="0" w:color="auto"/>
                    <w:right w:val="none" w:sz="0" w:space="0" w:color="auto"/>
                  </w:divBdr>
                  <w:divsChild>
                    <w:div w:id="815071323">
                      <w:marLeft w:val="0"/>
                      <w:marRight w:val="0"/>
                      <w:marTop w:val="0"/>
                      <w:marBottom w:val="0"/>
                      <w:divBdr>
                        <w:top w:val="none" w:sz="0" w:space="0" w:color="auto"/>
                        <w:left w:val="none" w:sz="0" w:space="0" w:color="auto"/>
                        <w:bottom w:val="none" w:sz="0" w:space="0" w:color="auto"/>
                        <w:right w:val="none" w:sz="0" w:space="0" w:color="auto"/>
                      </w:divBdr>
                    </w:div>
                    <w:div w:id="842664458">
                      <w:marLeft w:val="0"/>
                      <w:marRight w:val="0"/>
                      <w:marTop w:val="0"/>
                      <w:marBottom w:val="0"/>
                      <w:divBdr>
                        <w:top w:val="none" w:sz="0" w:space="0" w:color="auto"/>
                        <w:left w:val="none" w:sz="0" w:space="0" w:color="auto"/>
                        <w:bottom w:val="none" w:sz="0" w:space="0" w:color="auto"/>
                        <w:right w:val="none" w:sz="0" w:space="0" w:color="auto"/>
                      </w:divBdr>
                    </w:div>
                    <w:div w:id="1062825779">
                      <w:marLeft w:val="0"/>
                      <w:marRight w:val="0"/>
                      <w:marTop w:val="0"/>
                      <w:marBottom w:val="0"/>
                      <w:divBdr>
                        <w:top w:val="none" w:sz="0" w:space="0" w:color="auto"/>
                        <w:left w:val="none" w:sz="0" w:space="0" w:color="auto"/>
                        <w:bottom w:val="none" w:sz="0" w:space="0" w:color="auto"/>
                        <w:right w:val="none" w:sz="0" w:space="0" w:color="auto"/>
                      </w:divBdr>
                    </w:div>
                  </w:divsChild>
                </w:div>
                <w:div w:id="285820538">
                  <w:marLeft w:val="0"/>
                  <w:marRight w:val="0"/>
                  <w:marTop w:val="0"/>
                  <w:marBottom w:val="0"/>
                  <w:divBdr>
                    <w:top w:val="none" w:sz="0" w:space="0" w:color="auto"/>
                    <w:left w:val="none" w:sz="0" w:space="0" w:color="auto"/>
                    <w:bottom w:val="none" w:sz="0" w:space="0" w:color="auto"/>
                    <w:right w:val="none" w:sz="0" w:space="0" w:color="auto"/>
                  </w:divBdr>
                  <w:divsChild>
                    <w:div w:id="61368511">
                      <w:marLeft w:val="0"/>
                      <w:marRight w:val="0"/>
                      <w:marTop w:val="0"/>
                      <w:marBottom w:val="0"/>
                      <w:divBdr>
                        <w:top w:val="none" w:sz="0" w:space="0" w:color="auto"/>
                        <w:left w:val="none" w:sz="0" w:space="0" w:color="auto"/>
                        <w:bottom w:val="none" w:sz="0" w:space="0" w:color="auto"/>
                        <w:right w:val="none" w:sz="0" w:space="0" w:color="auto"/>
                      </w:divBdr>
                    </w:div>
                  </w:divsChild>
                </w:div>
                <w:div w:id="289096953">
                  <w:marLeft w:val="0"/>
                  <w:marRight w:val="0"/>
                  <w:marTop w:val="0"/>
                  <w:marBottom w:val="0"/>
                  <w:divBdr>
                    <w:top w:val="none" w:sz="0" w:space="0" w:color="auto"/>
                    <w:left w:val="none" w:sz="0" w:space="0" w:color="auto"/>
                    <w:bottom w:val="none" w:sz="0" w:space="0" w:color="auto"/>
                    <w:right w:val="none" w:sz="0" w:space="0" w:color="auto"/>
                  </w:divBdr>
                  <w:divsChild>
                    <w:div w:id="382559900">
                      <w:marLeft w:val="0"/>
                      <w:marRight w:val="0"/>
                      <w:marTop w:val="0"/>
                      <w:marBottom w:val="0"/>
                      <w:divBdr>
                        <w:top w:val="none" w:sz="0" w:space="0" w:color="auto"/>
                        <w:left w:val="none" w:sz="0" w:space="0" w:color="auto"/>
                        <w:bottom w:val="none" w:sz="0" w:space="0" w:color="auto"/>
                        <w:right w:val="none" w:sz="0" w:space="0" w:color="auto"/>
                      </w:divBdr>
                    </w:div>
                  </w:divsChild>
                </w:div>
                <w:div w:id="335310380">
                  <w:marLeft w:val="0"/>
                  <w:marRight w:val="0"/>
                  <w:marTop w:val="0"/>
                  <w:marBottom w:val="0"/>
                  <w:divBdr>
                    <w:top w:val="none" w:sz="0" w:space="0" w:color="auto"/>
                    <w:left w:val="none" w:sz="0" w:space="0" w:color="auto"/>
                    <w:bottom w:val="none" w:sz="0" w:space="0" w:color="auto"/>
                    <w:right w:val="none" w:sz="0" w:space="0" w:color="auto"/>
                  </w:divBdr>
                  <w:divsChild>
                    <w:div w:id="1046368302">
                      <w:marLeft w:val="0"/>
                      <w:marRight w:val="0"/>
                      <w:marTop w:val="0"/>
                      <w:marBottom w:val="0"/>
                      <w:divBdr>
                        <w:top w:val="none" w:sz="0" w:space="0" w:color="auto"/>
                        <w:left w:val="none" w:sz="0" w:space="0" w:color="auto"/>
                        <w:bottom w:val="none" w:sz="0" w:space="0" w:color="auto"/>
                        <w:right w:val="none" w:sz="0" w:space="0" w:color="auto"/>
                      </w:divBdr>
                    </w:div>
                  </w:divsChild>
                </w:div>
                <w:div w:id="353920125">
                  <w:marLeft w:val="0"/>
                  <w:marRight w:val="0"/>
                  <w:marTop w:val="0"/>
                  <w:marBottom w:val="0"/>
                  <w:divBdr>
                    <w:top w:val="none" w:sz="0" w:space="0" w:color="auto"/>
                    <w:left w:val="none" w:sz="0" w:space="0" w:color="auto"/>
                    <w:bottom w:val="none" w:sz="0" w:space="0" w:color="auto"/>
                    <w:right w:val="none" w:sz="0" w:space="0" w:color="auto"/>
                  </w:divBdr>
                  <w:divsChild>
                    <w:div w:id="1387801076">
                      <w:marLeft w:val="0"/>
                      <w:marRight w:val="0"/>
                      <w:marTop w:val="0"/>
                      <w:marBottom w:val="0"/>
                      <w:divBdr>
                        <w:top w:val="none" w:sz="0" w:space="0" w:color="auto"/>
                        <w:left w:val="none" w:sz="0" w:space="0" w:color="auto"/>
                        <w:bottom w:val="none" w:sz="0" w:space="0" w:color="auto"/>
                        <w:right w:val="none" w:sz="0" w:space="0" w:color="auto"/>
                      </w:divBdr>
                    </w:div>
                  </w:divsChild>
                </w:div>
                <w:div w:id="354115033">
                  <w:marLeft w:val="0"/>
                  <w:marRight w:val="0"/>
                  <w:marTop w:val="0"/>
                  <w:marBottom w:val="0"/>
                  <w:divBdr>
                    <w:top w:val="none" w:sz="0" w:space="0" w:color="auto"/>
                    <w:left w:val="none" w:sz="0" w:space="0" w:color="auto"/>
                    <w:bottom w:val="none" w:sz="0" w:space="0" w:color="auto"/>
                    <w:right w:val="none" w:sz="0" w:space="0" w:color="auto"/>
                  </w:divBdr>
                  <w:divsChild>
                    <w:div w:id="1128351896">
                      <w:marLeft w:val="0"/>
                      <w:marRight w:val="0"/>
                      <w:marTop w:val="0"/>
                      <w:marBottom w:val="0"/>
                      <w:divBdr>
                        <w:top w:val="none" w:sz="0" w:space="0" w:color="auto"/>
                        <w:left w:val="none" w:sz="0" w:space="0" w:color="auto"/>
                        <w:bottom w:val="none" w:sz="0" w:space="0" w:color="auto"/>
                        <w:right w:val="none" w:sz="0" w:space="0" w:color="auto"/>
                      </w:divBdr>
                    </w:div>
                  </w:divsChild>
                </w:div>
                <w:div w:id="355038626">
                  <w:marLeft w:val="0"/>
                  <w:marRight w:val="0"/>
                  <w:marTop w:val="0"/>
                  <w:marBottom w:val="0"/>
                  <w:divBdr>
                    <w:top w:val="none" w:sz="0" w:space="0" w:color="auto"/>
                    <w:left w:val="none" w:sz="0" w:space="0" w:color="auto"/>
                    <w:bottom w:val="none" w:sz="0" w:space="0" w:color="auto"/>
                    <w:right w:val="none" w:sz="0" w:space="0" w:color="auto"/>
                  </w:divBdr>
                  <w:divsChild>
                    <w:div w:id="346639836">
                      <w:marLeft w:val="0"/>
                      <w:marRight w:val="0"/>
                      <w:marTop w:val="0"/>
                      <w:marBottom w:val="0"/>
                      <w:divBdr>
                        <w:top w:val="none" w:sz="0" w:space="0" w:color="auto"/>
                        <w:left w:val="none" w:sz="0" w:space="0" w:color="auto"/>
                        <w:bottom w:val="none" w:sz="0" w:space="0" w:color="auto"/>
                        <w:right w:val="none" w:sz="0" w:space="0" w:color="auto"/>
                      </w:divBdr>
                    </w:div>
                  </w:divsChild>
                </w:div>
                <w:div w:id="382097398">
                  <w:marLeft w:val="0"/>
                  <w:marRight w:val="0"/>
                  <w:marTop w:val="0"/>
                  <w:marBottom w:val="0"/>
                  <w:divBdr>
                    <w:top w:val="none" w:sz="0" w:space="0" w:color="auto"/>
                    <w:left w:val="none" w:sz="0" w:space="0" w:color="auto"/>
                    <w:bottom w:val="none" w:sz="0" w:space="0" w:color="auto"/>
                    <w:right w:val="none" w:sz="0" w:space="0" w:color="auto"/>
                  </w:divBdr>
                  <w:divsChild>
                    <w:div w:id="2092047169">
                      <w:marLeft w:val="0"/>
                      <w:marRight w:val="0"/>
                      <w:marTop w:val="0"/>
                      <w:marBottom w:val="0"/>
                      <w:divBdr>
                        <w:top w:val="none" w:sz="0" w:space="0" w:color="auto"/>
                        <w:left w:val="none" w:sz="0" w:space="0" w:color="auto"/>
                        <w:bottom w:val="none" w:sz="0" w:space="0" w:color="auto"/>
                        <w:right w:val="none" w:sz="0" w:space="0" w:color="auto"/>
                      </w:divBdr>
                    </w:div>
                  </w:divsChild>
                </w:div>
                <w:div w:id="382827219">
                  <w:marLeft w:val="0"/>
                  <w:marRight w:val="0"/>
                  <w:marTop w:val="0"/>
                  <w:marBottom w:val="0"/>
                  <w:divBdr>
                    <w:top w:val="none" w:sz="0" w:space="0" w:color="auto"/>
                    <w:left w:val="none" w:sz="0" w:space="0" w:color="auto"/>
                    <w:bottom w:val="none" w:sz="0" w:space="0" w:color="auto"/>
                    <w:right w:val="none" w:sz="0" w:space="0" w:color="auto"/>
                  </w:divBdr>
                  <w:divsChild>
                    <w:div w:id="1001469476">
                      <w:marLeft w:val="0"/>
                      <w:marRight w:val="0"/>
                      <w:marTop w:val="0"/>
                      <w:marBottom w:val="0"/>
                      <w:divBdr>
                        <w:top w:val="none" w:sz="0" w:space="0" w:color="auto"/>
                        <w:left w:val="none" w:sz="0" w:space="0" w:color="auto"/>
                        <w:bottom w:val="none" w:sz="0" w:space="0" w:color="auto"/>
                        <w:right w:val="none" w:sz="0" w:space="0" w:color="auto"/>
                      </w:divBdr>
                    </w:div>
                  </w:divsChild>
                </w:div>
                <w:div w:id="423575215">
                  <w:marLeft w:val="0"/>
                  <w:marRight w:val="0"/>
                  <w:marTop w:val="0"/>
                  <w:marBottom w:val="0"/>
                  <w:divBdr>
                    <w:top w:val="none" w:sz="0" w:space="0" w:color="auto"/>
                    <w:left w:val="none" w:sz="0" w:space="0" w:color="auto"/>
                    <w:bottom w:val="none" w:sz="0" w:space="0" w:color="auto"/>
                    <w:right w:val="none" w:sz="0" w:space="0" w:color="auto"/>
                  </w:divBdr>
                  <w:divsChild>
                    <w:div w:id="1713650062">
                      <w:marLeft w:val="0"/>
                      <w:marRight w:val="0"/>
                      <w:marTop w:val="0"/>
                      <w:marBottom w:val="0"/>
                      <w:divBdr>
                        <w:top w:val="none" w:sz="0" w:space="0" w:color="auto"/>
                        <w:left w:val="none" w:sz="0" w:space="0" w:color="auto"/>
                        <w:bottom w:val="none" w:sz="0" w:space="0" w:color="auto"/>
                        <w:right w:val="none" w:sz="0" w:space="0" w:color="auto"/>
                      </w:divBdr>
                    </w:div>
                  </w:divsChild>
                </w:div>
                <w:div w:id="453838420">
                  <w:marLeft w:val="0"/>
                  <w:marRight w:val="0"/>
                  <w:marTop w:val="0"/>
                  <w:marBottom w:val="0"/>
                  <w:divBdr>
                    <w:top w:val="none" w:sz="0" w:space="0" w:color="auto"/>
                    <w:left w:val="none" w:sz="0" w:space="0" w:color="auto"/>
                    <w:bottom w:val="none" w:sz="0" w:space="0" w:color="auto"/>
                    <w:right w:val="none" w:sz="0" w:space="0" w:color="auto"/>
                  </w:divBdr>
                  <w:divsChild>
                    <w:div w:id="413868011">
                      <w:marLeft w:val="0"/>
                      <w:marRight w:val="0"/>
                      <w:marTop w:val="0"/>
                      <w:marBottom w:val="0"/>
                      <w:divBdr>
                        <w:top w:val="none" w:sz="0" w:space="0" w:color="auto"/>
                        <w:left w:val="none" w:sz="0" w:space="0" w:color="auto"/>
                        <w:bottom w:val="none" w:sz="0" w:space="0" w:color="auto"/>
                        <w:right w:val="none" w:sz="0" w:space="0" w:color="auto"/>
                      </w:divBdr>
                    </w:div>
                  </w:divsChild>
                </w:div>
                <w:div w:id="467818125">
                  <w:marLeft w:val="0"/>
                  <w:marRight w:val="0"/>
                  <w:marTop w:val="0"/>
                  <w:marBottom w:val="0"/>
                  <w:divBdr>
                    <w:top w:val="none" w:sz="0" w:space="0" w:color="auto"/>
                    <w:left w:val="none" w:sz="0" w:space="0" w:color="auto"/>
                    <w:bottom w:val="none" w:sz="0" w:space="0" w:color="auto"/>
                    <w:right w:val="none" w:sz="0" w:space="0" w:color="auto"/>
                  </w:divBdr>
                  <w:divsChild>
                    <w:div w:id="691226469">
                      <w:marLeft w:val="0"/>
                      <w:marRight w:val="0"/>
                      <w:marTop w:val="0"/>
                      <w:marBottom w:val="0"/>
                      <w:divBdr>
                        <w:top w:val="none" w:sz="0" w:space="0" w:color="auto"/>
                        <w:left w:val="none" w:sz="0" w:space="0" w:color="auto"/>
                        <w:bottom w:val="none" w:sz="0" w:space="0" w:color="auto"/>
                        <w:right w:val="none" w:sz="0" w:space="0" w:color="auto"/>
                      </w:divBdr>
                    </w:div>
                  </w:divsChild>
                </w:div>
                <w:div w:id="490681772">
                  <w:marLeft w:val="0"/>
                  <w:marRight w:val="0"/>
                  <w:marTop w:val="0"/>
                  <w:marBottom w:val="0"/>
                  <w:divBdr>
                    <w:top w:val="none" w:sz="0" w:space="0" w:color="auto"/>
                    <w:left w:val="none" w:sz="0" w:space="0" w:color="auto"/>
                    <w:bottom w:val="none" w:sz="0" w:space="0" w:color="auto"/>
                    <w:right w:val="none" w:sz="0" w:space="0" w:color="auto"/>
                  </w:divBdr>
                  <w:divsChild>
                    <w:div w:id="74472335">
                      <w:marLeft w:val="0"/>
                      <w:marRight w:val="0"/>
                      <w:marTop w:val="0"/>
                      <w:marBottom w:val="0"/>
                      <w:divBdr>
                        <w:top w:val="none" w:sz="0" w:space="0" w:color="auto"/>
                        <w:left w:val="none" w:sz="0" w:space="0" w:color="auto"/>
                        <w:bottom w:val="none" w:sz="0" w:space="0" w:color="auto"/>
                        <w:right w:val="none" w:sz="0" w:space="0" w:color="auto"/>
                      </w:divBdr>
                    </w:div>
                  </w:divsChild>
                </w:div>
                <w:div w:id="523637109">
                  <w:marLeft w:val="0"/>
                  <w:marRight w:val="0"/>
                  <w:marTop w:val="0"/>
                  <w:marBottom w:val="0"/>
                  <w:divBdr>
                    <w:top w:val="none" w:sz="0" w:space="0" w:color="auto"/>
                    <w:left w:val="none" w:sz="0" w:space="0" w:color="auto"/>
                    <w:bottom w:val="none" w:sz="0" w:space="0" w:color="auto"/>
                    <w:right w:val="none" w:sz="0" w:space="0" w:color="auto"/>
                  </w:divBdr>
                  <w:divsChild>
                    <w:div w:id="1097677098">
                      <w:marLeft w:val="0"/>
                      <w:marRight w:val="0"/>
                      <w:marTop w:val="0"/>
                      <w:marBottom w:val="0"/>
                      <w:divBdr>
                        <w:top w:val="none" w:sz="0" w:space="0" w:color="auto"/>
                        <w:left w:val="none" w:sz="0" w:space="0" w:color="auto"/>
                        <w:bottom w:val="none" w:sz="0" w:space="0" w:color="auto"/>
                        <w:right w:val="none" w:sz="0" w:space="0" w:color="auto"/>
                      </w:divBdr>
                    </w:div>
                  </w:divsChild>
                </w:div>
                <w:div w:id="527648416">
                  <w:marLeft w:val="0"/>
                  <w:marRight w:val="0"/>
                  <w:marTop w:val="0"/>
                  <w:marBottom w:val="0"/>
                  <w:divBdr>
                    <w:top w:val="none" w:sz="0" w:space="0" w:color="auto"/>
                    <w:left w:val="none" w:sz="0" w:space="0" w:color="auto"/>
                    <w:bottom w:val="none" w:sz="0" w:space="0" w:color="auto"/>
                    <w:right w:val="none" w:sz="0" w:space="0" w:color="auto"/>
                  </w:divBdr>
                  <w:divsChild>
                    <w:div w:id="436291366">
                      <w:marLeft w:val="0"/>
                      <w:marRight w:val="0"/>
                      <w:marTop w:val="0"/>
                      <w:marBottom w:val="0"/>
                      <w:divBdr>
                        <w:top w:val="none" w:sz="0" w:space="0" w:color="auto"/>
                        <w:left w:val="none" w:sz="0" w:space="0" w:color="auto"/>
                        <w:bottom w:val="none" w:sz="0" w:space="0" w:color="auto"/>
                        <w:right w:val="none" w:sz="0" w:space="0" w:color="auto"/>
                      </w:divBdr>
                    </w:div>
                  </w:divsChild>
                </w:div>
                <w:div w:id="534974733">
                  <w:marLeft w:val="0"/>
                  <w:marRight w:val="0"/>
                  <w:marTop w:val="0"/>
                  <w:marBottom w:val="0"/>
                  <w:divBdr>
                    <w:top w:val="none" w:sz="0" w:space="0" w:color="auto"/>
                    <w:left w:val="none" w:sz="0" w:space="0" w:color="auto"/>
                    <w:bottom w:val="none" w:sz="0" w:space="0" w:color="auto"/>
                    <w:right w:val="none" w:sz="0" w:space="0" w:color="auto"/>
                  </w:divBdr>
                  <w:divsChild>
                    <w:div w:id="161744864">
                      <w:marLeft w:val="0"/>
                      <w:marRight w:val="0"/>
                      <w:marTop w:val="0"/>
                      <w:marBottom w:val="0"/>
                      <w:divBdr>
                        <w:top w:val="none" w:sz="0" w:space="0" w:color="auto"/>
                        <w:left w:val="none" w:sz="0" w:space="0" w:color="auto"/>
                        <w:bottom w:val="none" w:sz="0" w:space="0" w:color="auto"/>
                        <w:right w:val="none" w:sz="0" w:space="0" w:color="auto"/>
                      </w:divBdr>
                    </w:div>
                  </w:divsChild>
                </w:div>
                <w:div w:id="633371311">
                  <w:marLeft w:val="0"/>
                  <w:marRight w:val="0"/>
                  <w:marTop w:val="0"/>
                  <w:marBottom w:val="0"/>
                  <w:divBdr>
                    <w:top w:val="none" w:sz="0" w:space="0" w:color="auto"/>
                    <w:left w:val="none" w:sz="0" w:space="0" w:color="auto"/>
                    <w:bottom w:val="none" w:sz="0" w:space="0" w:color="auto"/>
                    <w:right w:val="none" w:sz="0" w:space="0" w:color="auto"/>
                  </w:divBdr>
                  <w:divsChild>
                    <w:div w:id="487284276">
                      <w:marLeft w:val="0"/>
                      <w:marRight w:val="0"/>
                      <w:marTop w:val="0"/>
                      <w:marBottom w:val="0"/>
                      <w:divBdr>
                        <w:top w:val="none" w:sz="0" w:space="0" w:color="auto"/>
                        <w:left w:val="none" w:sz="0" w:space="0" w:color="auto"/>
                        <w:bottom w:val="none" w:sz="0" w:space="0" w:color="auto"/>
                        <w:right w:val="none" w:sz="0" w:space="0" w:color="auto"/>
                      </w:divBdr>
                    </w:div>
                  </w:divsChild>
                </w:div>
                <w:div w:id="652680783">
                  <w:marLeft w:val="0"/>
                  <w:marRight w:val="0"/>
                  <w:marTop w:val="0"/>
                  <w:marBottom w:val="0"/>
                  <w:divBdr>
                    <w:top w:val="none" w:sz="0" w:space="0" w:color="auto"/>
                    <w:left w:val="none" w:sz="0" w:space="0" w:color="auto"/>
                    <w:bottom w:val="none" w:sz="0" w:space="0" w:color="auto"/>
                    <w:right w:val="none" w:sz="0" w:space="0" w:color="auto"/>
                  </w:divBdr>
                  <w:divsChild>
                    <w:div w:id="2038922353">
                      <w:marLeft w:val="0"/>
                      <w:marRight w:val="0"/>
                      <w:marTop w:val="0"/>
                      <w:marBottom w:val="0"/>
                      <w:divBdr>
                        <w:top w:val="none" w:sz="0" w:space="0" w:color="auto"/>
                        <w:left w:val="none" w:sz="0" w:space="0" w:color="auto"/>
                        <w:bottom w:val="none" w:sz="0" w:space="0" w:color="auto"/>
                        <w:right w:val="none" w:sz="0" w:space="0" w:color="auto"/>
                      </w:divBdr>
                    </w:div>
                  </w:divsChild>
                </w:div>
                <w:div w:id="681667703">
                  <w:marLeft w:val="0"/>
                  <w:marRight w:val="0"/>
                  <w:marTop w:val="0"/>
                  <w:marBottom w:val="0"/>
                  <w:divBdr>
                    <w:top w:val="none" w:sz="0" w:space="0" w:color="auto"/>
                    <w:left w:val="none" w:sz="0" w:space="0" w:color="auto"/>
                    <w:bottom w:val="none" w:sz="0" w:space="0" w:color="auto"/>
                    <w:right w:val="none" w:sz="0" w:space="0" w:color="auto"/>
                  </w:divBdr>
                  <w:divsChild>
                    <w:div w:id="631061135">
                      <w:marLeft w:val="0"/>
                      <w:marRight w:val="0"/>
                      <w:marTop w:val="0"/>
                      <w:marBottom w:val="0"/>
                      <w:divBdr>
                        <w:top w:val="none" w:sz="0" w:space="0" w:color="auto"/>
                        <w:left w:val="none" w:sz="0" w:space="0" w:color="auto"/>
                        <w:bottom w:val="none" w:sz="0" w:space="0" w:color="auto"/>
                        <w:right w:val="none" w:sz="0" w:space="0" w:color="auto"/>
                      </w:divBdr>
                    </w:div>
                  </w:divsChild>
                </w:div>
                <w:div w:id="687605272">
                  <w:marLeft w:val="0"/>
                  <w:marRight w:val="0"/>
                  <w:marTop w:val="0"/>
                  <w:marBottom w:val="0"/>
                  <w:divBdr>
                    <w:top w:val="none" w:sz="0" w:space="0" w:color="auto"/>
                    <w:left w:val="none" w:sz="0" w:space="0" w:color="auto"/>
                    <w:bottom w:val="none" w:sz="0" w:space="0" w:color="auto"/>
                    <w:right w:val="none" w:sz="0" w:space="0" w:color="auto"/>
                  </w:divBdr>
                  <w:divsChild>
                    <w:div w:id="524054116">
                      <w:marLeft w:val="0"/>
                      <w:marRight w:val="0"/>
                      <w:marTop w:val="0"/>
                      <w:marBottom w:val="0"/>
                      <w:divBdr>
                        <w:top w:val="none" w:sz="0" w:space="0" w:color="auto"/>
                        <w:left w:val="none" w:sz="0" w:space="0" w:color="auto"/>
                        <w:bottom w:val="none" w:sz="0" w:space="0" w:color="auto"/>
                        <w:right w:val="none" w:sz="0" w:space="0" w:color="auto"/>
                      </w:divBdr>
                    </w:div>
                  </w:divsChild>
                </w:div>
                <w:div w:id="714626620">
                  <w:marLeft w:val="0"/>
                  <w:marRight w:val="0"/>
                  <w:marTop w:val="0"/>
                  <w:marBottom w:val="0"/>
                  <w:divBdr>
                    <w:top w:val="none" w:sz="0" w:space="0" w:color="auto"/>
                    <w:left w:val="none" w:sz="0" w:space="0" w:color="auto"/>
                    <w:bottom w:val="none" w:sz="0" w:space="0" w:color="auto"/>
                    <w:right w:val="none" w:sz="0" w:space="0" w:color="auto"/>
                  </w:divBdr>
                  <w:divsChild>
                    <w:div w:id="425999415">
                      <w:marLeft w:val="0"/>
                      <w:marRight w:val="0"/>
                      <w:marTop w:val="0"/>
                      <w:marBottom w:val="0"/>
                      <w:divBdr>
                        <w:top w:val="none" w:sz="0" w:space="0" w:color="auto"/>
                        <w:left w:val="none" w:sz="0" w:space="0" w:color="auto"/>
                        <w:bottom w:val="none" w:sz="0" w:space="0" w:color="auto"/>
                        <w:right w:val="none" w:sz="0" w:space="0" w:color="auto"/>
                      </w:divBdr>
                    </w:div>
                  </w:divsChild>
                </w:div>
                <w:div w:id="725684752">
                  <w:marLeft w:val="0"/>
                  <w:marRight w:val="0"/>
                  <w:marTop w:val="0"/>
                  <w:marBottom w:val="0"/>
                  <w:divBdr>
                    <w:top w:val="none" w:sz="0" w:space="0" w:color="auto"/>
                    <w:left w:val="none" w:sz="0" w:space="0" w:color="auto"/>
                    <w:bottom w:val="none" w:sz="0" w:space="0" w:color="auto"/>
                    <w:right w:val="none" w:sz="0" w:space="0" w:color="auto"/>
                  </w:divBdr>
                  <w:divsChild>
                    <w:div w:id="1776752686">
                      <w:marLeft w:val="0"/>
                      <w:marRight w:val="0"/>
                      <w:marTop w:val="0"/>
                      <w:marBottom w:val="0"/>
                      <w:divBdr>
                        <w:top w:val="none" w:sz="0" w:space="0" w:color="auto"/>
                        <w:left w:val="none" w:sz="0" w:space="0" w:color="auto"/>
                        <w:bottom w:val="none" w:sz="0" w:space="0" w:color="auto"/>
                        <w:right w:val="none" w:sz="0" w:space="0" w:color="auto"/>
                      </w:divBdr>
                    </w:div>
                  </w:divsChild>
                </w:div>
                <w:div w:id="753475987">
                  <w:marLeft w:val="0"/>
                  <w:marRight w:val="0"/>
                  <w:marTop w:val="0"/>
                  <w:marBottom w:val="0"/>
                  <w:divBdr>
                    <w:top w:val="none" w:sz="0" w:space="0" w:color="auto"/>
                    <w:left w:val="none" w:sz="0" w:space="0" w:color="auto"/>
                    <w:bottom w:val="none" w:sz="0" w:space="0" w:color="auto"/>
                    <w:right w:val="none" w:sz="0" w:space="0" w:color="auto"/>
                  </w:divBdr>
                  <w:divsChild>
                    <w:div w:id="225337502">
                      <w:marLeft w:val="0"/>
                      <w:marRight w:val="0"/>
                      <w:marTop w:val="0"/>
                      <w:marBottom w:val="0"/>
                      <w:divBdr>
                        <w:top w:val="none" w:sz="0" w:space="0" w:color="auto"/>
                        <w:left w:val="none" w:sz="0" w:space="0" w:color="auto"/>
                        <w:bottom w:val="none" w:sz="0" w:space="0" w:color="auto"/>
                        <w:right w:val="none" w:sz="0" w:space="0" w:color="auto"/>
                      </w:divBdr>
                    </w:div>
                    <w:div w:id="623535078">
                      <w:marLeft w:val="0"/>
                      <w:marRight w:val="0"/>
                      <w:marTop w:val="0"/>
                      <w:marBottom w:val="0"/>
                      <w:divBdr>
                        <w:top w:val="none" w:sz="0" w:space="0" w:color="auto"/>
                        <w:left w:val="none" w:sz="0" w:space="0" w:color="auto"/>
                        <w:bottom w:val="none" w:sz="0" w:space="0" w:color="auto"/>
                        <w:right w:val="none" w:sz="0" w:space="0" w:color="auto"/>
                      </w:divBdr>
                    </w:div>
                  </w:divsChild>
                </w:div>
                <w:div w:id="779648260">
                  <w:marLeft w:val="0"/>
                  <w:marRight w:val="0"/>
                  <w:marTop w:val="0"/>
                  <w:marBottom w:val="0"/>
                  <w:divBdr>
                    <w:top w:val="none" w:sz="0" w:space="0" w:color="auto"/>
                    <w:left w:val="none" w:sz="0" w:space="0" w:color="auto"/>
                    <w:bottom w:val="none" w:sz="0" w:space="0" w:color="auto"/>
                    <w:right w:val="none" w:sz="0" w:space="0" w:color="auto"/>
                  </w:divBdr>
                  <w:divsChild>
                    <w:div w:id="1094352829">
                      <w:marLeft w:val="0"/>
                      <w:marRight w:val="0"/>
                      <w:marTop w:val="0"/>
                      <w:marBottom w:val="0"/>
                      <w:divBdr>
                        <w:top w:val="none" w:sz="0" w:space="0" w:color="auto"/>
                        <w:left w:val="none" w:sz="0" w:space="0" w:color="auto"/>
                        <w:bottom w:val="none" w:sz="0" w:space="0" w:color="auto"/>
                        <w:right w:val="none" w:sz="0" w:space="0" w:color="auto"/>
                      </w:divBdr>
                    </w:div>
                  </w:divsChild>
                </w:div>
                <w:div w:id="802305304">
                  <w:marLeft w:val="0"/>
                  <w:marRight w:val="0"/>
                  <w:marTop w:val="0"/>
                  <w:marBottom w:val="0"/>
                  <w:divBdr>
                    <w:top w:val="none" w:sz="0" w:space="0" w:color="auto"/>
                    <w:left w:val="none" w:sz="0" w:space="0" w:color="auto"/>
                    <w:bottom w:val="none" w:sz="0" w:space="0" w:color="auto"/>
                    <w:right w:val="none" w:sz="0" w:space="0" w:color="auto"/>
                  </w:divBdr>
                  <w:divsChild>
                    <w:div w:id="1012805186">
                      <w:marLeft w:val="0"/>
                      <w:marRight w:val="0"/>
                      <w:marTop w:val="0"/>
                      <w:marBottom w:val="0"/>
                      <w:divBdr>
                        <w:top w:val="none" w:sz="0" w:space="0" w:color="auto"/>
                        <w:left w:val="none" w:sz="0" w:space="0" w:color="auto"/>
                        <w:bottom w:val="none" w:sz="0" w:space="0" w:color="auto"/>
                        <w:right w:val="none" w:sz="0" w:space="0" w:color="auto"/>
                      </w:divBdr>
                    </w:div>
                  </w:divsChild>
                </w:div>
                <w:div w:id="805859532">
                  <w:marLeft w:val="0"/>
                  <w:marRight w:val="0"/>
                  <w:marTop w:val="0"/>
                  <w:marBottom w:val="0"/>
                  <w:divBdr>
                    <w:top w:val="none" w:sz="0" w:space="0" w:color="auto"/>
                    <w:left w:val="none" w:sz="0" w:space="0" w:color="auto"/>
                    <w:bottom w:val="none" w:sz="0" w:space="0" w:color="auto"/>
                    <w:right w:val="none" w:sz="0" w:space="0" w:color="auto"/>
                  </w:divBdr>
                  <w:divsChild>
                    <w:div w:id="2066709467">
                      <w:marLeft w:val="0"/>
                      <w:marRight w:val="0"/>
                      <w:marTop w:val="0"/>
                      <w:marBottom w:val="0"/>
                      <w:divBdr>
                        <w:top w:val="none" w:sz="0" w:space="0" w:color="auto"/>
                        <w:left w:val="none" w:sz="0" w:space="0" w:color="auto"/>
                        <w:bottom w:val="none" w:sz="0" w:space="0" w:color="auto"/>
                        <w:right w:val="none" w:sz="0" w:space="0" w:color="auto"/>
                      </w:divBdr>
                    </w:div>
                  </w:divsChild>
                </w:div>
                <w:div w:id="814642024">
                  <w:marLeft w:val="0"/>
                  <w:marRight w:val="0"/>
                  <w:marTop w:val="0"/>
                  <w:marBottom w:val="0"/>
                  <w:divBdr>
                    <w:top w:val="none" w:sz="0" w:space="0" w:color="auto"/>
                    <w:left w:val="none" w:sz="0" w:space="0" w:color="auto"/>
                    <w:bottom w:val="none" w:sz="0" w:space="0" w:color="auto"/>
                    <w:right w:val="none" w:sz="0" w:space="0" w:color="auto"/>
                  </w:divBdr>
                  <w:divsChild>
                    <w:div w:id="1846937201">
                      <w:marLeft w:val="0"/>
                      <w:marRight w:val="0"/>
                      <w:marTop w:val="0"/>
                      <w:marBottom w:val="0"/>
                      <w:divBdr>
                        <w:top w:val="none" w:sz="0" w:space="0" w:color="auto"/>
                        <w:left w:val="none" w:sz="0" w:space="0" w:color="auto"/>
                        <w:bottom w:val="none" w:sz="0" w:space="0" w:color="auto"/>
                        <w:right w:val="none" w:sz="0" w:space="0" w:color="auto"/>
                      </w:divBdr>
                    </w:div>
                  </w:divsChild>
                </w:div>
                <w:div w:id="866021072">
                  <w:marLeft w:val="0"/>
                  <w:marRight w:val="0"/>
                  <w:marTop w:val="0"/>
                  <w:marBottom w:val="0"/>
                  <w:divBdr>
                    <w:top w:val="none" w:sz="0" w:space="0" w:color="auto"/>
                    <w:left w:val="none" w:sz="0" w:space="0" w:color="auto"/>
                    <w:bottom w:val="none" w:sz="0" w:space="0" w:color="auto"/>
                    <w:right w:val="none" w:sz="0" w:space="0" w:color="auto"/>
                  </w:divBdr>
                  <w:divsChild>
                    <w:div w:id="1094715030">
                      <w:marLeft w:val="0"/>
                      <w:marRight w:val="0"/>
                      <w:marTop w:val="0"/>
                      <w:marBottom w:val="0"/>
                      <w:divBdr>
                        <w:top w:val="none" w:sz="0" w:space="0" w:color="auto"/>
                        <w:left w:val="none" w:sz="0" w:space="0" w:color="auto"/>
                        <w:bottom w:val="none" w:sz="0" w:space="0" w:color="auto"/>
                        <w:right w:val="none" w:sz="0" w:space="0" w:color="auto"/>
                      </w:divBdr>
                    </w:div>
                  </w:divsChild>
                </w:div>
                <w:div w:id="872227996">
                  <w:marLeft w:val="0"/>
                  <w:marRight w:val="0"/>
                  <w:marTop w:val="0"/>
                  <w:marBottom w:val="0"/>
                  <w:divBdr>
                    <w:top w:val="none" w:sz="0" w:space="0" w:color="auto"/>
                    <w:left w:val="none" w:sz="0" w:space="0" w:color="auto"/>
                    <w:bottom w:val="none" w:sz="0" w:space="0" w:color="auto"/>
                    <w:right w:val="none" w:sz="0" w:space="0" w:color="auto"/>
                  </w:divBdr>
                  <w:divsChild>
                    <w:div w:id="1567256735">
                      <w:marLeft w:val="0"/>
                      <w:marRight w:val="0"/>
                      <w:marTop w:val="0"/>
                      <w:marBottom w:val="0"/>
                      <w:divBdr>
                        <w:top w:val="none" w:sz="0" w:space="0" w:color="auto"/>
                        <w:left w:val="none" w:sz="0" w:space="0" w:color="auto"/>
                        <w:bottom w:val="none" w:sz="0" w:space="0" w:color="auto"/>
                        <w:right w:val="none" w:sz="0" w:space="0" w:color="auto"/>
                      </w:divBdr>
                    </w:div>
                  </w:divsChild>
                </w:div>
                <w:div w:id="888759353">
                  <w:marLeft w:val="0"/>
                  <w:marRight w:val="0"/>
                  <w:marTop w:val="0"/>
                  <w:marBottom w:val="0"/>
                  <w:divBdr>
                    <w:top w:val="none" w:sz="0" w:space="0" w:color="auto"/>
                    <w:left w:val="none" w:sz="0" w:space="0" w:color="auto"/>
                    <w:bottom w:val="none" w:sz="0" w:space="0" w:color="auto"/>
                    <w:right w:val="none" w:sz="0" w:space="0" w:color="auto"/>
                  </w:divBdr>
                  <w:divsChild>
                    <w:div w:id="690184694">
                      <w:marLeft w:val="0"/>
                      <w:marRight w:val="0"/>
                      <w:marTop w:val="0"/>
                      <w:marBottom w:val="0"/>
                      <w:divBdr>
                        <w:top w:val="none" w:sz="0" w:space="0" w:color="auto"/>
                        <w:left w:val="none" w:sz="0" w:space="0" w:color="auto"/>
                        <w:bottom w:val="none" w:sz="0" w:space="0" w:color="auto"/>
                        <w:right w:val="none" w:sz="0" w:space="0" w:color="auto"/>
                      </w:divBdr>
                    </w:div>
                  </w:divsChild>
                </w:div>
                <w:div w:id="905147550">
                  <w:marLeft w:val="0"/>
                  <w:marRight w:val="0"/>
                  <w:marTop w:val="0"/>
                  <w:marBottom w:val="0"/>
                  <w:divBdr>
                    <w:top w:val="none" w:sz="0" w:space="0" w:color="auto"/>
                    <w:left w:val="none" w:sz="0" w:space="0" w:color="auto"/>
                    <w:bottom w:val="none" w:sz="0" w:space="0" w:color="auto"/>
                    <w:right w:val="none" w:sz="0" w:space="0" w:color="auto"/>
                  </w:divBdr>
                  <w:divsChild>
                    <w:div w:id="749621135">
                      <w:marLeft w:val="0"/>
                      <w:marRight w:val="0"/>
                      <w:marTop w:val="0"/>
                      <w:marBottom w:val="0"/>
                      <w:divBdr>
                        <w:top w:val="none" w:sz="0" w:space="0" w:color="auto"/>
                        <w:left w:val="none" w:sz="0" w:space="0" w:color="auto"/>
                        <w:bottom w:val="none" w:sz="0" w:space="0" w:color="auto"/>
                        <w:right w:val="none" w:sz="0" w:space="0" w:color="auto"/>
                      </w:divBdr>
                    </w:div>
                  </w:divsChild>
                </w:div>
                <w:div w:id="913470640">
                  <w:marLeft w:val="0"/>
                  <w:marRight w:val="0"/>
                  <w:marTop w:val="0"/>
                  <w:marBottom w:val="0"/>
                  <w:divBdr>
                    <w:top w:val="none" w:sz="0" w:space="0" w:color="auto"/>
                    <w:left w:val="none" w:sz="0" w:space="0" w:color="auto"/>
                    <w:bottom w:val="none" w:sz="0" w:space="0" w:color="auto"/>
                    <w:right w:val="none" w:sz="0" w:space="0" w:color="auto"/>
                  </w:divBdr>
                  <w:divsChild>
                    <w:div w:id="831262792">
                      <w:marLeft w:val="0"/>
                      <w:marRight w:val="0"/>
                      <w:marTop w:val="0"/>
                      <w:marBottom w:val="0"/>
                      <w:divBdr>
                        <w:top w:val="none" w:sz="0" w:space="0" w:color="auto"/>
                        <w:left w:val="none" w:sz="0" w:space="0" w:color="auto"/>
                        <w:bottom w:val="none" w:sz="0" w:space="0" w:color="auto"/>
                        <w:right w:val="none" w:sz="0" w:space="0" w:color="auto"/>
                      </w:divBdr>
                    </w:div>
                  </w:divsChild>
                </w:div>
                <w:div w:id="1007827836">
                  <w:marLeft w:val="0"/>
                  <w:marRight w:val="0"/>
                  <w:marTop w:val="0"/>
                  <w:marBottom w:val="0"/>
                  <w:divBdr>
                    <w:top w:val="none" w:sz="0" w:space="0" w:color="auto"/>
                    <w:left w:val="none" w:sz="0" w:space="0" w:color="auto"/>
                    <w:bottom w:val="none" w:sz="0" w:space="0" w:color="auto"/>
                    <w:right w:val="none" w:sz="0" w:space="0" w:color="auto"/>
                  </w:divBdr>
                  <w:divsChild>
                    <w:div w:id="1280602255">
                      <w:marLeft w:val="0"/>
                      <w:marRight w:val="0"/>
                      <w:marTop w:val="0"/>
                      <w:marBottom w:val="0"/>
                      <w:divBdr>
                        <w:top w:val="none" w:sz="0" w:space="0" w:color="auto"/>
                        <w:left w:val="none" w:sz="0" w:space="0" w:color="auto"/>
                        <w:bottom w:val="none" w:sz="0" w:space="0" w:color="auto"/>
                        <w:right w:val="none" w:sz="0" w:space="0" w:color="auto"/>
                      </w:divBdr>
                    </w:div>
                  </w:divsChild>
                </w:div>
                <w:div w:id="1018434852">
                  <w:marLeft w:val="0"/>
                  <w:marRight w:val="0"/>
                  <w:marTop w:val="0"/>
                  <w:marBottom w:val="0"/>
                  <w:divBdr>
                    <w:top w:val="none" w:sz="0" w:space="0" w:color="auto"/>
                    <w:left w:val="none" w:sz="0" w:space="0" w:color="auto"/>
                    <w:bottom w:val="none" w:sz="0" w:space="0" w:color="auto"/>
                    <w:right w:val="none" w:sz="0" w:space="0" w:color="auto"/>
                  </w:divBdr>
                  <w:divsChild>
                    <w:div w:id="2071808253">
                      <w:marLeft w:val="0"/>
                      <w:marRight w:val="0"/>
                      <w:marTop w:val="0"/>
                      <w:marBottom w:val="0"/>
                      <w:divBdr>
                        <w:top w:val="none" w:sz="0" w:space="0" w:color="auto"/>
                        <w:left w:val="none" w:sz="0" w:space="0" w:color="auto"/>
                        <w:bottom w:val="none" w:sz="0" w:space="0" w:color="auto"/>
                        <w:right w:val="none" w:sz="0" w:space="0" w:color="auto"/>
                      </w:divBdr>
                    </w:div>
                  </w:divsChild>
                </w:div>
                <w:div w:id="1028334155">
                  <w:marLeft w:val="0"/>
                  <w:marRight w:val="0"/>
                  <w:marTop w:val="0"/>
                  <w:marBottom w:val="0"/>
                  <w:divBdr>
                    <w:top w:val="none" w:sz="0" w:space="0" w:color="auto"/>
                    <w:left w:val="none" w:sz="0" w:space="0" w:color="auto"/>
                    <w:bottom w:val="none" w:sz="0" w:space="0" w:color="auto"/>
                    <w:right w:val="none" w:sz="0" w:space="0" w:color="auto"/>
                  </w:divBdr>
                  <w:divsChild>
                    <w:div w:id="1326779364">
                      <w:marLeft w:val="0"/>
                      <w:marRight w:val="0"/>
                      <w:marTop w:val="0"/>
                      <w:marBottom w:val="0"/>
                      <w:divBdr>
                        <w:top w:val="none" w:sz="0" w:space="0" w:color="auto"/>
                        <w:left w:val="none" w:sz="0" w:space="0" w:color="auto"/>
                        <w:bottom w:val="none" w:sz="0" w:space="0" w:color="auto"/>
                        <w:right w:val="none" w:sz="0" w:space="0" w:color="auto"/>
                      </w:divBdr>
                    </w:div>
                  </w:divsChild>
                </w:div>
                <w:div w:id="1036926727">
                  <w:marLeft w:val="0"/>
                  <w:marRight w:val="0"/>
                  <w:marTop w:val="0"/>
                  <w:marBottom w:val="0"/>
                  <w:divBdr>
                    <w:top w:val="none" w:sz="0" w:space="0" w:color="auto"/>
                    <w:left w:val="none" w:sz="0" w:space="0" w:color="auto"/>
                    <w:bottom w:val="none" w:sz="0" w:space="0" w:color="auto"/>
                    <w:right w:val="none" w:sz="0" w:space="0" w:color="auto"/>
                  </w:divBdr>
                  <w:divsChild>
                    <w:div w:id="293214431">
                      <w:marLeft w:val="0"/>
                      <w:marRight w:val="0"/>
                      <w:marTop w:val="0"/>
                      <w:marBottom w:val="0"/>
                      <w:divBdr>
                        <w:top w:val="none" w:sz="0" w:space="0" w:color="auto"/>
                        <w:left w:val="none" w:sz="0" w:space="0" w:color="auto"/>
                        <w:bottom w:val="none" w:sz="0" w:space="0" w:color="auto"/>
                        <w:right w:val="none" w:sz="0" w:space="0" w:color="auto"/>
                      </w:divBdr>
                    </w:div>
                  </w:divsChild>
                </w:div>
                <w:div w:id="1053623351">
                  <w:marLeft w:val="0"/>
                  <w:marRight w:val="0"/>
                  <w:marTop w:val="0"/>
                  <w:marBottom w:val="0"/>
                  <w:divBdr>
                    <w:top w:val="none" w:sz="0" w:space="0" w:color="auto"/>
                    <w:left w:val="none" w:sz="0" w:space="0" w:color="auto"/>
                    <w:bottom w:val="none" w:sz="0" w:space="0" w:color="auto"/>
                    <w:right w:val="none" w:sz="0" w:space="0" w:color="auto"/>
                  </w:divBdr>
                  <w:divsChild>
                    <w:div w:id="1615750169">
                      <w:marLeft w:val="0"/>
                      <w:marRight w:val="0"/>
                      <w:marTop w:val="0"/>
                      <w:marBottom w:val="0"/>
                      <w:divBdr>
                        <w:top w:val="none" w:sz="0" w:space="0" w:color="auto"/>
                        <w:left w:val="none" w:sz="0" w:space="0" w:color="auto"/>
                        <w:bottom w:val="none" w:sz="0" w:space="0" w:color="auto"/>
                        <w:right w:val="none" w:sz="0" w:space="0" w:color="auto"/>
                      </w:divBdr>
                    </w:div>
                  </w:divsChild>
                </w:div>
                <w:div w:id="1088618752">
                  <w:marLeft w:val="0"/>
                  <w:marRight w:val="0"/>
                  <w:marTop w:val="0"/>
                  <w:marBottom w:val="0"/>
                  <w:divBdr>
                    <w:top w:val="none" w:sz="0" w:space="0" w:color="auto"/>
                    <w:left w:val="none" w:sz="0" w:space="0" w:color="auto"/>
                    <w:bottom w:val="none" w:sz="0" w:space="0" w:color="auto"/>
                    <w:right w:val="none" w:sz="0" w:space="0" w:color="auto"/>
                  </w:divBdr>
                  <w:divsChild>
                    <w:div w:id="742484761">
                      <w:marLeft w:val="0"/>
                      <w:marRight w:val="0"/>
                      <w:marTop w:val="0"/>
                      <w:marBottom w:val="0"/>
                      <w:divBdr>
                        <w:top w:val="none" w:sz="0" w:space="0" w:color="auto"/>
                        <w:left w:val="none" w:sz="0" w:space="0" w:color="auto"/>
                        <w:bottom w:val="none" w:sz="0" w:space="0" w:color="auto"/>
                        <w:right w:val="none" w:sz="0" w:space="0" w:color="auto"/>
                      </w:divBdr>
                    </w:div>
                  </w:divsChild>
                </w:div>
                <w:div w:id="1091506694">
                  <w:marLeft w:val="0"/>
                  <w:marRight w:val="0"/>
                  <w:marTop w:val="0"/>
                  <w:marBottom w:val="0"/>
                  <w:divBdr>
                    <w:top w:val="none" w:sz="0" w:space="0" w:color="auto"/>
                    <w:left w:val="none" w:sz="0" w:space="0" w:color="auto"/>
                    <w:bottom w:val="none" w:sz="0" w:space="0" w:color="auto"/>
                    <w:right w:val="none" w:sz="0" w:space="0" w:color="auto"/>
                  </w:divBdr>
                  <w:divsChild>
                    <w:div w:id="1988125161">
                      <w:marLeft w:val="0"/>
                      <w:marRight w:val="0"/>
                      <w:marTop w:val="0"/>
                      <w:marBottom w:val="0"/>
                      <w:divBdr>
                        <w:top w:val="none" w:sz="0" w:space="0" w:color="auto"/>
                        <w:left w:val="none" w:sz="0" w:space="0" w:color="auto"/>
                        <w:bottom w:val="none" w:sz="0" w:space="0" w:color="auto"/>
                        <w:right w:val="none" w:sz="0" w:space="0" w:color="auto"/>
                      </w:divBdr>
                    </w:div>
                  </w:divsChild>
                </w:div>
                <w:div w:id="1112555214">
                  <w:marLeft w:val="0"/>
                  <w:marRight w:val="0"/>
                  <w:marTop w:val="0"/>
                  <w:marBottom w:val="0"/>
                  <w:divBdr>
                    <w:top w:val="none" w:sz="0" w:space="0" w:color="auto"/>
                    <w:left w:val="none" w:sz="0" w:space="0" w:color="auto"/>
                    <w:bottom w:val="none" w:sz="0" w:space="0" w:color="auto"/>
                    <w:right w:val="none" w:sz="0" w:space="0" w:color="auto"/>
                  </w:divBdr>
                  <w:divsChild>
                    <w:div w:id="968126290">
                      <w:marLeft w:val="0"/>
                      <w:marRight w:val="0"/>
                      <w:marTop w:val="0"/>
                      <w:marBottom w:val="0"/>
                      <w:divBdr>
                        <w:top w:val="none" w:sz="0" w:space="0" w:color="auto"/>
                        <w:left w:val="none" w:sz="0" w:space="0" w:color="auto"/>
                        <w:bottom w:val="none" w:sz="0" w:space="0" w:color="auto"/>
                        <w:right w:val="none" w:sz="0" w:space="0" w:color="auto"/>
                      </w:divBdr>
                    </w:div>
                  </w:divsChild>
                </w:div>
                <w:div w:id="1148471274">
                  <w:marLeft w:val="0"/>
                  <w:marRight w:val="0"/>
                  <w:marTop w:val="0"/>
                  <w:marBottom w:val="0"/>
                  <w:divBdr>
                    <w:top w:val="none" w:sz="0" w:space="0" w:color="auto"/>
                    <w:left w:val="none" w:sz="0" w:space="0" w:color="auto"/>
                    <w:bottom w:val="none" w:sz="0" w:space="0" w:color="auto"/>
                    <w:right w:val="none" w:sz="0" w:space="0" w:color="auto"/>
                  </w:divBdr>
                  <w:divsChild>
                    <w:div w:id="1796946766">
                      <w:marLeft w:val="0"/>
                      <w:marRight w:val="0"/>
                      <w:marTop w:val="0"/>
                      <w:marBottom w:val="0"/>
                      <w:divBdr>
                        <w:top w:val="none" w:sz="0" w:space="0" w:color="auto"/>
                        <w:left w:val="none" w:sz="0" w:space="0" w:color="auto"/>
                        <w:bottom w:val="none" w:sz="0" w:space="0" w:color="auto"/>
                        <w:right w:val="none" w:sz="0" w:space="0" w:color="auto"/>
                      </w:divBdr>
                    </w:div>
                  </w:divsChild>
                </w:div>
                <w:div w:id="1162891612">
                  <w:marLeft w:val="0"/>
                  <w:marRight w:val="0"/>
                  <w:marTop w:val="0"/>
                  <w:marBottom w:val="0"/>
                  <w:divBdr>
                    <w:top w:val="none" w:sz="0" w:space="0" w:color="auto"/>
                    <w:left w:val="none" w:sz="0" w:space="0" w:color="auto"/>
                    <w:bottom w:val="none" w:sz="0" w:space="0" w:color="auto"/>
                    <w:right w:val="none" w:sz="0" w:space="0" w:color="auto"/>
                  </w:divBdr>
                  <w:divsChild>
                    <w:div w:id="1787117040">
                      <w:marLeft w:val="0"/>
                      <w:marRight w:val="0"/>
                      <w:marTop w:val="0"/>
                      <w:marBottom w:val="0"/>
                      <w:divBdr>
                        <w:top w:val="none" w:sz="0" w:space="0" w:color="auto"/>
                        <w:left w:val="none" w:sz="0" w:space="0" w:color="auto"/>
                        <w:bottom w:val="none" w:sz="0" w:space="0" w:color="auto"/>
                        <w:right w:val="none" w:sz="0" w:space="0" w:color="auto"/>
                      </w:divBdr>
                    </w:div>
                  </w:divsChild>
                </w:div>
                <w:div w:id="1166366002">
                  <w:marLeft w:val="0"/>
                  <w:marRight w:val="0"/>
                  <w:marTop w:val="0"/>
                  <w:marBottom w:val="0"/>
                  <w:divBdr>
                    <w:top w:val="none" w:sz="0" w:space="0" w:color="auto"/>
                    <w:left w:val="none" w:sz="0" w:space="0" w:color="auto"/>
                    <w:bottom w:val="none" w:sz="0" w:space="0" w:color="auto"/>
                    <w:right w:val="none" w:sz="0" w:space="0" w:color="auto"/>
                  </w:divBdr>
                  <w:divsChild>
                    <w:div w:id="693921934">
                      <w:marLeft w:val="0"/>
                      <w:marRight w:val="0"/>
                      <w:marTop w:val="0"/>
                      <w:marBottom w:val="0"/>
                      <w:divBdr>
                        <w:top w:val="none" w:sz="0" w:space="0" w:color="auto"/>
                        <w:left w:val="none" w:sz="0" w:space="0" w:color="auto"/>
                        <w:bottom w:val="none" w:sz="0" w:space="0" w:color="auto"/>
                        <w:right w:val="none" w:sz="0" w:space="0" w:color="auto"/>
                      </w:divBdr>
                    </w:div>
                  </w:divsChild>
                </w:div>
                <w:div w:id="1172840114">
                  <w:marLeft w:val="0"/>
                  <w:marRight w:val="0"/>
                  <w:marTop w:val="0"/>
                  <w:marBottom w:val="0"/>
                  <w:divBdr>
                    <w:top w:val="none" w:sz="0" w:space="0" w:color="auto"/>
                    <w:left w:val="none" w:sz="0" w:space="0" w:color="auto"/>
                    <w:bottom w:val="none" w:sz="0" w:space="0" w:color="auto"/>
                    <w:right w:val="none" w:sz="0" w:space="0" w:color="auto"/>
                  </w:divBdr>
                  <w:divsChild>
                    <w:div w:id="1815948900">
                      <w:marLeft w:val="0"/>
                      <w:marRight w:val="0"/>
                      <w:marTop w:val="0"/>
                      <w:marBottom w:val="0"/>
                      <w:divBdr>
                        <w:top w:val="none" w:sz="0" w:space="0" w:color="auto"/>
                        <w:left w:val="none" w:sz="0" w:space="0" w:color="auto"/>
                        <w:bottom w:val="none" w:sz="0" w:space="0" w:color="auto"/>
                        <w:right w:val="none" w:sz="0" w:space="0" w:color="auto"/>
                      </w:divBdr>
                    </w:div>
                  </w:divsChild>
                </w:div>
                <w:div w:id="1206671927">
                  <w:marLeft w:val="0"/>
                  <w:marRight w:val="0"/>
                  <w:marTop w:val="0"/>
                  <w:marBottom w:val="0"/>
                  <w:divBdr>
                    <w:top w:val="none" w:sz="0" w:space="0" w:color="auto"/>
                    <w:left w:val="none" w:sz="0" w:space="0" w:color="auto"/>
                    <w:bottom w:val="none" w:sz="0" w:space="0" w:color="auto"/>
                    <w:right w:val="none" w:sz="0" w:space="0" w:color="auto"/>
                  </w:divBdr>
                  <w:divsChild>
                    <w:div w:id="1905023978">
                      <w:marLeft w:val="0"/>
                      <w:marRight w:val="0"/>
                      <w:marTop w:val="0"/>
                      <w:marBottom w:val="0"/>
                      <w:divBdr>
                        <w:top w:val="none" w:sz="0" w:space="0" w:color="auto"/>
                        <w:left w:val="none" w:sz="0" w:space="0" w:color="auto"/>
                        <w:bottom w:val="none" w:sz="0" w:space="0" w:color="auto"/>
                        <w:right w:val="none" w:sz="0" w:space="0" w:color="auto"/>
                      </w:divBdr>
                    </w:div>
                  </w:divsChild>
                </w:div>
                <w:div w:id="1231499397">
                  <w:marLeft w:val="0"/>
                  <w:marRight w:val="0"/>
                  <w:marTop w:val="0"/>
                  <w:marBottom w:val="0"/>
                  <w:divBdr>
                    <w:top w:val="none" w:sz="0" w:space="0" w:color="auto"/>
                    <w:left w:val="none" w:sz="0" w:space="0" w:color="auto"/>
                    <w:bottom w:val="none" w:sz="0" w:space="0" w:color="auto"/>
                    <w:right w:val="none" w:sz="0" w:space="0" w:color="auto"/>
                  </w:divBdr>
                  <w:divsChild>
                    <w:div w:id="1835682139">
                      <w:marLeft w:val="0"/>
                      <w:marRight w:val="0"/>
                      <w:marTop w:val="0"/>
                      <w:marBottom w:val="0"/>
                      <w:divBdr>
                        <w:top w:val="none" w:sz="0" w:space="0" w:color="auto"/>
                        <w:left w:val="none" w:sz="0" w:space="0" w:color="auto"/>
                        <w:bottom w:val="none" w:sz="0" w:space="0" w:color="auto"/>
                        <w:right w:val="none" w:sz="0" w:space="0" w:color="auto"/>
                      </w:divBdr>
                    </w:div>
                  </w:divsChild>
                </w:div>
                <w:div w:id="1294288758">
                  <w:marLeft w:val="0"/>
                  <w:marRight w:val="0"/>
                  <w:marTop w:val="0"/>
                  <w:marBottom w:val="0"/>
                  <w:divBdr>
                    <w:top w:val="none" w:sz="0" w:space="0" w:color="auto"/>
                    <w:left w:val="none" w:sz="0" w:space="0" w:color="auto"/>
                    <w:bottom w:val="none" w:sz="0" w:space="0" w:color="auto"/>
                    <w:right w:val="none" w:sz="0" w:space="0" w:color="auto"/>
                  </w:divBdr>
                  <w:divsChild>
                    <w:div w:id="1476334452">
                      <w:marLeft w:val="0"/>
                      <w:marRight w:val="0"/>
                      <w:marTop w:val="0"/>
                      <w:marBottom w:val="0"/>
                      <w:divBdr>
                        <w:top w:val="none" w:sz="0" w:space="0" w:color="auto"/>
                        <w:left w:val="none" w:sz="0" w:space="0" w:color="auto"/>
                        <w:bottom w:val="none" w:sz="0" w:space="0" w:color="auto"/>
                        <w:right w:val="none" w:sz="0" w:space="0" w:color="auto"/>
                      </w:divBdr>
                    </w:div>
                  </w:divsChild>
                </w:div>
                <w:div w:id="1334069922">
                  <w:marLeft w:val="0"/>
                  <w:marRight w:val="0"/>
                  <w:marTop w:val="0"/>
                  <w:marBottom w:val="0"/>
                  <w:divBdr>
                    <w:top w:val="none" w:sz="0" w:space="0" w:color="auto"/>
                    <w:left w:val="none" w:sz="0" w:space="0" w:color="auto"/>
                    <w:bottom w:val="none" w:sz="0" w:space="0" w:color="auto"/>
                    <w:right w:val="none" w:sz="0" w:space="0" w:color="auto"/>
                  </w:divBdr>
                  <w:divsChild>
                    <w:div w:id="1459496307">
                      <w:marLeft w:val="0"/>
                      <w:marRight w:val="0"/>
                      <w:marTop w:val="0"/>
                      <w:marBottom w:val="0"/>
                      <w:divBdr>
                        <w:top w:val="none" w:sz="0" w:space="0" w:color="auto"/>
                        <w:left w:val="none" w:sz="0" w:space="0" w:color="auto"/>
                        <w:bottom w:val="none" w:sz="0" w:space="0" w:color="auto"/>
                        <w:right w:val="none" w:sz="0" w:space="0" w:color="auto"/>
                      </w:divBdr>
                    </w:div>
                  </w:divsChild>
                </w:div>
                <w:div w:id="1375810375">
                  <w:marLeft w:val="0"/>
                  <w:marRight w:val="0"/>
                  <w:marTop w:val="0"/>
                  <w:marBottom w:val="0"/>
                  <w:divBdr>
                    <w:top w:val="none" w:sz="0" w:space="0" w:color="auto"/>
                    <w:left w:val="none" w:sz="0" w:space="0" w:color="auto"/>
                    <w:bottom w:val="none" w:sz="0" w:space="0" w:color="auto"/>
                    <w:right w:val="none" w:sz="0" w:space="0" w:color="auto"/>
                  </w:divBdr>
                  <w:divsChild>
                    <w:div w:id="260190480">
                      <w:marLeft w:val="0"/>
                      <w:marRight w:val="0"/>
                      <w:marTop w:val="0"/>
                      <w:marBottom w:val="0"/>
                      <w:divBdr>
                        <w:top w:val="none" w:sz="0" w:space="0" w:color="auto"/>
                        <w:left w:val="none" w:sz="0" w:space="0" w:color="auto"/>
                        <w:bottom w:val="none" w:sz="0" w:space="0" w:color="auto"/>
                        <w:right w:val="none" w:sz="0" w:space="0" w:color="auto"/>
                      </w:divBdr>
                    </w:div>
                  </w:divsChild>
                </w:div>
                <w:div w:id="1415736351">
                  <w:marLeft w:val="0"/>
                  <w:marRight w:val="0"/>
                  <w:marTop w:val="0"/>
                  <w:marBottom w:val="0"/>
                  <w:divBdr>
                    <w:top w:val="none" w:sz="0" w:space="0" w:color="auto"/>
                    <w:left w:val="none" w:sz="0" w:space="0" w:color="auto"/>
                    <w:bottom w:val="none" w:sz="0" w:space="0" w:color="auto"/>
                    <w:right w:val="none" w:sz="0" w:space="0" w:color="auto"/>
                  </w:divBdr>
                  <w:divsChild>
                    <w:div w:id="384262513">
                      <w:marLeft w:val="0"/>
                      <w:marRight w:val="0"/>
                      <w:marTop w:val="0"/>
                      <w:marBottom w:val="0"/>
                      <w:divBdr>
                        <w:top w:val="none" w:sz="0" w:space="0" w:color="auto"/>
                        <w:left w:val="none" w:sz="0" w:space="0" w:color="auto"/>
                        <w:bottom w:val="none" w:sz="0" w:space="0" w:color="auto"/>
                        <w:right w:val="none" w:sz="0" w:space="0" w:color="auto"/>
                      </w:divBdr>
                    </w:div>
                  </w:divsChild>
                </w:div>
                <w:div w:id="1419981636">
                  <w:marLeft w:val="0"/>
                  <w:marRight w:val="0"/>
                  <w:marTop w:val="0"/>
                  <w:marBottom w:val="0"/>
                  <w:divBdr>
                    <w:top w:val="none" w:sz="0" w:space="0" w:color="auto"/>
                    <w:left w:val="none" w:sz="0" w:space="0" w:color="auto"/>
                    <w:bottom w:val="none" w:sz="0" w:space="0" w:color="auto"/>
                    <w:right w:val="none" w:sz="0" w:space="0" w:color="auto"/>
                  </w:divBdr>
                  <w:divsChild>
                    <w:div w:id="2114545079">
                      <w:marLeft w:val="0"/>
                      <w:marRight w:val="0"/>
                      <w:marTop w:val="0"/>
                      <w:marBottom w:val="0"/>
                      <w:divBdr>
                        <w:top w:val="none" w:sz="0" w:space="0" w:color="auto"/>
                        <w:left w:val="none" w:sz="0" w:space="0" w:color="auto"/>
                        <w:bottom w:val="none" w:sz="0" w:space="0" w:color="auto"/>
                        <w:right w:val="none" w:sz="0" w:space="0" w:color="auto"/>
                      </w:divBdr>
                    </w:div>
                  </w:divsChild>
                </w:div>
                <w:div w:id="1426608556">
                  <w:marLeft w:val="0"/>
                  <w:marRight w:val="0"/>
                  <w:marTop w:val="0"/>
                  <w:marBottom w:val="0"/>
                  <w:divBdr>
                    <w:top w:val="none" w:sz="0" w:space="0" w:color="auto"/>
                    <w:left w:val="none" w:sz="0" w:space="0" w:color="auto"/>
                    <w:bottom w:val="none" w:sz="0" w:space="0" w:color="auto"/>
                    <w:right w:val="none" w:sz="0" w:space="0" w:color="auto"/>
                  </w:divBdr>
                  <w:divsChild>
                    <w:div w:id="1867135636">
                      <w:marLeft w:val="0"/>
                      <w:marRight w:val="0"/>
                      <w:marTop w:val="0"/>
                      <w:marBottom w:val="0"/>
                      <w:divBdr>
                        <w:top w:val="none" w:sz="0" w:space="0" w:color="auto"/>
                        <w:left w:val="none" w:sz="0" w:space="0" w:color="auto"/>
                        <w:bottom w:val="none" w:sz="0" w:space="0" w:color="auto"/>
                        <w:right w:val="none" w:sz="0" w:space="0" w:color="auto"/>
                      </w:divBdr>
                    </w:div>
                  </w:divsChild>
                </w:div>
                <w:div w:id="1435787133">
                  <w:marLeft w:val="0"/>
                  <w:marRight w:val="0"/>
                  <w:marTop w:val="0"/>
                  <w:marBottom w:val="0"/>
                  <w:divBdr>
                    <w:top w:val="none" w:sz="0" w:space="0" w:color="auto"/>
                    <w:left w:val="none" w:sz="0" w:space="0" w:color="auto"/>
                    <w:bottom w:val="none" w:sz="0" w:space="0" w:color="auto"/>
                    <w:right w:val="none" w:sz="0" w:space="0" w:color="auto"/>
                  </w:divBdr>
                  <w:divsChild>
                    <w:div w:id="1348099184">
                      <w:marLeft w:val="0"/>
                      <w:marRight w:val="0"/>
                      <w:marTop w:val="0"/>
                      <w:marBottom w:val="0"/>
                      <w:divBdr>
                        <w:top w:val="none" w:sz="0" w:space="0" w:color="auto"/>
                        <w:left w:val="none" w:sz="0" w:space="0" w:color="auto"/>
                        <w:bottom w:val="none" w:sz="0" w:space="0" w:color="auto"/>
                        <w:right w:val="none" w:sz="0" w:space="0" w:color="auto"/>
                      </w:divBdr>
                    </w:div>
                  </w:divsChild>
                </w:div>
                <w:div w:id="1450200518">
                  <w:marLeft w:val="0"/>
                  <w:marRight w:val="0"/>
                  <w:marTop w:val="0"/>
                  <w:marBottom w:val="0"/>
                  <w:divBdr>
                    <w:top w:val="none" w:sz="0" w:space="0" w:color="auto"/>
                    <w:left w:val="none" w:sz="0" w:space="0" w:color="auto"/>
                    <w:bottom w:val="none" w:sz="0" w:space="0" w:color="auto"/>
                    <w:right w:val="none" w:sz="0" w:space="0" w:color="auto"/>
                  </w:divBdr>
                  <w:divsChild>
                    <w:div w:id="950281901">
                      <w:marLeft w:val="0"/>
                      <w:marRight w:val="0"/>
                      <w:marTop w:val="0"/>
                      <w:marBottom w:val="0"/>
                      <w:divBdr>
                        <w:top w:val="none" w:sz="0" w:space="0" w:color="auto"/>
                        <w:left w:val="none" w:sz="0" w:space="0" w:color="auto"/>
                        <w:bottom w:val="none" w:sz="0" w:space="0" w:color="auto"/>
                        <w:right w:val="none" w:sz="0" w:space="0" w:color="auto"/>
                      </w:divBdr>
                    </w:div>
                  </w:divsChild>
                </w:div>
                <w:div w:id="1452940897">
                  <w:marLeft w:val="0"/>
                  <w:marRight w:val="0"/>
                  <w:marTop w:val="0"/>
                  <w:marBottom w:val="0"/>
                  <w:divBdr>
                    <w:top w:val="none" w:sz="0" w:space="0" w:color="auto"/>
                    <w:left w:val="none" w:sz="0" w:space="0" w:color="auto"/>
                    <w:bottom w:val="none" w:sz="0" w:space="0" w:color="auto"/>
                    <w:right w:val="none" w:sz="0" w:space="0" w:color="auto"/>
                  </w:divBdr>
                  <w:divsChild>
                    <w:div w:id="1004209368">
                      <w:marLeft w:val="0"/>
                      <w:marRight w:val="0"/>
                      <w:marTop w:val="0"/>
                      <w:marBottom w:val="0"/>
                      <w:divBdr>
                        <w:top w:val="none" w:sz="0" w:space="0" w:color="auto"/>
                        <w:left w:val="none" w:sz="0" w:space="0" w:color="auto"/>
                        <w:bottom w:val="none" w:sz="0" w:space="0" w:color="auto"/>
                        <w:right w:val="none" w:sz="0" w:space="0" w:color="auto"/>
                      </w:divBdr>
                    </w:div>
                  </w:divsChild>
                </w:div>
                <w:div w:id="1467314535">
                  <w:marLeft w:val="0"/>
                  <w:marRight w:val="0"/>
                  <w:marTop w:val="0"/>
                  <w:marBottom w:val="0"/>
                  <w:divBdr>
                    <w:top w:val="none" w:sz="0" w:space="0" w:color="auto"/>
                    <w:left w:val="none" w:sz="0" w:space="0" w:color="auto"/>
                    <w:bottom w:val="none" w:sz="0" w:space="0" w:color="auto"/>
                    <w:right w:val="none" w:sz="0" w:space="0" w:color="auto"/>
                  </w:divBdr>
                  <w:divsChild>
                    <w:div w:id="1266503784">
                      <w:marLeft w:val="0"/>
                      <w:marRight w:val="0"/>
                      <w:marTop w:val="0"/>
                      <w:marBottom w:val="0"/>
                      <w:divBdr>
                        <w:top w:val="none" w:sz="0" w:space="0" w:color="auto"/>
                        <w:left w:val="none" w:sz="0" w:space="0" w:color="auto"/>
                        <w:bottom w:val="none" w:sz="0" w:space="0" w:color="auto"/>
                        <w:right w:val="none" w:sz="0" w:space="0" w:color="auto"/>
                      </w:divBdr>
                    </w:div>
                  </w:divsChild>
                </w:div>
                <w:div w:id="1509295761">
                  <w:marLeft w:val="0"/>
                  <w:marRight w:val="0"/>
                  <w:marTop w:val="0"/>
                  <w:marBottom w:val="0"/>
                  <w:divBdr>
                    <w:top w:val="none" w:sz="0" w:space="0" w:color="auto"/>
                    <w:left w:val="none" w:sz="0" w:space="0" w:color="auto"/>
                    <w:bottom w:val="none" w:sz="0" w:space="0" w:color="auto"/>
                    <w:right w:val="none" w:sz="0" w:space="0" w:color="auto"/>
                  </w:divBdr>
                  <w:divsChild>
                    <w:div w:id="1789927439">
                      <w:marLeft w:val="0"/>
                      <w:marRight w:val="0"/>
                      <w:marTop w:val="0"/>
                      <w:marBottom w:val="0"/>
                      <w:divBdr>
                        <w:top w:val="none" w:sz="0" w:space="0" w:color="auto"/>
                        <w:left w:val="none" w:sz="0" w:space="0" w:color="auto"/>
                        <w:bottom w:val="none" w:sz="0" w:space="0" w:color="auto"/>
                        <w:right w:val="none" w:sz="0" w:space="0" w:color="auto"/>
                      </w:divBdr>
                    </w:div>
                    <w:div w:id="2107073222">
                      <w:marLeft w:val="0"/>
                      <w:marRight w:val="0"/>
                      <w:marTop w:val="0"/>
                      <w:marBottom w:val="0"/>
                      <w:divBdr>
                        <w:top w:val="none" w:sz="0" w:space="0" w:color="auto"/>
                        <w:left w:val="none" w:sz="0" w:space="0" w:color="auto"/>
                        <w:bottom w:val="none" w:sz="0" w:space="0" w:color="auto"/>
                        <w:right w:val="none" w:sz="0" w:space="0" w:color="auto"/>
                      </w:divBdr>
                    </w:div>
                  </w:divsChild>
                </w:div>
                <w:div w:id="1513105845">
                  <w:marLeft w:val="0"/>
                  <w:marRight w:val="0"/>
                  <w:marTop w:val="0"/>
                  <w:marBottom w:val="0"/>
                  <w:divBdr>
                    <w:top w:val="none" w:sz="0" w:space="0" w:color="auto"/>
                    <w:left w:val="none" w:sz="0" w:space="0" w:color="auto"/>
                    <w:bottom w:val="none" w:sz="0" w:space="0" w:color="auto"/>
                    <w:right w:val="none" w:sz="0" w:space="0" w:color="auto"/>
                  </w:divBdr>
                  <w:divsChild>
                    <w:div w:id="269510302">
                      <w:marLeft w:val="0"/>
                      <w:marRight w:val="0"/>
                      <w:marTop w:val="0"/>
                      <w:marBottom w:val="0"/>
                      <w:divBdr>
                        <w:top w:val="none" w:sz="0" w:space="0" w:color="auto"/>
                        <w:left w:val="none" w:sz="0" w:space="0" w:color="auto"/>
                        <w:bottom w:val="none" w:sz="0" w:space="0" w:color="auto"/>
                        <w:right w:val="none" w:sz="0" w:space="0" w:color="auto"/>
                      </w:divBdr>
                    </w:div>
                  </w:divsChild>
                </w:div>
                <w:div w:id="1520002291">
                  <w:marLeft w:val="0"/>
                  <w:marRight w:val="0"/>
                  <w:marTop w:val="0"/>
                  <w:marBottom w:val="0"/>
                  <w:divBdr>
                    <w:top w:val="none" w:sz="0" w:space="0" w:color="auto"/>
                    <w:left w:val="none" w:sz="0" w:space="0" w:color="auto"/>
                    <w:bottom w:val="none" w:sz="0" w:space="0" w:color="auto"/>
                    <w:right w:val="none" w:sz="0" w:space="0" w:color="auto"/>
                  </w:divBdr>
                  <w:divsChild>
                    <w:div w:id="1804737023">
                      <w:marLeft w:val="0"/>
                      <w:marRight w:val="0"/>
                      <w:marTop w:val="0"/>
                      <w:marBottom w:val="0"/>
                      <w:divBdr>
                        <w:top w:val="none" w:sz="0" w:space="0" w:color="auto"/>
                        <w:left w:val="none" w:sz="0" w:space="0" w:color="auto"/>
                        <w:bottom w:val="none" w:sz="0" w:space="0" w:color="auto"/>
                        <w:right w:val="none" w:sz="0" w:space="0" w:color="auto"/>
                      </w:divBdr>
                    </w:div>
                  </w:divsChild>
                </w:div>
                <w:div w:id="1528253148">
                  <w:marLeft w:val="0"/>
                  <w:marRight w:val="0"/>
                  <w:marTop w:val="0"/>
                  <w:marBottom w:val="0"/>
                  <w:divBdr>
                    <w:top w:val="none" w:sz="0" w:space="0" w:color="auto"/>
                    <w:left w:val="none" w:sz="0" w:space="0" w:color="auto"/>
                    <w:bottom w:val="none" w:sz="0" w:space="0" w:color="auto"/>
                    <w:right w:val="none" w:sz="0" w:space="0" w:color="auto"/>
                  </w:divBdr>
                  <w:divsChild>
                    <w:div w:id="342124617">
                      <w:marLeft w:val="0"/>
                      <w:marRight w:val="0"/>
                      <w:marTop w:val="0"/>
                      <w:marBottom w:val="0"/>
                      <w:divBdr>
                        <w:top w:val="none" w:sz="0" w:space="0" w:color="auto"/>
                        <w:left w:val="none" w:sz="0" w:space="0" w:color="auto"/>
                        <w:bottom w:val="none" w:sz="0" w:space="0" w:color="auto"/>
                        <w:right w:val="none" w:sz="0" w:space="0" w:color="auto"/>
                      </w:divBdr>
                    </w:div>
                  </w:divsChild>
                </w:div>
                <w:div w:id="1560164664">
                  <w:marLeft w:val="0"/>
                  <w:marRight w:val="0"/>
                  <w:marTop w:val="0"/>
                  <w:marBottom w:val="0"/>
                  <w:divBdr>
                    <w:top w:val="none" w:sz="0" w:space="0" w:color="auto"/>
                    <w:left w:val="none" w:sz="0" w:space="0" w:color="auto"/>
                    <w:bottom w:val="none" w:sz="0" w:space="0" w:color="auto"/>
                    <w:right w:val="none" w:sz="0" w:space="0" w:color="auto"/>
                  </w:divBdr>
                  <w:divsChild>
                    <w:div w:id="835149676">
                      <w:marLeft w:val="0"/>
                      <w:marRight w:val="0"/>
                      <w:marTop w:val="0"/>
                      <w:marBottom w:val="0"/>
                      <w:divBdr>
                        <w:top w:val="none" w:sz="0" w:space="0" w:color="auto"/>
                        <w:left w:val="none" w:sz="0" w:space="0" w:color="auto"/>
                        <w:bottom w:val="none" w:sz="0" w:space="0" w:color="auto"/>
                        <w:right w:val="none" w:sz="0" w:space="0" w:color="auto"/>
                      </w:divBdr>
                    </w:div>
                  </w:divsChild>
                </w:div>
                <w:div w:id="1636370731">
                  <w:marLeft w:val="0"/>
                  <w:marRight w:val="0"/>
                  <w:marTop w:val="0"/>
                  <w:marBottom w:val="0"/>
                  <w:divBdr>
                    <w:top w:val="none" w:sz="0" w:space="0" w:color="auto"/>
                    <w:left w:val="none" w:sz="0" w:space="0" w:color="auto"/>
                    <w:bottom w:val="none" w:sz="0" w:space="0" w:color="auto"/>
                    <w:right w:val="none" w:sz="0" w:space="0" w:color="auto"/>
                  </w:divBdr>
                  <w:divsChild>
                    <w:div w:id="160893168">
                      <w:marLeft w:val="0"/>
                      <w:marRight w:val="0"/>
                      <w:marTop w:val="0"/>
                      <w:marBottom w:val="0"/>
                      <w:divBdr>
                        <w:top w:val="none" w:sz="0" w:space="0" w:color="auto"/>
                        <w:left w:val="none" w:sz="0" w:space="0" w:color="auto"/>
                        <w:bottom w:val="none" w:sz="0" w:space="0" w:color="auto"/>
                        <w:right w:val="none" w:sz="0" w:space="0" w:color="auto"/>
                      </w:divBdr>
                    </w:div>
                  </w:divsChild>
                </w:div>
                <w:div w:id="1660501698">
                  <w:marLeft w:val="0"/>
                  <w:marRight w:val="0"/>
                  <w:marTop w:val="0"/>
                  <w:marBottom w:val="0"/>
                  <w:divBdr>
                    <w:top w:val="none" w:sz="0" w:space="0" w:color="auto"/>
                    <w:left w:val="none" w:sz="0" w:space="0" w:color="auto"/>
                    <w:bottom w:val="none" w:sz="0" w:space="0" w:color="auto"/>
                    <w:right w:val="none" w:sz="0" w:space="0" w:color="auto"/>
                  </w:divBdr>
                  <w:divsChild>
                    <w:div w:id="304357274">
                      <w:marLeft w:val="0"/>
                      <w:marRight w:val="0"/>
                      <w:marTop w:val="0"/>
                      <w:marBottom w:val="0"/>
                      <w:divBdr>
                        <w:top w:val="none" w:sz="0" w:space="0" w:color="auto"/>
                        <w:left w:val="none" w:sz="0" w:space="0" w:color="auto"/>
                        <w:bottom w:val="none" w:sz="0" w:space="0" w:color="auto"/>
                        <w:right w:val="none" w:sz="0" w:space="0" w:color="auto"/>
                      </w:divBdr>
                    </w:div>
                  </w:divsChild>
                </w:div>
                <w:div w:id="1665166201">
                  <w:marLeft w:val="0"/>
                  <w:marRight w:val="0"/>
                  <w:marTop w:val="0"/>
                  <w:marBottom w:val="0"/>
                  <w:divBdr>
                    <w:top w:val="none" w:sz="0" w:space="0" w:color="auto"/>
                    <w:left w:val="none" w:sz="0" w:space="0" w:color="auto"/>
                    <w:bottom w:val="none" w:sz="0" w:space="0" w:color="auto"/>
                    <w:right w:val="none" w:sz="0" w:space="0" w:color="auto"/>
                  </w:divBdr>
                  <w:divsChild>
                    <w:div w:id="1870215114">
                      <w:marLeft w:val="0"/>
                      <w:marRight w:val="0"/>
                      <w:marTop w:val="0"/>
                      <w:marBottom w:val="0"/>
                      <w:divBdr>
                        <w:top w:val="none" w:sz="0" w:space="0" w:color="auto"/>
                        <w:left w:val="none" w:sz="0" w:space="0" w:color="auto"/>
                        <w:bottom w:val="none" w:sz="0" w:space="0" w:color="auto"/>
                        <w:right w:val="none" w:sz="0" w:space="0" w:color="auto"/>
                      </w:divBdr>
                    </w:div>
                  </w:divsChild>
                </w:div>
                <w:div w:id="1666283565">
                  <w:marLeft w:val="0"/>
                  <w:marRight w:val="0"/>
                  <w:marTop w:val="0"/>
                  <w:marBottom w:val="0"/>
                  <w:divBdr>
                    <w:top w:val="none" w:sz="0" w:space="0" w:color="auto"/>
                    <w:left w:val="none" w:sz="0" w:space="0" w:color="auto"/>
                    <w:bottom w:val="none" w:sz="0" w:space="0" w:color="auto"/>
                    <w:right w:val="none" w:sz="0" w:space="0" w:color="auto"/>
                  </w:divBdr>
                  <w:divsChild>
                    <w:div w:id="761604111">
                      <w:marLeft w:val="0"/>
                      <w:marRight w:val="0"/>
                      <w:marTop w:val="0"/>
                      <w:marBottom w:val="0"/>
                      <w:divBdr>
                        <w:top w:val="none" w:sz="0" w:space="0" w:color="auto"/>
                        <w:left w:val="none" w:sz="0" w:space="0" w:color="auto"/>
                        <w:bottom w:val="none" w:sz="0" w:space="0" w:color="auto"/>
                        <w:right w:val="none" w:sz="0" w:space="0" w:color="auto"/>
                      </w:divBdr>
                    </w:div>
                  </w:divsChild>
                </w:div>
                <w:div w:id="1700666948">
                  <w:marLeft w:val="0"/>
                  <w:marRight w:val="0"/>
                  <w:marTop w:val="0"/>
                  <w:marBottom w:val="0"/>
                  <w:divBdr>
                    <w:top w:val="none" w:sz="0" w:space="0" w:color="auto"/>
                    <w:left w:val="none" w:sz="0" w:space="0" w:color="auto"/>
                    <w:bottom w:val="none" w:sz="0" w:space="0" w:color="auto"/>
                    <w:right w:val="none" w:sz="0" w:space="0" w:color="auto"/>
                  </w:divBdr>
                  <w:divsChild>
                    <w:div w:id="739595716">
                      <w:marLeft w:val="0"/>
                      <w:marRight w:val="0"/>
                      <w:marTop w:val="0"/>
                      <w:marBottom w:val="0"/>
                      <w:divBdr>
                        <w:top w:val="none" w:sz="0" w:space="0" w:color="auto"/>
                        <w:left w:val="none" w:sz="0" w:space="0" w:color="auto"/>
                        <w:bottom w:val="none" w:sz="0" w:space="0" w:color="auto"/>
                        <w:right w:val="none" w:sz="0" w:space="0" w:color="auto"/>
                      </w:divBdr>
                    </w:div>
                  </w:divsChild>
                </w:div>
                <w:div w:id="1717773616">
                  <w:marLeft w:val="0"/>
                  <w:marRight w:val="0"/>
                  <w:marTop w:val="0"/>
                  <w:marBottom w:val="0"/>
                  <w:divBdr>
                    <w:top w:val="none" w:sz="0" w:space="0" w:color="auto"/>
                    <w:left w:val="none" w:sz="0" w:space="0" w:color="auto"/>
                    <w:bottom w:val="none" w:sz="0" w:space="0" w:color="auto"/>
                    <w:right w:val="none" w:sz="0" w:space="0" w:color="auto"/>
                  </w:divBdr>
                  <w:divsChild>
                    <w:div w:id="247931502">
                      <w:marLeft w:val="0"/>
                      <w:marRight w:val="0"/>
                      <w:marTop w:val="0"/>
                      <w:marBottom w:val="0"/>
                      <w:divBdr>
                        <w:top w:val="none" w:sz="0" w:space="0" w:color="auto"/>
                        <w:left w:val="none" w:sz="0" w:space="0" w:color="auto"/>
                        <w:bottom w:val="none" w:sz="0" w:space="0" w:color="auto"/>
                        <w:right w:val="none" w:sz="0" w:space="0" w:color="auto"/>
                      </w:divBdr>
                    </w:div>
                  </w:divsChild>
                </w:div>
                <w:div w:id="1770615990">
                  <w:marLeft w:val="0"/>
                  <w:marRight w:val="0"/>
                  <w:marTop w:val="0"/>
                  <w:marBottom w:val="0"/>
                  <w:divBdr>
                    <w:top w:val="none" w:sz="0" w:space="0" w:color="auto"/>
                    <w:left w:val="none" w:sz="0" w:space="0" w:color="auto"/>
                    <w:bottom w:val="none" w:sz="0" w:space="0" w:color="auto"/>
                    <w:right w:val="none" w:sz="0" w:space="0" w:color="auto"/>
                  </w:divBdr>
                  <w:divsChild>
                    <w:div w:id="1341854100">
                      <w:marLeft w:val="0"/>
                      <w:marRight w:val="0"/>
                      <w:marTop w:val="0"/>
                      <w:marBottom w:val="0"/>
                      <w:divBdr>
                        <w:top w:val="none" w:sz="0" w:space="0" w:color="auto"/>
                        <w:left w:val="none" w:sz="0" w:space="0" w:color="auto"/>
                        <w:bottom w:val="none" w:sz="0" w:space="0" w:color="auto"/>
                        <w:right w:val="none" w:sz="0" w:space="0" w:color="auto"/>
                      </w:divBdr>
                    </w:div>
                  </w:divsChild>
                </w:div>
                <w:div w:id="1819179434">
                  <w:marLeft w:val="0"/>
                  <w:marRight w:val="0"/>
                  <w:marTop w:val="0"/>
                  <w:marBottom w:val="0"/>
                  <w:divBdr>
                    <w:top w:val="none" w:sz="0" w:space="0" w:color="auto"/>
                    <w:left w:val="none" w:sz="0" w:space="0" w:color="auto"/>
                    <w:bottom w:val="none" w:sz="0" w:space="0" w:color="auto"/>
                    <w:right w:val="none" w:sz="0" w:space="0" w:color="auto"/>
                  </w:divBdr>
                  <w:divsChild>
                    <w:div w:id="61408976">
                      <w:marLeft w:val="0"/>
                      <w:marRight w:val="0"/>
                      <w:marTop w:val="0"/>
                      <w:marBottom w:val="0"/>
                      <w:divBdr>
                        <w:top w:val="none" w:sz="0" w:space="0" w:color="auto"/>
                        <w:left w:val="none" w:sz="0" w:space="0" w:color="auto"/>
                        <w:bottom w:val="none" w:sz="0" w:space="0" w:color="auto"/>
                        <w:right w:val="none" w:sz="0" w:space="0" w:color="auto"/>
                      </w:divBdr>
                    </w:div>
                  </w:divsChild>
                </w:div>
                <w:div w:id="1860389985">
                  <w:marLeft w:val="0"/>
                  <w:marRight w:val="0"/>
                  <w:marTop w:val="0"/>
                  <w:marBottom w:val="0"/>
                  <w:divBdr>
                    <w:top w:val="none" w:sz="0" w:space="0" w:color="auto"/>
                    <w:left w:val="none" w:sz="0" w:space="0" w:color="auto"/>
                    <w:bottom w:val="none" w:sz="0" w:space="0" w:color="auto"/>
                    <w:right w:val="none" w:sz="0" w:space="0" w:color="auto"/>
                  </w:divBdr>
                  <w:divsChild>
                    <w:div w:id="2103531112">
                      <w:marLeft w:val="0"/>
                      <w:marRight w:val="0"/>
                      <w:marTop w:val="0"/>
                      <w:marBottom w:val="0"/>
                      <w:divBdr>
                        <w:top w:val="none" w:sz="0" w:space="0" w:color="auto"/>
                        <w:left w:val="none" w:sz="0" w:space="0" w:color="auto"/>
                        <w:bottom w:val="none" w:sz="0" w:space="0" w:color="auto"/>
                        <w:right w:val="none" w:sz="0" w:space="0" w:color="auto"/>
                      </w:divBdr>
                    </w:div>
                  </w:divsChild>
                </w:div>
                <w:div w:id="1880504798">
                  <w:marLeft w:val="0"/>
                  <w:marRight w:val="0"/>
                  <w:marTop w:val="0"/>
                  <w:marBottom w:val="0"/>
                  <w:divBdr>
                    <w:top w:val="none" w:sz="0" w:space="0" w:color="auto"/>
                    <w:left w:val="none" w:sz="0" w:space="0" w:color="auto"/>
                    <w:bottom w:val="none" w:sz="0" w:space="0" w:color="auto"/>
                    <w:right w:val="none" w:sz="0" w:space="0" w:color="auto"/>
                  </w:divBdr>
                  <w:divsChild>
                    <w:div w:id="1047142155">
                      <w:marLeft w:val="0"/>
                      <w:marRight w:val="0"/>
                      <w:marTop w:val="0"/>
                      <w:marBottom w:val="0"/>
                      <w:divBdr>
                        <w:top w:val="none" w:sz="0" w:space="0" w:color="auto"/>
                        <w:left w:val="none" w:sz="0" w:space="0" w:color="auto"/>
                        <w:bottom w:val="none" w:sz="0" w:space="0" w:color="auto"/>
                        <w:right w:val="none" w:sz="0" w:space="0" w:color="auto"/>
                      </w:divBdr>
                    </w:div>
                  </w:divsChild>
                </w:div>
                <w:div w:id="1880971644">
                  <w:marLeft w:val="0"/>
                  <w:marRight w:val="0"/>
                  <w:marTop w:val="0"/>
                  <w:marBottom w:val="0"/>
                  <w:divBdr>
                    <w:top w:val="none" w:sz="0" w:space="0" w:color="auto"/>
                    <w:left w:val="none" w:sz="0" w:space="0" w:color="auto"/>
                    <w:bottom w:val="none" w:sz="0" w:space="0" w:color="auto"/>
                    <w:right w:val="none" w:sz="0" w:space="0" w:color="auto"/>
                  </w:divBdr>
                  <w:divsChild>
                    <w:div w:id="351880863">
                      <w:marLeft w:val="0"/>
                      <w:marRight w:val="0"/>
                      <w:marTop w:val="0"/>
                      <w:marBottom w:val="0"/>
                      <w:divBdr>
                        <w:top w:val="none" w:sz="0" w:space="0" w:color="auto"/>
                        <w:left w:val="none" w:sz="0" w:space="0" w:color="auto"/>
                        <w:bottom w:val="none" w:sz="0" w:space="0" w:color="auto"/>
                        <w:right w:val="none" w:sz="0" w:space="0" w:color="auto"/>
                      </w:divBdr>
                    </w:div>
                  </w:divsChild>
                </w:div>
                <w:div w:id="1894189946">
                  <w:marLeft w:val="0"/>
                  <w:marRight w:val="0"/>
                  <w:marTop w:val="0"/>
                  <w:marBottom w:val="0"/>
                  <w:divBdr>
                    <w:top w:val="none" w:sz="0" w:space="0" w:color="auto"/>
                    <w:left w:val="none" w:sz="0" w:space="0" w:color="auto"/>
                    <w:bottom w:val="none" w:sz="0" w:space="0" w:color="auto"/>
                    <w:right w:val="none" w:sz="0" w:space="0" w:color="auto"/>
                  </w:divBdr>
                  <w:divsChild>
                    <w:div w:id="1151798956">
                      <w:marLeft w:val="0"/>
                      <w:marRight w:val="0"/>
                      <w:marTop w:val="0"/>
                      <w:marBottom w:val="0"/>
                      <w:divBdr>
                        <w:top w:val="none" w:sz="0" w:space="0" w:color="auto"/>
                        <w:left w:val="none" w:sz="0" w:space="0" w:color="auto"/>
                        <w:bottom w:val="none" w:sz="0" w:space="0" w:color="auto"/>
                        <w:right w:val="none" w:sz="0" w:space="0" w:color="auto"/>
                      </w:divBdr>
                    </w:div>
                  </w:divsChild>
                </w:div>
                <w:div w:id="1940017564">
                  <w:marLeft w:val="0"/>
                  <w:marRight w:val="0"/>
                  <w:marTop w:val="0"/>
                  <w:marBottom w:val="0"/>
                  <w:divBdr>
                    <w:top w:val="none" w:sz="0" w:space="0" w:color="auto"/>
                    <w:left w:val="none" w:sz="0" w:space="0" w:color="auto"/>
                    <w:bottom w:val="none" w:sz="0" w:space="0" w:color="auto"/>
                    <w:right w:val="none" w:sz="0" w:space="0" w:color="auto"/>
                  </w:divBdr>
                  <w:divsChild>
                    <w:div w:id="339049468">
                      <w:marLeft w:val="0"/>
                      <w:marRight w:val="0"/>
                      <w:marTop w:val="0"/>
                      <w:marBottom w:val="0"/>
                      <w:divBdr>
                        <w:top w:val="none" w:sz="0" w:space="0" w:color="auto"/>
                        <w:left w:val="none" w:sz="0" w:space="0" w:color="auto"/>
                        <w:bottom w:val="none" w:sz="0" w:space="0" w:color="auto"/>
                        <w:right w:val="none" w:sz="0" w:space="0" w:color="auto"/>
                      </w:divBdr>
                    </w:div>
                    <w:div w:id="704646321">
                      <w:marLeft w:val="0"/>
                      <w:marRight w:val="0"/>
                      <w:marTop w:val="0"/>
                      <w:marBottom w:val="0"/>
                      <w:divBdr>
                        <w:top w:val="none" w:sz="0" w:space="0" w:color="auto"/>
                        <w:left w:val="none" w:sz="0" w:space="0" w:color="auto"/>
                        <w:bottom w:val="none" w:sz="0" w:space="0" w:color="auto"/>
                        <w:right w:val="none" w:sz="0" w:space="0" w:color="auto"/>
                      </w:divBdr>
                    </w:div>
                    <w:div w:id="832721378">
                      <w:marLeft w:val="0"/>
                      <w:marRight w:val="0"/>
                      <w:marTop w:val="0"/>
                      <w:marBottom w:val="0"/>
                      <w:divBdr>
                        <w:top w:val="none" w:sz="0" w:space="0" w:color="auto"/>
                        <w:left w:val="none" w:sz="0" w:space="0" w:color="auto"/>
                        <w:bottom w:val="none" w:sz="0" w:space="0" w:color="auto"/>
                        <w:right w:val="none" w:sz="0" w:space="0" w:color="auto"/>
                      </w:divBdr>
                    </w:div>
                    <w:div w:id="1944068541">
                      <w:marLeft w:val="0"/>
                      <w:marRight w:val="0"/>
                      <w:marTop w:val="0"/>
                      <w:marBottom w:val="0"/>
                      <w:divBdr>
                        <w:top w:val="none" w:sz="0" w:space="0" w:color="auto"/>
                        <w:left w:val="none" w:sz="0" w:space="0" w:color="auto"/>
                        <w:bottom w:val="none" w:sz="0" w:space="0" w:color="auto"/>
                        <w:right w:val="none" w:sz="0" w:space="0" w:color="auto"/>
                      </w:divBdr>
                    </w:div>
                  </w:divsChild>
                </w:div>
                <w:div w:id="1940945381">
                  <w:marLeft w:val="0"/>
                  <w:marRight w:val="0"/>
                  <w:marTop w:val="0"/>
                  <w:marBottom w:val="0"/>
                  <w:divBdr>
                    <w:top w:val="none" w:sz="0" w:space="0" w:color="auto"/>
                    <w:left w:val="none" w:sz="0" w:space="0" w:color="auto"/>
                    <w:bottom w:val="none" w:sz="0" w:space="0" w:color="auto"/>
                    <w:right w:val="none" w:sz="0" w:space="0" w:color="auto"/>
                  </w:divBdr>
                  <w:divsChild>
                    <w:div w:id="145972003">
                      <w:marLeft w:val="0"/>
                      <w:marRight w:val="0"/>
                      <w:marTop w:val="0"/>
                      <w:marBottom w:val="0"/>
                      <w:divBdr>
                        <w:top w:val="none" w:sz="0" w:space="0" w:color="auto"/>
                        <w:left w:val="none" w:sz="0" w:space="0" w:color="auto"/>
                        <w:bottom w:val="none" w:sz="0" w:space="0" w:color="auto"/>
                        <w:right w:val="none" w:sz="0" w:space="0" w:color="auto"/>
                      </w:divBdr>
                    </w:div>
                  </w:divsChild>
                </w:div>
                <w:div w:id="2003196026">
                  <w:marLeft w:val="0"/>
                  <w:marRight w:val="0"/>
                  <w:marTop w:val="0"/>
                  <w:marBottom w:val="0"/>
                  <w:divBdr>
                    <w:top w:val="none" w:sz="0" w:space="0" w:color="auto"/>
                    <w:left w:val="none" w:sz="0" w:space="0" w:color="auto"/>
                    <w:bottom w:val="none" w:sz="0" w:space="0" w:color="auto"/>
                    <w:right w:val="none" w:sz="0" w:space="0" w:color="auto"/>
                  </w:divBdr>
                  <w:divsChild>
                    <w:div w:id="667634263">
                      <w:marLeft w:val="0"/>
                      <w:marRight w:val="0"/>
                      <w:marTop w:val="0"/>
                      <w:marBottom w:val="0"/>
                      <w:divBdr>
                        <w:top w:val="none" w:sz="0" w:space="0" w:color="auto"/>
                        <w:left w:val="none" w:sz="0" w:space="0" w:color="auto"/>
                        <w:bottom w:val="none" w:sz="0" w:space="0" w:color="auto"/>
                        <w:right w:val="none" w:sz="0" w:space="0" w:color="auto"/>
                      </w:divBdr>
                    </w:div>
                  </w:divsChild>
                </w:div>
                <w:div w:id="2027098241">
                  <w:marLeft w:val="0"/>
                  <w:marRight w:val="0"/>
                  <w:marTop w:val="0"/>
                  <w:marBottom w:val="0"/>
                  <w:divBdr>
                    <w:top w:val="none" w:sz="0" w:space="0" w:color="auto"/>
                    <w:left w:val="none" w:sz="0" w:space="0" w:color="auto"/>
                    <w:bottom w:val="none" w:sz="0" w:space="0" w:color="auto"/>
                    <w:right w:val="none" w:sz="0" w:space="0" w:color="auto"/>
                  </w:divBdr>
                  <w:divsChild>
                    <w:div w:id="1008017570">
                      <w:marLeft w:val="0"/>
                      <w:marRight w:val="0"/>
                      <w:marTop w:val="0"/>
                      <w:marBottom w:val="0"/>
                      <w:divBdr>
                        <w:top w:val="none" w:sz="0" w:space="0" w:color="auto"/>
                        <w:left w:val="none" w:sz="0" w:space="0" w:color="auto"/>
                        <w:bottom w:val="none" w:sz="0" w:space="0" w:color="auto"/>
                        <w:right w:val="none" w:sz="0" w:space="0" w:color="auto"/>
                      </w:divBdr>
                    </w:div>
                  </w:divsChild>
                </w:div>
                <w:div w:id="2055738267">
                  <w:marLeft w:val="0"/>
                  <w:marRight w:val="0"/>
                  <w:marTop w:val="0"/>
                  <w:marBottom w:val="0"/>
                  <w:divBdr>
                    <w:top w:val="none" w:sz="0" w:space="0" w:color="auto"/>
                    <w:left w:val="none" w:sz="0" w:space="0" w:color="auto"/>
                    <w:bottom w:val="none" w:sz="0" w:space="0" w:color="auto"/>
                    <w:right w:val="none" w:sz="0" w:space="0" w:color="auto"/>
                  </w:divBdr>
                  <w:divsChild>
                    <w:div w:id="551697722">
                      <w:marLeft w:val="0"/>
                      <w:marRight w:val="0"/>
                      <w:marTop w:val="0"/>
                      <w:marBottom w:val="0"/>
                      <w:divBdr>
                        <w:top w:val="none" w:sz="0" w:space="0" w:color="auto"/>
                        <w:left w:val="none" w:sz="0" w:space="0" w:color="auto"/>
                        <w:bottom w:val="none" w:sz="0" w:space="0" w:color="auto"/>
                        <w:right w:val="none" w:sz="0" w:space="0" w:color="auto"/>
                      </w:divBdr>
                    </w:div>
                  </w:divsChild>
                </w:div>
                <w:div w:id="2056733439">
                  <w:marLeft w:val="0"/>
                  <w:marRight w:val="0"/>
                  <w:marTop w:val="0"/>
                  <w:marBottom w:val="0"/>
                  <w:divBdr>
                    <w:top w:val="none" w:sz="0" w:space="0" w:color="auto"/>
                    <w:left w:val="none" w:sz="0" w:space="0" w:color="auto"/>
                    <w:bottom w:val="none" w:sz="0" w:space="0" w:color="auto"/>
                    <w:right w:val="none" w:sz="0" w:space="0" w:color="auto"/>
                  </w:divBdr>
                  <w:divsChild>
                    <w:div w:id="1376853990">
                      <w:marLeft w:val="0"/>
                      <w:marRight w:val="0"/>
                      <w:marTop w:val="0"/>
                      <w:marBottom w:val="0"/>
                      <w:divBdr>
                        <w:top w:val="none" w:sz="0" w:space="0" w:color="auto"/>
                        <w:left w:val="none" w:sz="0" w:space="0" w:color="auto"/>
                        <w:bottom w:val="none" w:sz="0" w:space="0" w:color="auto"/>
                        <w:right w:val="none" w:sz="0" w:space="0" w:color="auto"/>
                      </w:divBdr>
                    </w:div>
                    <w:div w:id="1436705121">
                      <w:marLeft w:val="0"/>
                      <w:marRight w:val="0"/>
                      <w:marTop w:val="0"/>
                      <w:marBottom w:val="0"/>
                      <w:divBdr>
                        <w:top w:val="none" w:sz="0" w:space="0" w:color="auto"/>
                        <w:left w:val="none" w:sz="0" w:space="0" w:color="auto"/>
                        <w:bottom w:val="none" w:sz="0" w:space="0" w:color="auto"/>
                        <w:right w:val="none" w:sz="0" w:space="0" w:color="auto"/>
                      </w:divBdr>
                    </w:div>
                    <w:div w:id="1849952265">
                      <w:marLeft w:val="0"/>
                      <w:marRight w:val="0"/>
                      <w:marTop w:val="0"/>
                      <w:marBottom w:val="0"/>
                      <w:divBdr>
                        <w:top w:val="none" w:sz="0" w:space="0" w:color="auto"/>
                        <w:left w:val="none" w:sz="0" w:space="0" w:color="auto"/>
                        <w:bottom w:val="none" w:sz="0" w:space="0" w:color="auto"/>
                        <w:right w:val="none" w:sz="0" w:space="0" w:color="auto"/>
                      </w:divBdr>
                    </w:div>
                  </w:divsChild>
                </w:div>
                <w:div w:id="2089885392">
                  <w:marLeft w:val="0"/>
                  <w:marRight w:val="0"/>
                  <w:marTop w:val="0"/>
                  <w:marBottom w:val="0"/>
                  <w:divBdr>
                    <w:top w:val="none" w:sz="0" w:space="0" w:color="auto"/>
                    <w:left w:val="none" w:sz="0" w:space="0" w:color="auto"/>
                    <w:bottom w:val="none" w:sz="0" w:space="0" w:color="auto"/>
                    <w:right w:val="none" w:sz="0" w:space="0" w:color="auto"/>
                  </w:divBdr>
                  <w:divsChild>
                    <w:div w:id="1160465727">
                      <w:marLeft w:val="0"/>
                      <w:marRight w:val="0"/>
                      <w:marTop w:val="0"/>
                      <w:marBottom w:val="0"/>
                      <w:divBdr>
                        <w:top w:val="none" w:sz="0" w:space="0" w:color="auto"/>
                        <w:left w:val="none" w:sz="0" w:space="0" w:color="auto"/>
                        <w:bottom w:val="none" w:sz="0" w:space="0" w:color="auto"/>
                        <w:right w:val="none" w:sz="0" w:space="0" w:color="auto"/>
                      </w:divBdr>
                    </w:div>
                  </w:divsChild>
                </w:div>
                <w:div w:id="2133622146">
                  <w:marLeft w:val="0"/>
                  <w:marRight w:val="0"/>
                  <w:marTop w:val="0"/>
                  <w:marBottom w:val="0"/>
                  <w:divBdr>
                    <w:top w:val="none" w:sz="0" w:space="0" w:color="auto"/>
                    <w:left w:val="none" w:sz="0" w:space="0" w:color="auto"/>
                    <w:bottom w:val="none" w:sz="0" w:space="0" w:color="auto"/>
                    <w:right w:val="none" w:sz="0" w:space="0" w:color="auto"/>
                  </w:divBdr>
                  <w:divsChild>
                    <w:div w:id="141146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538550">
          <w:marLeft w:val="0"/>
          <w:marRight w:val="0"/>
          <w:marTop w:val="0"/>
          <w:marBottom w:val="0"/>
          <w:divBdr>
            <w:top w:val="none" w:sz="0" w:space="0" w:color="auto"/>
            <w:left w:val="none" w:sz="0" w:space="0" w:color="auto"/>
            <w:bottom w:val="none" w:sz="0" w:space="0" w:color="auto"/>
            <w:right w:val="none" w:sz="0" w:space="0" w:color="auto"/>
          </w:divBdr>
        </w:div>
        <w:div w:id="1065646246">
          <w:marLeft w:val="0"/>
          <w:marRight w:val="0"/>
          <w:marTop w:val="0"/>
          <w:marBottom w:val="0"/>
          <w:divBdr>
            <w:top w:val="none" w:sz="0" w:space="0" w:color="auto"/>
            <w:left w:val="none" w:sz="0" w:space="0" w:color="auto"/>
            <w:bottom w:val="none" w:sz="0" w:space="0" w:color="auto"/>
            <w:right w:val="none" w:sz="0" w:space="0" w:color="auto"/>
          </w:divBdr>
        </w:div>
        <w:div w:id="1114055234">
          <w:marLeft w:val="0"/>
          <w:marRight w:val="0"/>
          <w:marTop w:val="0"/>
          <w:marBottom w:val="0"/>
          <w:divBdr>
            <w:top w:val="none" w:sz="0" w:space="0" w:color="auto"/>
            <w:left w:val="none" w:sz="0" w:space="0" w:color="auto"/>
            <w:bottom w:val="none" w:sz="0" w:space="0" w:color="auto"/>
            <w:right w:val="none" w:sz="0" w:space="0" w:color="auto"/>
          </w:divBdr>
        </w:div>
        <w:div w:id="1340932793">
          <w:marLeft w:val="0"/>
          <w:marRight w:val="0"/>
          <w:marTop w:val="0"/>
          <w:marBottom w:val="0"/>
          <w:divBdr>
            <w:top w:val="none" w:sz="0" w:space="0" w:color="auto"/>
            <w:left w:val="none" w:sz="0" w:space="0" w:color="auto"/>
            <w:bottom w:val="none" w:sz="0" w:space="0" w:color="auto"/>
            <w:right w:val="none" w:sz="0" w:space="0" w:color="auto"/>
          </w:divBdr>
        </w:div>
        <w:div w:id="1699314647">
          <w:marLeft w:val="0"/>
          <w:marRight w:val="0"/>
          <w:marTop w:val="0"/>
          <w:marBottom w:val="0"/>
          <w:divBdr>
            <w:top w:val="none" w:sz="0" w:space="0" w:color="auto"/>
            <w:left w:val="none" w:sz="0" w:space="0" w:color="auto"/>
            <w:bottom w:val="none" w:sz="0" w:space="0" w:color="auto"/>
            <w:right w:val="none" w:sz="0" w:space="0" w:color="auto"/>
          </w:divBdr>
        </w:div>
        <w:div w:id="1813792874">
          <w:marLeft w:val="0"/>
          <w:marRight w:val="0"/>
          <w:marTop w:val="0"/>
          <w:marBottom w:val="0"/>
          <w:divBdr>
            <w:top w:val="none" w:sz="0" w:space="0" w:color="auto"/>
            <w:left w:val="none" w:sz="0" w:space="0" w:color="auto"/>
            <w:bottom w:val="none" w:sz="0" w:space="0" w:color="auto"/>
            <w:right w:val="none" w:sz="0" w:space="0" w:color="auto"/>
          </w:divBdr>
        </w:div>
        <w:div w:id="1828664957">
          <w:marLeft w:val="0"/>
          <w:marRight w:val="0"/>
          <w:marTop w:val="0"/>
          <w:marBottom w:val="0"/>
          <w:divBdr>
            <w:top w:val="none" w:sz="0" w:space="0" w:color="auto"/>
            <w:left w:val="none" w:sz="0" w:space="0" w:color="auto"/>
            <w:bottom w:val="none" w:sz="0" w:space="0" w:color="auto"/>
            <w:right w:val="none" w:sz="0" w:space="0" w:color="auto"/>
          </w:divBdr>
          <w:divsChild>
            <w:div w:id="1445995772">
              <w:marLeft w:val="-75"/>
              <w:marRight w:val="0"/>
              <w:marTop w:val="30"/>
              <w:marBottom w:val="30"/>
              <w:divBdr>
                <w:top w:val="none" w:sz="0" w:space="0" w:color="auto"/>
                <w:left w:val="none" w:sz="0" w:space="0" w:color="auto"/>
                <w:bottom w:val="none" w:sz="0" w:space="0" w:color="auto"/>
                <w:right w:val="none" w:sz="0" w:space="0" w:color="auto"/>
              </w:divBdr>
              <w:divsChild>
                <w:div w:id="50200825">
                  <w:marLeft w:val="0"/>
                  <w:marRight w:val="0"/>
                  <w:marTop w:val="0"/>
                  <w:marBottom w:val="0"/>
                  <w:divBdr>
                    <w:top w:val="none" w:sz="0" w:space="0" w:color="auto"/>
                    <w:left w:val="none" w:sz="0" w:space="0" w:color="auto"/>
                    <w:bottom w:val="none" w:sz="0" w:space="0" w:color="auto"/>
                    <w:right w:val="none" w:sz="0" w:space="0" w:color="auto"/>
                  </w:divBdr>
                  <w:divsChild>
                    <w:div w:id="1196313815">
                      <w:marLeft w:val="0"/>
                      <w:marRight w:val="0"/>
                      <w:marTop w:val="0"/>
                      <w:marBottom w:val="0"/>
                      <w:divBdr>
                        <w:top w:val="none" w:sz="0" w:space="0" w:color="auto"/>
                        <w:left w:val="none" w:sz="0" w:space="0" w:color="auto"/>
                        <w:bottom w:val="none" w:sz="0" w:space="0" w:color="auto"/>
                        <w:right w:val="none" w:sz="0" w:space="0" w:color="auto"/>
                      </w:divBdr>
                    </w:div>
                  </w:divsChild>
                </w:div>
                <w:div w:id="51002425">
                  <w:marLeft w:val="0"/>
                  <w:marRight w:val="0"/>
                  <w:marTop w:val="0"/>
                  <w:marBottom w:val="0"/>
                  <w:divBdr>
                    <w:top w:val="none" w:sz="0" w:space="0" w:color="auto"/>
                    <w:left w:val="none" w:sz="0" w:space="0" w:color="auto"/>
                    <w:bottom w:val="none" w:sz="0" w:space="0" w:color="auto"/>
                    <w:right w:val="none" w:sz="0" w:space="0" w:color="auto"/>
                  </w:divBdr>
                  <w:divsChild>
                    <w:div w:id="974455605">
                      <w:marLeft w:val="0"/>
                      <w:marRight w:val="0"/>
                      <w:marTop w:val="0"/>
                      <w:marBottom w:val="0"/>
                      <w:divBdr>
                        <w:top w:val="none" w:sz="0" w:space="0" w:color="auto"/>
                        <w:left w:val="none" w:sz="0" w:space="0" w:color="auto"/>
                        <w:bottom w:val="none" w:sz="0" w:space="0" w:color="auto"/>
                        <w:right w:val="none" w:sz="0" w:space="0" w:color="auto"/>
                      </w:divBdr>
                    </w:div>
                  </w:divsChild>
                </w:div>
                <w:div w:id="107312175">
                  <w:marLeft w:val="0"/>
                  <w:marRight w:val="0"/>
                  <w:marTop w:val="0"/>
                  <w:marBottom w:val="0"/>
                  <w:divBdr>
                    <w:top w:val="none" w:sz="0" w:space="0" w:color="auto"/>
                    <w:left w:val="none" w:sz="0" w:space="0" w:color="auto"/>
                    <w:bottom w:val="none" w:sz="0" w:space="0" w:color="auto"/>
                    <w:right w:val="none" w:sz="0" w:space="0" w:color="auto"/>
                  </w:divBdr>
                  <w:divsChild>
                    <w:div w:id="486947114">
                      <w:marLeft w:val="0"/>
                      <w:marRight w:val="0"/>
                      <w:marTop w:val="0"/>
                      <w:marBottom w:val="0"/>
                      <w:divBdr>
                        <w:top w:val="none" w:sz="0" w:space="0" w:color="auto"/>
                        <w:left w:val="none" w:sz="0" w:space="0" w:color="auto"/>
                        <w:bottom w:val="none" w:sz="0" w:space="0" w:color="auto"/>
                        <w:right w:val="none" w:sz="0" w:space="0" w:color="auto"/>
                      </w:divBdr>
                    </w:div>
                  </w:divsChild>
                </w:div>
                <w:div w:id="147981250">
                  <w:marLeft w:val="0"/>
                  <w:marRight w:val="0"/>
                  <w:marTop w:val="0"/>
                  <w:marBottom w:val="0"/>
                  <w:divBdr>
                    <w:top w:val="none" w:sz="0" w:space="0" w:color="auto"/>
                    <w:left w:val="none" w:sz="0" w:space="0" w:color="auto"/>
                    <w:bottom w:val="none" w:sz="0" w:space="0" w:color="auto"/>
                    <w:right w:val="none" w:sz="0" w:space="0" w:color="auto"/>
                  </w:divBdr>
                  <w:divsChild>
                    <w:div w:id="2020766715">
                      <w:marLeft w:val="0"/>
                      <w:marRight w:val="0"/>
                      <w:marTop w:val="0"/>
                      <w:marBottom w:val="0"/>
                      <w:divBdr>
                        <w:top w:val="none" w:sz="0" w:space="0" w:color="auto"/>
                        <w:left w:val="none" w:sz="0" w:space="0" w:color="auto"/>
                        <w:bottom w:val="none" w:sz="0" w:space="0" w:color="auto"/>
                        <w:right w:val="none" w:sz="0" w:space="0" w:color="auto"/>
                      </w:divBdr>
                    </w:div>
                  </w:divsChild>
                </w:div>
                <w:div w:id="249896144">
                  <w:marLeft w:val="0"/>
                  <w:marRight w:val="0"/>
                  <w:marTop w:val="0"/>
                  <w:marBottom w:val="0"/>
                  <w:divBdr>
                    <w:top w:val="none" w:sz="0" w:space="0" w:color="auto"/>
                    <w:left w:val="none" w:sz="0" w:space="0" w:color="auto"/>
                    <w:bottom w:val="none" w:sz="0" w:space="0" w:color="auto"/>
                    <w:right w:val="none" w:sz="0" w:space="0" w:color="auto"/>
                  </w:divBdr>
                  <w:divsChild>
                    <w:div w:id="253127448">
                      <w:marLeft w:val="0"/>
                      <w:marRight w:val="0"/>
                      <w:marTop w:val="0"/>
                      <w:marBottom w:val="0"/>
                      <w:divBdr>
                        <w:top w:val="none" w:sz="0" w:space="0" w:color="auto"/>
                        <w:left w:val="none" w:sz="0" w:space="0" w:color="auto"/>
                        <w:bottom w:val="none" w:sz="0" w:space="0" w:color="auto"/>
                        <w:right w:val="none" w:sz="0" w:space="0" w:color="auto"/>
                      </w:divBdr>
                    </w:div>
                  </w:divsChild>
                </w:div>
                <w:div w:id="425224796">
                  <w:marLeft w:val="0"/>
                  <w:marRight w:val="0"/>
                  <w:marTop w:val="0"/>
                  <w:marBottom w:val="0"/>
                  <w:divBdr>
                    <w:top w:val="none" w:sz="0" w:space="0" w:color="auto"/>
                    <w:left w:val="none" w:sz="0" w:space="0" w:color="auto"/>
                    <w:bottom w:val="none" w:sz="0" w:space="0" w:color="auto"/>
                    <w:right w:val="none" w:sz="0" w:space="0" w:color="auto"/>
                  </w:divBdr>
                  <w:divsChild>
                    <w:div w:id="597520152">
                      <w:marLeft w:val="0"/>
                      <w:marRight w:val="0"/>
                      <w:marTop w:val="0"/>
                      <w:marBottom w:val="0"/>
                      <w:divBdr>
                        <w:top w:val="none" w:sz="0" w:space="0" w:color="auto"/>
                        <w:left w:val="none" w:sz="0" w:space="0" w:color="auto"/>
                        <w:bottom w:val="none" w:sz="0" w:space="0" w:color="auto"/>
                        <w:right w:val="none" w:sz="0" w:space="0" w:color="auto"/>
                      </w:divBdr>
                    </w:div>
                  </w:divsChild>
                </w:div>
                <w:div w:id="473791068">
                  <w:marLeft w:val="0"/>
                  <w:marRight w:val="0"/>
                  <w:marTop w:val="0"/>
                  <w:marBottom w:val="0"/>
                  <w:divBdr>
                    <w:top w:val="none" w:sz="0" w:space="0" w:color="auto"/>
                    <w:left w:val="none" w:sz="0" w:space="0" w:color="auto"/>
                    <w:bottom w:val="none" w:sz="0" w:space="0" w:color="auto"/>
                    <w:right w:val="none" w:sz="0" w:space="0" w:color="auto"/>
                  </w:divBdr>
                  <w:divsChild>
                    <w:div w:id="1335768035">
                      <w:marLeft w:val="0"/>
                      <w:marRight w:val="0"/>
                      <w:marTop w:val="0"/>
                      <w:marBottom w:val="0"/>
                      <w:divBdr>
                        <w:top w:val="none" w:sz="0" w:space="0" w:color="auto"/>
                        <w:left w:val="none" w:sz="0" w:space="0" w:color="auto"/>
                        <w:bottom w:val="none" w:sz="0" w:space="0" w:color="auto"/>
                        <w:right w:val="none" w:sz="0" w:space="0" w:color="auto"/>
                      </w:divBdr>
                    </w:div>
                  </w:divsChild>
                </w:div>
                <w:div w:id="600995820">
                  <w:marLeft w:val="0"/>
                  <w:marRight w:val="0"/>
                  <w:marTop w:val="0"/>
                  <w:marBottom w:val="0"/>
                  <w:divBdr>
                    <w:top w:val="none" w:sz="0" w:space="0" w:color="auto"/>
                    <w:left w:val="none" w:sz="0" w:space="0" w:color="auto"/>
                    <w:bottom w:val="none" w:sz="0" w:space="0" w:color="auto"/>
                    <w:right w:val="none" w:sz="0" w:space="0" w:color="auto"/>
                  </w:divBdr>
                  <w:divsChild>
                    <w:div w:id="446850323">
                      <w:marLeft w:val="0"/>
                      <w:marRight w:val="0"/>
                      <w:marTop w:val="0"/>
                      <w:marBottom w:val="0"/>
                      <w:divBdr>
                        <w:top w:val="none" w:sz="0" w:space="0" w:color="auto"/>
                        <w:left w:val="none" w:sz="0" w:space="0" w:color="auto"/>
                        <w:bottom w:val="none" w:sz="0" w:space="0" w:color="auto"/>
                        <w:right w:val="none" w:sz="0" w:space="0" w:color="auto"/>
                      </w:divBdr>
                    </w:div>
                  </w:divsChild>
                </w:div>
                <w:div w:id="625699711">
                  <w:marLeft w:val="0"/>
                  <w:marRight w:val="0"/>
                  <w:marTop w:val="0"/>
                  <w:marBottom w:val="0"/>
                  <w:divBdr>
                    <w:top w:val="none" w:sz="0" w:space="0" w:color="auto"/>
                    <w:left w:val="none" w:sz="0" w:space="0" w:color="auto"/>
                    <w:bottom w:val="none" w:sz="0" w:space="0" w:color="auto"/>
                    <w:right w:val="none" w:sz="0" w:space="0" w:color="auto"/>
                  </w:divBdr>
                  <w:divsChild>
                    <w:div w:id="136654358">
                      <w:marLeft w:val="0"/>
                      <w:marRight w:val="0"/>
                      <w:marTop w:val="0"/>
                      <w:marBottom w:val="0"/>
                      <w:divBdr>
                        <w:top w:val="none" w:sz="0" w:space="0" w:color="auto"/>
                        <w:left w:val="none" w:sz="0" w:space="0" w:color="auto"/>
                        <w:bottom w:val="none" w:sz="0" w:space="0" w:color="auto"/>
                        <w:right w:val="none" w:sz="0" w:space="0" w:color="auto"/>
                      </w:divBdr>
                    </w:div>
                  </w:divsChild>
                </w:div>
                <w:div w:id="631059867">
                  <w:marLeft w:val="0"/>
                  <w:marRight w:val="0"/>
                  <w:marTop w:val="0"/>
                  <w:marBottom w:val="0"/>
                  <w:divBdr>
                    <w:top w:val="none" w:sz="0" w:space="0" w:color="auto"/>
                    <w:left w:val="none" w:sz="0" w:space="0" w:color="auto"/>
                    <w:bottom w:val="none" w:sz="0" w:space="0" w:color="auto"/>
                    <w:right w:val="none" w:sz="0" w:space="0" w:color="auto"/>
                  </w:divBdr>
                  <w:divsChild>
                    <w:div w:id="2042047635">
                      <w:marLeft w:val="0"/>
                      <w:marRight w:val="0"/>
                      <w:marTop w:val="0"/>
                      <w:marBottom w:val="0"/>
                      <w:divBdr>
                        <w:top w:val="none" w:sz="0" w:space="0" w:color="auto"/>
                        <w:left w:val="none" w:sz="0" w:space="0" w:color="auto"/>
                        <w:bottom w:val="none" w:sz="0" w:space="0" w:color="auto"/>
                        <w:right w:val="none" w:sz="0" w:space="0" w:color="auto"/>
                      </w:divBdr>
                    </w:div>
                  </w:divsChild>
                </w:div>
                <w:div w:id="905065756">
                  <w:marLeft w:val="0"/>
                  <w:marRight w:val="0"/>
                  <w:marTop w:val="0"/>
                  <w:marBottom w:val="0"/>
                  <w:divBdr>
                    <w:top w:val="none" w:sz="0" w:space="0" w:color="auto"/>
                    <w:left w:val="none" w:sz="0" w:space="0" w:color="auto"/>
                    <w:bottom w:val="none" w:sz="0" w:space="0" w:color="auto"/>
                    <w:right w:val="none" w:sz="0" w:space="0" w:color="auto"/>
                  </w:divBdr>
                  <w:divsChild>
                    <w:div w:id="1010376594">
                      <w:marLeft w:val="0"/>
                      <w:marRight w:val="0"/>
                      <w:marTop w:val="0"/>
                      <w:marBottom w:val="0"/>
                      <w:divBdr>
                        <w:top w:val="none" w:sz="0" w:space="0" w:color="auto"/>
                        <w:left w:val="none" w:sz="0" w:space="0" w:color="auto"/>
                        <w:bottom w:val="none" w:sz="0" w:space="0" w:color="auto"/>
                        <w:right w:val="none" w:sz="0" w:space="0" w:color="auto"/>
                      </w:divBdr>
                    </w:div>
                  </w:divsChild>
                </w:div>
                <w:div w:id="1065838482">
                  <w:marLeft w:val="0"/>
                  <w:marRight w:val="0"/>
                  <w:marTop w:val="0"/>
                  <w:marBottom w:val="0"/>
                  <w:divBdr>
                    <w:top w:val="none" w:sz="0" w:space="0" w:color="auto"/>
                    <w:left w:val="none" w:sz="0" w:space="0" w:color="auto"/>
                    <w:bottom w:val="none" w:sz="0" w:space="0" w:color="auto"/>
                    <w:right w:val="none" w:sz="0" w:space="0" w:color="auto"/>
                  </w:divBdr>
                  <w:divsChild>
                    <w:div w:id="2117872054">
                      <w:marLeft w:val="0"/>
                      <w:marRight w:val="0"/>
                      <w:marTop w:val="0"/>
                      <w:marBottom w:val="0"/>
                      <w:divBdr>
                        <w:top w:val="none" w:sz="0" w:space="0" w:color="auto"/>
                        <w:left w:val="none" w:sz="0" w:space="0" w:color="auto"/>
                        <w:bottom w:val="none" w:sz="0" w:space="0" w:color="auto"/>
                        <w:right w:val="none" w:sz="0" w:space="0" w:color="auto"/>
                      </w:divBdr>
                    </w:div>
                  </w:divsChild>
                </w:div>
                <w:div w:id="1130980180">
                  <w:marLeft w:val="0"/>
                  <w:marRight w:val="0"/>
                  <w:marTop w:val="0"/>
                  <w:marBottom w:val="0"/>
                  <w:divBdr>
                    <w:top w:val="none" w:sz="0" w:space="0" w:color="auto"/>
                    <w:left w:val="none" w:sz="0" w:space="0" w:color="auto"/>
                    <w:bottom w:val="none" w:sz="0" w:space="0" w:color="auto"/>
                    <w:right w:val="none" w:sz="0" w:space="0" w:color="auto"/>
                  </w:divBdr>
                  <w:divsChild>
                    <w:div w:id="1986160993">
                      <w:marLeft w:val="0"/>
                      <w:marRight w:val="0"/>
                      <w:marTop w:val="0"/>
                      <w:marBottom w:val="0"/>
                      <w:divBdr>
                        <w:top w:val="none" w:sz="0" w:space="0" w:color="auto"/>
                        <w:left w:val="none" w:sz="0" w:space="0" w:color="auto"/>
                        <w:bottom w:val="none" w:sz="0" w:space="0" w:color="auto"/>
                        <w:right w:val="none" w:sz="0" w:space="0" w:color="auto"/>
                      </w:divBdr>
                    </w:div>
                  </w:divsChild>
                </w:div>
                <w:div w:id="1239904393">
                  <w:marLeft w:val="0"/>
                  <w:marRight w:val="0"/>
                  <w:marTop w:val="0"/>
                  <w:marBottom w:val="0"/>
                  <w:divBdr>
                    <w:top w:val="none" w:sz="0" w:space="0" w:color="auto"/>
                    <w:left w:val="none" w:sz="0" w:space="0" w:color="auto"/>
                    <w:bottom w:val="none" w:sz="0" w:space="0" w:color="auto"/>
                    <w:right w:val="none" w:sz="0" w:space="0" w:color="auto"/>
                  </w:divBdr>
                  <w:divsChild>
                    <w:div w:id="1605963909">
                      <w:marLeft w:val="0"/>
                      <w:marRight w:val="0"/>
                      <w:marTop w:val="0"/>
                      <w:marBottom w:val="0"/>
                      <w:divBdr>
                        <w:top w:val="none" w:sz="0" w:space="0" w:color="auto"/>
                        <w:left w:val="none" w:sz="0" w:space="0" w:color="auto"/>
                        <w:bottom w:val="none" w:sz="0" w:space="0" w:color="auto"/>
                        <w:right w:val="none" w:sz="0" w:space="0" w:color="auto"/>
                      </w:divBdr>
                    </w:div>
                  </w:divsChild>
                </w:div>
                <w:div w:id="1369331259">
                  <w:marLeft w:val="0"/>
                  <w:marRight w:val="0"/>
                  <w:marTop w:val="0"/>
                  <w:marBottom w:val="0"/>
                  <w:divBdr>
                    <w:top w:val="none" w:sz="0" w:space="0" w:color="auto"/>
                    <w:left w:val="none" w:sz="0" w:space="0" w:color="auto"/>
                    <w:bottom w:val="none" w:sz="0" w:space="0" w:color="auto"/>
                    <w:right w:val="none" w:sz="0" w:space="0" w:color="auto"/>
                  </w:divBdr>
                  <w:divsChild>
                    <w:div w:id="1737973135">
                      <w:marLeft w:val="0"/>
                      <w:marRight w:val="0"/>
                      <w:marTop w:val="0"/>
                      <w:marBottom w:val="0"/>
                      <w:divBdr>
                        <w:top w:val="none" w:sz="0" w:space="0" w:color="auto"/>
                        <w:left w:val="none" w:sz="0" w:space="0" w:color="auto"/>
                        <w:bottom w:val="none" w:sz="0" w:space="0" w:color="auto"/>
                        <w:right w:val="none" w:sz="0" w:space="0" w:color="auto"/>
                      </w:divBdr>
                    </w:div>
                  </w:divsChild>
                </w:div>
                <w:div w:id="1436318693">
                  <w:marLeft w:val="0"/>
                  <w:marRight w:val="0"/>
                  <w:marTop w:val="0"/>
                  <w:marBottom w:val="0"/>
                  <w:divBdr>
                    <w:top w:val="none" w:sz="0" w:space="0" w:color="auto"/>
                    <w:left w:val="none" w:sz="0" w:space="0" w:color="auto"/>
                    <w:bottom w:val="none" w:sz="0" w:space="0" w:color="auto"/>
                    <w:right w:val="none" w:sz="0" w:space="0" w:color="auto"/>
                  </w:divBdr>
                  <w:divsChild>
                    <w:div w:id="1063144102">
                      <w:marLeft w:val="0"/>
                      <w:marRight w:val="0"/>
                      <w:marTop w:val="0"/>
                      <w:marBottom w:val="0"/>
                      <w:divBdr>
                        <w:top w:val="none" w:sz="0" w:space="0" w:color="auto"/>
                        <w:left w:val="none" w:sz="0" w:space="0" w:color="auto"/>
                        <w:bottom w:val="none" w:sz="0" w:space="0" w:color="auto"/>
                        <w:right w:val="none" w:sz="0" w:space="0" w:color="auto"/>
                      </w:divBdr>
                    </w:div>
                  </w:divsChild>
                </w:div>
                <w:div w:id="1448699839">
                  <w:marLeft w:val="0"/>
                  <w:marRight w:val="0"/>
                  <w:marTop w:val="0"/>
                  <w:marBottom w:val="0"/>
                  <w:divBdr>
                    <w:top w:val="none" w:sz="0" w:space="0" w:color="auto"/>
                    <w:left w:val="none" w:sz="0" w:space="0" w:color="auto"/>
                    <w:bottom w:val="none" w:sz="0" w:space="0" w:color="auto"/>
                    <w:right w:val="none" w:sz="0" w:space="0" w:color="auto"/>
                  </w:divBdr>
                  <w:divsChild>
                    <w:div w:id="893009406">
                      <w:marLeft w:val="0"/>
                      <w:marRight w:val="0"/>
                      <w:marTop w:val="0"/>
                      <w:marBottom w:val="0"/>
                      <w:divBdr>
                        <w:top w:val="none" w:sz="0" w:space="0" w:color="auto"/>
                        <w:left w:val="none" w:sz="0" w:space="0" w:color="auto"/>
                        <w:bottom w:val="none" w:sz="0" w:space="0" w:color="auto"/>
                        <w:right w:val="none" w:sz="0" w:space="0" w:color="auto"/>
                      </w:divBdr>
                    </w:div>
                  </w:divsChild>
                </w:div>
                <w:div w:id="1483277981">
                  <w:marLeft w:val="0"/>
                  <w:marRight w:val="0"/>
                  <w:marTop w:val="0"/>
                  <w:marBottom w:val="0"/>
                  <w:divBdr>
                    <w:top w:val="none" w:sz="0" w:space="0" w:color="auto"/>
                    <w:left w:val="none" w:sz="0" w:space="0" w:color="auto"/>
                    <w:bottom w:val="none" w:sz="0" w:space="0" w:color="auto"/>
                    <w:right w:val="none" w:sz="0" w:space="0" w:color="auto"/>
                  </w:divBdr>
                  <w:divsChild>
                    <w:div w:id="836270905">
                      <w:marLeft w:val="0"/>
                      <w:marRight w:val="0"/>
                      <w:marTop w:val="0"/>
                      <w:marBottom w:val="0"/>
                      <w:divBdr>
                        <w:top w:val="none" w:sz="0" w:space="0" w:color="auto"/>
                        <w:left w:val="none" w:sz="0" w:space="0" w:color="auto"/>
                        <w:bottom w:val="none" w:sz="0" w:space="0" w:color="auto"/>
                        <w:right w:val="none" w:sz="0" w:space="0" w:color="auto"/>
                      </w:divBdr>
                    </w:div>
                  </w:divsChild>
                </w:div>
                <w:div w:id="1555694717">
                  <w:marLeft w:val="0"/>
                  <w:marRight w:val="0"/>
                  <w:marTop w:val="0"/>
                  <w:marBottom w:val="0"/>
                  <w:divBdr>
                    <w:top w:val="none" w:sz="0" w:space="0" w:color="auto"/>
                    <w:left w:val="none" w:sz="0" w:space="0" w:color="auto"/>
                    <w:bottom w:val="none" w:sz="0" w:space="0" w:color="auto"/>
                    <w:right w:val="none" w:sz="0" w:space="0" w:color="auto"/>
                  </w:divBdr>
                  <w:divsChild>
                    <w:div w:id="1867136403">
                      <w:marLeft w:val="0"/>
                      <w:marRight w:val="0"/>
                      <w:marTop w:val="0"/>
                      <w:marBottom w:val="0"/>
                      <w:divBdr>
                        <w:top w:val="none" w:sz="0" w:space="0" w:color="auto"/>
                        <w:left w:val="none" w:sz="0" w:space="0" w:color="auto"/>
                        <w:bottom w:val="none" w:sz="0" w:space="0" w:color="auto"/>
                        <w:right w:val="none" w:sz="0" w:space="0" w:color="auto"/>
                      </w:divBdr>
                    </w:div>
                  </w:divsChild>
                </w:div>
                <w:div w:id="1605962622">
                  <w:marLeft w:val="0"/>
                  <w:marRight w:val="0"/>
                  <w:marTop w:val="0"/>
                  <w:marBottom w:val="0"/>
                  <w:divBdr>
                    <w:top w:val="none" w:sz="0" w:space="0" w:color="auto"/>
                    <w:left w:val="none" w:sz="0" w:space="0" w:color="auto"/>
                    <w:bottom w:val="none" w:sz="0" w:space="0" w:color="auto"/>
                    <w:right w:val="none" w:sz="0" w:space="0" w:color="auto"/>
                  </w:divBdr>
                  <w:divsChild>
                    <w:div w:id="1330449968">
                      <w:marLeft w:val="0"/>
                      <w:marRight w:val="0"/>
                      <w:marTop w:val="0"/>
                      <w:marBottom w:val="0"/>
                      <w:divBdr>
                        <w:top w:val="none" w:sz="0" w:space="0" w:color="auto"/>
                        <w:left w:val="none" w:sz="0" w:space="0" w:color="auto"/>
                        <w:bottom w:val="none" w:sz="0" w:space="0" w:color="auto"/>
                        <w:right w:val="none" w:sz="0" w:space="0" w:color="auto"/>
                      </w:divBdr>
                    </w:div>
                  </w:divsChild>
                </w:div>
                <w:div w:id="1623271570">
                  <w:marLeft w:val="0"/>
                  <w:marRight w:val="0"/>
                  <w:marTop w:val="0"/>
                  <w:marBottom w:val="0"/>
                  <w:divBdr>
                    <w:top w:val="none" w:sz="0" w:space="0" w:color="auto"/>
                    <w:left w:val="none" w:sz="0" w:space="0" w:color="auto"/>
                    <w:bottom w:val="none" w:sz="0" w:space="0" w:color="auto"/>
                    <w:right w:val="none" w:sz="0" w:space="0" w:color="auto"/>
                  </w:divBdr>
                  <w:divsChild>
                    <w:div w:id="1668709711">
                      <w:marLeft w:val="0"/>
                      <w:marRight w:val="0"/>
                      <w:marTop w:val="0"/>
                      <w:marBottom w:val="0"/>
                      <w:divBdr>
                        <w:top w:val="none" w:sz="0" w:space="0" w:color="auto"/>
                        <w:left w:val="none" w:sz="0" w:space="0" w:color="auto"/>
                        <w:bottom w:val="none" w:sz="0" w:space="0" w:color="auto"/>
                        <w:right w:val="none" w:sz="0" w:space="0" w:color="auto"/>
                      </w:divBdr>
                    </w:div>
                  </w:divsChild>
                </w:div>
                <w:div w:id="1755785269">
                  <w:marLeft w:val="0"/>
                  <w:marRight w:val="0"/>
                  <w:marTop w:val="0"/>
                  <w:marBottom w:val="0"/>
                  <w:divBdr>
                    <w:top w:val="none" w:sz="0" w:space="0" w:color="auto"/>
                    <w:left w:val="none" w:sz="0" w:space="0" w:color="auto"/>
                    <w:bottom w:val="none" w:sz="0" w:space="0" w:color="auto"/>
                    <w:right w:val="none" w:sz="0" w:space="0" w:color="auto"/>
                  </w:divBdr>
                  <w:divsChild>
                    <w:div w:id="2016834601">
                      <w:marLeft w:val="0"/>
                      <w:marRight w:val="0"/>
                      <w:marTop w:val="0"/>
                      <w:marBottom w:val="0"/>
                      <w:divBdr>
                        <w:top w:val="none" w:sz="0" w:space="0" w:color="auto"/>
                        <w:left w:val="none" w:sz="0" w:space="0" w:color="auto"/>
                        <w:bottom w:val="none" w:sz="0" w:space="0" w:color="auto"/>
                        <w:right w:val="none" w:sz="0" w:space="0" w:color="auto"/>
                      </w:divBdr>
                    </w:div>
                  </w:divsChild>
                </w:div>
                <w:div w:id="1791969899">
                  <w:marLeft w:val="0"/>
                  <w:marRight w:val="0"/>
                  <w:marTop w:val="0"/>
                  <w:marBottom w:val="0"/>
                  <w:divBdr>
                    <w:top w:val="none" w:sz="0" w:space="0" w:color="auto"/>
                    <w:left w:val="none" w:sz="0" w:space="0" w:color="auto"/>
                    <w:bottom w:val="none" w:sz="0" w:space="0" w:color="auto"/>
                    <w:right w:val="none" w:sz="0" w:space="0" w:color="auto"/>
                  </w:divBdr>
                  <w:divsChild>
                    <w:div w:id="1423726017">
                      <w:marLeft w:val="0"/>
                      <w:marRight w:val="0"/>
                      <w:marTop w:val="0"/>
                      <w:marBottom w:val="0"/>
                      <w:divBdr>
                        <w:top w:val="none" w:sz="0" w:space="0" w:color="auto"/>
                        <w:left w:val="none" w:sz="0" w:space="0" w:color="auto"/>
                        <w:bottom w:val="none" w:sz="0" w:space="0" w:color="auto"/>
                        <w:right w:val="none" w:sz="0" w:space="0" w:color="auto"/>
                      </w:divBdr>
                    </w:div>
                  </w:divsChild>
                </w:div>
                <w:div w:id="1915821792">
                  <w:marLeft w:val="0"/>
                  <w:marRight w:val="0"/>
                  <w:marTop w:val="0"/>
                  <w:marBottom w:val="0"/>
                  <w:divBdr>
                    <w:top w:val="none" w:sz="0" w:space="0" w:color="auto"/>
                    <w:left w:val="none" w:sz="0" w:space="0" w:color="auto"/>
                    <w:bottom w:val="none" w:sz="0" w:space="0" w:color="auto"/>
                    <w:right w:val="none" w:sz="0" w:space="0" w:color="auto"/>
                  </w:divBdr>
                  <w:divsChild>
                    <w:div w:id="635452757">
                      <w:marLeft w:val="0"/>
                      <w:marRight w:val="0"/>
                      <w:marTop w:val="0"/>
                      <w:marBottom w:val="0"/>
                      <w:divBdr>
                        <w:top w:val="none" w:sz="0" w:space="0" w:color="auto"/>
                        <w:left w:val="none" w:sz="0" w:space="0" w:color="auto"/>
                        <w:bottom w:val="none" w:sz="0" w:space="0" w:color="auto"/>
                        <w:right w:val="none" w:sz="0" w:space="0" w:color="auto"/>
                      </w:divBdr>
                    </w:div>
                  </w:divsChild>
                </w:div>
                <w:div w:id="1966544892">
                  <w:marLeft w:val="0"/>
                  <w:marRight w:val="0"/>
                  <w:marTop w:val="0"/>
                  <w:marBottom w:val="0"/>
                  <w:divBdr>
                    <w:top w:val="none" w:sz="0" w:space="0" w:color="auto"/>
                    <w:left w:val="none" w:sz="0" w:space="0" w:color="auto"/>
                    <w:bottom w:val="none" w:sz="0" w:space="0" w:color="auto"/>
                    <w:right w:val="none" w:sz="0" w:space="0" w:color="auto"/>
                  </w:divBdr>
                  <w:divsChild>
                    <w:div w:id="146041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57451">
          <w:marLeft w:val="0"/>
          <w:marRight w:val="0"/>
          <w:marTop w:val="0"/>
          <w:marBottom w:val="0"/>
          <w:divBdr>
            <w:top w:val="none" w:sz="0" w:space="0" w:color="auto"/>
            <w:left w:val="none" w:sz="0" w:space="0" w:color="auto"/>
            <w:bottom w:val="none" w:sz="0" w:space="0" w:color="auto"/>
            <w:right w:val="none" w:sz="0" w:space="0" w:color="auto"/>
          </w:divBdr>
        </w:div>
      </w:divsChild>
    </w:div>
    <w:div w:id="68232956">
      <w:bodyDiv w:val="1"/>
      <w:marLeft w:val="0"/>
      <w:marRight w:val="0"/>
      <w:marTop w:val="0"/>
      <w:marBottom w:val="0"/>
      <w:divBdr>
        <w:top w:val="none" w:sz="0" w:space="0" w:color="auto"/>
        <w:left w:val="none" w:sz="0" w:space="0" w:color="auto"/>
        <w:bottom w:val="none" w:sz="0" w:space="0" w:color="auto"/>
        <w:right w:val="none" w:sz="0" w:space="0" w:color="auto"/>
      </w:divBdr>
      <w:divsChild>
        <w:div w:id="159318914">
          <w:marLeft w:val="0"/>
          <w:marRight w:val="0"/>
          <w:marTop w:val="0"/>
          <w:marBottom w:val="0"/>
          <w:divBdr>
            <w:top w:val="none" w:sz="0" w:space="0" w:color="auto"/>
            <w:left w:val="none" w:sz="0" w:space="0" w:color="auto"/>
            <w:bottom w:val="none" w:sz="0" w:space="0" w:color="auto"/>
            <w:right w:val="none" w:sz="0" w:space="0" w:color="auto"/>
          </w:divBdr>
          <w:divsChild>
            <w:div w:id="402414195">
              <w:marLeft w:val="-75"/>
              <w:marRight w:val="0"/>
              <w:marTop w:val="30"/>
              <w:marBottom w:val="30"/>
              <w:divBdr>
                <w:top w:val="none" w:sz="0" w:space="0" w:color="auto"/>
                <w:left w:val="none" w:sz="0" w:space="0" w:color="auto"/>
                <w:bottom w:val="none" w:sz="0" w:space="0" w:color="auto"/>
                <w:right w:val="none" w:sz="0" w:space="0" w:color="auto"/>
              </w:divBdr>
              <w:divsChild>
                <w:div w:id="413093002">
                  <w:marLeft w:val="0"/>
                  <w:marRight w:val="0"/>
                  <w:marTop w:val="0"/>
                  <w:marBottom w:val="0"/>
                  <w:divBdr>
                    <w:top w:val="none" w:sz="0" w:space="0" w:color="auto"/>
                    <w:left w:val="none" w:sz="0" w:space="0" w:color="auto"/>
                    <w:bottom w:val="none" w:sz="0" w:space="0" w:color="auto"/>
                    <w:right w:val="none" w:sz="0" w:space="0" w:color="auto"/>
                  </w:divBdr>
                  <w:divsChild>
                    <w:div w:id="185102521">
                      <w:marLeft w:val="0"/>
                      <w:marRight w:val="0"/>
                      <w:marTop w:val="0"/>
                      <w:marBottom w:val="0"/>
                      <w:divBdr>
                        <w:top w:val="none" w:sz="0" w:space="0" w:color="auto"/>
                        <w:left w:val="none" w:sz="0" w:space="0" w:color="auto"/>
                        <w:bottom w:val="none" w:sz="0" w:space="0" w:color="auto"/>
                        <w:right w:val="none" w:sz="0" w:space="0" w:color="auto"/>
                      </w:divBdr>
                    </w:div>
                    <w:div w:id="611474859">
                      <w:marLeft w:val="0"/>
                      <w:marRight w:val="0"/>
                      <w:marTop w:val="0"/>
                      <w:marBottom w:val="0"/>
                      <w:divBdr>
                        <w:top w:val="none" w:sz="0" w:space="0" w:color="auto"/>
                        <w:left w:val="none" w:sz="0" w:space="0" w:color="auto"/>
                        <w:bottom w:val="none" w:sz="0" w:space="0" w:color="auto"/>
                        <w:right w:val="none" w:sz="0" w:space="0" w:color="auto"/>
                      </w:divBdr>
                    </w:div>
                  </w:divsChild>
                </w:div>
                <w:div w:id="682703183">
                  <w:marLeft w:val="0"/>
                  <w:marRight w:val="0"/>
                  <w:marTop w:val="0"/>
                  <w:marBottom w:val="0"/>
                  <w:divBdr>
                    <w:top w:val="none" w:sz="0" w:space="0" w:color="auto"/>
                    <w:left w:val="none" w:sz="0" w:space="0" w:color="auto"/>
                    <w:bottom w:val="none" w:sz="0" w:space="0" w:color="auto"/>
                    <w:right w:val="none" w:sz="0" w:space="0" w:color="auto"/>
                  </w:divBdr>
                  <w:divsChild>
                    <w:div w:id="1972664403">
                      <w:marLeft w:val="0"/>
                      <w:marRight w:val="0"/>
                      <w:marTop w:val="0"/>
                      <w:marBottom w:val="0"/>
                      <w:divBdr>
                        <w:top w:val="none" w:sz="0" w:space="0" w:color="auto"/>
                        <w:left w:val="none" w:sz="0" w:space="0" w:color="auto"/>
                        <w:bottom w:val="none" w:sz="0" w:space="0" w:color="auto"/>
                        <w:right w:val="none" w:sz="0" w:space="0" w:color="auto"/>
                      </w:divBdr>
                    </w:div>
                  </w:divsChild>
                </w:div>
                <w:div w:id="1178272475">
                  <w:marLeft w:val="0"/>
                  <w:marRight w:val="0"/>
                  <w:marTop w:val="0"/>
                  <w:marBottom w:val="0"/>
                  <w:divBdr>
                    <w:top w:val="none" w:sz="0" w:space="0" w:color="auto"/>
                    <w:left w:val="none" w:sz="0" w:space="0" w:color="auto"/>
                    <w:bottom w:val="none" w:sz="0" w:space="0" w:color="auto"/>
                    <w:right w:val="none" w:sz="0" w:space="0" w:color="auto"/>
                  </w:divBdr>
                  <w:divsChild>
                    <w:div w:id="728529663">
                      <w:marLeft w:val="0"/>
                      <w:marRight w:val="0"/>
                      <w:marTop w:val="0"/>
                      <w:marBottom w:val="0"/>
                      <w:divBdr>
                        <w:top w:val="none" w:sz="0" w:space="0" w:color="auto"/>
                        <w:left w:val="none" w:sz="0" w:space="0" w:color="auto"/>
                        <w:bottom w:val="none" w:sz="0" w:space="0" w:color="auto"/>
                        <w:right w:val="none" w:sz="0" w:space="0" w:color="auto"/>
                      </w:divBdr>
                    </w:div>
                  </w:divsChild>
                </w:div>
                <w:div w:id="1576546725">
                  <w:marLeft w:val="0"/>
                  <w:marRight w:val="0"/>
                  <w:marTop w:val="0"/>
                  <w:marBottom w:val="0"/>
                  <w:divBdr>
                    <w:top w:val="none" w:sz="0" w:space="0" w:color="auto"/>
                    <w:left w:val="none" w:sz="0" w:space="0" w:color="auto"/>
                    <w:bottom w:val="none" w:sz="0" w:space="0" w:color="auto"/>
                    <w:right w:val="none" w:sz="0" w:space="0" w:color="auto"/>
                  </w:divBdr>
                  <w:divsChild>
                    <w:div w:id="1613131002">
                      <w:marLeft w:val="0"/>
                      <w:marRight w:val="0"/>
                      <w:marTop w:val="0"/>
                      <w:marBottom w:val="0"/>
                      <w:divBdr>
                        <w:top w:val="none" w:sz="0" w:space="0" w:color="auto"/>
                        <w:left w:val="none" w:sz="0" w:space="0" w:color="auto"/>
                        <w:bottom w:val="none" w:sz="0" w:space="0" w:color="auto"/>
                        <w:right w:val="none" w:sz="0" w:space="0" w:color="auto"/>
                      </w:divBdr>
                    </w:div>
                  </w:divsChild>
                </w:div>
                <w:div w:id="1890529489">
                  <w:marLeft w:val="0"/>
                  <w:marRight w:val="0"/>
                  <w:marTop w:val="0"/>
                  <w:marBottom w:val="0"/>
                  <w:divBdr>
                    <w:top w:val="none" w:sz="0" w:space="0" w:color="auto"/>
                    <w:left w:val="none" w:sz="0" w:space="0" w:color="auto"/>
                    <w:bottom w:val="none" w:sz="0" w:space="0" w:color="auto"/>
                    <w:right w:val="none" w:sz="0" w:space="0" w:color="auto"/>
                  </w:divBdr>
                  <w:divsChild>
                    <w:div w:id="142896852">
                      <w:marLeft w:val="0"/>
                      <w:marRight w:val="0"/>
                      <w:marTop w:val="0"/>
                      <w:marBottom w:val="0"/>
                      <w:divBdr>
                        <w:top w:val="none" w:sz="0" w:space="0" w:color="auto"/>
                        <w:left w:val="none" w:sz="0" w:space="0" w:color="auto"/>
                        <w:bottom w:val="none" w:sz="0" w:space="0" w:color="auto"/>
                        <w:right w:val="none" w:sz="0" w:space="0" w:color="auto"/>
                      </w:divBdr>
                    </w:div>
                  </w:divsChild>
                </w:div>
                <w:div w:id="2079284602">
                  <w:marLeft w:val="0"/>
                  <w:marRight w:val="0"/>
                  <w:marTop w:val="0"/>
                  <w:marBottom w:val="0"/>
                  <w:divBdr>
                    <w:top w:val="none" w:sz="0" w:space="0" w:color="auto"/>
                    <w:left w:val="none" w:sz="0" w:space="0" w:color="auto"/>
                    <w:bottom w:val="none" w:sz="0" w:space="0" w:color="auto"/>
                    <w:right w:val="none" w:sz="0" w:space="0" w:color="auto"/>
                  </w:divBdr>
                  <w:divsChild>
                    <w:div w:id="177439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702342">
          <w:marLeft w:val="0"/>
          <w:marRight w:val="0"/>
          <w:marTop w:val="0"/>
          <w:marBottom w:val="0"/>
          <w:divBdr>
            <w:top w:val="none" w:sz="0" w:space="0" w:color="auto"/>
            <w:left w:val="none" w:sz="0" w:space="0" w:color="auto"/>
            <w:bottom w:val="none" w:sz="0" w:space="0" w:color="auto"/>
            <w:right w:val="none" w:sz="0" w:space="0" w:color="auto"/>
          </w:divBdr>
          <w:divsChild>
            <w:div w:id="1507867756">
              <w:marLeft w:val="-75"/>
              <w:marRight w:val="0"/>
              <w:marTop w:val="30"/>
              <w:marBottom w:val="30"/>
              <w:divBdr>
                <w:top w:val="none" w:sz="0" w:space="0" w:color="auto"/>
                <w:left w:val="none" w:sz="0" w:space="0" w:color="auto"/>
                <w:bottom w:val="none" w:sz="0" w:space="0" w:color="auto"/>
                <w:right w:val="none" w:sz="0" w:space="0" w:color="auto"/>
              </w:divBdr>
              <w:divsChild>
                <w:div w:id="102504930">
                  <w:marLeft w:val="0"/>
                  <w:marRight w:val="0"/>
                  <w:marTop w:val="0"/>
                  <w:marBottom w:val="0"/>
                  <w:divBdr>
                    <w:top w:val="none" w:sz="0" w:space="0" w:color="auto"/>
                    <w:left w:val="none" w:sz="0" w:space="0" w:color="auto"/>
                    <w:bottom w:val="none" w:sz="0" w:space="0" w:color="auto"/>
                    <w:right w:val="none" w:sz="0" w:space="0" w:color="auto"/>
                  </w:divBdr>
                  <w:divsChild>
                    <w:div w:id="1004354374">
                      <w:marLeft w:val="0"/>
                      <w:marRight w:val="0"/>
                      <w:marTop w:val="0"/>
                      <w:marBottom w:val="0"/>
                      <w:divBdr>
                        <w:top w:val="none" w:sz="0" w:space="0" w:color="auto"/>
                        <w:left w:val="none" w:sz="0" w:space="0" w:color="auto"/>
                        <w:bottom w:val="none" w:sz="0" w:space="0" w:color="auto"/>
                        <w:right w:val="none" w:sz="0" w:space="0" w:color="auto"/>
                      </w:divBdr>
                    </w:div>
                  </w:divsChild>
                </w:div>
                <w:div w:id="149640031">
                  <w:marLeft w:val="0"/>
                  <w:marRight w:val="0"/>
                  <w:marTop w:val="0"/>
                  <w:marBottom w:val="0"/>
                  <w:divBdr>
                    <w:top w:val="none" w:sz="0" w:space="0" w:color="auto"/>
                    <w:left w:val="none" w:sz="0" w:space="0" w:color="auto"/>
                    <w:bottom w:val="none" w:sz="0" w:space="0" w:color="auto"/>
                    <w:right w:val="none" w:sz="0" w:space="0" w:color="auto"/>
                  </w:divBdr>
                  <w:divsChild>
                    <w:div w:id="1447769485">
                      <w:marLeft w:val="0"/>
                      <w:marRight w:val="0"/>
                      <w:marTop w:val="0"/>
                      <w:marBottom w:val="0"/>
                      <w:divBdr>
                        <w:top w:val="none" w:sz="0" w:space="0" w:color="auto"/>
                        <w:left w:val="none" w:sz="0" w:space="0" w:color="auto"/>
                        <w:bottom w:val="none" w:sz="0" w:space="0" w:color="auto"/>
                        <w:right w:val="none" w:sz="0" w:space="0" w:color="auto"/>
                      </w:divBdr>
                    </w:div>
                  </w:divsChild>
                </w:div>
                <w:div w:id="364210793">
                  <w:marLeft w:val="0"/>
                  <w:marRight w:val="0"/>
                  <w:marTop w:val="0"/>
                  <w:marBottom w:val="0"/>
                  <w:divBdr>
                    <w:top w:val="none" w:sz="0" w:space="0" w:color="auto"/>
                    <w:left w:val="none" w:sz="0" w:space="0" w:color="auto"/>
                    <w:bottom w:val="none" w:sz="0" w:space="0" w:color="auto"/>
                    <w:right w:val="none" w:sz="0" w:space="0" w:color="auto"/>
                  </w:divBdr>
                  <w:divsChild>
                    <w:div w:id="377633711">
                      <w:marLeft w:val="0"/>
                      <w:marRight w:val="0"/>
                      <w:marTop w:val="0"/>
                      <w:marBottom w:val="0"/>
                      <w:divBdr>
                        <w:top w:val="none" w:sz="0" w:space="0" w:color="auto"/>
                        <w:left w:val="none" w:sz="0" w:space="0" w:color="auto"/>
                        <w:bottom w:val="none" w:sz="0" w:space="0" w:color="auto"/>
                        <w:right w:val="none" w:sz="0" w:space="0" w:color="auto"/>
                      </w:divBdr>
                    </w:div>
                    <w:div w:id="892345770">
                      <w:marLeft w:val="0"/>
                      <w:marRight w:val="0"/>
                      <w:marTop w:val="0"/>
                      <w:marBottom w:val="0"/>
                      <w:divBdr>
                        <w:top w:val="none" w:sz="0" w:space="0" w:color="auto"/>
                        <w:left w:val="none" w:sz="0" w:space="0" w:color="auto"/>
                        <w:bottom w:val="none" w:sz="0" w:space="0" w:color="auto"/>
                        <w:right w:val="none" w:sz="0" w:space="0" w:color="auto"/>
                      </w:divBdr>
                    </w:div>
                  </w:divsChild>
                </w:div>
                <w:div w:id="477261688">
                  <w:marLeft w:val="0"/>
                  <w:marRight w:val="0"/>
                  <w:marTop w:val="0"/>
                  <w:marBottom w:val="0"/>
                  <w:divBdr>
                    <w:top w:val="none" w:sz="0" w:space="0" w:color="auto"/>
                    <w:left w:val="none" w:sz="0" w:space="0" w:color="auto"/>
                    <w:bottom w:val="none" w:sz="0" w:space="0" w:color="auto"/>
                    <w:right w:val="none" w:sz="0" w:space="0" w:color="auto"/>
                  </w:divBdr>
                  <w:divsChild>
                    <w:div w:id="1458447256">
                      <w:marLeft w:val="0"/>
                      <w:marRight w:val="0"/>
                      <w:marTop w:val="0"/>
                      <w:marBottom w:val="0"/>
                      <w:divBdr>
                        <w:top w:val="none" w:sz="0" w:space="0" w:color="auto"/>
                        <w:left w:val="none" w:sz="0" w:space="0" w:color="auto"/>
                        <w:bottom w:val="none" w:sz="0" w:space="0" w:color="auto"/>
                        <w:right w:val="none" w:sz="0" w:space="0" w:color="auto"/>
                      </w:divBdr>
                    </w:div>
                  </w:divsChild>
                </w:div>
                <w:div w:id="486018076">
                  <w:marLeft w:val="0"/>
                  <w:marRight w:val="0"/>
                  <w:marTop w:val="0"/>
                  <w:marBottom w:val="0"/>
                  <w:divBdr>
                    <w:top w:val="none" w:sz="0" w:space="0" w:color="auto"/>
                    <w:left w:val="none" w:sz="0" w:space="0" w:color="auto"/>
                    <w:bottom w:val="none" w:sz="0" w:space="0" w:color="auto"/>
                    <w:right w:val="none" w:sz="0" w:space="0" w:color="auto"/>
                  </w:divBdr>
                  <w:divsChild>
                    <w:div w:id="1195970829">
                      <w:marLeft w:val="0"/>
                      <w:marRight w:val="0"/>
                      <w:marTop w:val="0"/>
                      <w:marBottom w:val="0"/>
                      <w:divBdr>
                        <w:top w:val="none" w:sz="0" w:space="0" w:color="auto"/>
                        <w:left w:val="none" w:sz="0" w:space="0" w:color="auto"/>
                        <w:bottom w:val="none" w:sz="0" w:space="0" w:color="auto"/>
                        <w:right w:val="none" w:sz="0" w:space="0" w:color="auto"/>
                      </w:divBdr>
                    </w:div>
                  </w:divsChild>
                </w:div>
                <w:div w:id="726756642">
                  <w:marLeft w:val="0"/>
                  <w:marRight w:val="0"/>
                  <w:marTop w:val="0"/>
                  <w:marBottom w:val="0"/>
                  <w:divBdr>
                    <w:top w:val="none" w:sz="0" w:space="0" w:color="auto"/>
                    <w:left w:val="none" w:sz="0" w:space="0" w:color="auto"/>
                    <w:bottom w:val="none" w:sz="0" w:space="0" w:color="auto"/>
                    <w:right w:val="none" w:sz="0" w:space="0" w:color="auto"/>
                  </w:divBdr>
                  <w:divsChild>
                    <w:div w:id="1948465450">
                      <w:marLeft w:val="0"/>
                      <w:marRight w:val="0"/>
                      <w:marTop w:val="0"/>
                      <w:marBottom w:val="0"/>
                      <w:divBdr>
                        <w:top w:val="none" w:sz="0" w:space="0" w:color="auto"/>
                        <w:left w:val="none" w:sz="0" w:space="0" w:color="auto"/>
                        <w:bottom w:val="none" w:sz="0" w:space="0" w:color="auto"/>
                        <w:right w:val="none" w:sz="0" w:space="0" w:color="auto"/>
                      </w:divBdr>
                    </w:div>
                  </w:divsChild>
                </w:div>
                <w:div w:id="771359572">
                  <w:marLeft w:val="0"/>
                  <w:marRight w:val="0"/>
                  <w:marTop w:val="0"/>
                  <w:marBottom w:val="0"/>
                  <w:divBdr>
                    <w:top w:val="none" w:sz="0" w:space="0" w:color="auto"/>
                    <w:left w:val="none" w:sz="0" w:space="0" w:color="auto"/>
                    <w:bottom w:val="none" w:sz="0" w:space="0" w:color="auto"/>
                    <w:right w:val="none" w:sz="0" w:space="0" w:color="auto"/>
                  </w:divBdr>
                  <w:divsChild>
                    <w:div w:id="203296837">
                      <w:marLeft w:val="0"/>
                      <w:marRight w:val="0"/>
                      <w:marTop w:val="0"/>
                      <w:marBottom w:val="0"/>
                      <w:divBdr>
                        <w:top w:val="none" w:sz="0" w:space="0" w:color="auto"/>
                        <w:left w:val="none" w:sz="0" w:space="0" w:color="auto"/>
                        <w:bottom w:val="none" w:sz="0" w:space="0" w:color="auto"/>
                        <w:right w:val="none" w:sz="0" w:space="0" w:color="auto"/>
                      </w:divBdr>
                    </w:div>
                  </w:divsChild>
                </w:div>
                <w:div w:id="819730954">
                  <w:marLeft w:val="0"/>
                  <w:marRight w:val="0"/>
                  <w:marTop w:val="0"/>
                  <w:marBottom w:val="0"/>
                  <w:divBdr>
                    <w:top w:val="none" w:sz="0" w:space="0" w:color="auto"/>
                    <w:left w:val="none" w:sz="0" w:space="0" w:color="auto"/>
                    <w:bottom w:val="none" w:sz="0" w:space="0" w:color="auto"/>
                    <w:right w:val="none" w:sz="0" w:space="0" w:color="auto"/>
                  </w:divBdr>
                  <w:divsChild>
                    <w:div w:id="443696581">
                      <w:marLeft w:val="0"/>
                      <w:marRight w:val="0"/>
                      <w:marTop w:val="0"/>
                      <w:marBottom w:val="0"/>
                      <w:divBdr>
                        <w:top w:val="none" w:sz="0" w:space="0" w:color="auto"/>
                        <w:left w:val="none" w:sz="0" w:space="0" w:color="auto"/>
                        <w:bottom w:val="none" w:sz="0" w:space="0" w:color="auto"/>
                        <w:right w:val="none" w:sz="0" w:space="0" w:color="auto"/>
                      </w:divBdr>
                    </w:div>
                  </w:divsChild>
                </w:div>
                <w:div w:id="864176703">
                  <w:marLeft w:val="0"/>
                  <w:marRight w:val="0"/>
                  <w:marTop w:val="0"/>
                  <w:marBottom w:val="0"/>
                  <w:divBdr>
                    <w:top w:val="none" w:sz="0" w:space="0" w:color="auto"/>
                    <w:left w:val="none" w:sz="0" w:space="0" w:color="auto"/>
                    <w:bottom w:val="none" w:sz="0" w:space="0" w:color="auto"/>
                    <w:right w:val="none" w:sz="0" w:space="0" w:color="auto"/>
                  </w:divBdr>
                  <w:divsChild>
                    <w:div w:id="741486109">
                      <w:marLeft w:val="0"/>
                      <w:marRight w:val="0"/>
                      <w:marTop w:val="0"/>
                      <w:marBottom w:val="0"/>
                      <w:divBdr>
                        <w:top w:val="none" w:sz="0" w:space="0" w:color="auto"/>
                        <w:left w:val="none" w:sz="0" w:space="0" w:color="auto"/>
                        <w:bottom w:val="none" w:sz="0" w:space="0" w:color="auto"/>
                        <w:right w:val="none" w:sz="0" w:space="0" w:color="auto"/>
                      </w:divBdr>
                    </w:div>
                  </w:divsChild>
                </w:div>
                <w:div w:id="917590553">
                  <w:marLeft w:val="0"/>
                  <w:marRight w:val="0"/>
                  <w:marTop w:val="0"/>
                  <w:marBottom w:val="0"/>
                  <w:divBdr>
                    <w:top w:val="none" w:sz="0" w:space="0" w:color="auto"/>
                    <w:left w:val="none" w:sz="0" w:space="0" w:color="auto"/>
                    <w:bottom w:val="none" w:sz="0" w:space="0" w:color="auto"/>
                    <w:right w:val="none" w:sz="0" w:space="0" w:color="auto"/>
                  </w:divBdr>
                  <w:divsChild>
                    <w:div w:id="1525366643">
                      <w:marLeft w:val="0"/>
                      <w:marRight w:val="0"/>
                      <w:marTop w:val="0"/>
                      <w:marBottom w:val="0"/>
                      <w:divBdr>
                        <w:top w:val="none" w:sz="0" w:space="0" w:color="auto"/>
                        <w:left w:val="none" w:sz="0" w:space="0" w:color="auto"/>
                        <w:bottom w:val="none" w:sz="0" w:space="0" w:color="auto"/>
                        <w:right w:val="none" w:sz="0" w:space="0" w:color="auto"/>
                      </w:divBdr>
                    </w:div>
                  </w:divsChild>
                </w:div>
                <w:div w:id="1115830295">
                  <w:marLeft w:val="0"/>
                  <w:marRight w:val="0"/>
                  <w:marTop w:val="0"/>
                  <w:marBottom w:val="0"/>
                  <w:divBdr>
                    <w:top w:val="none" w:sz="0" w:space="0" w:color="auto"/>
                    <w:left w:val="none" w:sz="0" w:space="0" w:color="auto"/>
                    <w:bottom w:val="none" w:sz="0" w:space="0" w:color="auto"/>
                    <w:right w:val="none" w:sz="0" w:space="0" w:color="auto"/>
                  </w:divBdr>
                  <w:divsChild>
                    <w:div w:id="201410153">
                      <w:marLeft w:val="0"/>
                      <w:marRight w:val="0"/>
                      <w:marTop w:val="0"/>
                      <w:marBottom w:val="0"/>
                      <w:divBdr>
                        <w:top w:val="none" w:sz="0" w:space="0" w:color="auto"/>
                        <w:left w:val="none" w:sz="0" w:space="0" w:color="auto"/>
                        <w:bottom w:val="none" w:sz="0" w:space="0" w:color="auto"/>
                        <w:right w:val="none" w:sz="0" w:space="0" w:color="auto"/>
                      </w:divBdr>
                    </w:div>
                  </w:divsChild>
                </w:div>
                <w:div w:id="1169053936">
                  <w:marLeft w:val="0"/>
                  <w:marRight w:val="0"/>
                  <w:marTop w:val="0"/>
                  <w:marBottom w:val="0"/>
                  <w:divBdr>
                    <w:top w:val="none" w:sz="0" w:space="0" w:color="auto"/>
                    <w:left w:val="none" w:sz="0" w:space="0" w:color="auto"/>
                    <w:bottom w:val="none" w:sz="0" w:space="0" w:color="auto"/>
                    <w:right w:val="none" w:sz="0" w:space="0" w:color="auto"/>
                  </w:divBdr>
                  <w:divsChild>
                    <w:div w:id="738862131">
                      <w:marLeft w:val="0"/>
                      <w:marRight w:val="0"/>
                      <w:marTop w:val="0"/>
                      <w:marBottom w:val="0"/>
                      <w:divBdr>
                        <w:top w:val="none" w:sz="0" w:space="0" w:color="auto"/>
                        <w:left w:val="none" w:sz="0" w:space="0" w:color="auto"/>
                        <w:bottom w:val="none" w:sz="0" w:space="0" w:color="auto"/>
                        <w:right w:val="none" w:sz="0" w:space="0" w:color="auto"/>
                      </w:divBdr>
                    </w:div>
                  </w:divsChild>
                </w:div>
                <w:div w:id="1185243934">
                  <w:marLeft w:val="0"/>
                  <w:marRight w:val="0"/>
                  <w:marTop w:val="0"/>
                  <w:marBottom w:val="0"/>
                  <w:divBdr>
                    <w:top w:val="none" w:sz="0" w:space="0" w:color="auto"/>
                    <w:left w:val="none" w:sz="0" w:space="0" w:color="auto"/>
                    <w:bottom w:val="none" w:sz="0" w:space="0" w:color="auto"/>
                    <w:right w:val="none" w:sz="0" w:space="0" w:color="auto"/>
                  </w:divBdr>
                  <w:divsChild>
                    <w:div w:id="1052926571">
                      <w:marLeft w:val="0"/>
                      <w:marRight w:val="0"/>
                      <w:marTop w:val="0"/>
                      <w:marBottom w:val="0"/>
                      <w:divBdr>
                        <w:top w:val="none" w:sz="0" w:space="0" w:color="auto"/>
                        <w:left w:val="none" w:sz="0" w:space="0" w:color="auto"/>
                        <w:bottom w:val="none" w:sz="0" w:space="0" w:color="auto"/>
                        <w:right w:val="none" w:sz="0" w:space="0" w:color="auto"/>
                      </w:divBdr>
                    </w:div>
                  </w:divsChild>
                </w:div>
                <w:div w:id="1198464550">
                  <w:marLeft w:val="0"/>
                  <w:marRight w:val="0"/>
                  <w:marTop w:val="0"/>
                  <w:marBottom w:val="0"/>
                  <w:divBdr>
                    <w:top w:val="none" w:sz="0" w:space="0" w:color="auto"/>
                    <w:left w:val="none" w:sz="0" w:space="0" w:color="auto"/>
                    <w:bottom w:val="none" w:sz="0" w:space="0" w:color="auto"/>
                    <w:right w:val="none" w:sz="0" w:space="0" w:color="auto"/>
                  </w:divBdr>
                  <w:divsChild>
                    <w:div w:id="2019848879">
                      <w:marLeft w:val="0"/>
                      <w:marRight w:val="0"/>
                      <w:marTop w:val="0"/>
                      <w:marBottom w:val="0"/>
                      <w:divBdr>
                        <w:top w:val="none" w:sz="0" w:space="0" w:color="auto"/>
                        <w:left w:val="none" w:sz="0" w:space="0" w:color="auto"/>
                        <w:bottom w:val="none" w:sz="0" w:space="0" w:color="auto"/>
                        <w:right w:val="none" w:sz="0" w:space="0" w:color="auto"/>
                      </w:divBdr>
                    </w:div>
                  </w:divsChild>
                </w:div>
                <w:div w:id="1272476695">
                  <w:marLeft w:val="0"/>
                  <w:marRight w:val="0"/>
                  <w:marTop w:val="0"/>
                  <w:marBottom w:val="0"/>
                  <w:divBdr>
                    <w:top w:val="none" w:sz="0" w:space="0" w:color="auto"/>
                    <w:left w:val="none" w:sz="0" w:space="0" w:color="auto"/>
                    <w:bottom w:val="none" w:sz="0" w:space="0" w:color="auto"/>
                    <w:right w:val="none" w:sz="0" w:space="0" w:color="auto"/>
                  </w:divBdr>
                  <w:divsChild>
                    <w:div w:id="1737587722">
                      <w:marLeft w:val="0"/>
                      <w:marRight w:val="0"/>
                      <w:marTop w:val="0"/>
                      <w:marBottom w:val="0"/>
                      <w:divBdr>
                        <w:top w:val="none" w:sz="0" w:space="0" w:color="auto"/>
                        <w:left w:val="none" w:sz="0" w:space="0" w:color="auto"/>
                        <w:bottom w:val="none" w:sz="0" w:space="0" w:color="auto"/>
                        <w:right w:val="none" w:sz="0" w:space="0" w:color="auto"/>
                      </w:divBdr>
                    </w:div>
                  </w:divsChild>
                </w:div>
                <w:div w:id="1273510578">
                  <w:marLeft w:val="0"/>
                  <w:marRight w:val="0"/>
                  <w:marTop w:val="0"/>
                  <w:marBottom w:val="0"/>
                  <w:divBdr>
                    <w:top w:val="none" w:sz="0" w:space="0" w:color="auto"/>
                    <w:left w:val="none" w:sz="0" w:space="0" w:color="auto"/>
                    <w:bottom w:val="none" w:sz="0" w:space="0" w:color="auto"/>
                    <w:right w:val="none" w:sz="0" w:space="0" w:color="auto"/>
                  </w:divBdr>
                  <w:divsChild>
                    <w:div w:id="1956675218">
                      <w:marLeft w:val="0"/>
                      <w:marRight w:val="0"/>
                      <w:marTop w:val="0"/>
                      <w:marBottom w:val="0"/>
                      <w:divBdr>
                        <w:top w:val="none" w:sz="0" w:space="0" w:color="auto"/>
                        <w:left w:val="none" w:sz="0" w:space="0" w:color="auto"/>
                        <w:bottom w:val="none" w:sz="0" w:space="0" w:color="auto"/>
                        <w:right w:val="none" w:sz="0" w:space="0" w:color="auto"/>
                      </w:divBdr>
                    </w:div>
                  </w:divsChild>
                </w:div>
                <w:div w:id="1342665357">
                  <w:marLeft w:val="0"/>
                  <w:marRight w:val="0"/>
                  <w:marTop w:val="0"/>
                  <w:marBottom w:val="0"/>
                  <w:divBdr>
                    <w:top w:val="none" w:sz="0" w:space="0" w:color="auto"/>
                    <w:left w:val="none" w:sz="0" w:space="0" w:color="auto"/>
                    <w:bottom w:val="none" w:sz="0" w:space="0" w:color="auto"/>
                    <w:right w:val="none" w:sz="0" w:space="0" w:color="auto"/>
                  </w:divBdr>
                  <w:divsChild>
                    <w:div w:id="365982647">
                      <w:marLeft w:val="0"/>
                      <w:marRight w:val="0"/>
                      <w:marTop w:val="0"/>
                      <w:marBottom w:val="0"/>
                      <w:divBdr>
                        <w:top w:val="none" w:sz="0" w:space="0" w:color="auto"/>
                        <w:left w:val="none" w:sz="0" w:space="0" w:color="auto"/>
                        <w:bottom w:val="none" w:sz="0" w:space="0" w:color="auto"/>
                        <w:right w:val="none" w:sz="0" w:space="0" w:color="auto"/>
                      </w:divBdr>
                    </w:div>
                  </w:divsChild>
                </w:div>
                <w:div w:id="1588615515">
                  <w:marLeft w:val="0"/>
                  <w:marRight w:val="0"/>
                  <w:marTop w:val="0"/>
                  <w:marBottom w:val="0"/>
                  <w:divBdr>
                    <w:top w:val="none" w:sz="0" w:space="0" w:color="auto"/>
                    <w:left w:val="none" w:sz="0" w:space="0" w:color="auto"/>
                    <w:bottom w:val="none" w:sz="0" w:space="0" w:color="auto"/>
                    <w:right w:val="none" w:sz="0" w:space="0" w:color="auto"/>
                  </w:divBdr>
                  <w:divsChild>
                    <w:div w:id="1642661290">
                      <w:marLeft w:val="0"/>
                      <w:marRight w:val="0"/>
                      <w:marTop w:val="0"/>
                      <w:marBottom w:val="0"/>
                      <w:divBdr>
                        <w:top w:val="none" w:sz="0" w:space="0" w:color="auto"/>
                        <w:left w:val="none" w:sz="0" w:space="0" w:color="auto"/>
                        <w:bottom w:val="none" w:sz="0" w:space="0" w:color="auto"/>
                        <w:right w:val="none" w:sz="0" w:space="0" w:color="auto"/>
                      </w:divBdr>
                    </w:div>
                  </w:divsChild>
                </w:div>
                <w:div w:id="1792900149">
                  <w:marLeft w:val="0"/>
                  <w:marRight w:val="0"/>
                  <w:marTop w:val="0"/>
                  <w:marBottom w:val="0"/>
                  <w:divBdr>
                    <w:top w:val="none" w:sz="0" w:space="0" w:color="auto"/>
                    <w:left w:val="none" w:sz="0" w:space="0" w:color="auto"/>
                    <w:bottom w:val="none" w:sz="0" w:space="0" w:color="auto"/>
                    <w:right w:val="none" w:sz="0" w:space="0" w:color="auto"/>
                  </w:divBdr>
                  <w:divsChild>
                    <w:div w:id="580526936">
                      <w:marLeft w:val="0"/>
                      <w:marRight w:val="0"/>
                      <w:marTop w:val="0"/>
                      <w:marBottom w:val="0"/>
                      <w:divBdr>
                        <w:top w:val="none" w:sz="0" w:space="0" w:color="auto"/>
                        <w:left w:val="none" w:sz="0" w:space="0" w:color="auto"/>
                        <w:bottom w:val="none" w:sz="0" w:space="0" w:color="auto"/>
                        <w:right w:val="none" w:sz="0" w:space="0" w:color="auto"/>
                      </w:divBdr>
                    </w:div>
                  </w:divsChild>
                </w:div>
                <w:div w:id="1927418676">
                  <w:marLeft w:val="0"/>
                  <w:marRight w:val="0"/>
                  <w:marTop w:val="0"/>
                  <w:marBottom w:val="0"/>
                  <w:divBdr>
                    <w:top w:val="none" w:sz="0" w:space="0" w:color="auto"/>
                    <w:left w:val="none" w:sz="0" w:space="0" w:color="auto"/>
                    <w:bottom w:val="none" w:sz="0" w:space="0" w:color="auto"/>
                    <w:right w:val="none" w:sz="0" w:space="0" w:color="auto"/>
                  </w:divBdr>
                  <w:divsChild>
                    <w:div w:id="1987393563">
                      <w:marLeft w:val="0"/>
                      <w:marRight w:val="0"/>
                      <w:marTop w:val="0"/>
                      <w:marBottom w:val="0"/>
                      <w:divBdr>
                        <w:top w:val="none" w:sz="0" w:space="0" w:color="auto"/>
                        <w:left w:val="none" w:sz="0" w:space="0" w:color="auto"/>
                        <w:bottom w:val="none" w:sz="0" w:space="0" w:color="auto"/>
                        <w:right w:val="none" w:sz="0" w:space="0" w:color="auto"/>
                      </w:divBdr>
                    </w:div>
                  </w:divsChild>
                </w:div>
                <w:div w:id="1934509978">
                  <w:marLeft w:val="0"/>
                  <w:marRight w:val="0"/>
                  <w:marTop w:val="0"/>
                  <w:marBottom w:val="0"/>
                  <w:divBdr>
                    <w:top w:val="none" w:sz="0" w:space="0" w:color="auto"/>
                    <w:left w:val="none" w:sz="0" w:space="0" w:color="auto"/>
                    <w:bottom w:val="none" w:sz="0" w:space="0" w:color="auto"/>
                    <w:right w:val="none" w:sz="0" w:space="0" w:color="auto"/>
                  </w:divBdr>
                  <w:divsChild>
                    <w:div w:id="1461729771">
                      <w:marLeft w:val="0"/>
                      <w:marRight w:val="0"/>
                      <w:marTop w:val="0"/>
                      <w:marBottom w:val="0"/>
                      <w:divBdr>
                        <w:top w:val="none" w:sz="0" w:space="0" w:color="auto"/>
                        <w:left w:val="none" w:sz="0" w:space="0" w:color="auto"/>
                        <w:bottom w:val="none" w:sz="0" w:space="0" w:color="auto"/>
                        <w:right w:val="none" w:sz="0" w:space="0" w:color="auto"/>
                      </w:divBdr>
                    </w:div>
                  </w:divsChild>
                </w:div>
                <w:div w:id="1962807972">
                  <w:marLeft w:val="0"/>
                  <w:marRight w:val="0"/>
                  <w:marTop w:val="0"/>
                  <w:marBottom w:val="0"/>
                  <w:divBdr>
                    <w:top w:val="none" w:sz="0" w:space="0" w:color="auto"/>
                    <w:left w:val="none" w:sz="0" w:space="0" w:color="auto"/>
                    <w:bottom w:val="none" w:sz="0" w:space="0" w:color="auto"/>
                    <w:right w:val="none" w:sz="0" w:space="0" w:color="auto"/>
                  </w:divBdr>
                  <w:divsChild>
                    <w:div w:id="1336961608">
                      <w:marLeft w:val="0"/>
                      <w:marRight w:val="0"/>
                      <w:marTop w:val="0"/>
                      <w:marBottom w:val="0"/>
                      <w:divBdr>
                        <w:top w:val="none" w:sz="0" w:space="0" w:color="auto"/>
                        <w:left w:val="none" w:sz="0" w:space="0" w:color="auto"/>
                        <w:bottom w:val="none" w:sz="0" w:space="0" w:color="auto"/>
                        <w:right w:val="none" w:sz="0" w:space="0" w:color="auto"/>
                      </w:divBdr>
                    </w:div>
                  </w:divsChild>
                </w:div>
                <w:div w:id="2034379632">
                  <w:marLeft w:val="0"/>
                  <w:marRight w:val="0"/>
                  <w:marTop w:val="0"/>
                  <w:marBottom w:val="0"/>
                  <w:divBdr>
                    <w:top w:val="none" w:sz="0" w:space="0" w:color="auto"/>
                    <w:left w:val="none" w:sz="0" w:space="0" w:color="auto"/>
                    <w:bottom w:val="none" w:sz="0" w:space="0" w:color="auto"/>
                    <w:right w:val="none" w:sz="0" w:space="0" w:color="auto"/>
                  </w:divBdr>
                  <w:divsChild>
                    <w:div w:id="87429711">
                      <w:marLeft w:val="0"/>
                      <w:marRight w:val="0"/>
                      <w:marTop w:val="0"/>
                      <w:marBottom w:val="0"/>
                      <w:divBdr>
                        <w:top w:val="none" w:sz="0" w:space="0" w:color="auto"/>
                        <w:left w:val="none" w:sz="0" w:space="0" w:color="auto"/>
                        <w:bottom w:val="none" w:sz="0" w:space="0" w:color="auto"/>
                        <w:right w:val="none" w:sz="0" w:space="0" w:color="auto"/>
                      </w:divBdr>
                    </w:div>
                  </w:divsChild>
                </w:div>
                <w:div w:id="2075397517">
                  <w:marLeft w:val="0"/>
                  <w:marRight w:val="0"/>
                  <w:marTop w:val="0"/>
                  <w:marBottom w:val="0"/>
                  <w:divBdr>
                    <w:top w:val="none" w:sz="0" w:space="0" w:color="auto"/>
                    <w:left w:val="none" w:sz="0" w:space="0" w:color="auto"/>
                    <w:bottom w:val="none" w:sz="0" w:space="0" w:color="auto"/>
                    <w:right w:val="none" w:sz="0" w:space="0" w:color="auto"/>
                  </w:divBdr>
                  <w:divsChild>
                    <w:div w:id="661589236">
                      <w:marLeft w:val="0"/>
                      <w:marRight w:val="0"/>
                      <w:marTop w:val="0"/>
                      <w:marBottom w:val="0"/>
                      <w:divBdr>
                        <w:top w:val="none" w:sz="0" w:space="0" w:color="auto"/>
                        <w:left w:val="none" w:sz="0" w:space="0" w:color="auto"/>
                        <w:bottom w:val="none" w:sz="0" w:space="0" w:color="auto"/>
                        <w:right w:val="none" w:sz="0" w:space="0" w:color="auto"/>
                      </w:divBdr>
                    </w:div>
                  </w:divsChild>
                </w:div>
                <w:div w:id="2135632876">
                  <w:marLeft w:val="0"/>
                  <w:marRight w:val="0"/>
                  <w:marTop w:val="0"/>
                  <w:marBottom w:val="0"/>
                  <w:divBdr>
                    <w:top w:val="none" w:sz="0" w:space="0" w:color="auto"/>
                    <w:left w:val="none" w:sz="0" w:space="0" w:color="auto"/>
                    <w:bottom w:val="none" w:sz="0" w:space="0" w:color="auto"/>
                    <w:right w:val="none" w:sz="0" w:space="0" w:color="auto"/>
                  </w:divBdr>
                  <w:divsChild>
                    <w:div w:id="37966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896317">
          <w:marLeft w:val="0"/>
          <w:marRight w:val="0"/>
          <w:marTop w:val="0"/>
          <w:marBottom w:val="0"/>
          <w:divBdr>
            <w:top w:val="none" w:sz="0" w:space="0" w:color="auto"/>
            <w:left w:val="none" w:sz="0" w:space="0" w:color="auto"/>
            <w:bottom w:val="none" w:sz="0" w:space="0" w:color="auto"/>
            <w:right w:val="none" w:sz="0" w:space="0" w:color="auto"/>
          </w:divBdr>
        </w:div>
        <w:div w:id="510880168">
          <w:marLeft w:val="0"/>
          <w:marRight w:val="0"/>
          <w:marTop w:val="0"/>
          <w:marBottom w:val="0"/>
          <w:divBdr>
            <w:top w:val="none" w:sz="0" w:space="0" w:color="auto"/>
            <w:left w:val="none" w:sz="0" w:space="0" w:color="auto"/>
            <w:bottom w:val="none" w:sz="0" w:space="0" w:color="auto"/>
            <w:right w:val="none" w:sz="0" w:space="0" w:color="auto"/>
          </w:divBdr>
        </w:div>
        <w:div w:id="520243707">
          <w:marLeft w:val="0"/>
          <w:marRight w:val="0"/>
          <w:marTop w:val="0"/>
          <w:marBottom w:val="0"/>
          <w:divBdr>
            <w:top w:val="none" w:sz="0" w:space="0" w:color="auto"/>
            <w:left w:val="none" w:sz="0" w:space="0" w:color="auto"/>
            <w:bottom w:val="none" w:sz="0" w:space="0" w:color="auto"/>
            <w:right w:val="none" w:sz="0" w:space="0" w:color="auto"/>
          </w:divBdr>
        </w:div>
        <w:div w:id="523834550">
          <w:marLeft w:val="0"/>
          <w:marRight w:val="0"/>
          <w:marTop w:val="0"/>
          <w:marBottom w:val="0"/>
          <w:divBdr>
            <w:top w:val="none" w:sz="0" w:space="0" w:color="auto"/>
            <w:left w:val="none" w:sz="0" w:space="0" w:color="auto"/>
            <w:bottom w:val="none" w:sz="0" w:space="0" w:color="auto"/>
            <w:right w:val="none" w:sz="0" w:space="0" w:color="auto"/>
          </w:divBdr>
        </w:div>
        <w:div w:id="971206435">
          <w:marLeft w:val="0"/>
          <w:marRight w:val="0"/>
          <w:marTop w:val="0"/>
          <w:marBottom w:val="0"/>
          <w:divBdr>
            <w:top w:val="none" w:sz="0" w:space="0" w:color="auto"/>
            <w:left w:val="none" w:sz="0" w:space="0" w:color="auto"/>
            <w:bottom w:val="none" w:sz="0" w:space="0" w:color="auto"/>
            <w:right w:val="none" w:sz="0" w:space="0" w:color="auto"/>
          </w:divBdr>
        </w:div>
        <w:div w:id="1242562916">
          <w:marLeft w:val="0"/>
          <w:marRight w:val="0"/>
          <w:marTop w:val="0"/>
          <w:marBottom w:val="0"/>
          <w:divBdr>
            <w:top w:val="none" w:sz="0" w:space="0" w:color="auto"/>
            <w:left w:val="none" w:sz="0" w:space="0" w:color="auto"/>
            <w:bottom w:val="none" w:sz="0" w:space="0" w:color="auto"/>
            <w:right w:val="none" w:sz="0" w:space="0" w:color="auto"/>
          </w:divBdr>
        </w:div>
        <w:div w:id="1293561405">
          <w:marLeft w:val="0"/>
          <w:marRight w:val="0"/>
          <w:marTop w:val="0"/>
          <w:marBottom w:val="0"/>
          <w:divBdr>
            <w:top w:val="none" w:sz="0" w:space="0" w:color="auto"/>
            <w:left w:val="none" w:sz="0" w:space="0" w:color="auto"/>
            <w:bottom w:val="none" w:sz="0" w:space="0" w:color="auto"/>
            <w:right w:val="none" w:sz="0" w:space="0" w:color="auto"/>
          </w:divBdr>
        </w:div>
        <w:div w:id="1821115451">
          <w:marLeft w:val="0"/>
          <w:marRight w:val="0"/>
          <w:marTop w:val="0"/>
          <w:marBottom w:val="0"/>
          <w:divBdr>
            <w:top w:val="none" w:sz="0" w:space="0" w:color="auto"/>
            <w:left w:val="none" w:sz="0" w:space="0" w:color="auto"/>
            <w:bottom w:val="none" w:sz="0" w:space="0" w:color="auto"/>
            <w:right w:val="none" w:sz="0" w:space="0" w:color="auto"/>
          </w:divBdr>
        </w:div>
        <w:div w:id="1888223316">
          <w:marLeft w:val="0"/>
          <w:marRight w:val="0"/>
          <w:marTop w:val="0"/>
          <w:marBottom w:val="0"/>
          <w:divBdr>
            <w:top w:val="none" w:sz="0" w:space="0" w:color="auto"/>
            <w:left w:val="none" w:sz="0" w:space="0" w:color="auto"/>
            <w:bottom w:val="none" w:sz="0" w:space="0" w:color="auto"/>
            <w:right w:val="none" w:sz="0" w:space="0" w:color="auto"/>
          </w:divBdr>
          <w:divsChild>
            <w:div w:id="2032873321">
              <w:marLeft w:val="-75"/>
              <w:marRight w:val="0"/>
              <w:marTop w:val="30"/>
              <w:marBottom w:val="30"/>
              <w:divBdr>
                <w:top w:val="none" w:sz="0" w:space="0" w:color="auto"/>
                <w:left w:val="none" w:sz="0" w:space="0" w:color="auto"/>
                <w:bottom w:val="none" w:sz="0" w:space="0" w:color="auto"/>
                <w:right w:val="none" w:sz="0" w:space="0" w:color="auto"/>
              </w:divBdr>
              <w:divsChild>
                <w:div w:id="11878772">
                  <w:marLeft w:val="0"/>
                  <w:marRight w:val="0"/>
                  <w:marTop w:val="0"/>
                  <w:marBottom w:val="0"/>
                  <w:divBdr>
                    <w:top w:val="none" w:sz="0" w:space="0" w:color="auto"/>
                    <w:left w:val="none" w:sz="0" w:space="0" w:color="auto"/>
                    <w:bottom w:val="none" w:sz="0" w:space="0" w:color="auto"/>
                    <w:right w:val="none" w:sz="0" w:space="0" w:color="auto"/>
                  </w:divBdr>
                  <w:divsChild>
                    <w:div w:id="1895509465">
                      <w:marLeft w:val="0"/>
                      <w:marRight w:val="0"/>
                      <w:marTop w:val="0"/>
                      <w:marBottom w:val="0"/>
                      <w:divBdr>
                        <w:top w:val="none" w:sz="0" w:space="0" w:color="auto"/>
                        <w:left w:val="none" w:sz="0" w:space="0" w:color="auto"/>
                        <w:bottom w:val="none" w:sz="0" w:space="0" w:color="auto"/>
                        <w:right w:val="none" w:sz="0" w:space="0" w:color="auto"/>
                      </w:divBdr>
                    </w:div>
                  </w:divsChild>
                </w:div>
                <w:div w:id="43844014">
                  <w:marLeft w:val="0"/>
                  <w:marRight w:val="0"/>
                  <w:marTop w:val="0"/>
                  <w:marBottom w:val="0"/>
                  <w:divBdr>
                    <w:top w:val="none" w:sz="0" w:space="0" w:color="auto"/>
                    <w:left w:val="none" w:sz="0" w:space="0" w:color="auto"/>
                    <w:bottom w:val="none" w:sz="0" w:space="0" w:color="auto"/>
                    <w:right w:val="none" w:sz="0" w:space="0" w:color="auto"/>
                  </w:divBdr>
                  <w:divsChild>
                    <w:div w:id="906308995">
                      <w:marLeft w:val="0"/>
                      <w:marRight w:val="0"/>
                      <w:marTop w:val="0"/>
                      <w:marBottom w:val="0"/>
                      <w:divBdr>
                        <w:top w:val="none" w:sz="0" w:space="0" w:color="auto"/>
                        <w:left w:val="none" w:sz="0" w:space="0" w:color="auto"/>
                        <w:bottom w:val="none" w:sz="0" w:space="0" w:color="auto"/>
                        <w:right w:val="none" w:sz="0" w:space="0" w:color="auto"/>
                      </w:divBdr>
                    </w:div>
                  </w:divsChild>
                </w:div>
                <w:div w:id="48308049">
                  <w:marLeft w:val="0"/>
                  <w:marRight w:val="0"/>
                  <w:marTop w:val="0"/>
                  <w:marBottom w:val="0"/>
                  <w:divBdr>
                    <w:top w:val="none" w:sz="0" w:space="0" w:color="auto"/>
                    <w:left w:val="none" w:sz="0" w:space="0" w:color="auto"/>
                    <w:bottom w:val="none" w:sz="0" w:space="0" w:color="auto"/>
                    <w:right w:val="none" w:sz="0" w:space="0" w:color="auto"/>
                  </w:divBdr>
                  <w:divsChild>
                    <w:div w:id="46030351">
                      <w:marLeft w:val="0"/>
                      <w:marRight w:val="0"/>
                      <w:marTop w:val="0"/>
                      <w:marBottom w:val="0"/>
                      <w:divBdr>
                        <w:top w:val="none" w:sz="0" w:space="0" w:color="auto"/>
                        <w:left w:val="none" w:sz="0" w:space="0" w:color="auto"/>
                        <w:bottom w:val="none" w:sz="0" w:space="0" w:color="auto"/>
                        <w:right w:val="none" w:sz="0" w:space="0" w:color="auto"/>
                      </w:divBdr>
                    </w:div>
                  </w:divsChild>
                </w:div>
                <w:div w:id="49505390">
                  <w:marLeft w:val="0"/>
                  <w:marRight w:val="0"/>
                  <w:marTop w:val="0"/>
                  <w:marBottom w:val="0"/>
                  <w:divBdr>
                    <w:top w:val="none" w:sz="0" w:space="0" w:color="auto"/>
                    <w:left w:val="none" w:sz="0" w:space="0" w:color="auto"/>
                    <w:bottom w:val="none" w:sz="0" w:space="0" w:color="auto"/>
                    <w:right w:val="none" w:sz="0" w:space="0" w:color="auto"/>
                  </w:divBdr>
                  <w:divsChild>
                    <w:div w:id="1860384602">
                      <w:marLeft w:val="0"/>
                      <w:marRight w:val="0"/>
                      <w:marTop w:val="0"/>
                      <w:marBottom w:val="0"/>
                      <w:divBdr>
                        <w:top w:val="none" w:sz="0" w:space="0" w:color="auto"/>
                        <w:left w:val="none" w:sz="0" w:space="0" w:color="auto"/>
                        <w:bottom w:val="none" w:sz="0" w:space="0" w:color="auto"/>
                        <w:right w:val="none" w:sz="0" w:space="0" w:color="auto"/>
                      </w:divBdr>
                    </w:div>
                  </w:divsChild>
                </w:div>
                <w:div w:id="52320237">
                  <w:marLeft w:val="0"/>
                  <w:marRight w:val="0"/>
                  <w:marTop w:val="0"/>
                  <w:marBottom w:val="0"/>
                  <w:divBdr>
                    <w:top w:val="none" w:sz="0" w:space="0" w:color="auto"/>
                    <w:left w:val="none" w:sz="0" w:space="0" w:color="auto"/>
                    <w:bottom w:val="none" w:sz="0" w:space="0" w:color="auto"/>
                    <w:right w:val="none" w:sz="0" w:space="0" w:color="auto"/>
                  </w:divBdr>
                  <w:divsChild>
                    <w:div w:id="545069545">
                      <w:marLeft w:val="0"/>
                      <w:marRight w:val="0"/>
                      <w:marTop w:val="0"/>
                      <w:marBottom w:val="0"/>
                      <w:divBdr>
                        <w:top w:val="none" w:sz="0" w:space="0" w:color="auto"/>
                        <w:left w:val="none" w:sz="0" w:space="0" w:color="auto"/>
                        <w:bottom w:val="none" w:sz="0" w:space="0" w:color="auto"/>
                        <w:right w:val="none" w:sz="0" w:space="0" w:color="auto"/>
                      </w:divBdr>
                    </w:div>
                  </w:divsChild>
                </w:div>
                <w:div w:id="123499718">
                  <w:marLeft w:val="0"/>
                  <w:marRight w:val="0"/>
                  <w:marTop w:val="0"/>
                  <w:marBottom w:val="0"/>
                  <w:divBdr>
                    <w:top w:val="none" w:sz="0" w:space="0" w:color="auto"/>
                    <w:left w:val="none" w:sz="0" w:space="0" w:color="auto"/>
                    <w:bottom w:val="none" w:sz="0" w:space="0" w:color="auto"/>
                    <w:right w:val="none" w:sz="0" w:space="0" w:color="auto"/>
                  </w:divBdr>
                  <w:divsChild>
                    <w:div w:id="1361929987">
                      <w:marLeft w:val="0"/>
                      <w:marRight w:val="0"/>
                      <w:marTop w:val="0"/>
                      <w:marBottom w:val="0"/>
                      <w:divBdr>
                        <w:top w:val="none" w:sz="0" w:space="0" w:color="auto"/>
                        <w:left w:val="none" w:sz="0" w:space="0" w:color="auto"/>
                        <w:bottom w:val="none" w:sz="0" w:space="0" w:color="auto"/>
                        <w:right w:val="none" w:sz="0" w:space="0" w:color="auto"/>
                      </w:divBdr>
                    </w:div>
                  </w:divsChild>
                </w:div>
                <w:div w:id="124199142">
                  <w:marLeft w:val="0"/>
                  <w:marRight w:val="0"/>
                  <w:marTop w:val="0"/>
                  <w:marBottom w:val="0"/>
                  <w:divBdr>
                    <w:top w:val="none" w:sz="0" w:space="0" w:color="auto"/>
                    <w:left w:val="none" w:sz="0" w:space="0" w:color="auto"/>
                    <w:bottom w:val="none" w:sz="0" w:space="0" w:color="auto"/>
                    <w:right w:val="none" w:sz="0" w:space="0" w:color="auto"/>
                  </w:divBdr>
                  <w:divsChild>
                    <w:div w:id="42406206">
                      <w:marLeft w:val="0"/>
                      <w:marRight w:val="0"/>
                      <w:marTop w:val="0"/>
                      <w:marBottom w:val="0"/>
                      <w:divBdr>
                        <w:top w:val="none" w:sz="0" w:space="0" w:color="auto"/>
                        <w:left w:val="none" w:sz="0" w:space="0" w:color="auto"/>
                        <w:bottom w:val="none" w:sz="0" w:space="0" w:color="auto"/>
                        <w:right w:val="none" w:sz="0" w:space="0" w:color="auto"/>
                      </w:divBdr>
                    </w:div>
                  </w:divsChild>
                </w:div>
                <w:div w:id="132254448">
                  <w:marLeft w:val="0"/>
                  <w:marRight w:val="0"/>
                  <w:marTop w:val="0"/>
                  <w:marBottom w:val="0"/>
                  <w:divBdr>
                    <w:top w:val="none" w:sz="0" w:space="0" w:color="auto"/>
                    <w:left w:val="none" w:sz="0" w:space="0" w:color="auto"/>
                    <w:bottom w:val="none" w:sz="0" w:space="0" w:color="auto"/>
                    <w:right w:val="none" w:sz="0" w:space="0" w:color="auto"/>
                  </w:divBdr>
                  <w:divsChild>
                    <w:div w:id="457339625">
                      <w:marLeft w:val="0"/>
                      <w:marRight w:val="0"/>
                      <w:marTop w:val="0"/>
                      <w:marBottom w:val="0"/>
                      <w:divBdr>
                        <w:top w:val="none" w:sz="0" w:space="0" w:color="auto"/>
                        <w:left w:val="none" w:sz="0" w:space="0" w:color="auto"/>
                        <w:bottom w:val="none" w:sz="0" w:space="0" w:color="auto"/>
                        <w:right w:val="none" w:sz="0" w:space="0" w:color="auto"/>
                      </w:divBdr>
                    </w:div>
                  </w:divsChild>
                </w:div>
                <w:div w:id="140270785">
                  <w:marLeft w:val="0"/>
                  <w:marRight w:val="0"/>
                  <w:marTop w:val="0"/>
                  <w:marBottom w:val="0"/>
                  <w:divBdr>
                    <w:top w:val="none" w:sz="0" w:space="0" w:color="auto"/>
                    <w:left w:val="none" w:sz="0" w:space="0" w:color="auto"/>
                    <w:bottom w:val="none" w:sz="0" w:space="0" w:color="auto"/>
                    <w:right w:val="none" w:sz="0" w:space="0" w:color="auto"/>
                  </w:divBdr>
                  <w:divsChild>
                    <w:div w:id="1917276536">
                      <w:marLeft w:val="0"/>
                      <w:marRight w:val="0"/>
                      <w:marTop w:val="0"/>
                      <w:marBottom w:val="0"/>
                      <w:divBdr>
                        <w:top w:val="none" w:sz="0" w:space="0" w:color="auto"/>
                        <w:left w:val="none" w:sz="0" w:space="0" w:color="auto"/>
                        <w:bottom w:val="none" w:sz="0" w:space="0" w:color="auto"/>
                        <w:right w:val="none" w:sz="0" w:space="0" w:color="auto"/>
                      </w:divBdr>
                    </w:div>
                  </w:divsChild>
                </w:div>
                <w:div w:id="190608068">
                  <w:marLeft w:val="0"/>
                  <w:marRight w:val="0"/>
                  <w:marTop w:val="0"/>
                  <w:marBottom w:val="0"/>
                  <w:divBdr>
                    <w:top w:val="none" w:sz="0" w:space="0" w:color="auto"/>
                    <w:left w:val="none" w:sz="0" w:space="0" w:color="auto"/>
                    <w:bottom w:val="none" w:sz="0" w:space="0" w:color="auto"/>
                    <w:right w:val="none" w:sz="0" w:space="0" w:color="auto"/>
                  </w:divBdr>
                  <w:divsChild>
                    <w:div w:id="1922983693">
                      <w:marLeft w:val="0"/>
                      <w:marRight w:val="0"/>
                      <w:marTop w:val="0"/>
                      <w:marBottom w:val="0"/>
                      <w:divBdr>
                        <w:top w:val="none" w:sz="0" w:space="0" w:color="auto"/>
                        <w:left w:val="none" w:sz="0" w:space="0" w:color="auto"/>
                        <w:bottom w:val="none" w:sz="0" w:space="0" w:color="auto"/>
                        <w:right w:val="none" w:sz="0" w:space="0" w:color="auto"/>
                      </w:divBdr>
                    </w:div>
                  </w:divsChild>
                </w:div>
                <w:div w:id="247496369">
                  <w:marLeft w:val="0"/>
                  <w:marRight w:val="0"/>
                  <w:marTop w:val="0"/>
                  <w:marBottom w:val="0"/>
                  <w:divBdr>
                    <w:top w:val="none" w:sz="0" w:space="0" w:color="auto"/>
                    <w:left w:val="none" w:sz="0" w:space="0" w:color="auto"/>
                    <w:bottom w:val="none" w:sz="0" w:space="0" w:color="auto"/>
                    <w:right w:val="none" w:sz="0" w:space="0" w:color="auto"/>
                  </w:divBdr>
                  <w:divsChild>
                    <w:div w:id="1937326505">
                      <w:marLeft w:val="0"/>
                      <w:marRight w:val="0"/>
                      <w:marTop w:val="0"/>
                      <w:marBottom w:val="0"/>
                      <w:divBdr>
                        <w:top w:val="none" w:sz="0" w:space="0" w:color="auto"/>
                        <w:left w:val="none" w:sz="0" w:space="0" w:color="auto"/>
                        <w:bottom w:val="none" w:sz="0" w:space="0" w:color="auto"/>
                        <w:right w:val="none" w:sz="0" w:space="0" w:color="auto"/>
                      </w:divBdr>
                    </w:div>
                  </w:divsChild>
                </w:div>
                <w:div w:id="249892768">
                  <w:marLeft w:val="0"/>
                  <w:marRight w:val="0"/>
                  <w:marTop w:val="0"/>
                  <w:marBottom w:val="0"/>
                  <w:divBdr>
                    <w:top w:val="none" w:sz="0" w:space="0" w:color="auto"/>
                    <w:left w:val="none" w:sz="0" w:space="0" w:color="auto"/>
                    <w:bottom w:val="none" w:sz="0" w:space="0" w:color="auto"/>
                    <w:right w:val="none" w:sz="0" w:space="0" w:color="auto"/>
                  </w:divBdr>
                  <w:divsChild>
                    <w:div w:id="228732492">
                      <w:marLeft w:val="0"/>
                      <w:marRight w:val="0"/>
                      <w:marTop w:val="0"/>
                      <w:marBottom w:val="0"/>
                      <w:divBdr>
                        <w:top w:val="none" w:sz="0" w:space="0" w:color="auto"/>
                        <w:left w:val="none" w:sz="0" w:space="0" w:color="auto"/>
                        <w:bottom w:val="none" w:sz="0" w:space="0" w:color="auto"/>
                        <w:right w:val="none" w:sz="0" w:space="0" w:color="auto"/>
                      </w:divBdr>
                    </w:div>
                    <w:div w:id="854806737">
                      <w:marLeft w:val="0"/>
                      <w:marRight w:val="0"/>
                      <w:marTop w:val="0"/>
                      <w:marBottom w:val="0"/>
                      <w:divBdr>
                        <w:top w:val="none" w:sz="0" w:space="0" w:color="auto"/>
                        <w:left w:val="none" w:sz="0" w:space="0" w:color="auto"/>
                        <w:bottom w:val="none" w:sz="0" w:space="0" w:color="auto"/>
                        <w:right w:val="none" w:sz="0" w:space="0" w:color="auto"/>
                      </w:divBdr>
                    </w:div>
                    <w:div w:id="1814785876">
                      <w:marLeft w:val="0"/>
                      <w:marRight w:val="0"/>
                      <w:marTop w:val="0"/>
                      <w:marBottom w:val="0"/>
                      <w:divBdr>
                        <w:top w:val="none" w:sz="0" w:space="0" w:color="auto"/>
                        <w:left w:val="none" w:sz="0" w:space="0" w:color="auto"/>
                        <w:bottom w:val="none" w:sz="0" w:space="0" w:color="auto"/>
                        <w:right w:val="none" w:sz="0" w:space="0" w:color="auto"/>
                      </w:divBdr>
                    </w:div>
                  </w:divsChild>
                </w:div>
                <w:div w:id="294411550">
                  <w:marLeft w:val="0"/>
                  <w:marRight w:val="0"/>
                  <w:marTop w:val="0"/>
                  <w:marBottom w:val="0"/>
                  <w:divBdr>
                    <w:top w:val="none" w:sz="0" w:space="0" w:color="auto"/>
                    <w:left w:val="none" w:sz="0" w:space="0" w:color="auto"/>
                    <w:bottom w:val="none" w:sz="0" w:space="0" w:color="auto"/>
                    <w:right w:val="none" w:sz="0" w:space="0" w:color="auto"/>
                  </w:divBdr>
                  <w:divsChild>
                    <w:div w:id="2132747887">
                      <w:marLeft w:val="0"/>
                      <w:marRight w:val="0"/>
                      <w:marTop w:val="0"/>
                      <w:marBottom w:val="0"/>
                      <w:divBdr>
                        <w:top w:val="none" w:sz="0" w:space="0" w:color="auto"/>
                        <w:left w:val="none" w:sz="0" w:space="0" w:color="auto"/>
                        <w:bottom w:val="none" w:sz="0" w:space="0" w:color="auto"/>
                        <w:right w:val="none" w:sz="0" w:space="0" w:color="auto"/>
                      </w:divBdr>
                    </w:div>
                  </w:divsChild>
                </w:div>
                <w:div w:id="305478454">
                  <w:marLeft w:val="0"/>
                  <w:marRight w:val="0"/>
                  <w:marTop w:val="0"/>
                  <w:marBottom w:val="0"/>
                  <w:divBdr>
                    <w:top w:val="none" w:sz="0" w:space="0" w:color="auto"/>
                    <w:left w:val="none" w:sz="0" w:space="0" w:color="auto"/>
                    <w:bottom w:val="none" w:sz="0" w:space="0" w:color="auto"/>
                    <w:right w:val="none" w:sz="0" w:space="0" w:color="auto"/>
                  </w:divBdr>
                  <w:divsChild>
                    <w:div w:id="1073813309">
                      <w:marLeft w:val="0"/>
                      <w:marRight w:val="0"/>
                      <w:marTop w:val="0"/>
                      <w:marBottom w:val="0"/>
                      <w:divBdr>
                        <w:top w:val="none" w:sz="0" w:space="0" w:color="auto"/>
                        <w:left w:val="none" w:sz="0" w:space="0" w:color="auto"/>
                        <w:bottom w:val="none" w:sz="0" w:space="0" w:color="auto"/>
                        <w:right w:val="none" w:sz="0" w:space="0" w:color="auto"/>
                      </w:divBdr>
                    </w:div>
                  </w:divsChild>
                </w:div>
                <w:div w:id="309137848">
                  <w:marLeft w:val="0"/>
                  <w:marRight w:val="0"/>
                  <w:marTop w:val="0"/>
                  <w:marBottom w:val="0"/>
                  <w:divBdr>
                    <w:top w:val="none" w:sz="0" w:space="0" w:color="auto"/>
                    <w:left w:val="none" w:sz="0" w:space="0" w:color="auto"/>
                    <w:bottom w:val="none" w:sz="0" w:space="0" w:color="auto"/>
                    <w:right w:val="none" w:sz="0" w:space="0" w:color="auto"/>
                  </w:divBdr>
                  <w:divsChild>
                    <w:div w:id="1554271204">
                      <w:marLeft w:val="0"/>
                      <w:marRight w:val="0"/>
                      <w:marTop w:val="0"/>
                      <w:marBottom w:val="0"/>
                      <w:divBdr>
                        <w:top w:val="none" w:sz="0" w:space="0" w:color="auto"/>
                        <w:left w:val="none" w:sz="0" w:space="0" w:color="auto"/>
                        <w:bottom w:val="none" w:sz="0" w:space="0" w:color="auto"/>
                        <w:right w:val="none" w:sz="0" w:space="0" w:color="auto"/>
                      </w:divBdr>
                    </w:div>
                  </w:divsChild>
                </w:div>
                <w:div w:id="341474222">
                  <w:marLeft w:val="0"/>
                  <w:marRight w:val="0"/>
                  <w:marTop w:val="0"/>
                  <w:marBottom w:val="0"/>
                  <w:divBdr>
                    <w:top w:val="none" w:sz="0" w:space="0" w:color="auto"/>
                    <w:left w:val="none" w:sz="0" w:space="0" w:color="auto"/>
                    <w:bottom w:val="none" w:sz="0" w:space="0" w:color="auto"/>
                    <w:right w:val="none" w:sz="0" w:space="0" w:color="auto"/>
                  </w:divBdr>
                  <w:divsChild>
                    <w:div w:id="1571966815">
                      <w:marLeft w:val="0"/>
                      <w:marRight w:val="0"/>
                      <w:marTop w:val="0"/>
                      <w:marBottom w:val="0"/>
                      <w:divBdr>
                        <w:top w:val="none" w:sz="0" w:space="0" w:color="auto"/>
                        <w:left w:val="none" w:sz="0" w:space="0" w:color="auto"/>
                        <w:bottom w:val="none" w:sz="0" w:space="0" w:color="auto"/>
                        <w:right w:val="none" w:sz="0" w:space="0" w:color="auto"/>
                      </w:divBdr>
                    </w:div>
                  </w:divsChild>
                </w:div>
                <w:div w:id="358163645">
                  <w:marLeft w:val="0"/>
                  <w:marRight w:val="0"/>
                  <w:marTop w:val="0"/>
                  <w:marBottom w:val="0"/>
                  <w:divBdr>
                    <w:top w:val="none" w:sz="0" w:space="0" w:color="auto"/>
                    <w:left w:val="none" w:sz="0" w:space="0" w:color="auto"/>
                    <w:bottom w:val="none" w:sz="0" w:space="0" w:color="auto"/>
                    <w:right w:val="none" w:sz="0" w:space="0" w:color="auto"/>
                  </w:divBdr>
                  <w:divsChild>
                    <w:div w:id="1003702041">
                      <w:marLeft w:val="0"/>
                      <w:marRight w:val="0"/>
                      <w:marTop w:val="0"/>
                      <w:marBottom w:val="0"/>
                      <w:divBdr>
                        <w:top w:val="none" w:sz="0" w:space="0" w:color="auto"/>
                        <w:left w:val="none" w:sz="0" w:space="0" w:color="auto"/>
                        <w:bottom w:val="none" w:sz="0" w:space="0" w:color="auto"/>
                        <w:right w:val="none" w:sz="0" w:space="0" w:color="auto"/>
                      </w:divBdr>
                    </w:div>
                  </w:divsChild>
                </w:div>
                <w:div w:id="420642676">
                  <w:marLeft w:val="0"/>
                  <w:marRight w:val="0"/>
                  <w:marTop w:val="0"/>
                  <w:marBottom w:val="0"/>
                  <w:divBdr>
                    <w:top w:val="none" w:sz="0" w:space="0" w:color="auto"/>
                    <w:left w:val="none" w:sz="0" w:space="0" w:color="auto"/>
                    <w:bottom w:val="none" w:sz="0" w:space="0" w:color="auto"/>
                    <w:right w:val="none" w:sz="0" w:space="0" w:color="auto"/>
                  </w:divBdr>
                  <w:divsChild>
                    <w:div w:id="1776249080">
                      <w:marLeft w:val="0"/>
                      <w:marRight w:val="0"/>
                      <w:marTop w:val="0"/>
                      <w:marBottom w:val="0"/>
                      <w:divBdr>
                        <w:top w:val="none" w:sz="0" w:space="0" w:color="auto"/>
                        <w:left w:val="none" w:sz="0" w:space="0" w:color="auto"/>
                        <w:bottom w:val="none" w:sz="0" w:space="0" w:color="auto"/>
                        <w:right w:val="none" w:sz="0" w:space="0" w:color="auto"/>
                      </w:divBdr>
                    </w:div>
                  </w:divsChild>
                </w:div>
                <w:div w:id="420878163">
                  <w:marLeft w:val="0"/>
                  <w:marRight w:val="0"/>
                  <w:marTop w:val="0"/>
                  <w:marBottom w:val="0"/>
                  <w:divBdr>
                    <w:top w:val="none" w:sz="0" w:space="0" w:color="auto"/>
                    <w:left w:val="none" w:sz="0" w:space="0" w:color="auto"/>
                    <w:bottom w:val="none" w:sz="0" w:space="0" w:color="auto"/>
                    <w:right w:val="none" w:sz="0" w:space="0" w:color="auto"/>
                  </w:divBdr>
                  <w:divsChild>
                    <w:div w:id="472911804">
                      <w:marLeft w:val="0"/>
                      <w:marRight w:val="0"/>
                      <w:marTop w:val="0"/>
                      <w:marBottom w:val="0"/>
                      <w:divBdr>
                        <w:top w:val="none" w:sz="0" w:space="0" w:color="auto"/>
                        <w:left w:val="none" w:sz="0" w:space="0" w:color="auto"/>
                        <w:bottom w:val="none" w:sz="0" w:space="0" w:color="auto"/>
                        <w:right w:val="none" w:sz="0" w:space="0" w:color="auto"/>
                      </w:divBdr>
                    </w:div>
                  </w:divsChild>
                </w:div>
                <w:div w:id="422846532">
                  <w:marLeft w:val="0"/>
                  <w:marRight w:val="0"/>
                  <w:marTop w:val="0"/>
                  <w:marBottom w:val="0"/>
                  <w:divBdr>
                    <w:top w:val="none" w:sz="0" w:space="0" w:color="auto"/>
                    <w:left w:val="none" w:sz="0" w:space="0" w:color="auto"/>
                    <w:bottom w:val="none" w:sz="0" w:space="0" w:color="auto"/>
                    <w:right w:val="none" w:sz="0" w:space="0" w:color="auto"/>
                  </w:divBdr>
                  <w:divsChild>
                    <w:div w:id="2124104015">
                      <w:marLeft w:val="0"/>
                      <w:marRight w:val="0"/>
                      <w:marTop w:val="0"/>
                      <w:marBottom w:val="0"/>
                      <w:divBdr>
                        <w:top w:val="none" w:sz="0" w:space="0" w:color="auto"/>
                        <w:left w:val="none" w:sz="0" w:space="0" w:color="auto"/>
                        <w:bottom w:val="none" w:sz="0" w:space="0" w:color="auto"/>
                        <w:right w:val="none" w:sz="0" w:space="0" w:color="auto"/>
                      </w:divBdr>
                    </w:div>
                  </w:divsChild>
                </w:div>
                <w:div w:id="424620185">
                  <w:marLeft w:val="0"/>
                  <w:marRight w:val="0"/>
                  <w:marTop w:val="0"/>
                  <w:marBottom w:val="0"/>
                  <w:divBdr>
                    <w:top w:val="none" w:sz="0" w:space="0" w:color="auto"/>
                    <w:left w:val="none" w:sz="0" w:space="0" w:color="auto"/>
                    <w:bottom w:val="none" w:sz="0" w:space="0" w:color="auto"/>
                    <w:right w:val="none" w:sz="0" w:space="0" w:color="auto"/>
                  </w:divBdr>
                  <w:divsChild>
                    <w:div w:id="388962186">
                      <w:marLeft w:val="0"/>
                      <w:marRight w:val="0"/>
                      <w:marTop w:val="0"/>
                      <w:marBottom w:val="0"/>
                      <w:divBdr>
                        <w:top w:val="none" w:sz="0" w:space="0" w:color="auto"/>
                        <w:left w:val="none" w:sz="0" w:space="0" w:color="auto"/>
                        <w:bottom w:val="none" w:sz="0" w:space="0" w:color="auto"/>
                        <w:right w:val="none" w:sz="0" w:space="0" w:color="auto"/>
                      </w:divBdr>
                    </w:div>
                  </w:divsChild>
                </w:div>
                <w:div w:id="428282884">
                  <w:marLeft w:val="0"/>
                  <w:marRight w:val="0"/>
                  <w:marTop w:val="0"/>
                  <w:marBottom w:val="0"/>
                  <w:divBdr>
                    <w:top w:val="none" w:sz="0" w:space="0" w:color="auto"/>
                    <w:left w:val="none" w:sz="0" w:space="0" w:color="auto"/>
                    <w:bottom w:val="none" w:sz="0" w:space="0" w:color="auto"/>
                    <w:right w:val="none" w:sz="0" w:space="0" w:color="auto"/>
                  </w:divBdr>
                  <w:divsChild>
                    <w:div w:id="962229183">
                      <w:marLeft w:val="0"/>
                      <w:marRight w:val="0"/>
                      <w:marTop w:val="0"/>
                      <w:marBottom w:val="0"/>
                      <w:divBdr>
                        <w:top w:val="none" w:sz="0" w:space="0" w:color="auto"/>
                        <w:left w:val="none" w:sz="0" w:space="0" w:color="auto"/>
                        <w:bottom w:val="none" w:sz="0" w:space="0" w:color="auto"/>
                        <w:right w:val="none" w:sz="0" w:space="0" w:color="auto"/>
                      </w:divBdr>
                    </w:div>
                  </w:divsChild>
                </w:div>
                <w:div w:id="435177873">
                  <w:marLeft w:val="0"/>
                  <w:marRight w:val="0"/>
                  <w:marTop w:val="0"/>
                  <w:marBottom w:val="0"/>
                  <w:divBdr>
                    <w:top w:val="none" w:sz="0" w:space="0" w:color="auto"/>
                    <w:left w:val="none" w:sz="0" w:space="0" w:color="auto"/>
                    <w:bottom w:val="none" w:sz="0" w:space="0" w:color="auto"/>
                    <w:right w:val="none" w:sz="0" w:space="0" w:color="auto"/>
                  </w:divBdr>
                  <w:divsChild>
                    <w:div w:id="1274091569">
                      <w:marLeft w:val="0"/>
                      <w:marRight w:val="0"/>
                      <w:marTop w:val="0"/>
                      <w:marBottom w:val="0"/>
                      <w:divBdr>
                        <w:top w:val="none" w:sz="0" w:space="0" w:color="auto"/>
                        <w:left w:val="none" w:sz="0" w:space="0" w:color="auto"/>
                        <w:bottom w:val="none" w:sz="0" w:space="0" w:color="auto"/>
                        <w:right w:val="none" w:sz="0" w:space="0" w:color="auto"/>
                      </w:divBdr>
                    </w:div>
                  </w:divsChild>
                </w:div>
                <w:div w:id="461926697">
                  <w:marLeft w:val="0"/>
                  <w:marRight w:val="0"/>
                  <w:marTop w:val="0"/>
                  <w:marBottom w:val="0"/>
                  <w:divBdr>
                    <w:top w:val="none" w:sz="0" w:space="0" w:color="auto"/>
                    <w:left w:val="none" w:sz="0" w:space="0" w:color="auto"/>
                    <w:bottom w:val="none" w:sz="0" w:space="0" w:color="auto"/>
                    <w:right w:val="none" w:sz="0" w:space="0" w:color="auto"/>
                  </w:divBdr>
                  <w:divsChild>
                    <w:div w:id="1443955708">
                      <w:marLeft w:val="0"/>
                      <w:marRight w:val="0"/>
                      <w:marTop w:val="0"/>
                      <w:marBottom w:val="0"/>
                      <w:divBdr>
                        <w:top w:val="none" w:sz="0" w:space="0" w:color="auto"/>
                        <w:left w:val="none" w:sz="0" w:space="0" w:color="auto"/>
                        <w:bottom w:val="none" w:sz="0" w:space="0" w:color="auto"/>
                        <w:right w:val="none" w:sz="0" w:space="0" w:color="auto"/>
                      </w:divBdr>
                    </w:div>
                    <w:div w:id="1937782211">
                      <w:marLeft w:val="0"/>
                      <w:marRight w:val="0"/>
                      <w:marTop w:val="0"/>
                      <w:marBottom w:val="0"/>
                      <w:divBdr>
                        <w:top w:val="none" w:sz="0" w:space="0" w:color="auto"/>
                        <w:left w:val="none" w:sz="0" w:space="0" w:color="auto"/>
                        <w:bottom w:val="none" w:sz="0" w:space="0" w:color="auto"/>
                        <w:right w:val="none" w:sz="0" w:space="0" w:color="auto"/>
                      </w:divBdr>
                    </w:div>
                  </w:divsChild>
                </w:div>
                <w:div w:id="462046305">
                  <w:marLeft w:val="0"/>
                  <w:marRight w:val="0"/>
                  <w:marTop w:val="0"/>
                  <w:marBottom w:val="0"/>
                  <w:divBdr>
                    <w:top w:val="none" w:sz="0" w:space="0" w:color="auto"/>
                    <w:left w:val="none" w:sz="0" w:space="0" w:color="auto"/>
                    <w:bottom w:val="none" w:sz="0" w:space="0" w:color="auto"/>
                    <w:right w:val="none" w:sz="0" w:space="0" w:color="auto"/>
                  </w:divBdr>
                  <w:divsChild>
                    <w:div w:id="487140396">
                      <w:marLeft w:val="0"/>
                      <w:marRight w:val="0"/>
                      <w:marTop w:val="0"/>
                      <w:marBottom w:val="0"/>
                      <w:divBdr>
                        <w:top w:val="none" w:sz="0" w:space="0" w:color="auto"/>
                        <w:left w:val="none" w:sz="0" w:space="0" w:color="auto"/>
                        <w:bottom w:val="none" w:sz="0" w:space="0" w:color="auto"/>
                        <w:right w:val="none" w:sz="0" w:space="0" w:color="auto"/>
                      </w:divBdr>
                    </w:div>
                  </w:divsChild>
                </w:div>
                <w:div w:id="481193194">
                  <w:marLeft w:val="0"/>
                  <w:marRight w:val="0"/>
                  <w:marTop w:val="0"/>
                  <w:marBottom w:val="0"/>
                  <w:divBdr>
                    <w:top w:val="none" w:sz="0" w:space="0" w:color="auto"/>
                    <w:left w:val="none" w:sz="0" w:space="0" w:color="auto"/>
                    <w:bottom w:val="none" w:sz="0" w:space="0" w:color="auto"/>
                    <w:right w:val="none" w:sz="0" w:space="0" w:color="auto"/>
                  </w:divBdr>
                  <w:divsChild>
                    <w:div w:id="1233664779">
                      <w:marLeft w:val="0"/>
                      <w:marRight w:val="0"/>
                      <w:marTop w:val="0"/>
                      <w:marBottom w:val="0"/>
                      <w:divBdr>
                        <w:top w:val="none" w:sz="0" w:space="0" w:color="auto"/>
                        <w:left w:val="none" w:sz="0" w:space="0" w:color="auto"/>
                        <w:bottom w:val="none" w:sz="0" w:space="0" w:color="auto"/>
                        <w:right w:val="none" w:sz="0" w:space="0" w:color="auto"/>
                      </w:divBdr>
                    </w:div>
                  </w:divsChild>
                </w:div>
                <w:div w:id="555747018">
                  <w:marLeft w:val="0"/>
                  <w:marRight w:val="0"/>
                  <w:marTop w:val="0"/>
                  <w:marBottom w:val="0"/>
                  <w:divBdr>
                    <w:top w:val="none" w:sz="0" w:space="0" w:color="auto"/>
                    <w:left w:val="none" w:sz="0" w:space="0" w:color="auto"/>
                    <w:bottom w:val="none" w:sz="0" w:space="0" w:color="auto"/>
                    <w:right w:val="none" w:sz="0" w:space="0" w:color="auto"/>
                  </w:divBdr>
                  <w:divsChild>
                    <w:div w:id="1045907378">
                      <w:marLeft w:val="0"/>
                      <w:marRight w:val="0"/>
                      <w:marTop w:val="0"/>
                      <w:marBottom w:val="0"/>
                      <w:divBdr>
                        <w:top w:val="none" w:sz="0" w:space="0" w:color="auto"/>
                        <w:left w:val="none" w:sz="0" w:space="0" w:color="auto"/>
                        <w:bottom w:val="none" w:sz="0" w:space="0" w:color="auto"/>
                        <w:right w:val="none" w:sz="0" w:space="0" w:color="auto"/>
                      </w:divBdr>
                    </w:div>
                  </w:divsChild>
                </w:div>
                <w:div w:id="575014493">
                  <w:marLeft w:val="0"/>
                  <w:marRight w:val="0"/>
                  <w:marTop w:val="0"/>
                  <w:marBottom w:val="0"/>
                  <w:divBdr>
                    <w:top w:val="none" w:sz="0" w:space="0" w:color="auto"/>
                    <w:left w:val="none" w:sz="0" w:space="0" w:color="auto"/>
                    <w:bottom w:val="none" w:sz="0" w:space="0" w:color="auto"/>
                    <w:right w:val="none" w:sz="0" w:space="0" w:color="auto"/>
                  </w:divBdr>
                  <w:divsChild>
                    <w:div w:id="285241456">
                      <w:marLeft w:val="0"/>
                      <w:marRight w:val="0"/>
                      <w:marTop w:val="0"/>
                      <w:marBottom w:val="0"/>
                      <w:divBdr>
                        <w:top w:val="none" w:sz="0" w:space="0" w:color="auto"/>
                        <w:left w:val="none" w:sz="0" w:space="0" w:color="auto"/>
                        <w:bottom w:val="none" w:sz="0" w:space="0" w:color="auto"/>
                        <w:right w:val="none" w:sz="0" w:space="0" w:color="auto"/>
                      </w:divBdr>
                    </w:div>
                  </w:divsChild>
                </w:div>
                <w:div w:id="581069105">
                  <w:marLeft w:val="0"/>
                  <w:marRight w:val="0"/>
                  <w:marTop w:val="0"/>
                  <w:marBottom w:val="0"/>
                  <w:divBdr>
                    <w:top w:val="none" w:sz="0" w:space="0" w:color="auto"/>
                    <w:left w:val="none" w:sz="0" w:space="0" w:color="auto"/>
                    <w:bottom w:val="none" w:sz="0" w:space="0" w:color="auto"/>
                    <w:right w:val="none" w:sz="0" w:space="0" w:color="auto"/>
                  </w:divBdr>
                  <w:divsChild>
                    <w:div w:id="1227257979">
                      <w:marLeft w:val="0"/>
                      <w:marRight w:val="0"/>
                      <w:marTop w:val="0"/>
                      <w:marBottom w:val="0"/>
                      <w:divBdr>
                        <w:top w:val="none" w:sz="0" w:space="0" w:color="auto"/>
                        <w:left w:val="none" w:sz="0" w:space="0" w:color="auto"/>
                        <w:bottom w:val="none" w:sz="0" w:space="0" w:color="auto"/>
                        <w:right w:val="none" w:sz="0" w:space="0" w:color="auto"/>
                      </w:divBdr>
                    </w:div>
                  </w:divsChild>
                </w:div>
                <w:div w:id="582842260">
                  <w:marLeft w:val="0"/>
                  <w:marRight w:val="0"/>
                  <w:marTop w:val="0"/>
                  <w:marBottom w:val="0"/>
                  <w:divBdr>
                    <w:top w:val="none" w:sz="0" w:space="0" w:color="auto"/>
                    <w:left w:val="none" w:sz="0" w:space="0" w:color="auto"/>
                    <w:bottom w:val="none" w:sz="0" w:space="0" w:color="auto"/>
                    <w:right w:val="none" w:sz="0" w:space="0" w:color="auto"/>
                  </w:divBdr>
                  <w:divsChild>
                    <w:div w:id="1224173810">
                      <w:marLeft w:val="0"/>
                      <w:marRight w:val="0"/>
                      <w:marTop w:val="0"/>
                      <w:marBottom w:val="0"/>
                      <w:divBdr>
                        <w:top w:val="none" w:sz="0" w:space="0" w:color="auto"/>
                        <w:left w:val="none" w:sz="0" w:space="0" w:color="auto"/>
                        <w:bottom w:val="none" w:sz="0" w:space="0" w:color="auto"/>
                        <w:right w:val="none" w:sz="0" w:space="0" w:color="auto"/>
                      </w:divBdr>
                    </w:div>
                  </w:divsChild>
                </w:div>
                <w:div w:id="590285891">
                  <w:marLeft w:val="0"/>
                  <w:marRight w:val="0"/>
                  <w:marTop w:val="0"/>
                  <w:marBottom w:val="0"/>
                  <w:divBdr>
                    <w:top w:val="none" w:sz="0" w:space="0" w:color="auto"/>
                    <w:left w:val="none" w:sz="0" w:space="0" w:color="auto"/>
                    <w:bottom w:val="none" w:sz="0" w:space="0" w:color="auto"/>
                    <w:right w:val="none" w:sz="0" w:space="0" w:color="auto"/>
                  </w:divBdr>
                  <w:divsChild>
                    <w:div w:id="483354589">
                      <w:marLeft w:val="0"/>
                      <w:marRight w:val="0"/>
                      <w:marTop w:val="0"/>
                      <w:marBottom w:val="0"/>
                      <w:divBdr>
                        <w:top w:val="none" w:sz="0" w:space="0" w:color="auto"/>
                        <w:left w:val="none" w:sz="0" w:space="0" w:color="auto"/>
                        <w:bottom w:val="none" w:sz="0" w:space="0" w:color="auto"/>
                        <w:right w:val="none" w:sz="0" w:space="0" w:color="auto"/>
                      </w:divBdr>
                    </w:div>
                  </w:divsChild>
                </w:div>
                <w:div w:id="599409349">
                  <w:marLeft w:val="0"/>
                  <w:marRight w:val="0"/>
                  <w:marTop w:val="0"/>
                  <w:marBottom w:val="0"/>
                  <w:divBdr>
                    <w:top w:val="none" w:sz="0" w:space="0" w:color="auto"/>
                    <w:left w:val="none" w:sz="0" w:space="0" w:color="auto"/>
                    <w:bottom w:val="none" w:sz="0" w:space="0" w:color="auto"/>
                    <w:right w:val="none" w:sz="0" w:space="0" w:color="auto"/>
                  </w:divBdr>
                  <w:divsChild>
                    <w:div w:id="1582835098">
                      <w:marLeft w:val="0"/>
                      <w:marRight w:val="0"/>
                      <w:marTop w:val="0"/>
                      <w:marBottom w:val="0"/>
                      <w:divBdr>
                        <w:top w:val="none" w:sz="0" w:space="0" w:color="auto"/>
                        <w:left w:val="none" w:sz="0" w:space="0" w:color="auto"/>
                        <w:bottom w:val="none" w:sz="0" w:space="0" w:color="auto"/>
                        <w:right w:val="none" w:sz="0" w:space="0" w:color="auto"/>
                      </w:divBdr>
                    </w:div>
                  </w:divsChild>
                </w:div>
                <w:div w:id="623000041">
                  <w:marLeft w:val="0"/>
                  <w:marRight w:val="0"/>
                  <w:marTop w:val="0"/>
                  <w:marBottom w:val="0"/>
                  <w:divBdr>
                    <w:top w:val="none" w:sz="0" w:space="0" w:color="auto"/>
                    <w:left w:val="none" w:sz="0" w:space="0" w:color="auto"/>
                    <w:bottom w:val="none" w:sz="0" w:space="0" w:color="auto"/>
                    <w:right w:val="none" w:sz="0" w:space="0" w:color="auto"/>
                  </w:divBdr>
                  <w:divsChild>
                    <w:div w:id="1442530867">
                      <w:marLeft w:val="0"/>
                      <w:marRight w:val="0"/>
                      <w:marTop w:val="0"/>
                      <w:marBottom w:val="0"/>
                      <w:divBdr>
                        <w:top w:val="none" w:sz="0" w:space="0" w:color="auto"/>
                        <w:left w:val="none" w:sz="0" w:space="0" w:color="auto"/>
                        <w:bottom w:val="none" w:sz="0" w:space="0" w:color="auto"/>
                        <w:right w:val="none" w:sz="0" w:space="0" w:color="auto"/>
                      </w:divBdr>
                    </w:div>
                  </w:divsChild>
                </w:div>
                <w:div w:id="680395922">
                  <w:marLeft w:val="0"/>
                  <w:marRight w:val="0"/>
                  <w:marTop w:val="0"/>
                  <w:marBottom w:val="0"/>
                  <w:divBdr>
                    <w:top w:val="none" w:sz="0" w:space="0" w:color="auto"/>
                    <w:left w:val="none" w:sz="0" w:space="0" w:color="auto"/>
                    <w:bottom w:val="none" w:sz="0" w:space="0" w:color="auto"/>
                    <w:right w:val="none" w:sz="0" w:space="0" w:color="auto"/>
                  </w:divBdr>
                  <w:divsChild>
                    <w:div w:id="1341547968">
                      <w:marLeft w:val="0"/>
                      <w:marRight w:val="0"/>
                      <w:marTop w:val="0"/>
                      <w:marBottom w:val="0"/>
                      <w:divBdr>
                        <w:top w:val="none" w:sz="0" w:space="0" w:color="auto"/>
                        <w:left w:val="none" w:sz="0" w:space="0" w:color="auto"/>
                        <w:bottom w:val="none" w:sz="0" w:space="0" w:color="auto"/>
                        <w:right w:val="none" w:sz="0" w:space="0" w:color="auto"/>
                      </w:divBdr>
                    </w:div>
                  </w:divsChild>
                </w:div>
                <w:div w:id="685399815">
                  <w:marLeft w:val="0"/>
                  <w:marRight w:val="0"/>
                  <w:marTop w:val="0"/>
                  <w:marBottom w:val="0"/>
                  <w:divBdr>
                    <w:top w:val="none" w:sz="0" w:space="0" w:color="auto"/>
                    <w:left w:val="none" w:sz="0" w:space="0" w:color="auto"/>
                    <w:bottom w:val="none" w:sz="0" w:space="0" w:color="auto"/>
                    <w:right w:val="none" w:sz="0" w:space="0" w:color="auto"/>
                  </w:divBdr>
                  <w:divsChild>
                    <w:div w:id="310184391">
                      <w:marLeft w:val="0"/>
                      <w:marRight w:val="0"/>
                      <w:marTop w:val="0"/>
                      <w:marBottom w:val="0"/>
                      <w:divBdr>
                        <w:top w:val="none" w:sz="0" w:space="0" w:color="auto"/>
                        <w:left w:val="none" w:sz="0" w:space="0" w:color="auto"/>
                        <w:bottom w:val="none" w:sz="0" w:space="0" w:color="auto"/>
                        <w:right w:val="none" w:sz="0" w:space="0" w:color="auto"/>
                      </w:divBdr>
                    </w:div>
                  </w:divsChild>
                </w:div>
                <w:div w:id="717511414">
                  <w:marLeft w:val="0"/>
                  <w:marRight w:val="0"/>
                  <w:marTop w:val="0"/>
                  <w:marBottom w:val="0"/>
                  <w:divBdr>
                    <w:top w:val="none" w:sz="0" w:space="0" w:color="auto"/>
                    <w:left w:val="none" w:sz="0" w:space="0" w:color="auto"/>
                    <w:bottom w:val="none" w:sz="0" w:space="0" w:color="auto"/>
                    <w:right w:val="none" w:sz="0" w:space="0" w:color="auto"/>
                  </w:divBdr>
                  <w:divsChild>
                    <w:div w:id="900943215">
                      <w:marLeft w:val="0"/>
                      <w:marRight w:val="0"/>
                      <w:marTop w:val="0"/>
                      <w:marBottom w:val="0"/>
                      <w:divBdr>
                        <w:top w:val="none" w:sz="0" w:space="0" w:color="auto"/>
                        <w:left w:val="none" w:sz="0" w:space="0" w:color="auto"/>
                        <w:bottom w:val="none" w:sz="0" w:space="0" w:color="auto"/>
                        <w:right w:val="none" w:sz="0" w:space="0" w:color="auto"/>
                      </w:divBdr>
                    </w:div>
                  </w:divsChild>
                </w:div>
                <w:div w:id="735083161">
                  <w:marLeft w:val="0"/>
                  <w:marRight w:val="0"/>
                  <w:marTop w:val="0"/>
                  <w:marBottom w:val="0"/>
                  <w:divBdr>
                    <w:top w:val="none" w:sz="0" w:space="0" w:color="auto"/>
                    <w:left w:val="none" w:sz="0" w:space="0" w:color="auto"/>
                    <w:bottom w:val="none" w:sz="0" w:space="0" w:color="auto"/>
                    <w:right w:val="none" w:sz="0" w:space="0" w:color="auto"/>
                  </w:divBdr>
                  <w:divsChild>
                    <w:div w:id="412630381">
                      <w:marLeft w:val="0"/>
                      <w:marRight w:val="0"/>
                      <w:marTop w:val="0"/>
                      <w:marBottom w:val="0"/>
                      <w:divBdr>
                        <w:top w:val="none" w:sz="0" w:space="0" w:color="auto"/>
                        <w:left w:val="none" w:sz="0" w:space="0" w:color="auto"/>
                        <w:bottom w:val="none" w:sz="0" w:space="0" w:color="auto"/>
                        <w:right w:val="none" w:sz="0" w:space="0" w:color="auto"/>
                      </w:divBdr>
                    </w:div>
                    <w:div w:id="725376454">
                      <w:marLeft w:val="0"/>
                      <w:marRight w:val="0"/>
                      <w:marTop w:val="0"/>
                      <w:marBottom w:val="0"/>
                      <w:divBdr>
                        <w:top w:val="none" w:sz="0" w:space="0" w:color="auto"/>
                        <w:left w:val="none" w:sz="0" w:space="0" w:color="auto"/>
                        <w:bottom w:val="none" w:sz="0" w:space="0" w:color="auto"/>
                        <w:right w:val="none" w:sz="0" w:space="0" w:color="auto"/>
                      </w:divBdr>
                    </w:div>
                    <w:div w:id="1371564000">
                      <w:marLeft w:val="0"/>
                      <w:marRight w:val="0"/>
                      <w:marTop w:val="0"/>
                      <w:marBottom w:val="0"/>
                      <w:divBdr>
                        <w:top w:val="none" w:sz="0" w:space="0" w:color="auto"/>
                        <w:left w:val="none" w:sz="0" w:space="0" w:color="auto"/>
                        <w:bottom w:val="none" w:sz="0" w:space="0" w:color="auto"/>
                        <w:right w:val="none" w:sz="0" w:space="0" w:color="auto"/>
                      </w:divBdr>
                    </w:div>
                  </w:divsChild>
                </w:div>
                <w:div w:id="782305926">
                  <w:marLeft w:val="0"/>
                  <w:marRight w:val="0"/>
                  <w:marTop w:val="0"/>
                  <w:marBottom w:val="0"/>
                  <w:divBdr>
                    <w:top w:val="none" w:sz="0" w:space="0" w:color="auto"/>
                    <w:left w:val="none" w:sz="0" w:space="0" w:color="auto"/>
                    <w:bottom w:val="none" w:sz="0" w:space="0" w:color="auto"/>
                    <w:right w:val="none" w:sz="0" w:space="0" w:color="auto"/>
                  </w:divBdr>
                  <w:divsChild>
                    <w:div w:id="414787224">
                      <w:marLeft w:val="0"/>
                      <w:marRight w:val="0"/>
                      <w:marTop w:val="0"/>
                      <w:marBottom w:val="0"/>
                      <w:divBdr>
                        <w:top w:val="none" w:sz="0" w:space="0" w:color="auto"/>
                        <w:left w:val="none" w:sz="0" w:space="0" w:color="auto"/>
                        <w:bottom w:val="none" w:sz="0" w:space="0" w:color="auto"/>
                        <w:right w:val="none" w:sz="0" w:space="0" w:color="auto"/>
                      </w:divBdr>
                    </w:div>
                  </w:divsChild>
                </w:div>
                <w:div w:id="804355566">
                  <w:marLeft w:val="0"/>
                  <w:marRight w:val="0"/>
                  <w:marTop w:val="0"/>
                  <w:marBottom w:val="0"/>
                  <w:divBdr>
                    <w:top w:val="none" w:sz="0" w:space="0" w:color="auto"/>
                    <w:left w:val="none" w:sz="0" w:space="0" w:color="auto"/>
                    <w:bottom w:val="none" w:sz="0" w:space="0" w:color="auto"/>
                    <w:right w:val="none" w:sz="0" w:space="0" w:color="auto"/>
                  </w:divBdr>
                  <w:divsChild>
                    <w:div w:id="1204825876">
                      <w:marLeft w:val="0"/>
                      <w:marRight w:val="0"/>
                      <w:marTop w:val="0"/>
                      <w:marBottom w:val="0"/>
                      <w:divBdr>
                        <w:top w:val="none" w:sz="0" w:space="0" w:color="auto"/>
                        <w:left w:val="none" w:sz="0" w:space="0" w:color="auto"/>
                        <w:bottom w:val="none" w:sz="0" w:space="0" w:color="auto"/>
                        <w:right w:val="none" w:sz="0" w:space="0" w:color="auto"/>
                      </w:divBdr>
                    </w:div>
                  </w:divsChild>
                </w:div>
                <w:div w:id="813987126">
                  <w:marLeft w:val="0"/>
                  <w:marRight w:val="0"/>
                  <w:marTop w:val="0"/>
                  <w:marBottom w:val="0"/>
                  <w:divBdr>
                    <w:top w:val="none" w:sz="0" w:space="0" w:color="auto"/>
                    <w:left w:val="none" w:sz="0" w:space="0" w:color="auto"/>
                    <w:bottom w:val="none" w:sz="0" w:space="0" w:color="auto"/>
                    <w:right w:val="none" w:sz="0" w:space="0" w:color="auto"/>
                  </w:divBdr>
                  <w:divsChild>
                    <w:div w:id="1369136903">
                      <w:marLeft w:val="0"/>
                      <w:marRight w:val="0"/>
                      <w:marTop w:val="0"/>
                      <w:marBottom w:val="0"/>
                      <w:divBdr>
                        <w:top w:val="none" w:sz="0" w:space="0" w:color="auto"/>
                        <w:left w:val="none" w:sz="0" w:space="0" w:color="auto"/>
                        <w:bottom w:val="none" w:sz="0" w:space="0" w:color="auto"/>
                        <w:right w:val="none" w:sz="0" w:space="0" w:color="auto"/>
                      </w:divBdr>
                    </w:div>
                  </w:divsChild>
                </w:div>
                <w:div w:id="853035328">
                  <w:marLeft w:val="0"/>
                  <w:marRight w:val="0"/>
                  <w:marTop w:val="0"/>
                  <w:marBottom w:val="0"/>
                  <w:divBdr>
                    <w:top w:val="none" w:sz="0" w:space="0" w:color="auto"/>
                    <w:left w:val="none" w:sz="0" w:space="0" w:color="auto"/>
                    <w:bottom w:val="none" w:sz="0" w:space="0" w:color="auto"/>
                    <w:right w:val="none" w:sz="0" w:space="0" w:color="auto"/>
                  </w:divBdr>
                  <w:divsChild>
                    <w:div w:id="1109544484">
                      <w:marLeft w:val="0"/>
                      <w:marRight w:val="0"/>
                      <w:marTop w:val="0"/>
                      <w:marBottom w:val="0"/>
                      <w:divBdr>
                        <w:top w:val="none" w:sz="0" w:space="0" w:color="auto"/>
                        <w:left w:val="none" w:sz="0" w:space="0" w:color="auto"/>
                        <w:bottom w:val="none" w:sz="0" w:space="0" w:color="auto"/>
                        <w:right w:val="none" w:sz="0" w:space="0" w:color="auto"/>
                      </w:divBdr>
                    </w:div>
                    <w:div w:id="1615091089">
                      <w:marLeft w:val="0"/>
                      <w:marRight w:val="0"/>
                      <w:marTop w:val="0"/>
                      <w:marBottom w:val="0"/>
                      <w:divBdr>
                        <w:top w:val="none" w:sz="0" w:space="0" w:color="auto"/>
                        <w:left w:val="none" w:sz="0" w:space="0" w:color="auto"/>
                        <w:bottom w:val="none" w:sz="0" w:space="0" w:color="auto"/>
                        <w:right w:val="none" w:sz="0" w:space="0" w:color="auto"/>
                      </w:divBdr>
                    </w:div>
                  </w:divsChild>
                </w:div>
                <w:div w:id="855652275">
                  <w:marLeft w:val="0"/>
                  <w:marRight w:val="0"/>
                  <w:marTop w:val="0"/>
                  <w:marBottom w:val="0"/>
                  <w:divBdr>
                    <w:top w:val="none" w:sz="0" w:space="0" w:color="auto"/>
                    <w:left w:val="none" w:sz="0" w:space="0" w:color="auto"/>
                    <w:bottom w:val="none" w:sz="0" w:space="0" w:color="auto"/>
                    <w:right w:val="none" w:sz="0" w:space="0" w:color="auto"/>
                  </w:divBdr>
                  <w:divsChild>
                    <w:div w:id="1684749201">
                      <w:marLeft w:val="0"/>
                      <w:marRight w:val="0"/>
                      <w:marTop w:val="0"/>
                      <w:marBottom w:val="0"/>
                      <w:divBdr>
                        <w:top w:val="none" w:sz="0" w:space="0" w:color="auto"/>
                        <w:left w:val="none" w:sz="0" w:space="0" w:color="auto"/>
                        <w:bottom w:val="none" w:sz="0" w:space="0" w:color="auto"/>
                        <w:right w:val="none" w:sz="0" w:space="0" w:color="auto"/>
                      </w:divBdr>
                    </w:div>
                  </w:divsChild>
                </w:div>
                <w:div w:id="874001926">
                  <w:marLeft w:val="0"/>
                  <w:marRight w:val="0"/>
                  <w:marTop w:val="0"/>
                  <w:marBottom w:val="0"/>
                  <w:divBdr>
                    <w:top w:val="none" w:sz="0" w:space="0" w:color="auto"/>
                    <w:left w:val="none" w:sz="0" w:space="0" w:color="auto"/>
                    <w:bottom w:val="none" w:sz="0" w:space="0" w:color="auto"/>
                    <w:right w:val="none" w:sz="0" w:space="0" w:color="auto"/>
                  </w:divBdr>
                  <w:divsChild>
                    <w:div w:id="1624921672">
                      <w:marLeft w:val="0"/>
                      <w:marRight w:val="0"/>
                      <w:marTop w:val="0"/>
                      <w:marBottom w:val="0"/>
                      <w:divBdr>
                        <w:top w:val="none" w:sz="0" w:space="0" w:color="auto"/>
                        <w:left w:val="none" w:sz="0" w:space="0" w:color="auto"/>
                        <w:bottom w:val="none" w:sz="0" w:space="0" w:color="auto"/>
                        <w:right w:val="none" w:sz="0" w:space="0" w:color="auto"/>
                      </w:divBdr>
                    </w:div>
                  </w:divsChild>
                </w:div>
                <w:div w:id="897207907">
                  <w:marLeft w:val="0"/>
                  <w:marRight w:val="0"/>
                  <w:marTop w:val="0"/>
                  <w:marBottom w:val="0"/>
                  <w:divBdr>
                    <w:top w:val="none" w:sz="0" w:space="0" w:color="auto"/>
                    <w:left w:val="none" w:sz="0" w:space="0" w:color="auto"/>
                    <w:bottom w:val="none" w:sz="0" w:space="0" w:color="auto"/>
                    <w:right w:val="none" w:sz="0" w:space="0" w:color="auto"/>
                  </w:divBdr>
                  <w:divsChild>
                    <w:div w:id="979336162">
                      <w:marLeft w:val="0"/>
                      <w:marRight w:val="0"/>
                      <w:marTop w:val="0"/>
                      <w:marBottom w:val="0"/>
                      <w:divBdr>
                        <w:top w:val="none" w:sz="0" w:space="0" w:color="auto"/>
                        <w:left w:val="none" w:sz="0" w:space="0" w:color="auto"/>
                        <w:bottom w:val="none" w:sz="0" w:space="0" w:color="auto"/>
                        <w:right w:val="none" w:sz="0" w:space="0" w:color="auto"/>
                      </w:divBdr>
                    </w:div>
                  </w:divsChild>
                </w:div>
                <w:div w:id="904220986">
                  <w:marLeft w:val="0"/>
                  <w:marRight w:val="0"/>
                  <w:marTop w:val="0"/>
                  <w:marBottom w:val="0"/>
                  <w:divBdr>
                    <w:top w:val="none" w:sz="0" w:space="0" w:color="auto"/>
                    <w:left w:val="none" w:sz="0" w:space="0" w:color="auto"/>
                    <w:bottom w:val="none" w:sz="0" w:space="0" w:color="auto"/>
                    <w:right w:val="none" w:sz="0" w:space="0" w:color="auto"/>
                  </w:divBdr>
                  <w:divsChild>
                    <w:div w:id="1737821660">
                      <w:marLeft w:val="0"/>
                      <w:marRight w:val="0"/>
                      <w:marTop w:val="0"/>
                      <w:marBottom w:val="0"/>
                      <w:divBdr>
                        <w:top w:val="none" w:sz="0" w:space="0" w:color="auto"/>
                        <w:left w:val="none" w:sz="0" w:space="0" w:color="auto"/>
                        <w:bottom w:val="none" w:sz="0" w:space="0" w:color="auto"/>
                        <w:right w:val="none" w:sz="0" w:space="0" w:color="auto"/>
                      </w:divBdr>
                    </w:div>
                  </w:divsChild>
                </w:div>
                <w:div w:id="908080694">
                  <w:marLeft w:val="0"/>
                  <w:marRight w:val="0"/>
                  <w:marTop w:val="0"/>
                  <w:marBottom w:val="0"/>
                  <w:divBdr>
                    <w:top w:val="none" w:sz="0" w:space="0" w:color="auto"/>
                    <w:left w:val="none" w:sz="0" w:space="0" w:color="auto"/>
                    <w:bottom w:val="none" w:sz="0" w:space="0" w:color="auto"/>
                    <w:right w:val="none" w:sz="0" w:space="0" w:color="auto"/>
                  </w:divBdr>
                  <w:divsChild>
                    <w:div w:id="584999681">
                      <w:marLeft w:val="0"/>
                      <w:marRight w:val="0"/>
                      <w:marTop w:val="0"/>
                      <w:marBottom w:val="0"/>
                      <w:divBdr>
                        <w:top w:val="none" w:sz="0" w:space="0" w:color="auto"/>
                        <w:left w:val="none" w:sz="0" w:space="0" w:color="auto"/>
                        <w:bottom w:val="none" w:sz="0" w:space="0" w:color="auto"/>
                        <w:right w:val="none" w:sz="0" w:space="0" w:color="auto"/>
                      </w:divBdr>
                    </w:div>
                  </w:divsChild>
                </w:div>
                <w:div w:id="954018740">
                  <w:marLeft w:val="0"/>
                  <w:marRight w:val="0"/>
                  <w:marTop w:val="0"/>
                  <w:marBottom w:val="0"/>
                  <w:divBdr>
                    <w:top w:val="none" w:sz="0" w:space="0" w:color="auto"/>
                    <w:left w:val="none" w:sz="0" w:space="0" w:color="auto"/>
                    <w:bottom w:val="none" w:sz="0" w:space="0" w:color="auto"/>
                    <w:right w:val="none" w:sz="0" w:space="0" w:color="auto"/>
                  </w:divBdr>
                  <w:divsChild>
                    <w:div w:id="625963071">
                      <w:marLeft w:val="0"/>
                      <w:marRight w:val="0"/>
                      <w:marTop w:val="0"/>
                      <w:marBottom w:val="0"/>
                      <w:divBdr>
                        <w:top w:val="none" w:sz="0" w:space="0" w:color="auto"/>
                        <w:left w:val="none" w:sz="0" w:space="0" w:color="auto"/>
                        <w:bottom w:val="none" w:sz="0" w:space="0" w:color="auto"/>
                        <w:right w:val="none" w:sz="0" w:space="0" w:color="auto"/>
                      </w:divBdr>
                    </w:div>
                  </w:divsChild>
                </w:div>
                <w:div w:id="959382843">
                  <w:marLeft w:val="0"/>
                  <w:marRight w:val="0"/>
                  <w:marTop w:val="0"/>
                  <w:marBottom w:val="0"/>
                  <w:divBdr>
                    <w:top w:val="none" w:sz="0" w:space="0" w:color="auto"/>
                    <w:left w:val="none" w:sz="0" w:space="0" w:color="auto"/>
                    <w:bottom w:val="none" w:sz="0" w:space="0" w:color="auto"/>
                    <w:right w:val="none" w:sz="0" w:space="0" w:color="auto"/>
                  </w:divBdr>
                  <w:divsChild>
                    <w:div w:id="1508786709">
                      <w:marLeft w:val="0"/>
                      <w:marRight w:val="0"/>
                      <w:marTop w:val="0"/>
                      <w:marBottom w:val="0"/>
                      <w:divBdr>
                        <w:top w:val="none" w:sz="0" w:space="0" w:color="auto"/>
                        <w:left w:val="none" w:sz="0" w:space="0" w:color="auto"/>
                        <w:bottom w:val="none" w:sz="0" w:space="0" w:color="auto"/>
                        <w:right w:val="none" w:sz="0" w:space="0" w:color="auto"/>
                      </w:divBdr>
                    </w:div>
                  </w:divsChild>
                </w:div>
                <w:div w:id="1001003019">
                  <w:marLeft w:val="0"/>
                  <w:marRight w:val="0"/>
                  <w:marTop w:val="0"/>
                  <w:marBottom w:val="0"/>
                  <w:divBdr>
                    <w:top w:val="none" w:sz="0" w:space="0" w:color="auto"/>
                    <w:left w:val="none" w:sz="0" w:space="0" w:color="auto"/>
                    <w:bottom w:val="none" w:sz="0" w:space="0" w:color="auto"/>
                    <w:right w:val="none" w:sz="0" w:space="0" w:color="auto"/>
                  </w:divBdr>
                  <w:divsChild>
                    <w:div w:id="2002734257">
                      <w:marLeft w:val="0"/>
                      <w:marRight w:val="0"/>
                      <w:marTop w:val="0"/>
                      <w:marBottom w:val="0"/>
                      <w:divBdr>
                        <w:top w:val="none" w:sz="0" w:space="0" w:color="auto"/>
                        <w:left w:val="none" w:sz="0" w:space="0" w:color="auto"/>
                        <w:bottom w:val="none" w:sz="0" w:space="0" w:color="auto"/>
                        <w:right w:val="none" w:sz="0" w:space="0" w:color="auto"/>
                      </w:divBdr>
                    </w:div>
                  </w:divsChild>
                </w:div>
                <w:div w:id="1015887147">
                  <w:marLeft w:val="0"/>
                  <w:marRight w:val="0"/>
                  <w:marTop w:val="0"/>
                  <w:marBottom w:val="0"/>
                  <w:divBdr>
                    <w:top w:val="none" w:sz="0" w:space="0" w:color="auto"/>
                    <w:left w:val="none" w:sz="0" w:space="0" w:color="auto"/>
                    <w:bottom w:val="none" w:sz="0" w:space="0" w:color="auto"/>
                    <w:right w:val="none" w:sz="0" w:space="0" w:color="auto"/>
                  </w:divBdr>
                  <w:divsChild>
                    <w:div w:id="651179881">
                      <w:marLeft w:val="0"/>
                      <w:marRight w:val="0"/>
                      <w:marTop w:val="0"/>
                      <w:marBottom w:val="0"/>
                      <w:divBdr>
                        <w:top w:val="none" w:sz="0" w:space="0" w:color="auto"/>
                        <w:left w:val="none" w:sz="0" w:space="0" w:color="auto"/>
                        <w:bottom w:val="none" w:sz="0" w:space="0" w:color="auto"/>
                        <w:right w:val="none" w:sz="0" w:space="0" w:color="auto"/>
                      </w:divBdr>
                    </w:div>
                  </w:divsChild>
                </w:div>
                <w:div w:id="1016691640">
                  <w:marLeft w:val="0"/>
                  <w:marRight w:val="0"/>
                  <w:marTop w:val="0"/>
                  <w:marBottom w:val="0"/>
                  <w:divBdr>
                    <w:top w:val="none" w:sz="0" w:space="0" w:color="auto"/>
                    <w:left w:val="none" w:sz="0" w:space="0" w:color="auto"/>
                    <w:bottom w:val="none" w:sz="0" w:space="0" w:color="auto"/>
                    <w:right w:val="none" w:sz="0" w:space="0" w:color="auto"/>
                  </w:divBdr>
                  <w:divsChild>
                    <w:div w:id="162740096">
                      <w:marLeft w:val="0"/>
                      <w:marRight w:val="0"/>
                      <w:marTop w:val="0"/>
                      <w:marBottom w:val="0"/>
                      <w:divBdr>
                        <w:top w:val="none" w:sz="0" w:space="0" w:color="auto"/>
                        <w:left w:val="none" w:sz="0" w:space="0" w:color="auto"/>
                        <w:bottom w:val="none" w:sz="0" w:space="0" w:color="auto"/>
                        <w:right w:val="none" w:sz="0" w:space="0" w:color="auto"/>
                      </w:divBdr>
                    </w:div>
                  </w:divsChild>
                </w:div>
                <w:div w:id="1035693306">
                  <w:marLeft w:val="0"/>
                  <w:marRight w:val="0"/>
                  <w:marTop w:val="0"/>
                  <w:marBottom w:val="0"/>
                  <w:divBdr>
                    <w:top w:val="none" w:sz="0" w:space="0" w:color="auto"/>
                    <w:left w:val="none" w:sz="0" w:space="0" w:color="auto"/>
                    <w:bottom w:val="none" w:sz="0" w:space="0" w:color="auto"/>
                    <w:right w:val="none" w:sz="0" w:space="0" w:color="auto"/>
                  </w:divBdr>
                  <w:divsChild>
                    <w:div w:id="1443842411">
                      <w:marLeft w:val="0"/>
                      <w:marRight w:val="0"/>
                      <w:marTop w:val="0"/>
                      <w:marBottom w:val="0"/>
                      <w:divBdr>
                        <w:top w:val="none" w:sz="0" w:space="0" w:color="auto"/>
                        <w:left w:val="none" w:sz="0" w:space="0" w:color="auto"/>
                        <w:bottom w:val="none" w:sz="0" w:space="0" w:color="auto"/>
                        <w:right w:val="none" w:sz="0" w:space="0" w:color="auto"/>
                      </w:divBdr>
                    </w:div>
                  </w:divsChild>
                </w:div>
                <w:div w:id="1112434111">
                  <w:marLeft w:val="0"/>
                  <w:marRight w:val="0"/>
                  <w:marTop w:val="0"/>
                  <w:marBottom w:val="0"/>
                  <w:divBdr>
                    <w:top w:val="none" w:sz="0" w:space="0" w:color="auto"/>
                    <w:left w:val="none" w:sz="0" w:space="0" w:color="auto"/>
                    <w:bottom w:val="none" w:sz="0" w:space="0" w:color="auto"/>
                    <w:right w:val="none" w:sz="0" w:space="0" w:color="auto"/>
                  </w:divBdr>
                  <w:divsChild>
                    <w:div w:id="285815586">
                      <w:marLeft w:val="0"/>
                      <w:marRight w:val="0"/>
                      <w:marTop w:val="0"/>
                      <w:marBottom w:val="0"/>
                      <w:divBdr>
                        <w:top w:val="none" w:sz="0" w:space="0" w:color="auto"/>
                        <w:left w:val="none" w:sz="0" w:space="0" w:color="auto"/>
                        <w:bottom w:val="none" w:sz="0" w:space="0" w:color="auto"/>
                        <w:right w:val="none" w:sz="0" w:space="0" w:color="auto"/>
                      </w:divBdr>
                    </w:div>
                  </w:divsChild>
                </w:div>
                <w:div w:id="1123575024">
                  <w:marLeft w:val="0"/>
                  <w:marRight w:val="0"/>
                  <w:marTop w:val="0"/>
                  <w:marBottom w:val="0"/>
                  <w:divBdr>
                    <w:top w:val="none" w:sz="0" w:space="0" w:color="auto"/>
                    <w:left w:val="none" w:sz="0" w:space="0" w:color="auto"/>
                    <w:bottom w:val="none" w:sz="0" w:space="0" w:color="auto"/>
                    <w:right w:val="none" w:sz="0" w:space="0" w:color="auto"/>
                  </w:divBdr>
                  <w:divsChild>
                    <w:div w:id="63264569">
                      <w:marLeft w:val="0"/>
                      <w:marRight w:val="0"/>
                      <w:marTop w:val="0"/>
                      <w:marBottom w:val="0"/>
                      <w:divBdr>
                        <w:top w:val="none" w:sz="0" w:space="0" w:color="auto"/>
                        <w:left w:val="none" w:sz="0" w:space="0" w:color="auto"/>
                        <w:bottom w:val="none" w:sz="0" w:space="0" w:color="auto"/>
                        <w:right w:val="none" w:sz="0" w:space="0" w:color="auto"/>
                      </w:divBdr>
                    </w:div>
                  </w:divsChild>
                </w:div>
                <w:div w:id="1154178828">
                  <w:marLeft w:val="0"/>
                  <w:marRight w:val="0"/>
                  <w:marTop w:val="0"/>
                  <w:marBottom w:val="0"/>
                  <w:divBdr>
                    <w:top w:val="none" w:sz="0" w:space="0" w:color="auto"/>
                    <w:left w:val="none" w:sz="0" w:space="0" w:color="auto"/>
                    <w:bottom w:val="none" w:sz="0" w:space="0" w:color="auto"/>
                    <w:right w:val="none" w:sz="0" w:space="0" w:color="auto"/>
                  </w:divBdr>
                  <w:divsChild>
                    <w:div w:id="235356710">
                      <w:marLeft w:val="0"/>
                      <w:marRight w:val="0"/>
                      <w:marTop w:val="0"/>
                      <w:marBottom w:val="0"/>
                      <w:divBdr>
                        <w:top w:val="none" w:sz="0" w:space="0" w:color="auto"/>
                        <w:left w:val="none" w:sz="0" w:space="0" w:color="auto"/>
                        <w:bottom w:val="none" w:sz="0" w:space="0" w:color="auto"/>
                        <w:right w:val="none" w:sz="0" w:space="0" w:color="auto"/>
                      </w:divBdr>
                    </w:div>
                  </w:divsChild>
                </w:div>
                <w:div w:id="1174225144">
                  <w:marLeft w:val="0"/>
                  <w:marRight w:val="0"/>
                  <w:marTop w:val="0"/>
                  <w:marBottom w:val="0"/>
                  <w:divBdr>
                    <w:top w:val="none" w:sz="0" w:space="0" w:color="auto"/>
                    <w:left w:val="none" w:sz="0" w:space="0" w:color="auto"/>
                    <w:bottom w:val="none" w:sz="0" w:space="0" w:color="auto"/>
                    <w:right w:val="none" w:sz="0" w:space="0" w:color="auto"/>
                  </w:divBdr>
                  <w:divsChild>
                    <w:div w:id="629088243">
                      <w:marLeft w:val="0"/>
                      <w:marRight w:val="0"/>
                      <w:marTop w:val="0"/>
                      <w:marBottom w:val="0"/>
                      <w:divBdr>
                        <w:top w:val="none" w:sz="0" w:space="0" w:color="auto"/>
                        <w:left w:val="none" w:sz="0" w:space="0" w:color="auto"/>
                        <w:bottom w:val="none" w:sz="0" w:space="0" w:color="auto"/>
                        <w:right w:val="none" w:sz="0" w:space="0" w:color="auto"/>
                      </w:divBdr>
                    </w:div>
                  </w:divsChild>
                </w:div>
                <w:div w:id="1174761871">
                  <w:marLeft w:val="0"/>
                  <w:marRight w:val="0"/>
                  <w:marTop w:val="0"/>
                  <w:marBottom w:val="0"/>
                  <w:divBdr>
                    <w:top w:val="none" w:sz="0" w:space="0" w:color="auto"/>
                    <w:left w:val="none" w:sz="0" w:space="0" w:color="auto"/>
                    <w:bottom w:val="none" w:sz="0" w:space="0" w:color="auto"/>
                    <w:right w:val="none" w:sz="0" w:space="0" w:color="auto"/>
                  </w:divBdr>
                  <w:divsChild>
                    <w:div w:id="1748308982">
                      <w:marLeft w:val="0"/>
                      <w:marRight w:val="0"/>
                      <w:marTop w:val="0"/>
                      <w:marBottom w:val="0"/>
                      <w:divBdr>
                        <w:top w:val="none" w:sz="0" w:space="0" w:color="auto"/>
                        <w:left w:val="none" w:sz="0" w:space="0" w:color="auto"/>
                        <w:bottom w:val="none" w:sz="0" w:space="0" w:color="auto"/>
                        <w:right w:val="none" w:sz="0" w:space="0" w:color="auto"/>
                      </w:divBdr>
                    </w:div>
                  </w:divsChild>
                </w:div>
                <w:div w:id="1189679023">
                  <w:marLeft w:val="0"/>
                  <w:marRight w:val="0"/>
                  <w:marTop w:val="0"/>
                  <w:marBottom w:val="0"/>
                  <w:divBdr>
                    <w:top w:val="none" w:sz="0" w:space="0" w:color="auto"/>
                    <w:left w:val="none" w:sz="0" w:space="0" w:color="auto"/>
                    <w:bottom w:val="none" w:sz="0" w:space="0" w:color="auto"/>
                    <w:right w:val="none" w:sz="0" w:space="0" w:color="auto"/>
                  </w:divBdr>
                  <w:divsChild>
                    <w:div w:id="1736776304">
                      <w:marLeft w:val="0"/>
                      <w:marRight w:val="0"/>
                      <w:marTop w:val="0"/>
                      <w:marBottom w:val="0"/>
                      <w:divBdr>
                        <w:top w:val="none" w:sz="0" w:space="0" w:color="auto"/>
                        <w:left w:val="none" w:sz="0" w:space="0" w:color="auto"/>
                        <w:bottom w:val="none" w:sz="0" w:space="0" w:color="auto"/>
                        <w:right w:val="none" w:sz="0" w:space="0" w:color="auto"/>
                      </w:divBdr>
                    </w:div>
                  </w:divsChild>
                </w:div>
                <w:div w:id="1197961907">
                  <w:marLeft w:val="0"/>
                  <w:marRight w:val="0"/>
                  <w:marTop w:val="0"/>
                  <w:marBottom w:val="0"/>
                  <w:divBdr>
                    <w:top w:val="none" w:sz="0" w:space="0" w:color="auto"/>
                    <w:left w:val="none" w:sz="0" w:space="0" w:color="auto"/>
                    <w:bottom w:val="none" w:sz="0" w:space="0" w:color="auto"/>
                    <w:right w:val="none" w:sz="0" w:space="0" w:color="auto"/>
                  </w:divBdr>
                  <w:divsChild>
                    <w:div w:id="2091584474">
                      <w:marLeft w:val="0"/>
                      <w:marRight w:val="0"/>
                      <w:marTop w:val="0"/>
                      <w:marBottom w:val="0"/>
                      <w:divBdr>
                        <w:top w:val="none" w:sz="0" w:space="0" w:color="auto"/>
                        <w:left w:val="none" w:sz="0" w:space="0" w:color="auto"/>
                        <w:bottom w:val="none" w:sz="0" w:space="0" w:color="auto"/>
                        <w:right w:val="none" w:sz="0" w:space="0" w:color="auto"/>
                      </w:divBdr>
                    </w:div>
                  </w:divsChild>
                </w:div>
                <w:div w:id="1214270399">
                  <w:marLeft w:val="0"/>
                  <w:marRight w:val="0"/>
                  <w:marTop w:val="0"/>
                  <w:marBottom w:val="0"/>
                  <w:divBdr>
                    <w:top w:val="none" w:sz="0" w:space="0" w:color="auto"/>
                    <w:left w:val="none" w:sz="0" w:space="0" w:color="auto"/>
                    <w:bottom w:val="none" w:sz="0" w:space="0" w:color="auto"/>
                    <w:right w:val="none" w:sz="0" w:space="0" w:color="auto"/>
                  </w:divBdr>
                  <w:divsChild>
                    <w:div w:id="205528868">
                      <w:marLeft w:val="0"/>
                      <w:marRight w:val="0"/>
                      <w:marTop w:val="0"/>
                      <w:marBottom w:val="0"/>
                      <w:divBdr>
                        <w:top w:val="none" w:sz="0" w:space="0" w:color="auto"/>
                        <w:left w:val="none" w:sz="0" w:space="0" w:color="auto"/>
                        <w:bottom w:val="none" w:sz="0" w:space="0" w:color="auto"/>
                        <w:right w:val="none" w:sz="0" w:space="0" w:color="auto"/>
                      </w:divBdr>
                    </w:div>
                    <w:div w:id="2093164383">
                      <w:marLeft w:val="0"/>
                      <w:marRight w:val="0"/>
                      <w:marTop w:val="0"/>
                      <w:marBottom w:val="0"/>
                      <w:divBdr>
                        <w:top w:val="none" w:sz="0" w:space="0" w:color="auto"/>
                        <w:left w:val="none" w:sz="0" w:space="0" w:color="auto"/>
                        <w:bottom w:val="none" w:sz="0" w:space="0" w:color="auto"/>
                        <w:right w:val="none" w:sz="0" w:space="0" w:color="auto"/>
                      </w:divBdr>
                    </w:div>
                  </w:divsChild>
                </w:div>
                <w:div w:id="1220244740">
                  <w:marLeft w:val="0"/>
                  <w:marRight w:val="0"/>
                  <w:marTop w:val="0"/>
                  <w:marBottom w:val="0"/>
                  <w:divBdr>
                    <w:top w:val="none" w:sz="0" w:space="0" w:color="auto"/>
                    <w:left w:val="none" w:sz="0" w:space="0" w:color="auto"/>
                    <w:bottom w:val="none" w:sz="0" w:space="0" w:color="auto"/>
                    <w:right w:val="none" w:sz="0" w:space="0" w:color="auto"/>
                  </w:divBdr>
                  <w:divsChild>
                    <w:div w:id="513570679">
                      <w:marLeft w:val="0"/>
                      <w:marRight w:val="0"/>
                      <w:marTop w:val="0"/>
                      <w:marBottom w:val="0"/>
                      <w:divBdr>
                        <w:top w:val="none" w:sz="0" w:space="0" w:color="auto"/>
                        <w:left w:val="none" w:sz="0" w:space="0" w:color="auto"/>
                        <w:bottom w:val="none" w:sz="0" w:space="0" w:color="auto"/>
                        <w:right w:val="none" w:sz="0" w:space="0" w:color="auto"/>
                      </w:divBdr>
                    </w:div>
                  </w:divsChild>
                </w:div>
                <w:div w:id="1223256064">
                  <w:marLeft w:val="0"/>
                  <w:marRight w:val="0"/>
                  <w:marTop w:val="0"/>
                  <w:marBottom w:val="0"/>
                  <w:divBdr>
                    <w:top w:val="none" w:sz="0" w:space="0" w:color="auto"/>
                    <w:left w:val="none" w:sz="0" w:space="0" w:color="auto"/>
                    <w:bottom w:val="none" w:sz="0" w:space="0" w:color="auto"/>
                    <w:right w:val="none" w:sz="0" w:space="0" w:color="auto"/>
                  </w:divBdr>
                  <w:divsChild>
                    <w:div w:id="1998996894">
                      <w:marLeft w:val="0"/>
                      <w:marRight w:val="0"/>
                      <w:marTop w:val="0"/>
                      <w:marBottom w:val="0"/>
                      <w:divBdr>
                        <w:top w:val="none" w:sz="0" w:space="0" w:color="auto"/>
                        <w:left w:val="none" w:sz="0" w:space="0" w:color="auto"/>
                        <w:bottom w:val="none" w:sz="0" w:space="0" w:color="auto"/>
                        <w:right w:val="none" w:sz="0" w:space="0" w:color="auto"/>
                      </w:divBdr>
                    </w:div>
                  </w:divsChild>
                </w:div>
                <w:div w:id="1224218414">
                  <w:marLeft w:val="0"/>
                  <w:marRight w:val="0"/>
                  <w:marTop w:val="0"/>
                  <w:marBottom w:val="0"/>
                  <w:divBdr>
                    <w:top w:val="none" w:sz="0" w:space="0" w:color="auto"/>
                    <w:left w:val="none" w:sz="0" w:space="0" w:color="auto"/>
                    <w:bottom w:val="none" w:sz="0" w:space="0" w:color="auto"/>
                    <w:right w:val="none" w:sz="0" w:space="0" w:color="auto"/>
                  </w:divBdr>
                  <w:divsChild>
                    <w:div w:id="617638484">
                      <w:marLeft w:val="0"/>
                      <w:marRight w:val="0"/>
                      <w:marTop w:val="0"/>
                      <w:marBottom w:val="0"/>
                      <w:divBdr>
                        <w:top w:val="none" w:sz="0" w:space="0" w:color="auto"/>
                        <w:left w:val="none" w:sz="0" w:space="0" w:color="auto"/>
                        <w:bottom w:val="none" w:sz="0" w:space="0" w:color="auto"/>
                        <w:right w:val="none" w:sz="0" w:space="0" w:color="auto"/>
                      </w:divBdr>
                    </w:div>
                  </w:divsChild>
                </w:div>
                <w:div w:id="1225947569">
                  <w:marLeft w:val="0"/>
                  <w:marRight w:val="0"/>
                  <w:marTop w:val="0"/>
                  <w:marBottom w:val="0"/>
                  <w:divBdr>
                    <w:top w:val="none" w:sz="0" w:space="0" w:color="auto"/>
                    <w:left w:val="none" w:sz="0" w:space="0" w:color="auto"/>
                    <w:bottom w:val="none" w:sz="0" w:space="0" w:color="auto"/>
                    <w:right w:val="none" w:sz="0" w:space="0" w:color="auto"/>
                  </w:divBdr>
                  <w:divsChild>
                    <w:div w:id="2042972230">
                      <w:marLeft w:val="0"/>
                      <w:marRight w:val="0"/>
                      <w:marTop w:val="0"/>
                      <w:marBottom w:val="0"/>
                      <w:divBdr>
                        <w:top w:val="none" w:sz="0" w:space="0" w:color="auto"/>
                        <w:left w:val="none" w:sz="0" w:space="0" w:color="auto"/>
                        <w:bottom w:val="none" w:sz="0" w:space="0" w:color="auto"/>
                        <w:right w:val="none" w:sz="0" w:space="0" w:color="auto"/>
                      </w:divBdr>
                    </w:div>
                  </w:divsChild>
                </w:div>
                <w:div w:id="1226263017">
                  <w:marLeft w:val="0"/>
                  <w:marRight w:val="0"/>
                  <w:marTop w:val="0"/>
                  <w:marBottom w:val="0"/>
                  <w:divBdr>
                    <w:top w:val="none" w:sz="0" w:space="0" w:color="auto"/>
                    <w:left w:val="none" w:sz="0" w:space="0" w:color="auto"/>
                    <w:bottom w:val="none" w:sz="0" w:space="0" w:color="auto"/>
                    <w:right w:val="none" w:sz="0" w:space="0" w:color="auto"/>
                  </w:divBdr>
                  <w:divsChild>
                    <w:div w:id="987630017">
                      <w:marLeft w:val="0"/>
                      <w:marRight w:val="0"/>
                      <w:marTop w:val="0"/>
                      <w:marBottom w:val="0"/>
                      <w:divBdr>
                        <w:top w:val="none" w:sz="0" w:space="0" w:color="auto"/>
                        <w:left w:val="none" w:sz="0" w:space="0" w:color="auto"/>
                        <w:bottom w:val="none" w:sz="0" w:space="0" w:color="auto"/>
                        <w:right w:val="none" w:sz="0" w:space="0" w:color="auto"/>
                      </w:divBdr>
                    </w:div>
                  </w:divsChild>
                </w:div>
                <w:div w:id="1238787933">
                  <w:marLeft w:val="0"/>
                  <w:marRight w:val="0"/>
                  <w:marTop w:val="0"/>
                  <w:marBottom w:val="0"/>
                  <w:divBdr>
                    <w:top w:val="none" w:sz="0" w:space="0" w:color="auto"/>
                    <w:left w:val="none" w:sz="0" w:space="0" w:color="auto"/>
                    <w:bottom w:val="none" w:sz="0" w:space="0" w:color="auto"/>
                    <w:right w:val="none" w:sz="0" w:space="0" w:color="auto"/>
                  </w:divBdr>
                  <w:divsChild>
                    <w:div w:id="1035740274">
                      <w:marLeft w:val="0"/>
                      <w:marRight w:val="0"/>
                      <w:marTop w:val="0"/>
                      <w:marBottom w:val="0"/>
                      <w:divBdr>
                        <w:top w:val="none" w:sz="0" w:space="0" w:color="auto"/>
                        <w:left w:val="none" w:sz="0" w:space="0" w:color="auto"/>
                        <w:bottom w:val="none" w:sz="0" w:space="0" w:color="auto"/>
                        <w:right w:val="none" w:sz="0" w:space="0" w:color="auto"/>
                      </w:divBdr>
                    </w:div>
                  </w:divsChild>
                </w:div>
                <w:div w:id="1262109669">
                  <w:marLeft w:val="0"/>
                  <w:marRight w:val="0"/>
                  <w:marTop w:val="0"/>
                  <w:marBottom w:val="0"/>
                  <w:divBdr>
                    <w:top w:val="none" w:sz="0" w:space="0" w:color="auto"/>
                    <w:left w:val="none" w:sz="0" w:space="0" w:color="auto"/>
                    <w:bottom w:val="none" w:sz="0" w:space="0" w:color="auto"/>
                    <w:right w:val="none" w:sz="0" w:space="0" w:color="auto"/>
                  </w:divBdr>
                  <w:divsChild>
                    <w:div w:id="1865165906">
                      <w:marLeft w:val="0"/>
                      <w:marRight w:val="0"/>
                      <w:marTop w:val="0"/>
                      <w:marBottom w:val="0"/>
                      <w:divBdr>
                        <w:top w:val="none" w:sz="0" w:space="0" w:color="auto"/>
                        <w:left w:val="none" w:sz="0" w:space="0" w:color="auto"/>
                        <w:bottom w:val="none" w:sz="0" w:space="0" w:color="auto"/>
                        <w:right w:val="none" w:sz="0" w:space="0" w:color="auto"/>
                      </w:divBdr>
                    </w:div>
                  </w:divsChild>
                </w:div>
                <w:div w:id="1273241996">
                  <w:marLeft w:val="0"/>
                  <w:marRight w:val="0"/>
                  <w:marTop w:val="0"/>
                  <w:marBottom w:val="0"/>
                  <w:divBdr>
                    <w:top w:val="none" w:sz="0" w:space="0" w:color="auto"/>
                    <w:left w:val="none" w:sz="0" w:space="0" w:color="auto"/>
                    <w:bottom w:val="none" w:sz="0" w:space="0" w:color="auto"/>
                    <w:right w:val="none" w:sz="0" w:space="0" w:color="auto"/>
                  </w:divBdr>
                  <w:divsChild>
                    <w:div w:id="219678836">
                      <w:marLeft w:val="0"/>
                      <w:marRight w:val="0"/>
                      <w:marTop w:val="0"/>
                      <w:marBottom w:val="0"/>
                      <w:divBdr>
                        <w:top w:val="none" w:sz="0" w:space="0" w:color="auto"/>
                        <w:left w:val="none" w:sz="0" w:space="0" w:color="auto"/>
                        <w:bottom w:val="none" w:sz="0" w:space="0" w:color="auto"/>
                        <w:right w:val="none" w:sz="0" w:space="0" w:color="auto"/>
                      </w:divBdr>
                    </w:div>
                  </w:divsChild>
                </w:div>
                <w:div w:id="1275820458">
                  <w:marLeft w:val="0"/>
                  <w:marRight w:val="0"/>
                  <w:marTop w:val="0"/>
                  <w:marBottom w:val="0"/>
                  <w:divBdr>
                    <w:top w:val="none" w:sz="0" w:space="0" w:color="auto"/>
                    <w:left w:val="none" w:sz="0" w:space="0" w:color="auto"/>
                    <w:bottom w:val="none" w:sz="0" w:space="0" w:color="auto"/>
                    <w:right w:val="none" w:sz="0" w:space="0" w:color="auto"/>
                  </w:divBdr>
                  <w:divsChild>
                    <w:div w:id="1567687772">
                      <w:marLeft w:val="0"/>
                      <w:marRight w:val="0"/>
                      <w:marTop w:val="0"/>
                      <w:marBottom w:val="0"/>
                      <w:divBdr>
                        <w:top w:val="none" w:sz="0" w:space="0" w:color="auto"/>
                        <w:left w:val="none" w:sz="0" w:space="0" w:color="auto"/>
                        <w:bottom w:val="none" w:sz="0" w:space="0" w:color="auto"/>
                        <w:right w:val="none" w:sz="0" w:space="0" w:color="auto"/>
                      </w:divBdr>
                    </w:div>
                  </w:divsChild>
                </w:div>
                <w:div w:id="1286737021">
                  <w:marLeft w:val="0"/>
                  <w:marRight w:val="0"/>
                  <w:marTop w:val="0"/>
                  <w:marBottom w:val="0"/>
                  <w:divBdr>
                    <w:top w:val="none" w:sz="0" w:space="0" w:color="auto"/>
                    <w:left w:val="none" w:sz="0" w:space="0" w:color="auto"/>
                    <w:bottom w:val="none" w:sz="0" w:space="0" w:color="auto"/>
                    <w:right w:val="none" w:sz="0" w:space="0" w:color="auto"/>
                  </w:divBdr>
                  <w:divsChild>
                    <w:div w:id="1732077761">
                      <w:marLeft w:val="0"/>
                      <w:marRight w:val="0"/>
                      <w:marTop w:val="0"/>
                      <w:marBottom w:val="0"/>
                      <w:divBdr>
                        <w:top w:val="none" w:sz="0" w:space="0" w:color="auto"/>
                        <w:left w:val="none" w:sz="0" w:space="0" w:color="auto"/>
                        <w:bottom w:val="none" w:sz="0" w:space="0" w:color="auto"/>
                        <w:right w:val="none" w:sz="0" w:space="0" w:color="auto"/>
                      </w:divBdr>
                    </w:div>
                  </w:divsChild>
                </w:div>
                <w:div w:id="1290741577">
                  <w:marLeft w:val="0"/>
                  <w:marRight w:val="0"/>
                  <w:marTop w:val="0"/>
                  <w:marBottom w:val="0"/>
                  <w:divBdr>
                    <w:top w:val="none" w:sz="0" w:space="0" w:color="auto"/>
                    <w:left w:val="none" w:sz="0" w:space="0" w:color="auto"/>
                    <w:bottom w:val="none" w:sz="0" w:space="0" w:color="auto"/>
                    <w:right w:val="none" w:sz="0" w:space="0" w:color="auto"/>
                  </w:divBdr>
                  <w:divsChild>
                    <w:div w:id="1791586948">
                      <w:marLeft w:val="0"/>
                      <w:marRight w:val="0"/>
                      <w:marTop w:val="0"/>
                      <w:marBottom w:val="0"/>
                      <w:divBdr>
                        <w:top w:val="none" w:sz="0" w:space="0" w:color="auto"/>
                        <w:left w:val="none" w:sz="0" w:space="0" w:color="auto"/>
                        <w:bottom w:val="none" w:sz="0" w:space="0" w:color="auto"/>
                        <w:right w:val="none" w:sz="0" w:space="0" w:color="auto"/>
                      </w:divBdr>
                    </w:div>
                  </w:divsChild>
                </w:div>
                <w:div w:id="1296642464">
                  <w:marLeft w:val="0"/>
                  <w:marRight w:val="0"/>
                  <w:marTop w:val="0"/>
                  <w:marBottom w:val="0"/>
                  <w:divBdr>
                    <w:top w:val="none" w:sz="0" w:space="0" w:color="auto"/>
                    <w:left w:val="none" w:sz="0" w:space="0" w:color="auto"/>
                    <w:bottom w:val="none" w:sz="0" w:space="0" w:color="auto"/>
                    <w:right w:val="none" w:sz="0" w:space="0" w:color="auto"/>
                  </w:divBdr>
                  <w:divsChild>
                    <w:div w:id="382678142">
                      <w:marLeft w:val="0"/>
                      <w:marRight w:val="0"/>
                      <w:marTop w:val="0"/>
                      <w:marBottom w:val="0"/>
                      <w:divBdr>
                        <w:top w:val="none" w:sz="0" w:space="0" w:color="auto"/>
                        <w:left w:val="none" w:sz="0" w:space="0" w:color="auto"/>
                        <w:bottom w:val="none" w:sz="0" w:space="0" w:color="auto"/>
                        <w:right w:val="none" w:sz="0" w:space="0" w:color="auto"/>
                      </w:divBdr>
                    </w:div>
                  </w:divsChild>
                </w:div>
                <w:div w:id="1321469126">
                  <w:marLeft w:val="0"/>
                  <w:marRight w:val="0"/>
                  <w:marTop w:val="0"/>
                  <w:marBottom w:val="0"/>
                  <w:divBdr>
                    <w:top w:val="none" w:sz="0" w:space="0" w:color="auto"/>
                    <w:left w:val="none" w:sz="0" w:space="0" w:color="auto"/>
                    <w:bottom w:val="none" w:sz="0" w:space="0" w:color="auto"/>
                    <w:right w:val="none" w:sz="0" w:space="0" w:color="auto"/>
                  </w:divBdr>
                  <w:divsChild>
                    <w:div w:id="1195584390">
                      <w:marLeft w:val="0"/>
                      <w:marRight w:val="0"/>
                      <w:marTop w:val="0"/>
                      <w:marBottom w:val="0"/>
                      <w:divBdr>
                        <w:top w:val="none" w:sz="0" w:space="0" w:color="auto"/>
                        <w:left w:val="none" w:sz="0" w:space="0" w:color="auto"/>
                        <w:bottom w:val="none" w:sz="0" w:space="0" w:color="auto"/>
                        <w:right w:val="none" w:sz="0" w:space="0" w:color="auto"/>
                      </w:divBdr>
                    </w:div>
                  </w:divsChild>
                </w:div>
                <w:div w:id="1327368916">
                  <w:marLeft w:val="0"/>
                  <w:marRight w:val="0"/>
                  <w:marTop w:val="0"/>
                  <w:marBottom w:val="0"/>
                  <w:divBdr>
                    <w:top w:val="none" w:sz="0" w:space="0" w:color="auto"/>
                    <w:left w:val="none" w:sz="0" w:space="0" w:color="auto"/>
                    <w:bottom w:val="none" w:sz="0" w:space="0" w:color="auto"/>
                    <w:right w:val="none" w:sz="0" w:space="0" w:color="auto"/>
                  </w:divBdr>
                  <w:divsChild>
                    <w:div w:id="217325986">
                      <w:marLeft w:val="0"/>
                      <w:marRight w:val="0"/>
                      <w:marTop w:val="0"/>
                      <w:marBottom w:val="0"/>
                      <w:divBdr>
                        <w:top w:val="none" w:sz="0" w:space="0" w:color="auto"/>
                        <w:left w:val="none" w:sz="0" w:space="0" w:color="auto"/>
                        <w:bottom w:val="none" w:sz="0" w:space="0" w:color="auto"/>
                        <w:right w:val="none" w:sz="0" w:space="0" w:color="auto"/>
                      </w:divBdr>
                    </w:div>
                  </w:divsChild>
                </w:div>
                <w:div w:id="1360818498">
                  <w:marLeft w:val="0"/>
                  <w:marRight w:val="0"/>
                  <w:marTop w:val="0"/>
                  <w:marBottom w:val="0"/>
                  <w:divBdr>
                    <w:top w:val="none" w:sz="0" w:space="0" w:color="auto"/>
                    <w:left w:val="none" w:sz="0" w:space="0" w:color="auto"/>
                    <w:bottom w:val="none" w:sz="0" w:space="0" w:color="auto"/>
                    <w:right w:val="none" w:sz="0" w:space="0" w:color="auto"/>
                  </w:divBdr>
                  <w:divsChild>
                    <w:div w:id="76948568">
                      <w:marLeft w:val="0"/>
                      <w:marRight w:val="0"/>
                      <w:marTop w:val="0"/>
                      <w:marBottom w:val="0"/>
                      <w:divBdr>
                        <w:top w:val="none" w:sz="0" w:space="0" w:color="auto"/>
                        <w:left w:val="none" w:sz="0" w:space="0" w:color="auto"/>
                        <w:bottom w:val="none" w:sz="0" w:space="0" w:color="auto"/>
                        <w:right w:val="none" w:sz="0" w:space="0" w:color="auto"/>
                      </w:divBdr>
                    </w:div>
                  </w:divsChild>
                </w:div>
                <w:div w:id="1363826126">
                  <w:marLeft w:val="0"/>
                  <w:marRight w:val="0"/>
                  <w:marTop w:val="0"/>
                  <w:marBottom w:val="0"/>
                  <w:divBdr>
                    <w:top w:val="none" w:sz="0" w:space="0" w:color="auto"/>
                    <w:left w:val="none" w:sz="0" w:space="0" w:color="auto"/>
                    <w:bottom w:val="none" w:sz="0" w:space="0" w:color="auto"/>
                    <w:right w:val="none" w:sz="0" w:space="0" w:color="auto"/>
                  </w:divBdr>
                  <w:divsChild>
                    <w:div w:id="1965382521">
                      <w:marLeft w:val="0"/>
                      <w:marRight w:val="0"/>
                      <w:marTop w:val="0"/>
                      <w:marBottom w:val="0"/>
                      <w:divBdr>
                        <w:top w:val="none" w:sz="0" w:space="0" w:color="auto"/>
                        <w:left w:val="none" w:sz="0" w:space="0" w:color="auto"/>
                        <w:bottom w:val="none" w:sz="0" w:space="0" w:color="auto"/>
                        <w:right w:val="none" w:sz="0" w:space="0" w:color="auto"/>
                      </w:divBdr>
                    </w:div>
                  </w:divsChild>
                </w:div>
                <w:div w:id="1366439616">
                  <w:marLeft w:val="0"/>
                  <w:marRight w:val="0"/>
                  <w:marTop w:val="0"/>
                  <w:marBottom w:val="0"/>
                  <w:divBdr>
                    <w:top w:val="none" w:sz="0" w:space="0" w:color="auto"/>
                    <w:left w:val="none" w:sz="0" w:space="0" w:color="auto"/>
                    <w:bottom w:val="none" w:sz="0" w:space="0" w:color="auto"/>
                    <w:right w:val="none" w:sz="0" w:space="0" w:color="auto"/>
                  </w:divBdr>
                  <w:divsChild>
                    <w:div w:id="1244222856">
                      <w:marLeft w:val="0"/>
                      <w:marRight w:val="0"/>
                      <w:marTop w:val="0"/>
                      <w:marBottom w:val="0"/>
                      <w:divBdr>
                        <w:top w:val="none" w:sz="0" w:space="0" w:color="auto"/>
                        <w:left w:val="none" w:sz="0" w:space="0" w:color="auto"/>
                        <w:bottom w:val="none" w:sz="0" w:space="0" w:color="auto"/>
                        <w:right w:val="none" w:sz="0" w:space="0" w:color="auto"/>
                      </w:divBdr>
                    </w:div>
                  </w:divsChild>
                </w:div>
                <w:div w:id="1374116367">
                  <w:marLeft w:val="0"/>
                  <w:marRight w:val="0"/>
                  <w:marTop w:val="0"/>
                  <w:marBottom w:val="0"/>
                  <w:divBdr>
                    <w:top w:val="none" w:sz="0" w:space="0" w:color="auto"/>
                    <w:left w:val="none" w:sz="0" w:space="0" w:color="auto"/>
                    <w:bottom w:val="none" w:sz="0" w:space="0" w:color="auto"/>
                    <w:right w:val="none" w:sz="0" w:space="0" w:color="auto"/>
                  </w:divBdr>
                  <w:divsChild>
                    <w:div w:id="782530997">
                      <w:marLeft w:val="0"/>
                      <w:marRight w:val="0"/>
                      <w:marTop w:val="0"/>
                      <w:marBottom w:val="0"/>
                      <w:divBdr>
                        <w:top w:val="none" w:sz="0" w:space="0" w:color="auto"/>
                        <w:left w:val="none" w:sz="0" w:space="0" w:color="auto"/>
                        <w:bottom w:val="none" w:sz="0" w:space="0" w:color="auto"/>
                        <w:right w:val="none" w:sz="0" w:space="0" w:color="auto"/>
                      </w:divBdr>
                    </w:div>
                  </w:divsChild>
                </w:div>
                <w:div w:id="1425879652">
                  <w:marLeft w:val="0"/>
                  <w:marRight w:val="0"/>
                  <w:marTop w:val="0"/>
                  <w:marBottom w:val="0"/>
                  <w:divBdr>
                    <w:top w:val="none" w:sz="0" w:space="0" w:color="auto"/>
                    <w:left w:val="none" w:sz="0" w:space="0" w:color="auto"/>
                    <w:bottom w:val="none" w:sz="0" w:space="0" w:color="auto"/>
                    <w:right w:val="none" w:sz="0" w:space="0" w:color="auto"/>
                  </w:divBdr>
                  <w:divsChild>
                    <w:div w:id="806777523">
                      <w:marLeft w:val="0"/>
                      <w:marRight w:val="0"/>
                      <w:marTop w:val="0"/>
                      <w:marBottom w:val="0"/>
                      <w:divBdr>
                        <w:top w:val="none" w:sz="0" w:space="0" w:color="auto"/>
                        <w:left w:val="none" w:sz="0" w:space="0" w:color="auto"/>
                        <w:bottom w:val="none" w:sz="0" w:space="0" w:color="auto"/>
                        <w:right w:val="none" w:sz="0" w:space="0" w:color="auto"/>
                      </w:divBdr>
                    </w:div>
                  </w:divsChild>
                </w:div>
                <w:div w:id="1437749869">
                  <w:marLeft w:val="0"/>
                  <w:marRight w:val="0"/>
                  <w:marTop w:val="0"/>
                  <w:marBottom w:val="0"/>
                  <w:divBdr>
                    <w:top w:val="none" w:sz="0" w:space="0" w:color="auto"/>
                    <w:left w:val="none" w:sz="0" w:space="0" w:color="auto"/>
                    <w:bottom w:val="none" w:sz="0" w:space="0" w:color="auto"/>
                    <w:right w:val="none" w:sz="0" w:space="0" w:color="auto"/>
                  </w:divBdr>
                  <w:divsChild>
                    <w:div w:id="2135054508">
                      <w:marLeft w:val="0"/>
                      <w:marRight w:val="0"/>
                      <w:marTop w:val="0"/>
                      <w:marBottom w:val="0"/>
                      <w:divBdr>
                        <w:top w:val="none" w:sz="0" w:space="0" w:color="auto"/>
                        <w:left w:val="none" w:sz="0" w:space="0" w:color="auto"/>
                        <w:bottom w:val="none" w:sz="0" w:space="0" w:color="auto"/>
                        <w:right w:val="none" w:sz="0" w:space="0" w:color="auto"/>
                      </w:divBdr>
                    </w:div>
                  </w:divsChild>
                </w:div>
                <w:div w:id="1441993220">
                  <w:marLeft w:val="0"/>
                  <w:marRight w:val="0"/>
                  <w:marTop w:val="0"/>
                  <w:marBottom w:val="0"/>
                  <w:divBdr>
                    <w:top w:val="none" w:sz="0" w:space="0" w:color="auto"/>
                    <w:left w:val="none" w:sz="0" w:space="0" w:color="auto"/>
                    <w:bottom w:val="none" w:sz="0" w:space="0" w:color="auto"/>
                    <w:right w:val="none" w:sz="0" w:space="0" w:color="auto"/>
                  </w:divBdr>
                  <w:divsChild>
                    <w:div w:id="179246751">
                      <w:marLeft w:val="0"/>
                      <w:marRight w:val="0"/>
                      <w:marTop w:val="0"/>
                      <w:marBottom w:val="0"/>
                      <w:divBdr>
                        <w:top w:val="none" w:sz="0" w:space="0" w:color="auto"/>
                        <w:left w:val="none" w:sz="0" w:space="0" w:color="auto"/>
                        <w:bottom w:val="none" w:sz="0" w:space="0" w:color="auto"/>
                        <w:right w:val="none" w:sz="0" w:space="0" w:color="auto"/>
                      </w:divBdr>
                    </w:div>
                  </w:divsChild>
                </w:div>
                <w:div w:id="1444230725">
                  <w:marLeft w:val="0"/>
                  <w:marRight w:val="0"/>
                  <w:marTop w:val="0"/>
                  <w:marBottom w:val="0"/>
                  <w:divBdr>
                    <w:top w:val="none" w:sz="0" w:space="0" w:color="auto"/>
                    <w:left w:val="none" w:sz="0" w:space="0" w:color="auto"/>
                    <w:bottom w:val="none" w:sz="0" w:space="0" w:color="auto"/>
                    <w:right w:val="none" w:sz="0" w:space="0" w:color="auto"/>
                  </w:divBdr>
                  <w:divsChild>
                    <w:div w:id="1994330816">
                      <w:marLeft w:val="0"/>
                      <w:marRight w:val="0"/>
                      <w:marTop w:val="0"/>
                      <w:marBottom w:val="0"/>
                      <w:divBdr>
                        <w:top w:val="none" w:sz="0" w:space="0" w:color="auto"/>
                        <w:left w:val="none" w:sz="0" w:space="0" w:color="auto"/>
                        <w:bottom w:val="none" w:sz="0" w:space="0" w:color="auto"/>
                        <w:right w:val="none" w:sz="0" w:space="0" w:color="auto"/>
                      </w:divBdr>
                    </w:div>
                  </w:divsChild>
                </w:div>
                <w:div w:id="1497771112">
                  <w:marLeft w:val="0"/>
                  <w:marRight w:val="0"/>
                  <w:marTop w:val="0"/>
                  <w:marBottom w:val="0"/>
                  <w:divBdr>
                    <w:top w:val="none" w:sz="0" w:space="0" w:color="auto"/>
                    <w:left w:val="none" w:sz="0" w:space="0" w:color="auto"/>
                    <w:bottom w:val="none" w:sz="0" w:space="0" w:color="auto"/>
                    <w:right w:val="none" w:sz="0" w:space="0" w:color="auto"/>
                  </w:divBdr>
                  <w:divsChild>
                    <w:div w:id="865479769">
                      <w:marLeft w:val="0"/>
                      <w:marRight w:val="0"/>
                      <w:marTop w:val="0"/>
                      <w:marBottom w:val="0"/>
                      <w:divBdr>
                        <w:top w:val="none" w:sz="0" w:space="0" w:color="auto"/>
                        <w:left w:val="none" w:sz="0" w:space="0" w:color="auto"/>
                        <w:bottom w:val="none" w:sz="0" w:space="0" w:color="auto"/>
                        <w:right w:val="none" w:sz="0" w:space="0" w:color="auto"/>
                      </w:divBdr>
                    </w:div>
                  </w:divsChild>
                </w:div>
                <w:div w:id="1533492336">
                  <w:marLeft w:val="0"/>
                  <w:marRight w:val="0"/>
                  <w:marTop w:val="0"/>
                  <w:marBottom w:val="0"/>
                  <w:divBdr>
                    <w:top w:val="none" w:sz="0" w:space="0" w:color="auto"/>
                    <w:left w:val="none" w:sz="0" w:space="0" w:color="auto"/>
                    <w:bottom w:val="none" w:sz="0" w:space="0" w:color="auto"/>
                    <w:right w:val="none" w:sz="0" w:space="0" w:color="auto"/>
                  </w:divBdr>
                  <w:divsChild>
                    <w:div w:id="457647289">
                      <w:marLeft w:val="0"/>
                      <w:marRight w:val="0"/>
                      <w:marTop w:val="0"/>
                      <w:marBottom w:val="0"/>
                      <w:divBdr>
                        <w:top w:val="none" w:sz="0" w:space="0" w:color="auto"/>
                        <w:left w:val="none" w:sz="0" w:space="0" w:color="auto"/>
                        <w:bottom w:val="none" w:sz="0" w:space="0" w:color="auto"/>
                        <w:right w:val="none" w:sz="0" w:space="0" w:color="auto"/>
                      </w:divBdr>
                    </w:div>
                  </w:divsChild>
                </w:div>
                <w:div w:id="1538198451">
                  <w:marLeft w:val="0"/>
                  <w:marRight w:val="0"/>
                  <w:marTop w:val="0"/>
                  <w:marBottom w:val="0"/>
                  <w:divBdr>
                    <w:top w:val="none" w:sz="0" w:space="0" w:color="auto"/>
                    <w:left w:val="none" w:sz="0" w:space="0" w:color="auto"/>
                    <w:bottom w:val="none" w:sz="0" w:space="0" w:color="auto"/>
                    <w:right w:val="none" w:sz="0" w:space="0" w:color="auto"/>
                  </w:divBdr>
                  <w:divsChild>
                    <w:div w:id="97525057">
                      <w:marLeft w:val="0"/>
                      <w:marRight w:val="0"/>
                      <w:marTop w:val="0"/>
                      <w:marBottom w:val="0"/>
                      <w:divBdr>
                        <w:top w:val="none" w:sz="0" w:space="0" w:color="auto"/>
                        <w:left w:val="none" w:sz="0" w:space="0" w:color="auto"/>
                        <w:bottom w:val="none" w:sz="0" w:space="0" w:color="auto"/>
                        <w:right w:val="none" w:sz="0" w:space="0" w:color="auto"/>
                      </w:divBdr>
                    </w:div>
                  </w:divsChild>
                </w:div>
                <w:div w:id="1553880208">
                  <w:marLeft w:val="0"/>
                  <w:marRight w:val="0"/>
                  <w:marTop w:val="0"/>
                  <w:marBottom w:val="0"/>
                  <w:divBdr>
                    <w:top w:val="none" w:sz="0" w:space="0" w:color="auto"/>
                    <w:left w:val="none" w:sz="0" w:space="0" w:color="auto"/>
                    <w:bottom w:val="none" w:sz="0" w:space="0" w:color="auto"/>
                    <w:right w:val="none" w:sz="0" w:space="0" w:color="auto"/>
                  </w:divBdr>
                  <w:divsChild>
                    <w:div w:id="964894968">
                      <w:marLeft w:val="0"/>
                      <w:marRight w:val="0"/>
                      <w:marTop w:val="0"/>
                      <w:marBottom w:val="0"/>
                      <w:divBdr>
                        <w:top w:val="none" w:sz="0" w:space="0" w:color="auto"/>
                        <w:left w:val="none" w:sz="0" w:space="0" w:color="auto"/>
                        <w:bottom w:val="none" w:sz="0" w:space="0" w:color="auto"/>
                        <w:right w:val="none" w:sz="0" w:space="0" w:color="auto"/>
                      </w:divBdr>
                    </w:div>
                  </w:divsChild>
                </w:div>
                <w:div w:id="1572347649">
                  <w:marLeft w:val="0"/>
                  <w:marRight w:val="0"/>
                  <w:marTop w:val="0"/>
                  <w:marBottom w:val="0"/>
                  <w:divBdr>
                    <w:top w:val="none" w:sz="0" w:space="0" w:color="auto"/>
                    <w:left w:val="none" w:sz="0" w:space="0" w:color="auto"/>
                    <w:bottom w:val="none" w:sz="0" w:space="0" w:color="auto"/>
                    <w:right w:val="none" w:sz="0" w:space="0" w:color="auto"/>
                  </w:divBdr>
                  <w:divsChild>
                    <w:div w:id="1005133305">
                      <w:marLeft w:val="0"/>
                      <w:marRight w:val="0"/>
                      <w:marTop w:val="0"/>
                      <w:marBottom w:val="0"/>
                      <w:divBdr>
                        <w:top w:val="none" w:sz="0" w:space="0" w:color="auto"/>
                        <w:left w:val="none" w:sz="0" w:space="0" w:color="auto"/>
                        <w:bottom w:val="none" w:sz="0" w:space="0" w:color="auto"/>
                        <w:right w:val="none" w:sz="0" w:space="0" w:color="auto"/>
                      </w:divBdr>
                    </w:div>
                  </w:divsChild>
                </w:div>
                <w:div w:id="1617129438">
                  <w:marLeft w:val="0"/>
                  <w:marRight w:val="0"/>
                  <w:marTop w:val="0"/>
                  <w:marBottom w:val="0"/>
                  <w:divBdr>
                    <w:top w:val="none" w:sz="0" w:space="0" w:color="auto"/>
                    <w:left w:val="none" w:sz="0" w:space="0" w:color="auto"/>
                    <w:bottom w:val="none" w:sz="0" w:space="0" w:color="auto"/>
                    <w:right w:val="none" w:sz="0" w:space="0" w:color="auto"/>
                  </w:divBdr>
                  <w:divsChild>
                    <w:div w:id="847477047">
                      <w:marLeft w:val="0"/>
                      <w:marRight w:val="0"/>
                      <w:marTop w:val="0"/>
                      <w:marBottom w:val="0"/>
                      <w:divBdr>
                        <w:top w:val="none" w:sz="0" w:space="0" w:color="auto"/>
                        <w:left w:val="none" w:sz="0" w:space="0" w:color="auto"/>
                        <w:bottom w:val="none" w:sz="0" w:space="0" w:color="auto"/>
                        <w:right w:val="none" w:sz="0" w:space="0" w:color="auto"/>
                      </w:divBdr>
                    </w:div>
                  </w:divsChild>
                </w:div>
                <w:div w:id="1621917625">
                  <w:marLeft w:val="0"/>
                  <w:marRight w:val="0"/>
                  <w:marTop w:val="0"/>
                  <w:marBottom w:val="0"/>
                  <w:divBdr>
                    <w:top w:val="none" w:sz="0" w:space="0" w:color="auto"/>
                    <w:left w:val="none" w:sz="0" w:space="0" w:color="auto"/>
                    <w:bottom w:val="none" w:sz="0" w:space="0" w:color="auto"/>
                    <w:right w:val="none" w:sz="0" w:space="0" w:color="auto"/>
                  </w:divBdr>
                  <w:divsChild>
                    <w:div w:id="703480295">
                      <w:marLeft w:val="0"/>
                      <w:marRight w:val="0"/>
                      <w:marTop w:val="0"/>
                      <w:marBottom w:val="0"/>
                      <w:divBdr>
                        <w:top w:val="none" w:sz="0" w:space="0" w:color="auto"/>
                        <w:left w:val="none" w:sz="0" w:space="0" w:color="auto"/>
                        <w:bottom w:val="none" w:sz="0" w:space="0" w:color="auto"/>
                        <w:right w:val="none" w:sz="0" w:space="0" w:color="auto"/>
                      </w:divBdr>
                    </w:div>
                  </w:divsChild>
                </w:div>
                <w:div w:id="1629318305">
                  <w:marLeft w:val="0"/>
                  <w:marRight w:val="0"/>
                  <w:marTop w:val="0"/>
                  <w:marBottom w:val="0"/>
                  <w:divBdr>
                    <w:top w:val="none" w:sz="0" w:space="0" w:color="auto"/>
                    <w:left w:val="none" w:sz="0" w:space="0" w:color="auto"/>
                    <w:bottom w:val="none" w:sz="0" w:space="0" w:color="auto"/>
                    <w:right w:val="none" w:sz="0" w:space="0" w:color="auto"/>
                  </w:divBdr>
                  <w:divsChild>
                    <w:div w:id="1939092763">
                      <w:marLeft w:val="0"/>
                      <w:marRight w:val="0"/>
                      <w:marTop w:val="0"/>
                      <w:marBottom w:val="0"/>
                      <w:divBdr>
                        <w:top w:val="none" w:sz="0" w:space="0" w:color="auto"/>
                        <w:left w:val="none" w:sz="0" w:space="0" w:color="auto"/>
                        <w:bottom w:val="none" w:sz="0" w:space="0" w:color="auto"/>
                        <w:right w:val="none" w:sz="0" w:space="0" w:color="auto"/>
                      </w:divBdr>
                    </w:div>
                  </w:divsChild>
                </w:div>
                <w:div w:id="1660766238">
                  <w:marLeft w:val="0"/>
                  <w:marRight w:val="0"/>
                  <w:marTop w:val="0"/>
                  <w:marBottom w:val="0"/>
                  <w:divBdr>
                    <w:top w:val="none" w:sz="0" w:space="0" w:color="auto"/>
                    <w:left w:val="none" w:sz="0" w:space="0" w:color="auto"/>
                    <w:bottom w:val="none" w:sz="0" w:space="0" w:color="auto"/>
                    <w:right w:val="none" w:sz="0" w:space="0" w:color="auto"/>
                  </w:divBdr>
                  <w:divsChild>
                    <w:div w:id="1828596795">
                      <w:marLeft w:val="0"/>
                      <w:marRight w:val="0"/>
                      <w:marTop w:val="0"/>
                      <w:marBottom w:val="0"/>
                      <w:divBdr>
                        <w:top w:val="none" w:sz="0" w:space="0" w:color="auto"/>
                        <w:left w:val="none" w:sz="0" w:space="0" w:color="auto"/>
                        <w:bottom w:val="none" w:sz="0" w:space="0" w:color="auto"/>
                        <w:right w:val="none" w:sz="0" w:space="0" w:color="auto"/>
                      </w:divBdr>
                    </w:div>
                  </w:divsChild>
                </w:div>
                <w:div w:id="1664310163">
                  <w:marLeft w:val="0"/>
                  <w:marRight w:val="0"/>
                  <w:marTop w:val="0"/>
                  <w:marBottom w:val="0"/>
                  <w:divBdr>
                    <w:top w:val="none" w:sz="0" w:space="0" w:color="auto"/>
                    <w:left w:val="none" w:sz="0" w:space="0" w:color="auto"/>
                    <w:bottom w:val="none" w:sz="0" w:space="0" w:color="auto"/>
                    <w:right w:val="none" w:sz="0" w:space="0" w:color="auto"/>
                  </w:divBdr>
                  <w:divsChild>
                    <w:div w:id="1650788025">
                      <w:marLeft w:val="0"/>
                      <w:marRight w:val="0"/>
                      <w:marTop w:val="0"/>
                      <w:marBottom w:val="0"/>
                      <w:divBdr>
                        <w:top w:val="none" w:sz="0" w:space="0" w:color="auto"/>
                        <w:left w:val="none" w:sz="0" w:space="0" w:color="auto"/>
                        <w:bottom w:val="none" w:sz="0" w:space="0" w:color="auto"/>
                        <w:right w:val="none" w:sz="0" w:space="0" w:color="auto"/>
                      </w:divBdr>
                    </w:div>
                  </w:divsChild>
                </w:div>
                <w:div w:id="1712263410">
                  <w:marLeft w:val="0"/>
                  <w:marRight w:val="0"/>
                  <w:marTop w:val="0"/>
                  <w:marBottom w:val="0"/>
                  <w:divBdr>
                    <w:top w:val="none" w:sz="0" w:space="0" w:color="auto"/>
                    <w:left w:val="none" w:sz="0" w:space="0" w:color="auto"/>
                    <w:bottom w:val="none" w:sz="0" w:space="0" w:color="auto"/>
                    <w:right w:val="none" w:sz="0" w:space="0" w:color="auto"/>
                  </w:divBdr>
                  <w:divsChild>
                    <w:div w:id="2137672478">
                      <w:marLeft w:val="0"/>
                      <w:marRight w:val="0"/>
                      <w:marTop w:val="0"/>
                      <w:marBottom w:val="0"/>
                      <w:divBdr>
                        <w:top w:val="none" w:sz="0" w:space="0" w:color="auto"/>
                        <w:left w:val="none" w:sz="0" w:space="0" w:color="auto"/>
                        <w:bottom w:val="none" w:sz="0" w:space="0" w:color="auto"/>
                        <w:right w:val="none" w:sz="0" w:space="0" w:color="auto"/>
                      </w:divBdr>
                    </w:div>
                  </w:divsChild>
                </w:div>
                <w:div w:id="1729526961">
                  <w:marLeft w:val="0"/>
                  <w:marRight w:val="0"/>
                  <w:marTop w:val="0"/>
                  <w:marBottom w:val="0"/>
                  <w:divBdr>
                    <w:top w:val="none" w:sz="0" w:space="0" w:color="auto"/>
                    <w:left w:val="none" w:sz="0" w:space="0" w:color="auto"/>
                    <w:bottom w:val="none" w:sz="0" w:space="0" w:color="auto"/>
                    <w:right w:val="none" w:sz="0" w:space="0" w:color="auto"/>
                  </w:divBdr>
                  <w:divsChild>
                    <w:div w:id="828597117">
                      <w:marLeft w:val="0"/>
                      <w:marRight w:val="0"/>
                      <w:marTop w:val="0"/>
                      <w:marBottom w:val="0"/>
                      <w:divBdr>
                        <w:top w:val="none" w:sz="0" w:space="0" w:color="auto"/>
                        <w:left w:val="none" w:sz="0" w:space="0" w:color="auto"/>
                        <w:bottom w:val="none" w:sz="0" w:space="0" w:color="auto"/>
                        <w:right w:val="none" w:sz="0" w:space="0" w:color="auto"/>
                      </w:divBdr>
                    </w:div>
                  </w:divsChild>
                </w:div>
                <w:div w:id="1731273243">
                  <w:marLeft w:val="0"/>
                  <w:marRight w:val="0"/>
                  <w:marTop w:val="0"/>
                  <w:marBottom w:val="0"/>
                  <w:divBdr>
                    <w:top w:val="none" w:sz="0" w:space="0" w:color="auto"/>
                    <w:left w:val="none" w:sz="0" w:space="0" w:color="auto"/>
                    <w:bottom w:val="none" w:sz="0" w:space="0" w:color="auto"/>
                    <w:right w:val="none" w:sz="0" w:space="0" w:color="auto"/>
                  </w:divBdr>
                  <w:divsChild>
                    <w:div w:id="117375906">
                      <w:marLeft w:val="0"/>
                      <w:marRight w:val="0"/>
                      <w:marTop w:val="0"/>
                      <w:marBottom w:val="0"/>
                      <w:divBdr>
                        <w:top w:val="none" w:sz="0" w:space="0" w:color="auto"/>
                        <w:left w:val="none" w:sz="0" w:space="0" w:color="auto"/>
                        <w:bottom w:val="none" w:sz="0" w:space="0" w:color="auto"/>
                        <w:right w:val="none" w:sz="0" w:space="0" w:color="auto"/>
                      </w:divBdr>
                    </w:div>
                  </w:divsChild>
                </w:div>
                <w:div w:id="1739282815">
                  <w:marLeft w:val="0"/>
                  <w:marRight w:val="0"/>
                  <w:marTop w:val="0"/>
                  <w:marBottom w:val="0"/>
                  <w:divBdr>
                    <w:top w:val="none" w:sz="0" w:space="0" w:color="auto"/>
                    <w:left w:val="none" w:sz="0" w:space="0" w:color="auto"/>
                    <w:bottom w:val="none" w:sz="0" w:space="0" w:color="auto"/>
                    <w:right w:val="none" w:sz="0" w:space="0" w:color="auto"/>
                  </w:divBdr>
                  <w:divsChild>
                    <w:div w:id="211381078">
                      <w:marLeft w:val="0"/>
                      <w:marRight w:val="0"/>
                      <w:marTop w:val="0"/>
                      <w:marBottom w:val="0"/>
                      <w:divBdr>
                        <w:top w:val="none" w:sz="0" w:space="0" w:color="auto"/>
                        <w:left w:val="none" w:sz="0" w:space="0" w:color="auto"/>
                        <w:bottom w:val="none" w:sz="0" w:space="0" w:color="auto"/>
                        <w:right w:val="none" w:sz="0" w:space="0" w:color="auto"/>
                      </w:divBdr>
                    </w:div>
                  </w:divsChild>
                </w:div>
                <w:div w:id="1843667359">
                  <w:marLeft w:val="0"/>
                  <w:marRight w:val="0"/>
                  <w:marTop w:val="0"/>
                  <w:marBottom w:val="0"/>
                  <w:divBdr>
                    <w:top w:val="none" w:sz="0" w:space="0" w:color="auto"/>
                    <w:left w:val="none" w:sz="0" w:space="0" w:color="auto"/>
                    <w:bottom w:val="none" w:sz="0" w:space="0" w:color="auto"/>
                    <w:right w:val="none" w:sz="0" w:space="0" w:color="auto"/>
                  </w:divBdr>
                  <w:divsChild>
                    <w:div w:id="1006980227">
                      <w:marLeft w:val="0"/>
                      <w:marRight w:val="0"/>
                      <w:marTop w:val="0"/>
                      <w:marBottom w:val="0"/>
                      <w:divBdr>
                        <w:top w:val="none" w:sz="0" w:space="0" w:color="auto"/>
                        <w:left w:val="none" w:sz="0" w:space="0" w:color="auto"/>
                        <w:bottom w:val="none" w:sz="0" w:space="0" w:color="auto"/>
                        <w:right w:val="none" w:sz="0" w:space="0" w:color="auto"/>
                      </w:divBdr>
                    </w:div>
                  </w:divsChild>
                </w:div>
                <w:div w:id="1858470324">
                  <w:marLeft w:val="0"/>
                  <w:marRight w:val="0"/>
                  <w:marTop w:val="0"/>
                  <w:marBottom w:val="0"/>
                  <w:divBdr>
                    <w:top w:val="none" w:sz="0" w:space="0" w:color="auto"/>
                    <w:left w:val="none" w:sz="0" w:space="0" w:color="auto"/>
                    <w:bottom w:val="none" w:sz="0" w:space="0" w:color="auto"/>
                    <w:right w:val="none" w:sz="0" w:space="0" w:color="auto"/>
                  </w:divBdr>
                  <w:divsChild>
                    <w:div w:id="1177310370">
                      <w:marLeft w:val="0"/>
                      <w:marRight w:val="0"/>
                      <w:marTop w:val="0"/>
                      <w:marBottom w:val="0"/>
                      <w:divBdr>
                        <w:top w:val="none" w:sz="0" w:space="0" w:color="auto"/>
                        <w:left w:val="none" w:sz="0" w:space="0" w:color="auto"/>
                        <w:bottom w:val="none" w:sz="0" w:space="0" w:color="auto"/>
                        <w:right w:val="none" w:sz="0" w:space="0" w:color="auto"/>
                      </w:divBdr>
                    </w:div>
                  </w:divsChild>
                </w:div>
                <w:div w:id="1936553214">
                  <w:marLeft w:val="0"/>
                  <w:marRight w:val="0"/>
                  <w:marTop w:val="0"/>
                  <w:marBottom w:val="0"/>
                  <w:divBdr>
                    <w:top w:val="none" w:sz="0" w:space="0" w:color="auto"/>
                    <w:left w:val="none" w:sz="0" w:space="0" w:color="auto"/>
                    <w:bottom w:val="none" w:sz="0" w:space="0" w:color="auto"/>
                    <w:right w:val="none" w:sz="0" w:space="0" w:color="auto"/>
                  </w:divBdr>
                  <w:divsChild>
                    <w:div w:id="645167049">
                      <w:marLeft w:val="0"/>
                      <w:marRight w:val="0"/>
                      <w:marTop w:val="0"/>
                      <w:marBottom w:val="0"/>
                      <w:divBdr>
                        <w:top w:val="none" w:sz="0" w:space="0" w:color="auto"/>
                        <w:left w:val="none" w:sz="0" w:space="0" w:color="auto"/>
                        <w:bottom w:val="none" w:sz="0" w:space="0" w:color="auto"/>
                        <w:right w:val="none" w:sz="0" w:space="0" w:color="auto"/>
                      </w:divBdr>
                    </w:div>
                  </w:divsChild>
                </w:div>
                <w:div w:id="1945841625">
                  <w:marLeft w:val="0"/>
                  <w:marRight w:val="0"/>
                  <w:marTop w:val="0"/>
                  <w:marBottom w:val="0"/>
                  <w:divBdr>
                    <w:top w:val="none" w:sz="0" w:space="0" w:color="auto"/>
                    <w:left w:val="none" w:sz="0" w:space="0" w:color="auto"/>
                    <w:bottom w:val="none" w:sz="0" w:space="0" w:color="auto"/>
                    <w:right w:val="none" w:sz="0" w:space="0" w:color="auto"/>
                  </w:divBdr>
                  <w:divsChild>
                    <w:div w:id="1892492931">
                      <w:marLeft w:val="0"/>
                      <w:marRight w:val="0"/>
                      <w:marTop w:val="0"/>
                      <w:marBottom w:val="0"/>
                      <w:divBdr>
                        <w:top w:val="none" w:sz="0" w:space="0" w:color="auto"/>
                        <w:left w:val="none" w:sz="0" w:space="0" w:color="auto"/>
                        <w:bottom w:val="none" w:sz="0" w:space="0" w:color="auto"/>
                        <w:right w:val="none" w:sz="0" w:space="0" w:color="auto"/>
                      </w:divBdr>
                    </w:div>
                  </w:divsChild>
                </w:div>
                <w:div w:id="1975257485">
                  <w:marLeft w:val="0"/>
                  <w:marRight w:val="0"/>
                  <w:marTop w:val="0"/>
                  <w:marBottom w:val="0"/>
                  <w:divBdr>
                    <w:top w:val="none" w:sz="0" w:space="0" w:color="auto"/>
                    <w:left w:val="none" w:sz="0" w:space="0" w:color="auto"/>
                    <w:bottom w:val="none" w:sz="0" w:space="0" w:color="auto"/>
                    <w:right w:val="none" w:sz="0" w:space="0" w:color="auto"/>
                  </w:divBdr>
                  <w:divsChild>
                    <w:div w:id="1386295599">
                      <w:marLeft w:val="0"/>
                      <w:marRight w:val="0"/>
                      <w:marTop w:val="0"/>
                      <w:marBottom w:val="0"/>
                      <w:divBdr>
                        <w:top w:val="none" w:sz="0" w:space="0" w:color="auto"/>
                        <w:left w:val="none" w:sz="0" w:space="0" w:color="auto"/>
                        <w:bottom w:val="none" w:sz="0" w:space="0" w:color="auto"/>
                        <w:right w:val="none" w:sz="0" w:space="0" w:color="auto"/>
                      </w:divBdr>
                    </w:div>
                    <w:div w:id="1751195626">
                      <w:marLeft w:val="0"/>
                      <w:marRight w:val="0"/>
                      <w:marTop w:val="0"/>
                      <w:marBottom w:val="0"/>
                      <w:divBdr>
                        <w:top w:val="none" w:sz="0" w:space="0" w:color="auto"/>
                        <w:left w:val="none" w:sz="0" w:space="0" w:color="auto"/>
                        <w:bottom w:val="none" w:sz="0" w:space="0" w:color="auto"/>
                        <w:right w:val="none" w:sz="0" w:space="0" w:color="auto"/>
                      </w:divBdr>
                    </w:div>
                  </w:divsChild>
                </w:div>
                <w:div w:id="1987398050">
                  <w:marLeft w:val="0"/>
                  <w:marRight w:val="0"/>
                  <w:marTop w:val="0"/>
                  <w:marBottom w:val="0"/>
                  <w:divBdr>
                    <w:top w:val="none" w:sz="0" w:space="0" w:color="auto"/>
                    <w:left w:val="none" w:sz="0" w:space="0" w:color="auto"/>
                    <w:bottom w:val="none" w:sz="0" w:space="0" w:color="auto"/>
                    <w:right w:val="none" w:sz="0" w:space="0" w:color="auto"/>
                  </w:divBdr>
                  <w:divsChild>
                    <w:div w:id="780757566">
                      <w:marLeft w:val="0"/>
                      <w:marRight w:val="0"/>
                      <w:marTop w:val="0"/>
                      <w:marBottom w:val="0"/>
                      <w:divBdr>
                        <w:top w:val="none" w:sz="0" w:space="0" w:color="auto"/>
                        <w:left w:val="none" w:sz="0" w:space="0" w:color="auto"/>
                        <w:bottom w:val="none" w:sz="0" w:space="0" w:color="auto"/>
                        <w:right w:val="none" w:sz="0" w:space="0" w:color="auto"/>
                      </w:divBdr>
                    </w:div>
                  </w:divsChild>
                </w:div>
                <w:div w:id="1993832813">
                  <w:marLeft w:val="0"/>
                  <w:marRight w:val="0"/>
                  <w:marTop w:val="0"/>
                  <w:marBottom w:val="0"/>
                  <w:divBdr>
                    <w:top w:val="none" w:sz="0" w:space="0" w:color="auto"/>
                    <w:left w:val="none" w:sz="0" w:space="0" w:color="auto"/>
                    <w:bottom w:val="none" w:sz="0" w:space="0" w:color="auto"/>
                    <w:right w:val="none" w:sz="0" w:space="0" w:color="auto"/>
                  </w:divBdr>
                  <w:divsChild>
                    <w:div w:id="644163533">
                      <w:marLeft w:val="0"/>
                      <w:marRight w:val="0"/>
                      <w:marTop w:val="0"/>
                      <w:marBottom w:val="0"/>
                      <w:divBdr>
                        <w:top w:val="none" w:sz="0" w:space="0" w:color="auto"/>
                        <w:left w:val="none" w:sz="0" w:space="0" w:color="auto"/>
                        <w:bottom w:val="none" w:sz="0" w:space="0" w:color="auto"/>
                        <w:right w:val="none" w:sz="0" w:space="0" w:color="auto"/>
                      </w:divBdr>
                    </w:div>
                  </w:divsChild>
                </w:div>
                <w:div w:id="2020689793">
                  <w:marLeft w:val="0"/>
                  <w:marRight w:val="0"/>
                  <w:marTop w:val="0"/>
                  <w:marBottom w:val="0"/>
                  <w:divBdr>
                    <w:top w:val="none" w:sz="0" w:space="0" w:color="auto"/>
                    <w:left w:val="none" w:sz="0" w:space="0" w:color="auto"/>
                    <w:bottom w:val="none" w:sz="0" w:space="0" w:color="auto"/>
                    <w:right w:val="none" w:sz="0" w:space="0" w:color="auto"/>
                  </w:divBdr>
                  <w:divsChild>
                    <w:div w:id="147022024">
                      <w:marLeft w:val="0"/>
                      <w:marRight w:val="0"/>
                      <w:marTop w:val="0"/>
                      <w:marBottom w:val="0"/>
                      <w:divBdr>
                        <w:top w:val="none" w:sz="0" w:space="0" w:color="auto"/>
                        <w:left w:val="none" w:sz="0" w:space="0" w:color="auto"/>
                        <w:bottom w:val="none" w:sz="0" w:space="0" w:color="auto"/>
                        <w:right w:val="none" w:sz="0" w:space="0" w:color="auto"/>
                      </w:divBdr>
                    </w:div>
                  </w:divsChild>
                </w:div>
                <w:div w:id="2041663212">
                  <w:marLeft w:val="0"/>
                  <w:marRight w:val="0"/>
                  <w:marTop w:val="0"/>
                  <w:marBottom w:val="0"/>
                  <w:divBdr>
                    <w:top w:val="none" w:sz="0" w:space="0" w:color="auto"/>
                    <w:left w:val="none" w:sz="0" w:space="0" w:color="auto"/>
                    <w:bottom w:val="none" w:sz="0" w:space="0" w:color="auto"/>
                    <w:right w:val="none" w:sz="0" w:space="0" w:color="auto"/>
                  </w:divBdr>
                  <w:divsChild>
                    <w:div w:id="1795101377">
                      <w:marLeft w:val="0"/>
                      <w:marRight w:val="0"/>
                      <w:marTop w:val="0"/>
                      <w:marBottom w:val="0"/>
                      <w:divBdr>
                        <w:top w:val="none" w:sz="0" w:space="0" w:color="auto"/>
                        <w:left w:val="none" w:sz="0" w:space="0" w:color="auto"/>
                        <w:bottom w:val="none" w:sz="0" w:space="0" w:color="auto"/>
                        <w:right w:val="none" w:sz="0" w:space="0" w:color="auto"/>
                      </w:divBdr>
                    </w:div>
                  </w:divsChild>
                </w:div>
                <w:div w:id="2064980301">
                  <w:marLeft w:val="0"/>
                  <w:marRight w:val="0"/>
                  <w:marTop w:val="0"/>
                  <w:marBottom w:val="0"/>
                  <w:divBdr>
                    <w:top w:val="none" w:sz="0" w:space="0" w:color="auto"/>
                    <w:left w:val="none" w:sz="0" w:space="0" w:color="auto"/>
                    <w:bottom w:val="none" w:sz="0" w:space="0" w:color="auto"/>
                    <w:right w:val="none" w:sz="0" w:space="0" w:color="auto"/>
                  </w:divBdr>
                  <w:divsChild>
                    <w:div w:id="186257022">
                      <w:marLeft w:val="0"/>
                      <w:marRight w:val="0"/>
                      <w:marTop w:val="0"/>
                      <w:marBottom w:val="0"/>
                      <w:divBdr>
                        <w:top w:val="none" w:sz="0" w:space="0" w:color="auto"/>
                        <w:left w:val="none" w:sz="0" w:space="0" w:color="auto"/>
                        <w:bottom w:val="none" w:sz="0" w:space="0" w:color="auto"/>
                        <w:right w:val="none" w:sz="0" w:space="0" w:color="auto"/>
                      </w:divBdr>
                    </w:div>
                  </w:divsChild>
                </w:div>
                <w:div w:id="2074505969">
                  <w:marLeft w:val="0"/>
                  <w:marRight w:val="0"/>
                  <w:marTop w:val="0"/>
                  <w:marBottom w:val="0"/>
                  <w:divBdr>
                    <w:top w:val="none" w:sz="0" w:space="0" w:color="auto"/>
                    <w:left w:val="none" w:sz="0" w:space="0" w:color="auto"/>
                    <w:bottom w:val="none" w:sz="0" w:space="0" w:color="auto"/>
                    <w:right w:val="none" w:sz="0" w:space="0" w:color="auto"/>
                  </w:divBdr>
                  <w:divsChild>
                    <w:div w:id="1137719196">
                      <w:marLeft w:val="0"/>
                      <w:marRight w:val="0"/>
                      <w:marTop w:val="0"/>
                      <w:marBottom w:val="0"/>
                      <w:divBdr>
                        <w:top w:val="none" w:sz="0" w:space="0" w:color="auto"/>
                        <w:left w:val="none" w:sz="0" w:space="0" w:color="auto"/>
                        <w:bottom w:val="none" w:sz="0" w:space="0" w:color="auto"/>
                        <w:right w:val="none" w:sz="0" w:space="0" w:color="auto"/>
                      </w:divBdr>
                    </w:div>
                  </w:divsChild>
                </w:div>
                <w:div w:id="2075082970">
                  <w:marLeft w:val="0"/>
                  <w:marRight w:val="0"/>
                  <w:marTop w:val="0"/>
                  <w:marBottom w:val="0"/>
                  <w:divBdr>
                    <w:top w:val="none" w:sz="0" w:space="0" w:color="auto"/>
                    <w:left w:val="none" w:sz="0" w:space="0" w:color="auto"/>
                    <w:bottom w:val="none" w:sz="0" w:space="0" w:color="auto"/>
                    <w:right w:val="none" w:sz="0" w:space="0" w:color="auto"/>
                  </w:divBdr>
                  <w:divsChild>
                    <w:div w:id="897132293">
                      <w:marLeft w:val="0"/>
                      <w:marRight w:val="0"/>
                      <w:marTop w:val="0"/>
                      <w:marBottom w:val="0"/>
                      <w:divBdr>
                        <w:top w:val="none" w:sz="0" w:space="0" w:color="auto"/>
                        <w:left w:val="none" w:sz="0" w:space="0" w:color="auto"/>
                        <w:bottom w:val="none" w:sz="0" w:space="0" w:color="auto"/>
                        <w:right w:val="none" w:sz="0" w:space="0" w:color="auto"/>
                      </w:divBdr>
                    </w:div>
                  </w:divsChild>
                </w:div>
                <w:div w:id="2083335127">
                  <w:marLeft w:val="0"/>
                  <w:marRight w:val="0"/>
                  <w:marTop w:val="0"/>
                  <w:marBottom w:val="0"/>
                  <w:divBdr>
                    <w:top w:val="none" w:sz="0" w:space="0" w:color="auto"/>
                    <w:left w:val="none" w:sz="0" w:space="0" w:color="auto"/>
                    <w:bottom w:val="none" w:sz="0" w:space="0" w:color="auto"/>
                    <w:right w:val="none" w:sz="0" w:space="0" w:color="auto"/>
                  </w:divBdr>
                  <w:divsChild>
                    <w:div w:id="1127046410">
                      <w:marLeft w:val="0"/>
                      <w:marRight w:val="0"/>
                      <w:marTop w:val="0"/>
                      <w:marBottom w:val="0"/>
                      <w:divBdr>
                        <w:top w:val="none" w:sz="0" w:space="0" w:color="auto"/>
                        <w:left w:val="none" w:sz="0" w:space="0" w:color="auto"/>
                        <w:bottom w:val="none" w:sz="0" w:space="0" w:color="auto"/>
                        <w:right w:val="none" w:sz="0" w:space="0" w:color="auto"/>
                      </w:divBdr>
                    </w:div>
                  </w:divsChild>
                </w:div>
                <w:div w:id="2092769753">
                  <w:marLeft w:val="0"/>
                  <w:marRight w:val="0"/>
                  <w:marTop w:val="0"/>
                  <w:marBottom w:val="0"/>
                  <w:divBdr>
                    <w:top w:val="none" w:sz="0" w:space="0" w:color="auto"/>
                    <w:left w:val="none" w:sz="0" w:space="0" w:color="auto"/>
                    <w:bottom w:val="none" w:sz="0" w:space="0" w:color="auto"/>
                    <w:right w:val="none" w:sz="0" w:space="0" w:color="auto"/>
                  </w:divBdr>
                  <w:divsChild>
                    <w:div w:id="609775590">
                      <w:marLeft w:val="0"/>
                      <w:marRight w:val="0"/>
                      <w:marTop w:val="0"/>
                      <w:marBottom w:val="0"/>
                      <w:divBdr>
                        <w:top w:val="none" w:sz="0" w:space="0" w:color="auto"/>
                        <w:left w:val="none" w:sz="0" w:space="0" w:color="auto"/>
                        <w:bottom w:val="none" w:sz="0" w:space="0" w:color="auto"/>
                        <w:right w:val="none" w:sz="0" w:space="0" w:color="auto"/>
                      </w:divBdr>
                    </w:div>
                  </w:divsChild>
                </w:div>
                <w:div w:id="2093157620">
                  <w:marLeft w:val="0"/>
                  <w:marRight w:val="0"/>
                  <w:marTop w:val="0"/>
                  <w:marBottom w:val="0"/>
                  <w:divBdr>
                    <w:top w:val="none" w:sz="0" w:space="0" w:color="auto"/>
                    <w:left w:val="none" w:sz="0" w:space="0" w:color="auto"/>
                    <w:bottom w:val="none" w:sz="0" w:space="0" w:color="auto"/>
                    <w:right w:val="none" w:sz="0" w:space="0" w:color="auto"/>
                  </w:divBdr>
                  <w:divsChild>
                    <w:div w:id="847712687">
                      <w:marLeft w:val="0"/>
                      <w:marRight w:val="0"/>
                      <w:marTop w:val="0"/>
                      <w:marBottom w:val="0"/>
                      <w:divBdr>
                        <w:top w:val="none" w:sz="0" w:space="0" w:color="auto"/>
                        <w:left w:val="none" w:sz="0" w:space="0" w:color="auto"/>
                        <w:bottom w:val="none" w:sz="0" w:space="0" w:color="auto"/>
                        <w:right w:val="none" w:sz="0" w:space="0" w:color="auto"/>
                      </w:divBdr>
                    </w:div>
                  </w:divsChild>
                </w:div>
                <w:div w:id="2096628195">
                  <w:marLeft w:val="0"/>
                  <w:marRight w:val="0"/>
                  <w:marTop w:val="0"/>
                  <w:marBottom w:val="0"/>
                  <w:divBdr>
                    <w:top w:val="none" w:sz="0" w:space="0" w:color="auto"/>
                    <w:left w:val="none" w:sz="0" w:space="0" w:color="auto"/>
                    <w:bottom w:val="none" w:sz="0" w:space="0" w:color="auto"/>
                    <w:right w:val="none" w:sz="0" w:space="0" w:color="auto"/>
                  </w:divBdr>
                  <w:divsChild>
                    <w:div w:id="1978949795">
                      <w:marLeft w:val="0"/>
                      <w:marRight w:val="0"/>
                      <w:marTop w:val="0"/>
                      <w:marBottom w:val="0"/>
                      <w:divBdr>
                        <w:top w:val="none" w:sz="0" w:space="0" w:color="auto"/>
                        <w:left w:val="none" w:sz="0" w:space="0" w:color="auto"/>
                        <w:bottom w:val="none" w:sz="0" w:space="0" w:color="auto"/>
                        <w:right w:val="none" w:sz="0" w:space="0" w:color="auto"/>
                      </w:divBdr>
                    </w:div>
                  </w:divsChild>
                </w:div>
                <w:div w:id="2113084903">
                  <w:marLeft w:val="0"/>
                  <w:marRight w:val="0"/>
                  <w:marTop w:val="0"/>
                  <w:marBottom w:val="0"/>
                  <w:divBdr>
                    <w:top w:val="none" w:sz="0" w:space="0" w:color="auto"/>
                    <w:left w:val="none" w:sz="0" w:space="0" w:color="auto"/>
                    <w:bottom w:val="none" w:sz="0" w:space="0" w:color="auto"/>
                    <w:right w:val="none" w:sz="0" w:space="0" w:color="auto"/>
                  </w:divBdr>
                  <w:divsChild>
                    <w:div w:id="2037193646">
                      <w:marLeft w:val="0"/>
                      <w:marRight w:val="0"/>
                      <w:marTop w:val="0"/>
                      <w:marBottom w:val="0"/>
                      <w:divBdr>
                        <w:top w:val="none" w:sz="0" w:space="0" w:color="auto"/>
                        <w:left w:val="none" w:sz="0" w:space="0" w:color="auto"/>
                        <w:bottom w:val="none" w:sz="0" w:space="0" w:color="auto"/>
                        <w:right w:val="none" w:sz="0" w:space="0" w:color="auto"/>
                      </w:divBdr>
                    </w:div>
                  </w:divsChild>
                </w:div>
                <w:div w:id="2131824264">
                  <w:marLeft w:val="0"/>
                  <w:marRight w:val="0"/>
                  <w:marTop w:val="0"/>
                  <w:marBottom w:val="0"/>
                  <w:divBdr>
                    <w:top w:val="none" w:sz="0" w:space="0" w:color="auto"/>
                    <w:left w:val="none" w:sz="0" w:space="0" w:color="auto"/>
                    <w:bottom w:val="none" w:sz="0" w:space="0" w:color="auto"/>
                    <w:right w:val="none" w:sz="0" w:space="0" w:color="auto"/>
                  </w:divBdr>
                  <w:divsChild>
                    <w:div w:id="117916583">
                      <w:marLeft w:val="0"/>
                      <w:marRight w:val="0"/>
                      <w:marTop w:val="0"/>
                      <w:marBottom w:val="0"/>
                      <w:divBdr>
                        <w:top w:val="none" w:sz="0" w:space="0" w:color="auto"/>
                        <w:left w:val="none" w:sz="0" w:space="0" w:color="auto"/>
                        <w:bottom w:val="none" w:sz="0" w:space="0" w:color="auto"/>
                        <w:right w:val="none" w:sz="0" w:space="0" w:color="auto"/>
                      </w:divBdr>
                    </w:div>
                  </w:divsChild>
                </w:div>
                <w:div w:id="2137599451">
                  <w:marLeft w:val="0"/>
                  <w:marRight w:val="0"/>
                  <w:marTop w:val="0"/>
                  <w:marBottom w:val="0"/>
                  <w:divBdr>
                    <w:top w:val="none" w:sz="0" w:space="0" w:color="auto"/>
                    <w:left w:val="none" w:sz="0" w:space="0" w:color="auto"/>
                    <w:bottom w:val="none" w:sz="0" w:space="0" w:color="auto"/>
                    <w:right w:val="none" w:sz="0" w:space="0" w:color="auto"/>
                  </w:divBdr>
                  <w:divsChild>
                    <w:div w:id="1083381885">
                      <w:marLeft w:val="0"/>
                      <w:marRight w:val="0"/>
                      <w:marTop w:val="0"/>
                      <w:marBottom w:val="0"/>
                      <w:divBdr>
                        <w:top w:val="none" w:sz="0" w:space="0" w:color="auto"/>
                        <w:left w:val="none" w:sz="0" w:space="0" w:color="auto"/>
                        <w:bottom w:val="none" w:sz="0" w:space="0" w:color="auto"/>
                        <w:right w:val="none" w:sz="0" w:space="0" w:color="auto"/>
                      </w:divBdr>
                    </w:div>
                  </w:divsChild>
                </w:div>
                <w:div w:id="2146268210">
                  <w:marLeft w:val="0"/>
                  <w:marRight w:val="0"/>
                  <w:marTop w:val="0"/>
                  <w:marBottom w:val="0"/>
                  <w:divBdr>
                    <w:top w:val="none" w:sz="0" w:space="0" w:color="auto"/>
                    <w:left w:val="none" w:sz="0" w:space="0" w:color="auto"/>
                    <w:bottom w:val="none" w:sz="0" w:space="0" w:color="auto"/>
                    <w:right w:val="none" w:sz="0" w:space="0" w:color="auto"/>
                  </w:divBdr>
                  <w:divsChild>
                    <w:div w:id="201943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757779">
          <w:marLeft w:val="0"/>
          <w:marRight w:val="0"/>
          <w:marTop w:val="0"/>
          <w:marBottom w:val="0"/>
          <w:divBdr>
            <w:top w:val="none" w:sz="0" w:space="0" w:color="auto"/>
            <w:left w:val="none" w:sz="0" w:space="0" w:color="auto"/>
            <w:bottom w:val="none" w:sz="0" w:space="0" w:color="auto"/>
            <w:right w:val="none" w:sz="0" w:space="0" w:color="auto"/>
          </w:divBdr>
        </w:div>
      </w:divsChild>
    </w:div>
    <w:div w:id="133959756">
      <w:bodyDiv w:val="1"/>
      <w:marLeft w:val="0"/>
      <w:marRight w:val="0"/>
      <w:marTop w:val="0"/>
      <w:marBottom w:val="0"/>
      <w:divBdr>
        <w:top w:val="none" w:sz="0" w:space="0" w:color="auto"/>
        <w:left w:val="none" w:sz="0" w:space="0" w:color="auto"/>
        <w:bottom w:val="none" w:sz="0" w:space="0" w:color="auto"/>
        <w:right w:val="none" w:sz="0" w:space="0" w:color="auto"/>
      </w:divBdr>
      <w:divsChild>
        <w:div w:id="112285253">
          <w:marLeft w:val="0"/>
          <w:marRight w:val="0"/>
          <w:marTop w:val="0"/>
          <w:marBottom w:val="0"/>
          <w:divBdr>
            <w:top w:val="none" w:sz="0" w:space="0" w:color="auto"/>
            <w:left w:val="none" w:sz="0" w:space="0" w:color="auto"/>
            <w:bottom w:val="none" w:sz="0" w:space="0" w:color="auto"/>
            <w:right w:val="none" w:sz="0" w:space="0" w:color="auto"/>
          </w:divBdr>
          <w:divsChild>
            <w:div w:id="1325819371">
              <w:marLeft w:val="-75"/>
              <w:marRight w:val="0"/>
              <w:marTop w:val="30"/>
              <w:marBottom w:val="30"/>
              <w:divBdr>
                <w:top w:val="none" w:sz="0" w:space="0" w:color="auto"/>
                <w:left w:val="none" w:sz="0" w:space="0" w:color="auto"/>
                <w:bottom w:val="none" w:sz="0" w:space="0" w:color="auto"/>
                <w:right w:val="none" w:sz="0" w:space="0" w:color="auto"/>
              </w:divBdr>
              <w:divsChild>
                <w:div w:id="14504071">
                  <w:marLeft w:val="0"/>
                  <w:marRight w:val="0"/>
                  <w:marTop w:val="0"/>
                  <w:marBottom w:val="0"/>
                  <w:divBdr>
                    <w:top w:val="none" w:sz="0" w:space="0" w:color="auto"/>
                    <w:left w:val="none" w:sz="0" w:space="0" w:color="auto"/>
                    <w:bottom w:val="none" w:sz="0" w:space="0" w:color="auto"/>
                    <w:right w:val="none" w:sz="0" w:space="0" w:color="auto"/>
                  </w:divBdr>
                  <w:divsChild>
                    <w:div w:id="494029245">
                      <w:marLeft w:val="0"/>
                      <w:marRight w:val="0"/>
                      <w:marTop w:val="0"/>
                      <w:marBottom w:val="0"/>
                      <w:divBdr>
                        <w:top w:val="none" w:sz="0" w:space="0" w:color="auto"/>
                        <w:left w:val="none" w:sz="0" w:space="0" w:color="auto"/>
                        <w:bottom w:val="none" w:sz="0" w:space="0" w:color="auto"/>
                        <w:right w:val="none" w:sz="0" w:space="0" w:color="auto"/>
                      </w:divBdr>
                    </w:div>
                  </w:divsChild>
                </w:div>
                <w:div w:id="27609446">
                  <w:marLeft w:val="0"/>
                  <w:marRight w:val="0"/>
                  <w:marTop w:val="0"/>
                  <w:marBottom w:val="0"/>
                  <w:divBdr>
                    <w:top w:val="none" w:sz="0" w:space="0" w:color="auto"/>
                    <w:left w:val="none" w:sz="0" w:space="0" w:color="auto"/>
                    <w:bottom w:val="none" w:sz="0" w:space="0" w:color="auto"/>
                    <w:right w:val="none" w:sz="0" w:space="0" w:color="auto"/>
                  </w:divBdr>
                  <w:divsChild>
                    <w:div w:id="1352758140">
                      <w:marLeft w:val="0"/>
                      <w:marRight w:val="0"/>
                      <w:marTop w:val="0"/>
                      <w:marBottom w:val="0"/>
                      <w:divBdr>
                        <w:top w:val="none" w:sz="0" w:space="0" w:color="auto"/>
                        <w:left w:val="none" w:sz="0" w:space="0" w:color="auto"/>
                        <w:bottom w:val="none" w:sz="0" w:space="0" w:color="auto"/>
                        <w:right w:val="none" w:sz="0" w:space="0" w:color="auto"/>
                      </w:divBdr>
                    </w:div>
                  </w:divsChild>
                </w:div>
                <w:div w:id="127938944">
                  <w:marLeft w:val="0"/>
                  <w:marRight w:val="0"/>
                  <w:marTop w:val="0"/>
                  <w:marBottom w:val="0"/>
                  <w:divBdr>
                    <w:top w:val="none" w:sz="0" w:space="0" w:color="auto"/>
                    <w:left w:val="none" w:sz="0" w:space="0" w:color="auto"/>
                    <w:bottom w:val="none" w:sz="0" w:space="0" w:color="auto"/>
                    <w:right w:val="none" w:sz="0" w:space="0" w:color="auto"/>
                  </w:divBdr>
                  <w:divsChild>
                    <w:div w:id="1200434950">
                      <w:marLeft w:val="0"/>
                      <w:marRight w:val="0"/>
                      <w:marTop w:val="0"/>
                      <w:marBottom w:val="0"/>
                      <w:divBdr>
                        <w:top w:val="none" w:sz="0" w:space="0" w:color="auto"/>
                        <w:left w:val="none" w:sz="0" w:space="0" w:color="auto"/>
                        <w:bottom w:val="none" w:sz="0" w:space="0" w:color="auto"/>
                        <w:right w:val="none" w:sz="0" w:space="0" w:color="auto"/>
                      </w:divBdr>
                    </w:div>
                  </w:divsChild>
                </w:div>
                <w:div w:id="169296793">
                  <w:marLeft w:val="0"/>
                  <w:marRight w:val="0"/>
                  <w:marTop w:val="0"/>
                  <w:marBottom w:val="0"/>
                  <w:divBdr>
                    <w:top w:val="none" w:sz="0" w:space="0" w:color="auto"/>
                    <w:left w:val="none" w:sz="0" w:space="0" w:color="auto"/>
                    <w:bottom w:val="none" w:sz="0" w:space="0" w:color="auto"/>
                    <w:right w:val="none" w:sz="0" w:space="0" w:color="auto"/>
                  </w:divBdr>
                  <w:divsChild>
                    <w:div w:id="1326713423">
                      <w:marLeft w:val="0"/>
                      <w:marRight w:val="0"/>
                      <w:marTop w:val="0"/>
                      <w:marBottom w:val="0"/>
                      <w:divBdr>
                        <w:top w:val="none" w:sz="0" w:space="0" w:color="auto"/>
                        <w:left w:val="none" w:sz="0" w:space="0" w:color="auto"/>
                        <w:bottom w:val="none" w:sz="0" w:space="0" w:color="auto"/>
                        <w:right w:val="none" w:sz="0" w:space="0" w:color="auto"/>
                      </w:divBdr>
                    </w:div>
                  </w:divsChild>
                </w:div>
                <w:div w:id="189998120">
                  <w:marLeft w:val="0"/>
                  <w:marRight w:val="0"/>
                  <w:marTop w:val="0"/>
                  <w:marBottom w:val="0"/>
                  <w:divBdr>
                    <w:top w:val="none" w:sz="0" w:space="0" w:color="auto"/>
                    <w:left w:val="none" w:sz="0" w:space="0" w:color="auto"/>
                    <w:bottom w:val="none" w:sz="0" w:space="0" w:color="auto"/>
                    <w:right w:val="none" w:sz="0" w:space="0" w:color="auto"/>
                  </w:divBdr>
                  <w:divsChild>
                    <w:div w:id="484666589">
                      <w:marLeft w:val="0"/>
                      <w:marRight w:val="0"/>
                      <w:marTop w:val="0"/>
                      <w:marBottom w:val="0"/>
                      <w:divBdr>
                        <w:top w:val="none" w:sz="0" w:space="0" w:color="auto"/>
                        <w:left w:val="none" w:sz="0" w:space="0" w:color="auto"/>
                        <w:bottom w:val="none" w:sz="0" w:space="0" w:color="auto"/>
                        <w:right w:val="none" w:sz="0" w:space="0" w:color="auto"/>
                      </w:divBdr>
                    </w:div>
                  </w:divsChild>
                </w:div>
                <w:div w:id="229195541">
                  <w:marLeft w:val="0"/>
                  <w:marRight w:val="0"/>
                  <w:marTop w:val="0"/>
                  <w:marBottom w:val="0"/>
                  <w:divBdr>
                    <w:top w:val="none" w:sz="0" w:space="0" w:color="auto"/>
                    <w:left w:val="none" w:sz="0" w:space="0" w:color="auto"/>
                    <w:bottom w:val="none" w:sz="0" w:space="0" w:color="auto"/>
                    <w:right w:val="none" w:sz="0" w:space="0" w:color="auto"/>
                  </w:divBdr>
                  <w:divsChild>
                    <w:div w:id="369037907">
                      <w:marLeft w:val="0"/>
                      <w:marRight w:val="0"/>
                      <w:marTop w:val="0"/>
                      <w:marBottom w:val="0"/>
                      <w:divBdr>
                        <w:top w:val="none" w:sz="0" w:space="0" w:color="auto"/>
                        <w:left w:val="none" w:sz="0" w:space="0" w:color="auto"/>
                        <w:bottom w:val="none" w:sz="0" w:space="0" w:color="auto"/>
                        <w:right w:val="none" w:sz="0" w:space="0" w:color="auto"/>
                      </w:divBdr>
                    </w:div>
                  </w:divsChild>
                </w:div>
                <w:div w:id="236667999">
                  <w:marLeft w:val="0"/>
                  <w:marRight w:val="0"/>
                  <w:marTop w:val="0"/>
                  <w:marBottom w:val="0"/>
                  <w:divBdr>
                    <w:top w:val="none" w:sz="0" w:space="0" w:color="auto"/>
                    <w:left w:val="none" w:sz="0" w:space="0" w:color="auto"/>
                    <w:bottom w:val="none" w:sz="0" w:space="0" w:color="auto"/>
                    <w:right w:val="none" w:sz="0" w:space="0" w:color="auto"/>
                  </w:divBdr>
                  <w:divsChild>
                    <w:div w:id="2083794667">
                      <w:marLeft w:val="0"/>
                      <w:marRight w:val="0"/>
                      <w:marTop w:val="0"/>
                      <w:marBottom w:val="0"/>
                      <w:divBdr>
                        <w:top w:val="none" w:sz="0" w:space="0" w:color="auto"/>
                        <w:left w:val="none" w:sz="0" w:space="0" w:color="auto"/>
                        <w:bottom w:val="none" w:sz="0" w:space="0" w:color="auto"/>
                        <w:right w:val="none" w:sz="0" w:space="0" w:color="auto"/>
                      </w:divBdr>
                    </w:div>
                  </w:divsChild>
                </w:div>
                <w:div w:id="329140331">
                  <w:marLeft w:val="0"/>
                  <w:marRight w:val="0"/>
                  <w:marTop w:val="0"/>
                  <w:marBottom w:val="0"/>
                  <w:divBdr>
                    <w:top w:val="none" w:sz="0" w:space="0" w:color="auto"/>
                    <w:left w:val="none" w:sz="0" w:space="0" w:color="auto"/>
                    <w:bottom w:val="none" w:sz="0" w:space="0" w:color="auto"/>
                    <w:right w:val="none" w:sz="0" w:space="0" w:color="auto"/>
                  </w:divBdr>
                  <w:divsChild>
                    <w:div w:id="501971980">
                      <w:marLeft w:val="0"/>
                      <w:marRight w:val="0"/>
                      <w:marTop w:val="0"/>
                      <w:marBottom w:val="0"/>
                      <w:divBdr>
                        <w:top w:val="none" w:sz="0" w:space="0" w:color="auto"/>
                        <w:left w:val="none" w:sz="0" w:space="0" w:color="auto"/>
                        <w:bottom w:val="none" w:sz="0" w:space="0" w:color="auto"/>
                        <w:right w:val="none" w:sz="0" w:space="0" w:color="auto"/>
                      </w:divBdr>
                    </w:div>
                  </w:divsChild>
                </w:div>
                <w:div w:id="384722967">
                  <w:marLeft w:val="0"/>
                  <w:marRight w:val="0"/>
                  <w:marTop w:val="0"/>
                  <w:marBottom w:val="0"/>
                  <w:divBdr>
                    <w:top w:val="none" w:sz="0" w:space="0" w:color="auto"/>
                    <w:left w:val="none" w:sz="0" w:space="0" w:color="auto"/>
                    <w:bottom w:val="none" w:sz="0" w:space="0" w:color="auto"/>
                    <w:right w:val="none" w:sz="0" w:space="0" w:color="auto"/>
                  </w:divBdr>
                  <w:divsChild>
                    <w:div w:id="1287542013">
                      <w:marLeft w:val="0"/>
                      <w:marRight w:val="0"/>
                      <w:marTop w:val="0"/>
                      <w:marBottom w:val="0"/>
                      <w:divBdr>
                        <w:top w:val="none" w:sz="0" w:space="0" w:color="auto"/>
                        <w:left w:val="none" w:sz="0" w:space="0" w:color="auto"/>
                        <w:bottom w:val="none" w:sz="0" w:space="0" w:color="auto"/>
                        <w:right w:val="none" w:sz="0" w:space="0" w:color="auto"/>
                      </w:divBdr>
                    </w:div>
                  </w:divsChild>
                </w:div>
                <w:div w:id="493448665">
                  <w:marLeft w:val="0"/>
                  <w:marRight w:val="0"/>
                  <w:marTop w:val="0"/>
                  <w:marBottom w:val="0"/>
                  <w:divBdr>
                    <w:top w:val="none" w:sz="0" w:space="0" w:color="auto"/>
                    <w:left w:val="none" w:sz="0" w:space="0" w:color="auto"/>
                    <w:bottom w:val="none" w:sz="0" w:space="0" w:color="auto"/>
                    <w:right w:val="none" w:sz="0" w:space="0" w:color="auto"/>
                  </w:divBdr>
                  <w:divsChild>
                    <w:div w:id="1743327277">
                      <w:marLeft w:val="0"/>
                      <w:marRight w:val="0"/>
                      <w:marTop w:val="0"/>
                      <w:marBottom w:val="0"/>
                      <w:divBdr>
                        <w:top w:val="none" w:sz="0" w:space="0" w:color="auto"/>
                        <w:left w:val="none" w:sz="0" w:space="0" w:color="auto"/>
                        <w:bottom w:val="none" w:sz="0" w:space="0" w:color="auto"/>
                        <w:right w:val="none" w:sz="0" w:space="0" w:color="auto"/>
                      </w:divBdr>
                    </w:div>
                  </w:divsChild>
                </w:div>
                <w:div w:id="671294986">
                  <w:marLeft w:val="0"/>
                  <w:marRight w:val="0"/>
                  <w:marTop w:val="0"/>
                  <w:marBottom w:val="0"/>
                  <w:divBdr>
                    <w:top w:val="none" w:sz="0" w:space="0" w:color="auto"/>
                    <w:left w:val="none" w:sz="0" w:space="0" w:color="auto"/>
                    <w:bottom w:val="none" w:sz="0" w:space="0" w:color="auto"/>
                    <w:right w:val="none" w:sz="0" w:space="0" w:color="auto"/>
                  </w:divBdr>
                  <w:divsChild>
                    <w:div w:id="1657218989">
                      <w:marLeft w:val="0"/>
                      <w:marRight w:val="0"/>
                      <w:marTop w:val="0"/>
                      <w:marBottom w:val="0"/>
                      <w:divBdr>
                        <w:top w:val="none" w:sz="0" w:space="0" w:color="auto"/>
                        <w:left w:val="none" w:sz="0" w:space="0" w:color="auto"/>
                        <w:bottom w:val="none" w:sz="0" w:space="0" w:color="auto"/>
                        <w:right w:val="none" w:sz="0" w:space="0" w:color="auto"/>
                      </w:divBdr>
                    </w:div>
                  </w:divsChild>
                </w:div>
                <w:div w:id="724834568">
                  <w:marLeft w:val="0"/>
                  <w:marRight w:val="0"/>
                  <w:marTop w:val="0"/>
                  <w:marBottom w:val="0"/>
                  <w:divBdr>
                    <w:top w:val="none" w:sz="0" w:space="0" w:color="auto"/>
                    <w:left w:val="none" w:sz="0" w:space="0" w:color="auto"/>
                    <w:bottom w:val="none" w:sz="0" w:space="0" w:color="auto"/>
                    <w:right w:val="none" w:sz="0" w:space="0" w:color="auto"/>
                  </w:divBdr>
                  <w:divsChild>
                    <w:div w:id="1456290364">
                      <w:marLeft w:val="0"/>
                      <w:marRight w:val="0"/>
                      <w:marTop w:val="0"/>
                      <w:marBottom w:val="0"/>
                      <w:divBdr>
                        <w:top w:val="none" w:sz="0" w:space="0" w:color="auto"/>
                        <w:left w:val="none" w:sz="0" w:space="0" w:color="auto"/>
                        <w:bottom w:val="none" w:sz="0" w:space="0" w:color="auto"/>
                        <w:right w:val="none" w:sz="0" w:space="0" w:color="auto"/>
                      </w:divBdr>
                    </w:div>
                  </w:divsChild>
                </w:div>
                <w:div w:id="734162599">
                  <w:marLeft w:val="0"/>
                  <w:marRight w:val="0"/>
                  <w:marTop w:val="0"/>
                  <w:marBottom w:val="0"/>
                  <w:divBdr>
                    <w:top w:val="none" w:sz="0" w:space="0" w:color="auto"/>
                    <w:left w:val="none" w:sz="0" w:space="0" w:color="auto"/>
                    <w:bottom w:val="none" w:sz="0" w:space="0" w:color="auto"/>
                    <w:right w:val="none" w:sz="0" w:space="0" w:color="auto"/>
                  </w:divBdr>
                  <w:divsChild>
                    <w:div w:id="1001158682">
                      <w:marLeft w:val="0"/>
                      <w:marRight w:val="0"/>
                      <w:marTop w:val="0"/>
                      <w:marBottom w:val="0"/>
                      <w:divBdr>
                        <w:top w:val="none" w:sz="0" w:space="0" w:color="auto"/>
                        <w:left w:val="none" w:sz="0" w:space="0" w:color="auto"/>
                        <w:bottom w:val="none" w:sz="0" w:space="0" w:color="auto"/>
                        <w:right w:val="none" w:sz="0" w:space="0" w:color="auto"/>
                      </w:divBdr>
                    </w:div>
                  </w:divsChild>
                </w:div>
                <w:div w:id="748696771">
                  <w:marLeft w:val="0"/>
                  <w:marRight w:val="0"/>
                  <w:marTop w:val="0"/>
                  <w:marBottom w:val="0"/>
                  <w:divBdr>
                    <w:top w:val="none" w:sz="0" w:space="0" w:color="auto"/>
                    <w:left w:val="none" w:sz="0" w:space="0" w:color="auto"/>
                    <w:bottom w:val="none" w:sz="0" w:space="0" w:color="auto"/>
                    <w:right w:val="none" w:sz="0" w:space="0" w:color="auto"/>
                  </w:divBdr>
                  <w:divsChild>
                    <w:div w:id="322780522">
                      <w:marLeft w:val="0"/>
                      <w:marRight w:val="0"/>
                      <w:marTop w:val="0"/>
                      <w:marBottom w:val="0"/>
                      <w:divBdr>
                        <w:top w:val="none" w:sz="0" w:space="0" w:color="auto"/>
                        <w:left w:val="none" w:sz="0" w:space="0" w:color="auto"/>
                        <w:bottom w:val="none" w:sz="0" w:space="0" w:color="auto"/>
                        <w:right w:val="none" w:sz="0" w:space="0" w:color="auto"/>
                      </w:divBdr>
                    </w:div>
                  </w:divsChild>
                </w:div>
                <w:div w:id="771899277">
                  <w:marLeft w:val="0"/>
                  <w:marRight w:val="0"/>
                  <w:marTop w:val="0"/>
                  <w:marBottom w:val="0"/>
                  <w:divBdr>
                    <w:top w:val="none" w:sz="0" w:space="0" w:color="auto"/>
                    <w:left w:val="none" w:sz="0" w:space="0" w:color="auto"/>
                    <w:bottom w:val="none" w:sz="0" w:space="0" w:color="auto"/>
                    <w:right w:val="none" w:sz="0" w:space="0" w:color="auto"/>
                  </w:divBdr>
                  <w:divsChild>
                    <w:div w:id="210117035">
                      <w:marLeft w:val="0"/>
                      <w:marRight w:val="0"/>
                      <w:marTop w:val="0"/>
                      <w:marBottom w:val="0"/>
                      <w:divBdr>
                        <w:top w:val="none" w:sz="0" w:space="0" w:color="auto"/>
                        <w:left w:val="none" w:sz="0" w:space="0" w:color="auto"/>
                        <w:bottom w:val="none" w:sz="0" w:space="0" w:color="auto"/>
                        <w:right w:val="none" w:sz="0" w:space="0" w:color="auto"/>
                      </w:divBdr>
                    </w:div>
                  </w:divsChild>
                </w:div>
                <w:div w:id="810365234">
                  <w:marLeft w:val="0"/>
                  <w:marRight w:val="0"/>
                  <w:marTop w:val="0"/>
                  <w:marBottom w:val="0"/>
                  <w:divBdr>
                    <w:top w:val="none" w:sz="0" w:space="0" w:color="auto"/>
                    <w:left w:val="none" w:sz="0" w:space="0" w:color="auto"/>
                    <w:bottom w:val="none" w:sz="0" w:space="0" w:color="auto"/>
                    <w:right w:val="none" w:sz="0" w:space="0" w:color="auto"/>
                  </w:divBdr>
                  <w:divsChild>
                    <w:div w:id="1350326536">
                      <w:marLeft w:val="0"/>
                      <w:marRight w:val="0"/>
                      <w:marTop w:val="0"/>
                      <w:marBottom w:val="0"/>
                      <w:divBdr>
                        <w:top w:val="none" w:sz="0" w:space="0" w:color="auto"/>
                        <w:left w:val="none" w:sz="0" w:space="0" w:color="auto"/>
                        <w:bottom w:val="none" w:sz="0" w:space="0" w:color="auto"/>
                        <w:right w:val="none" w:sz="0" w:space="0" w:color="auto"/>
                      </w:divBdr>
                    </w:div>
                  </w:divsChild>
                </w:div>
                <w:div w:id="919753386">
                  <w:marLeft w:val="0"/>
                  <w:marRight w:val="0"/>
                  <w:marTop w:val="0"/>
                  <w:marBottom w:val="0"/>
                  <w:divBdr>
                    <w:top w:val="none" w:sz="0" w:space="0" w:color="auto"/>
                    <w:left w:val="none" w:sz="0" w:space="0" w:color="auto"/>
                    <w:bottom w:val="none" w:sz="0" w:space="0" w:color="auto"/>
                    <w:right w:val="none" w:sz="0" w:space="0" w:color="auto"/>
                  </w:divBdr>
                  <w:divsChild>
                    <w:div w:id="1044526419">
                      <w:marLeft w:val="0"/>
                      <w:marRight w:val="0"/>
                      <w:marTop w:val="0"/>
                      <w:marBottom w:val="0"/>
                      <w:divBdr>
                        <w:top w:val="none" w:sz="0" w:space="0" w:color="auto"/>
                        <w:left w:val="none" w:sz="0" w:space="0" w:color="auto"/>
                        <w:bottom w:val="none" w:sz="0" w:space="0" w:color="auto"/>
                        <w:right w:val="none" w:sz="0" w:space="0" w:color="auto"/>
                      </w:divBdr>
                    </w:div>
                  </w:divsChild>
                </w:div>
                <w:div w:id="1001157185">
                  <w:marLeft w:val="0"/>
                  <w:marRight w:val="0"/>
                  <w:marTop w:val="0"/>
                  <w:marBottom w:val="0"/>
                  <w:divBdr>
                    <w:top w:val="none" w:sz="0" w:space="0" w:color="auto"/>
                    <w:left w:val="none" w:sz="0" w:space="0" w:color="auto"/>
                    <w:bottom w:val="none" w:sz="0" w:space="0" w:color="auto"/>
                    <w:right w:val="none" w:sz="0" w:space="0" w:color="auto"/>
                  </w:divBdr>
                  <w:divsChild>
                    <w:div w:id="536166703">
                      <w:marLeft w:val="0"/>
                      <w:marRight w:val="0"/>
                      <w:marTop w:val="0"/>
                      <w:marBottom w:val="0"/>
                      <w:divBdr>
                        <w:top w:val="none" w:sz="0" w:space="0" w:color="auto"/>
                        <w:left w:val="none" w:sz="0" w:space="0" w:color="auto"/>
                        <w:bottom w:val="none" w:sz="0" w:space="0" w:color="auto"/>
                        <w:right w:val="none" w:sz="0" w:space="0" w:color="auto"/>
                      </w:divBdr>
                    </w:div>
                  </w:divsChild>
                </w:div>
                <w:div w:id="1286622185">
                  <w:marLeft w:val="0"/>
                  <w:marRight w:val="0"/>
                  <w:marTop w:val="0"/>
                  <w:marBottom w:val="0"/>
                  <w:divBdr>
                    <w:top w:val="none" w:sz="0" w:space="0" w:color="auto"/>
                    <w:left w:val="none" w:sz="0" w:space="0" w:color="auto"/>
                    <w:bottom w:val="none" w:sz="0" w:space="0" w:color="auto"/>
                    <w:right w:val="none" w:sz="0" w:space="0" w:color="auto"/>
                  </w:divBdr>
                  <w:divsChild>
                    <w:div w:id="1889955743">
                      <w:marLeft w:val="0"/>
                      <w:marRight w:val="0"/>
                      <w:marTop w:val="0"/>
                      <w:marBottom w:val="0"/>
                      <w:divBdr>
                        <w:top w:val="none" w:sz="0" w:space="0" w:color="auto"/>
                        <w:left w:val="none" w:sz="0" w:space="0" w:color="auto"/>
                        <w:bottom w:val="none" w:sz="0" w:space="0" w:color="auto"/>
                        <w:right w:val="none" w:sz="0" w:space="0" w:color="auto"/>
                      </w:divBdr>
                    </w:div>
                  </w:divsChild>
                </w:div>
                <w:div w:id="1314019520">
                  <w:marLeft w:val="0"/>
                  <w:marRight w:val="0"/>
                  <w:marTop w:val="0"/>
                  <w:marBottom w:val="0"/>
                  <w:divBdr>
                    <w:top w:val="none" w:sz="0" w:space="0" w:color="auto"/>
                    <w:left w:val="none" w:sz="0" w:space="0" w:color="auto"/>
                    <w:bottom w:val="none" w:sz="0" w:space="0" w:color="auto"/>
                    <w:right w:val="none" w:sz="0" w:space="0" w:color="auto"/>
                  </w:divBdr>
                  <w:divsChild>
                    <w:div w:id="2059278563">
                      <w:marLeft w:val="0"/>
                      <w:marRight w:val="0"/>
                      <w:marTop w:val="0"/>
                      <w:marBottom w:val="0"/>
                      <w:divBdr>
                        <w:top w:val="none" w:sz="0" w:space="0" w:color="auto"/>
                        <w:left w:val="none" w:sz="0" w:space="0" w:color="auto"/>
                        <w:bottom w:val="none" w:sz="0" w:space="0" w:color="auto"/>
                        <w:right w:val="none" w:sz="0" w:space="0" w:color="auto"/>
                      </w:divBdr>
                    </w:div>
                  </w:divsChild>
                </w:div>
                <w:div w:id="1320497480">
                  <w:marLeft w:val="0"/>
                  <w:marRight w:val="0"/>
                  <w:marTop w:val="0"/>
                  <w:marBottom w:val="0"/>
                  <w:divBdr>
                    <w:top w:val="none" w:sz="0" w:space="0" w:color="auto"/>
                    <w:left w:val="none" w:sz="0" w:space="0" w:color="auto"/>
                    <w:bottom w:val="none" w:sz="0" w:space="0" w:color="auto"/>
                    <w:right w:val="none" w:sz="0" w:space="0" w:color="auto"/>
                  </w:divBdr>
                  <w:divsChild>
                    <w:div w:id="1406874146">
                      <w:marLeft w:val="0"/>
                      <w:marRight w:val="0"/>
                      <w:marTop w:val="0"/>
                      <w:marBottom w:val="0"/>
                      <w:divBdr>
                        <w:top w:val="none" w:sz="0" w:space="0" w:color="auto"/>
                        <w:left w:val="none" w:sz="0" w:space="0" w:color="auto"/>
                        <w:bottom w:val="none" w:sz="0" w:space="0" w:color="auto"/>
                        <w:right w:val="none" w:sz="0" w:space="0" w:color="auto"/>
                      </w:divBdr>
                    </w:div>
                  </w:divsChild>
                </w:div>
                <w:div w:id="1408382635">
                  <w:marLeft w:val="0"/>
                  <w:marRight w:val="0"/>
                  <w:marTop w:val="0"/>
                  <w:marBottom w:val="0"/>
                  <w:divBdr>
                    <w:top w:val="none" w:sz="0" w:space="0" w:color="auto"/>
                    <w:left w:val="none" w:sz="0" w:space="0" w:color="auto"/>
                    <w:bottom w:val="none" w:sz="0" w:space="0" w:color="auto"/>
                    <w:right w:val="none" w:sz="0" w:space="0" w:color="auto"/>
                  </w:divBdr>
                  <w:divsChild>
                    <w:div w:id="764497600">
                      <w:marLeft w:val="0"/>
                      <w:marRight w:val="0"/>
                      <w:marTop w:val="0"/>
                      <w:marBottom w:val="0"/>
                      <w:divBdr>
                        <w:top w:val="none" w:sz="0" w:space="0" w:color="auto"/>
                        <w:left w:val="none" w:sz="0" w:space="0" w:color="auto"/>
                        <w:bottom w:val="none" w:sz="0" w:space="0" w:color="auto"/>
                        <w:right w:val="none" w:sz="0" w:space="0" w:color="auto"/>
                      </w:divBdr>
                    </w:div>
                    <w:div w:id="794450495">
                      <w:marLeft w:val="0"/>
                      <w:marRight w:val="0"/>
                      <w:marTop w:val="0"/>
                      <w:marBottom w:val="0"/>
                      <w:divBdr>
                        <w:top w:val="none" w:sz="0" w:space="0" w:color="auto"/>
                        <w:left w:val="none" w:sz="0" w:space="0" w:color="auto"/>
                        <w:bottom w:val="none" w:sz="0" w:space="0" w:color="auto"/>
                        <w:right w:val="none" w:sz="0" w:space="0" w:color="auto"/>
                      </w:divBdr>
                    </w:div>
                  </w:divsChild>
                </w:div>
                <w:div w:id="1490437583">
                  <w:marLeft w:val="0"/>
                  <w:marRight w:val="0"/>
                  <w:marTop w:val="0"/>
                  <w:marBottom w:val="0"/>
                  <w:divBdr>
                    <w:top w:val="none" w:sz="0" w:space="0" w:color="auto"/>
                    <w:left w:val="none" w:sz="0" w:space="0" w:color="auto"/>
                    <w:bottom w:val="none" w:sz="0" w:space="0" w:color="auto"/>
                    <w:right w:val="none" w:sz="0" w:space="0" w:color="auto"/>
                  </w:divBdr>
                  <w:divsChild>
                    <w:div w:id="422343780">
                      <w:marLeft w:val="0"/>
                      <w:marRight w:val="0"/>
                      <w:marTop w:val="0"/>
                      <w:marBottom w:val="0"/>
                      <w:divBdr>
                        <w:top w:val="none" w:sz="0" w:space="0" w:color="auto"/>
                        <w:left w:val="none" w:sz="0" w:space="0" w:color="auto"/>
                        <w:bottom w:val="none" w:sz="0" w:space="0" w:color="auto"/>
                        <w:right w:val="none" w:sz="0" w:space="0" w:color="auto"/>
                      </w:divBdr>
                    </w:div>
                  </w:divsChild>
                </w:div>
                <w:div w:id="1509834719">
                  <w:marLeft w:val="0"/>
                  <w:marRight w:val="0"/>
                  <w:marTop w:val="0"/>
                  <w:marBottom w:val="0"/>
                  <w:divBdr>
                    <w:top w:val="none" w:sz="0" w:space="0" w:color="auto"/>
                    <w:left w:val="none" w:sz="0" w:space="0" w:color="auto"/>
                    <w:bottom w:val="none" w:sz="0" w:space="0" w:color="auto"/>
                    <w:right w:val="none" w:sz="0" w:space="0" w:color="auto"/>
                  </w:divBdr>
                  <w:divsChild>
                    <w:div w:id="1605572732">
                      <w:marLeft w:val="0"/>
                      <w:marRight w:val="0"/>
                      <w:marTop w:val="0"/>
                      <w:marBottom w:val="0"/>
                      <w:divBdr>
                        <w:top w:val="none" w:sz="0" w:space="0" w:color="auto"/>
                        <w:left w:val="none" w:sz="0" w:space="0" w:color="auto"/>
                        <w:bottom w:val="none" w:sz="0" w:space="0" w:color="auto"/>
                        <w:right w:val="none" w:sz="0" w:space="0" w:color="auto"/>
                      </w:divBdr>
                    </w:div>
                  </w:divsChild>
                </w:div>
                <w:div w:id="1636791565">
                  <w:marLeft w:val="0"/>
                  <w:marRight w:val="0"/>
                  <w:marTop w:val="0"/>
                  <w:marBottom w:val="0"/>
                  <w:divBdr>
                    <w:top w:val="none" w:sz="0" w:space="0" w:color="auto"/>
                    <w:left w:val="none" w:sz="0" w:space="0" w:color="auto"/>
                    <w:bottom w:val="none" w:sz="0" w:space="0" w:color="auto"/>
                    <w:right w:val="none" w:sz="0" w:space="0" w:color="auto"/>
                  </w:divBdr>
                  <w:divsChild>
                    <w:div w:id="1791826628">
                      <w:marLeft w:val="0"/>
                      <w:marRight w:val="0"/>
                      <w:marTop w:val="0"/>
                      <w:marBottom w:val="0"/>
                      <w:divBdr>
                        <w:top w:val="none" w:sz="0" w:space="0" w:color="auto"/>
                        <w:left w:val="none" w:sz="0" w:space="0" w:color="auto"/>
                        <w:bottom w:val="none" w:sz="0" w:space="0" w:color="auto"/>
                        <w:right w:val="none" w:sz="0" w:space="0" w:color="auto"/>
                      </w:divBdr>
                    </w:div>
                  </w:divsChild>
                </w:div>
                <w:div w:id="1719163629">
                  <w:marLeft w:val="0"/>
                  <w:marRight w:val="0"/>
                  <w:marTop w:val="0"/>
                  <w:marBottom w:val="0"/>
                  <w:divBdr>
                    <w:top w:val="none" w:sz="0" w:space="0" w:color="auto"/>
                    <w:left w:val="none" w:sz="0" w:space="0" w:color="auto"/>
                    <w:bottom w:val="none" w:sz="0" w:space="0" w:color="auto"/>
                    <w:right w:val="none" w:sz="0" w:space="0" w:color="auto"/>
                  </w:divBdr>
                  <w:divsChild>
                    <w:div w:id="612320400">
                      <w:marLeft w:val="0"/>
                      <w:marRight w:val="0"/>
                      <w:marTop w:val="0"/>
                      <w:marBottom w:val="0"/>
                      <w:divBdr>
                        <w:top w:val="none" w:sz="0" w:space="0" w:color="auto"/>
                        <w:left w:val="none" w:sz="0" w:space="0" w:color="auto"/>
                        <w:bottom w:val="none" w:sz="0" w:space="0" w:color="auto"/>
                        <w:right w:val="none" w:sz="0" w:space="0" w:color="auto"/>
                      </w:divBdr>
                    </w:div>
                  </w:divsChild>
                </w:div>
                <w:div w:id="1829437692">
                  <w:marLeft w:val="0"/>
                  <w:marRight w:val="0"/>
                  <w:marTop w:val="0"/>
                  <w:marBottom w:val="0"/>
                  <w:divBdr>
                    <w:top w:val="none" w:sz="0" w:space="0" w:color="auto"/>
                    <w:left w:val="none" w:sz="0" w:space="0" w:color="auto"/>
                    <w:bottom w:val="none" w:sz="0" w:space="0" w:color="auto"/>
                    <w:right w:val="none" w:sz="0" w:space="0" w:color="auto"/>
                  </w:divBdr>
                  <w:divsChild>
                    <w:div w:id="1199394674">
                      <w:marLeft w:val="0"/>
                      <w:marRight w:val="0"/>
                      <w:marTop w:val="0"/>
                      <w:marBottom w:val="0"/>
                      <w:divBdr>
                        <w:top w:val="none" w:sz="0" w:space="0" w:color="auto"/>
                        <w:left w:val="none" w:sz="0" w:space="0" w:color="auto"/>
                        <w:bottom w:val="none" w:sz="0" w:space="0" w:color="auto"/>
                        <w:right w:val="none" w:sz="0" w:space="0" w:color="auto"/>
                      </w:divBdr>
                    </w:div>
                  </w:divsChild>
                </w:div>
                <w:div w:id="1857190034">
                  <w:marLeft w:val="0"/>
                  <w:marRight w:val="0"/>
                  <w:marTop w:val="0"/>
                  <w:marBottom w:val="0"/>
                  <w:divBdr>
                    <w:top w:val="none" w:sz="0" w:space="0" w:color="auto"/>
                    <w:left w:val="none" w:sz="0" w:space="0" w:color="auto"/>
                    <w:bottom w:val="none" w:sz="0" w:space="0" w:color="auto"/>
                    <w:right w:val="none" w:sz="0" w:space="0" w:color="auto"/>
                  </w:divBdr>
                  <w:divsChild>
                    <w:div w:id="1534918906">
                      <w:marLeft w:val="0"/>
                      <w:marRight w:val="0"/>
                      <w:marTop w:val="0"/>
                      <w:marBottom w:val="0"/>
                      <w:divBdr>
                        <w:top w:val="none" w:sz="0" w:space="0" w:color="auto"/>
                        <w:left w:val="none" w:sz="0" w:space="0" w:color="auto"/>
                        <w:bottom w:val="none" w:sz="0" w:space="0" w:color="auto"/>
                        <w:right w:val="none" w:sz="0" w:space="0" w:color="auto"/>
                      </w:divBdr>
                    </w:div>
                  </w:divsChild>
                </w:div>
                <w:div w:id="1890680778">
                  <w:marLeft w:val="0"/>
                  <w:marRight w:val="0"/>
                  <w:marTop w:val="0"/>
                  <w:marBottom w:val="0"/>
                  <w:divBdr>
                    <w:top w:val="none" w:sz="0" w:space="0" w:color="auto"/>
                    <w:left w:val="none" w:sz="0" w:space="0" w:color="auto"/>
                    <w:bottom w:val="none" w:sz="0" w:space="0" w:color="auto"/>
                    <w:right w:val="none" w:sz="0" w:space="0" w:color="auto"/>
                  </w:divBdr>
                  <w:divsChild>
                    <w:div w:id="647517016">
                      <w:marLeft w:val="0"/>
                      <w:marRight w:val="0"/>
                      <w:marTop w:val="0"/>
                      <w:marBottom w:val="0"/>
                      <w:divBdr>
                        <w:top w:val="none" w:sz="0" w:space="0" w:color="auto"/>
                        <w:left w:val="none" w:sz="0" w:space="0" w:color="auto"/>
                        <w:bottom w:val="none" w:sz="0" w:space="0" w:color="auto"/>
                        <w:right w:val="none" w:sz="0" w:space="0" w:color="auto"/>
                      </w:divBdr>
                    </w:div>
                  </w:divsChild>
                </w:div>
                <w:div w:id="1908374338">
                  <w:marLeft w:val="0"/>
                  <w:marRight w:val="0"/>
                  <w:marTop w:val="0"/>
                  <w:marBottom w:val="0"/>
                  <w:divBdr>
                    <w:top w:val="none" w:sz="0" w:space="0" w:color="auto"/>
                    <w:left w:val="none" w:sz="0" w:space="0" w:color="auto"/>
                    <w:bottom w:val="none" w:sz="0" w:space="0" w:color="auto"/>
                    <w:right w:val="none" w:sz="0" w:space="0" w:color="auto"/>
                  </w:divBdr>
                  <w:divsChild>
                    <w:div w:id="1593126087">
                      <w:marLeft w:val="0"/>
                      <w:marRight w:val="0"/>
                      <w:marTop w:val="0"/>
                      <w:marBottom w:val="0"/>
                      <w:divBdr>
                        <w:top w:val="none" w:sz="0" w:space="0" w:color="auto"/>
                        <w:left w:val="none" w:sz="0" w:space="0" w:color="auto"/>
                        <w:bottom w:val="none" w:sz="0" w:space="0" w:color="auto"/>
                        <w:right w:val="none" w:sz="0" w:space="0" w:color="auto"/>
                      </w:divBdr>
                    </w:div>
                  </w:divsChild>
                </w:div>
                <w:div w:id="2122140979">
                  <w:marLeft w:val="0"/>
                  <w:marRight w:val="0"/>
                  <w:marTop w:val="0"/>
                  <w:marBottom w:val="0"/>
                  <w:divBdr>
                    <w:top w:val="none" w:sz="0" w:space="0" w:color="auto"/>
                    <w:left w:val="none" w:sz="0" w:space="0" w:color="auto"/>
                    <w:bottom w:val="none" w:sz="0" w:space="0" w:color="auto"/>
                    <w:right w:val="none" w:sz="0" w:space="0" w:color="auto"/>
                  </w:divBdr>
                  <w:divsChild>
                    <w:div w:id="138860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3780">
          <w:marLeft w:val="0"/>
          <w:marRight w:val="0"/>
          <w:marTop w:val="0"/>
          <w:marBottom w:val="0"/>
          <w:divBdr>
            <w:top w:val="none" w:sz="0" w:space="0" w:color="auto"/>
            <w:left w:val="none" w:sz="0" w:space="0" w:color="auto"/>
            <w:bottom w:val="none" w:sz="0" w:space="0" w:color="auto"/>
            <w:right w:val="none" w:sz="0" w:space="0" w:color="auto"/>
          </w:divBdr>
        </w:div>
        <w:div w:id="150949346">
          <w:marLeft w:val="0"/>
          <w:marRight w:val="0"/>
          <w:marTop w:val="0"/>
          <w:marBottom w:val="0"/>
          <w:divBdr>
            <w:top w:val="none" w:sz="0" w:space="0" w:color="auto"/>
            <w:left w:val="none" w:sz="0" w:space="0" w:color="auto"/>
            <w:bottom w:val="none" w:sz="0" w:space="0" w:color="auto"/>
            <w:right w:val="none" w:sz="0" w:space="0" w:color="auto"/>
          </w:divBdr>
          <w:divsChild>
            <w:div w:id="2042629535">
              <w:marLeft w:val="-75"/>
              <w:marRight w:val="0"/>
              <w:marTop w:val="30"/>
              <w:marBottom w:val="30"/>
              <w:divBdr>
                <w:top w:val="none" w:sz="0" w:space="0" w:color="auto"/>
                <w:left w:val="none" w:sz="0" w:space="0" w:color="auto"/>
                <w:bottom w:val="none" w:sz="0" w:space="0" w:color="auto"/>
                <w:right w:val="none" w:sz="0" w:space="0" w:color="auto"/>
              </w:divBdr>
              <w:divsChild>
                <w:div w:id="124079345">
                  <w:marLeft w:val="0"/>
                  <w:marRight w:val="0"/>
                  <w:marTop w:val="0"/>
                  <w:marBottom w:val="0"/>
                  <w:divBdr>
                    <w:top w:val="none" w:sz="0" w:space="0" w:color="auto"/>
                    <w:left w:val="none" w:sz="0" w:space="0" w:color="auto"/>
                    <w:bottom w:val="none" w:sz="0" w:space="0" w:color="auto"/>
                    <w:right w:val="none" w:sz="0" w:space="0" w:color="auto"/>
                  </w:divBdr>
                  <w:divsChild>
                    <w:div w:id="1834681187">
                      <w:marLeft w:val="0"/>
                      <w:marRight w:val="0"/>
                      <w:marTop w:val="0"/>
                      <w:marBottom w:val="0"/>
                      <w:divBdr>
                        <w:top w:val="none" w:sz="0" w:space="0" w:color="auto"/>
                        <w:left w:val="none" w:sz="0" w:space="0" w:color="auto"/>
                        <w:bottom w:val="none" w:sz="0" w:space="0" w:color="auto"/>
                        <w:right w:val="none" w:sz="0" w:space="0" w:color="auto"/>
                      </w:divBdr>
                    </w:div>
                  </w:divsChild>
                </w:div>
                <w:div w:id="180054437">
                  <w:marLeft w:val="0"/>
                  <w:marRight w:val="0"/>
                  <w:marTop w:val="0"/>
                  <w:marBottom w:val="0"/>
                  <w:divBdr>
                    <w:top w:val="none" w:sz="0" w:space="0" w:color="auto"/>
                    <w:left w:val="none" w:sz="0" w:space="0" w:color="auto"/>
                    <w:bottom w:val="none" w:sz="0" w:space="0" w:color="auto"/>
                    <w:right w:val="none" w:sz="0" w:space="0" w:color="auto"/>
                  </w:divBdr>
                  <w:divsChild>
                    <w:div w:id="750007427">
                      <w:marLeft w:val="0"/>
                      <w:marRight w:val="0"/>
                      <w:marTop w:val="0"/>
                      <w:marBottom w:val="0"/>
                      <w:divBdr>
                        <w:top w:val="none" w:sz="0" w:space="0" w:color="auto"/>
                        <w:left w:val="none" w:sz="0" w:space="0" w:color="auto"/>
                        <w:bottom w:val="none" w:sz="0" w:space="0" w:color="auto"/>
                        <w:right w:val="none" w:sz="0" w:space="0" w:color="auto"/>
                      </w:divBdr>
                    </w:div>
                  </w:divsChild>
                </w:div>
                <w:div w:id="782388132">
                  <w:marLeft w:val="0"/>
                  <w:marRight w:val="0"/>
                  <w:marTop w:val="0"/>
                  <w:marBottom w:val="0"/>
                  <w:divBdr>
                    <w:top w:val="none" w:sz="0" w:space="0" w:color="auto"/>
                    <w:left w:val="none" w:sz="0" w:space="0" w:color="auto"/>
                    <w:bottom w:val="none" w:sz="0" w:space="0" w:color="auto"/>
                    <w:right w:val="none" w:sz="0" w:space="0" w:color="auto"/>
                  </w:divBdr>
                  <w:divsChild>
                    <w:div w:id="1075738437">
                      <w:marLeft w:val="0"/>
                      <w:marRight w:val="0"/>
                      <w:marTop w:val="0"/>
                      <w:marBottom w:val="0"/>
                      <w:divBdr>
                        <w:top w:val="none" w:sz="0" w:space="0" w:color="auto"/>
                        <w:left w:val="none" w:sz="0" w:space="0" w:color="auto"/>
                        <w:bottom w:val="none" w:sz="0" w:space="0" w:color="auto"/>
                        <w:right w:val="none" w:sz="0" w:space="0" w:color="auto"/>
                      </w:divBdr>
                    </w:div>
                  </w:divsChild>
                </w:div>
                <w:div w:id="1223369098">
                  <w:marLeft w:val="0"/>
                  <w:marRight w:val="0"/>
                  <w:marTop w:val="0"/>
                  <w:marBottom w:val="0"/>
                  <w:divBdr>
                    <w:top w:val="none" w:sz="0" w:space="0" w:color="auto"/>
                    <w:left w:val="none" w:sz="0" w:space="0" w:color="auto"/>
                    <w:bottom w:val="none" w:sz="0" w:space="0" w:color="auto"/>
                    <w:right w:val="none" w:sz="0" w:space="0" w:color="auto"/>
                  </w:divBdr>
                  <w:divsChild>
                    <w:div w:id="1792046323">
                      <w:marLeft w:val="0"/>
                      <w:marRight w:val="0"/>
                      <w:marTop w:val="0"/>
                      <w:marBottom w:val="0"/>
                      <w:divBdr>
                        <w:top w:val="none" w:sz="0" w:space="0" w:color="auto"/>
                        <w:left w:val="none" w:sz="0" w:space="0" w:color="auto"/>
                        <w:bottom w:val="none" w:sz="0" w:space="0" w:color="auto"/>
                        <w:right w:val="none" w:sz="0" w:space="0" w:color="auto"/>
                      </w:divBdr>
                    </w:div>
                  </w:divsChild>
                </w:div>
                <w:div w:id="1373070278">
                  <w:marLeft w:val="0"/>
                  <w:marRight w:val="0"/>
                  <w:marTop w:val="0"/>
                  <w:marBottom w:val="0"/>
                  <w:divBdr>
                    <w:top w:val="none" w:sz="0" w:space="0" w:color="auto"/>
                    <w:left w:val="none" w:sz="0" w:space="0" w:color="auto"/>
                    <w:bottom w:val="none" w:sz="0" w:space="0" w:color="auto"/>
                    <w:right w:val="none" w:sz="0" w:space="0" w:color="auto"/>
                  </w:divBdr>
                  <w:divsChild>
                    <w:div w:id="940912805">
                      <w:marLeft w:val="0"/>
                      <w:marRight w:val="0"/>
                      <w:marTop w:val="0"/>
                      <w:marBottom w:val="0"/>
                      <w:divBdr>
                        <w:top w:val="none" w:sz="0" w:space="0" w:color="auto"/>
                        <w:left w:val="none" w:sz="0" w:space="0" w:color="auto"/>
                        <w:bottom w:val="none" w:sz="0" w:space="0" w:color="auto"/>
                        <w:right w:val="none" w:sz="0" w:space="0" w:color="auto"/>
                      </w:divBdr>
                    </w:div>
                  </w:divsChild>
                </w:div>
                <w:div w:id="1596549003">
                  <w:marLeft w:val="0"/>
                  <w:marRight w:val="0"/>
                  <w:marTop w:val="0"/>
                  <w:marBottom w:val="0"/>
                  <w:divBdr>
                    <w:top w:val="none" w:sz="0" w:space="0" w:color="auto"/>
                    <w:left w:val="none" w:sz="0" w:space="0" w:color="auto"/>
                    <w:bottom w:val="none" w:sz="0" w:space="0" w:color="auto"/>
                    <w:right w:val="none" w:sz="0" w:space="0" w:color="auto"/>
                  </w:divBdr>
                  <w:divsChild>
                    <w:div w:id="1176116822">
                      <w:marLeft w:val="0"/>
                      <w:marRight w:val="0"/>
                      <w:marTop w:val="0"/>
                      <w:marBottom w:val="0"/>
                      <w:divBdr>
                        <w:top w:val="none" w:sz="0" w:space="0" w:color="auto"/>
                        <w:left w:val="none" w:sz="0" w:space="0" w:color="auto"/>
                        <w:bottom w:val="none" w:sz="0" w:space="0" w:color="auto"/>
                        <w:right w:val="none" w:sz="0" w:space="0" w:color="auto"/>
                      </w:divBdr>
                    </w:div>
                  </w:divsChild>
                </w:div>
                <w:div w:id="1669597036">
                  <w:marLeft w:val="0"/>
                  <w:marRight w:val="0"/>
                  <w:marTop w:val="0"/>
                  <w:marBottom w:val="0"/>
                  <w:divBdr>
                    <w:top w:val="none" w:sz="0" w:space="0" w:color="auto"/>
                    <w:left w:val="none" w:sz="0" w:space="0" w:color="auto"/>
                    <w:bottom w:val="none" w:sz="0" w:space="0" w:color="auto"/>
                    <w:right w:val="none" w:sz="0" w:space="0" w:color="auto"/>
                  </w:divBdr>
                  <w:divsChild>
                    <w:div w:id="79060160">
                      <w:marLeft w:val="0"/>
                      <w:marRight w:val="0"/>
                      <w:marTop w:val="0"/>
                      <w:marBottom w:val="0"/>
                      <w:divBdr>
                        <w:top w:val="none" w:sz="0" w:space="0" w:color="auto"/>
                        <w:left w:val="none" w:sz="0" w:space="0" w:color="auto"/>
                        <w:bottom w:val="none" w:sz="0" w:space="0" w:color="auto"/>
                        <w:right w:val="none" w:sz="0" w:space="0" w:color="auto"/>
                      </w:divBdr>
                    </w:div>
                  </w:divsChild>
                </w:div>
                <w:div w:id="1678072688">
                  <w:marLeft w:val="0"/>
                  <w:marRight w:val="0"/>
                  <w:marTop w:val="0"/>
                  <w:marBottom w:val="0"/>
                  <w:divBdr>
                    <w:top w:val="none" w:sz="0" w:space="0" w:color="auto"/>
                    <w:left w:val="none" w:sz="0" w:space="0" w:color="auto"/>
                    <w:bottom w:val="none" w:sz="0" w:space="0" w:color="auto"/>
                    <w:right w:val="none" w:sz="0" w:space="0" w:color="auto"/>
                  </w:divBdr>
                  <w:divsChild>
                    <w:div w:id="1003095954">
                      <w:marLeft w:val="0"/>
                      <w:marRight w:val="0"/>
                      <w:marTop w:val="0"/>
                      <w:marBottom w:val="0"/>
                      <w:divBdr>
                        <w:top w:val="none" w:sz="0" w:space="0" w:color="auto"/>
                        <w:left w:val="none" w:sz="0" w:space="0" w:color="auto"/>
                        <w:bottom w:val="none" w:sz="0" w:space="0" w:color="auto"/>
                        <w:right w:val="none" w:sz="0" w:space="0" w:color="auto"/>
                      </w:divBdr>
                    </w:div>
                  </w:divsChild>
                </w:div>
                <w:div w:id="1729259288">
                  <w:marLeft w:val="0"/>
                  <w:marRight w:val="0"/>
                  <w:marTop w:val="0"/>
                  <w:marBottom w:val="0"/>
                  <w:divBdr>
                    <w:top w:val="none" w:sz="0" w:space="0" w:color="auto"/>
                    <w:left w:val="none" w:sz="0" w:space="0" w:color="auto"/>
                    <w:bottom w:val="none" w:sz="0" w:space="0" w:color="auto"/>
                    <w:right w:val="none" w:sz="0" w:space="0" w:color="auto"/>
                  </w:divBdr>
                  <w:divsChild>
                    <w:div w:id="455370915">
                      <w:marLeft w:val="0"/>
                      <w:marRight w:val="0"/>
                      <w:marTop w:val="0"/>
                      <w:marBottom w:val="0"/>
                      <w:divBdr>
                        <w:top w:val="none" w:sz="0" w:space="0" w:color="auto"/>
                        <w:left w:val="none" w:sz="0" w:space="0" w:color="auto"/>
                        <w:bottom w:val="none" w:sz="0" w:space="0" w:color="auto"/>
                        <w:right w:val="none" w:sz="0" w:space="0" w:color="auto"/>
                      </w:divBdr>
                    </w:div>
                  </w:divsChild>
                </w:div>
                <w:div w:id="1862232629">
                  <w:marLeft w:val="0"/>
                  <w:marRight w:val="0"/>
                  <w:marTop w:val="0"/>
                  <w:marBottom w:val="0"/>
                  <w:divBdr>
                    <w:top w:val="none" w:sz="0" w:space="0" w:color="auto"/>
                    <w:left w:val="none" w:sz="0" w:space="0" w:color="auto"/>
                    <w:bottom w:val="none" w:sz="0" w:space="0" w:color="auto"/>
                    <w:right w:val="none" w:sz="0" w:space="0" w:color="auto"/>
                  </w:divBdr>
                  <w:divsChild>
                    <w:div w:id="1742209994">
                      <w:marLeft w:val="0"/>
                      <w:marRight w:val="0"/>
                      <w:marTop w:val="0"/>
                      <w:marBottom w:val="0"/>
                      <w:divBdr>
                        <w:top w:val="none" w:sz="0" w:space="0" w:color="auto"/>
                        <w:left w:val="none" w:sz="0" w:space="0" w:color="auto"/>
                        <w:bottom w:val="none" w:sz="0" w:space="0" w:color="auto"/>
                        <w:right w:val="none" w:sz="0" w:space="0" w:color="auto"/>
                      </w:divBdr>
                    </w:div>
                  </w:divsChild>
                </w:div>
                <w:div w:id="1905869127">
                  <w:marLeft w:val="0"/>
                  <w:marRight w:val="0"/>
                  <w:marTop w:val="0"/>
                  <w:marBottom w:val="0"/>
                  <w:divBdr>
                    <w:top w:val="none" w:sz="0" w:space="0" w:color="auto"/>
                    <w:left w:val="none" w:sz="0" w:space="0" w:color="auto"/>
                    <w:bottom w:val="none" w:sz="0" w:space="0" w:color="auto"/>
                    <w:right w:val="none" w:sz="0" w:space="0" w:color="auto"/>
                  </w:divBdr>
                  <w:divsChild>
                    <w:div w:id="1954095529">
                      <w:marLeft w:val="0"/>
                      <w:marRight w:val="0"/>
                      <w:marTop w:val="0"/>
                      <w:marBottom w:val="0"/>
                      <w:divBdr>
                        <w:top w:val="none" w:sz="0" w:space="0" w:color="auto"/>
                        <w:left w:val="none" w:sz="0" w:space="0" w:color="auto"/>
                        <w:bottom w:val="none" w:sz="0" w:space="0" w:color="auto"/>
                        <w:right w:val="none" w:sz="0" w:space="0" w:color="auto"/>
                      </w:divBdr>
                    </w:div>
                  </w:divsChild>
                </w:div>
                <w:div w:id="2074696542">
                  <w:marLeft w:val="0"/>
                  <w:marRight w:val="0"/>
                  <w:marTop w:val="0"/>
                  <w:marBottom w:val="0"/>
                  <w:divBdr>
                    <w:top w:val="none" w:sz="0" w:space="0" w:color="auto"/>
                    <w:left w:val="none" w:sz="0" w:space="0" w:color="auto"/>
                    <w:bottom w:val="none" w:sz="0" w:space="0" w:color="auto"/>
                    <w:right w:val="none" w:sz="0" w:space="0" w:color="auto"/>
                  </w:divBdr>
                  <w:divsChild>
                    <w:div w:id="164917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263089">
          <w:marLeft w:val="0"/>
          <w:marRight w:val="0"/>
          <w:marTop w:val="0"/>
          <w:marBottom w:val="0"/>
          <w:divBdr>
            <w:top w:val="none" w:sz="0" w:space="0" w:color="auto"/>
            <w:left w:val="none" w:sz="0" w:space="0" w:color="auto"/>
            <w:bottom w:val="none" w:sz="0" w:space="0" w:color="auto"/>
            <w:right w:val="none" w:sz="0" w:space="0" w:color="auto"/>
          </w:divBdr>
        </w:div>
        <w:div w:id="548347650">
          <w:marLeft w:val="0"/>
          <w:marRight w:val="0"/>
          <w:marTop w:val="0"/>
          <w:marBottom w:val="0"/>
          <w:divBdr>
            <w:top w:val="none" w:sz="0" w:space="0" w:color="auto"/>
            <w:left w:val="none" w:sz="0" w:space="0" w:color="auto"/>
            <w:bottom w:val="none" w:sz="0" w:space="0" w:color="auto"/>
            <w:right w:val="none" w:sz="0" w:space="0" w:color="auto"/>
          </w:divBdr>
        </w:div>
        <w:div w:id="679040260">
          <w:marLeft w:val="0"/>
          <w:marRight w:val="0"/>
          <w:marTop w:val="0"/>
          <w:marBottom w:val="0"/>
          <w:divBdr>
            <w:top w:val="none" w:sz="0" w:space="0" w:color="auto"/>
            <w:left w:val="none" w:sz="0" w:space="0" w:color="auto"/>
            <w:bottom w:val="none" w:sz="0" w:space="0" w:color="auto"/>
            <w:right w:val="none" w:sz="0" w:space="0" w:color="auto"/>
          </w:divBdr>
        </w:div>
        <w:div w:id="712119191">
          <w:marLeft w:val="0"/>
          <w:marRight w:val="0"/>
          <w:marTop w:val="0"/>
          <w:marBottom w:val="0"/>
          <w:divBdr>
            <w:top w:val="none" w:sz="0" w:space="0" w:color="auto"/>
            <w:left w:val="none" w:sz="0" w:space="0" w:color="auto"/>
            <w:bottom w:val="none" w:sz="0" w:space="0" w:color="auto"/>
            <w:right w:val="none" w:sz="0" w:space="0" w:color="auto"/>
          </w:divBdr>
        </w:div>
        <w:div w:id="746152477">
          <w:marLeft w:val="0"/>
          <w:marRight w:val="0"/>
          <w:marTop w:val="0"/>
          <w:marBottom w:val="0"/>
          <w:divBdr>
            <w:top w:val="none" w:sz="0" w:space="0" w:color="auto"/>
            <w:left w:val="none" w:sz="0" w:space="0" w:color="auto"/>
            <w:bottom w:val="none" w:sz="0" w:space="0" w:color="auto"/>
            <w:right w:val="none" w:sz="0" w:space="0" w:color="auto"/>
          </w:divBdr>
          <w:divsChild>
            <w:div w:id="1267619924">
              <w:marLeft w:val="-75"/>
              <w:marRight w:val="0"/>
              <w:marTop w:val="30"/>
              <w:marBottom w:val="30"/>
              <w:divBdr>
                <w:top w:val="none" w:sz="0" w:space="0" w:color="auto"/>
                <w:left w:val="none" w:sz="0" w:space="0" w:color="auto"/>
                <w:bottom w:val="none" w:sz="0" w:space="0" w:color="auto"/>
                <w:right w:val="none" w:sz="0" w:space="0" w:color="auto"/>
              </w:divBdr>
              <w:divsChild>
                <w:div w:id="9181378">
                  <w:marLeft w:val="0"/>
                  <w:marRight w:val="0"/>
                  <w:marTop w:val="0"/>
                  <w:marBottom w:val="0"/>
                  <w:divBdr>
                    <w:top w:val="none" w:sz="0" w:space="0" w:color="auto"/>
                    <w:left w:val="none" w:sz="0" w:space="0" w:color="auto"/>
                    <w:bottom w:val="none" w:sz="0" w:space="0" w:color="auto"/>
                    <w:right w:val="none" w:sz="0" w:space="0" w:color="auto"/>
                  </w:divBdr>
                  <w:divsChild>
                    <w:div w:id="1723290626">
                      <w:marLeft w:val="0"/>
                      <w:marRight w:val="0"/>
                      <w:marTop w:val="0"/>
                      <w:marBottom w:val="0"/>
                      <w:divBdr>
                        <w:top w:val="none" w:sz="0" w:space="0" w:color="auto"/>
                        <w:left w:val="none" w:sz="0" w:space="0" w:color="auto"/>
                        <w:bottom w:val="none" w:sz="0" w:space="0" w:color="auto"/>
                        <w:right w:val="none" w:sz="0" w:space="0" w:color="auto"/>
                      </w:divBdr>
                    </w:div>
                  </w:divsChild>
                </w:div>
                <w:div w:id="74668072">
                  <w:marLeft w:val="0"/>
                  <w:marRight w:val="0"/>
                  <w:marTop w:val="0"/>
                  <w:marBottom w:val="0"/>
                  <w:divBdr>
                    <w:top w:val="none" w:sz="0" w:space="0" w:color="auto"/>
                    <w:left w:val="none" w:sz="0" w:space="0" w:color="auto"/>
                    <w:bottom w:val="none" w:sz="0" w:space="0" w:color="auto"/>
                    <w:right w:val="none" w:sz="0" w:space="0" w:color="auto"/>
                  </w:divBdr>
                  <w:divsChild>
                    <w:div w:id="2113089679">
                      <w:marLeft w:val="0"/>
                      <w:marRight w:val="0"/>
                      <w:marTop w:val="0"/>
                      <w:marBottom w:val="0"/>
                      <w:divBdr>
                        <w:top w:val="none" w:sz="0" w:space="0" w:color="auto"/>
                        <w:left w:val="none" w:sz="0" w:space="0" w:color="auto"/>
                        <w:bottom w:val="none" w:sz="0" w:space="0" w:color="auto"/>
                        <w:right w:val="none" w:sz="0" w:space="0" w:color="auto"/>
                      </w:divBdr>
                    </w:div>
                  </w:divsChild>
                </w:div>
                <w:div w:id="83039677">
                  <w:marLeft w:val="0"/>
                  <w:marRight w:val="0"/>
                  <w:marTop w:val="0"/>
                  <w:marBottom w:val="0"/>
                  <w:divBdr>
                    <w:top w:val="none" w:sz="0" w:space="0" w:color="auto"/>
                    <w:left w:val="none" w:sz="0" w:space="0" w:color="auto"/>
                    <w:bottom w:val="none" w:sz="0" w:space="0" w:color="auto"/>
                    <w:right w:val="none" w:sz="0" w:space="0" w:color="auto"/>
                  </w:divBdr>
                  <w:divsChild>
                    <w:div w:id="2044789603">
                      <w:marLeft w:val="0"/>
                      <w:marRight w:val="0"/>
                      <w:marTop w:val="0"/>
                      <w:marBottom w:val="0"/>
                      <w:divBdr>
                        <w:top w:val="none" w:sz="0" w:space="0" w:color="auto"/>
                        <w:left w:val="none" w:sz="0" w:space="0" w:color="auto"/>
                        <w:bottom w:val="none" w:sz="0" w:space="0" w:color="auto"/>
                        <w:right w:val="none" w:sz="0" w:space="0" w:color="auto"/>
                      </w:divBdr>
                    </w:div>
                  </w:divsChild>
                </w:div>
                <w:div w:id="262344822">
                  <w:marLeft w:val="0"/>
                  <w:marRight w:val="0"/>
                  <w:marTop w:val="0"/>
                  <w:marBottom w:val="0"/>
                  <w:divBdr>
                    <w:top w:val="none" w:sz="0" w:space="0" w:color="auto"/>
                    <w:left w:val="none" w:sz="0" w:space="0" w:color="auto"/>
                    <w:bottom w:val="none" w:sz="0" w:space="0" w:color="auto"/>
                    <w:right w:val="none" w:sz="0" w:space="0" w:color="auto"/>
                  </w:divBdr>
                  <w:divsChild>
                    <w:div w:id="183134171">
                      <w:marLeft w:val="0"/>
                      <w:marRight w:val="0"/>
                      <w:marTop w:val="0"/>
                      <w:marBottom w:val="0"/>
                      <w:divBdr>
                        <w:top w:val="none" w:sz="0" w:space="0" w:color="auto"/>
                        <w:left w:val="none" w:sz="0" w:space="0" w:color="auto"/>
                        <w:bottom w:val="none" w:sz="0" w:space="0" w:color="auto"/>
                        <w:right w:val="none" w:sz="0" w:space="0" w:color="auto"/>
                      </w:divBdr>
                    </w:div>
                    <w:div w:id="1774746062">
                      <w:marLeft w:val="0"/>
                      <w:marRight w:val="0"/>
                      <w:marTop w:val="0"/>
                      <w:marBottom w:val="0"/>
                      <w:divBdr>
                        <w:top w:val="none" w:sz="0" w:space="0" w:color="auto"/>
                        <w:left w:val="none" w:sz="0" w:space="0" w:color="auto"/>
                        <w:bottom w:val="none" w:sz="0" w:space="0" w:color="auto"/>
                        <w:right w:val="none" w:sz="0" w:space="0" w:color="auto"/>
                      </w:divBdr>
                    </w:div>
                  </w:divsChild>
                </w:div>
                <w:div w:id="279537467">
                  <w:marLeft w:val="0"/>
                  <w:marRight w:val="0"/>
                  <w:marTop w:val="0"/>
                  <w:marBottom w:val="0"/>
                  <w:divBdr>
                    <w:top w:val="none" w:sz="0" w:space="0" w:color="auto"/>
                    <w:left w:val="none" w:sz="0" w:space="0" w:color="auto"/>
                    <w:bottom w:val="none" w:sz="0" w:space="0" w:color="auto"/>
                    <w:right w:val="none" w:sz="0" w:space="0" w:color="auto"/>
                  </w:divBdr>
                  <w:divsChild>
                    <w:div w:id="1012104685">
                      <w:marLeft w:val="0"/>
                      <w:marRight w:val="0"/>
                      <w:marTop w:val="0"/>
                      <w:marBottom w:val="0"/>
                      <w:divBdr>
                        <w:top w:val="none" w:sz="0" w:space="0" w:color="auto"/>
                        <w:left w:val="none" w:sz="0" w:space="0" w:color="auto"/>
                        <w:bottom w:val="none" w:sz="0" w:space="0" w:color="auto"/>
                        <w:right w:val="none" w:sz="0" w:space="0" w:color="auto"/>
                      </w:divBdr>
                    </w:div>
                  </w:divsChild>
                </w:div>
                <w:div w:id="670989806">
                  <w:marLeft w:val="0"/>
                  <w:marRight w:val="0"/>
                  <w:marTop w:val="0"/>
                  <w:marBottom w:val="0"/>
                  <w:divBdr>
                    <w:top w:val="none" w:sz="0" w:space="0" w:color="auto"/>
                    <w:left w:val="none" w:sz="0" w:space="0" w:color="auto"/>
                    <w:bottom w:val="none" w:sz="0" w:space="0" w:color="auto"/>
                    <w:right w:val="none" w:sz="0" w:space="0" w:color="auto"/>
                  </w:divBdr>
                  <w:divsChild>
                    <w:div w:id="1624847081">
                      <w:marLeft w:val="0"/>
                      <w:marRight w:val="0"/>
                      <w:marTop w:val="0"/>
                      <w:marBottom w:val="0"/>
                      <w:divBdr>
                        <w:top w:val="none" w:sz="0" w:space="0" w:color="auto"/>
                        <w:left w:val="none" w:sz="0" w:space="0" w:color="auto"/>
                        <w:bottom w:val="none" w:sz="0" w:space="0" w:color="auto"/>
                        <w:right w:val="none" w:sz="0" w:space="0" w:color="auto"/>
                      </w:divBdr>
                    </w:div>
                  </w:divsChild>
                </w:div>
                <w:div w:id="713382901">
                  <w:marLeft w:val="0"/>
                  <w:marRight w:val="0"/>
                  <w:marTop w:val="0"/>
                  <w:marBottom w:val="0"/>
                  <w:divBdr>
                    <w:top w:val="none" w:sz="0" w:space="0" w:color="auto"/>
                    <w:left w:val="none" w:sz="0" w:space="0" w:color="auto"/>
                    <w:bottom w:val="none" w:sz="0" w:space="0" w:color="auto"/>
                    <w:right w:val="none" w:sz="0" w:space="0" w:color="auto"/>
                  </w:divBdr>
                  <w:divsChild>
                    <w:div w:id="2109740461">
                      <w:marLeft w:val="0"/>
                      <w:marRight w:val="0"/>
                      <w:marTop w:val="0"/>
                      <w:marBottom w:val="0"/>
                      <w:divBdr>
                        <w:top w:val="none" w:sz="0" w:space="0" w:color="auto"/>
                        <w:left w:val="none" w:sz="0" w:space="0" w:color="auto"/>
                        <w:bottom w:val="none" w:sz="0" w:space="0" w:color="auto"/>
                        <w:right w:val="none" w:sz="0" w:space="0" w:color="auto"/>
                      </w:divBdr>
                    </w:div>
                  </w:divsChild>
                </w:div>
                <w:div w:id="837885313">
                  <w:marLeft w:val="0"/>
                  <w:marRight w:val="0"/>
                  <w:marTop w:val="0"/>
                  <w:marBottom w:val="0"/>
                  <w:divBdr>
                    <w:top w:val="none" w:sz="0" w:space="0" w:color="auto"/>
                    <w:left w:val="none" w:sz="0" w:space="0" w:color="auto"/>
                    <w:bottom w:val="none" w:sz="0" w:space="0" w:color="auto"/>
                    <w:right w:val="none" w:sz="0" w:space="0" w:color="auto"/>
                  </w:divBdr>
                  <w:divsChild>
                    <w:div w:id="1944417763">
                      <w:marLeft w:val="0"/>
                      <w:marRight w:val="0"/>
                      <w:marTop w:val="0"/>
                      <w:marBottom w:val="0"/>
                      <w:divBdr>
                        <w:top w:val="none" w:sz="0" w:space="0" w:color="auto"/>
                        <w:left w:val="none" w:sz="0" w:space="0" w:color="auto"/>
                        <w:bottom w:val="none" w:sz="0" w:space="0" w:color="auto"/>
                        <w:right w:val="none" w:sz="0" w:space="0" w:color="auto"/>
                      </w:divBdr>
                    </w:div>
                  </w:divsChild>
                </w:div>
                <w:div w:id="1083769382">
                  <w:marLeft w:val="0"/>
                  <w:marRight w:val="0"/>
                  <w:marTop w:val="0"/>
                  <w:marBottom w:val="0"/>
                  <w:divBdr>
                    <w:top w:val="none" w:sz="0" w:space="0" w:color="auto"/>
                    <w:left w:val="none" w:sz="0" w:space="0" w:color="auto"/>
                    <w:bottom w:val="none" w:sz="0" w:space="0" w:color="auto"/>
                    <w:right w:val="none" w:sz="0" w:space="0" w:color="auto"/>
                  </w:divBdr>
                  <w:divsChild>
                    <w:div w:id="1905796187">
                      <w:marLeft w:val="0"/>
                      <w:marRight w:val="0"/>
                      <w:marTop w:val="0"/>
                      <w:marBottom w:val="0"/>
                      <w:divBdr>
                        <w:top w:val="none" w:sz="0" w:space="0" w:color="auto"/>
                        <w:left w:val="none" w:sz="0" w:space="0" w:color="auto"/>
                        <w:bottom w:val="none" w:sz="0" w:space="0" w:color="auto"/>
                        <w:right w:val="none" w:sz="0" w:space="0" w:color="auto"/>
                      </w:divBdr>
                    </w:div>
                  </w:divsChild>
                </w:div>
                <w:div w:id="1570265772">
                  <w:marLeft w:val="0"/>
                  <w:marRight w:val="0"/>
                  <w:marTop w:val="0"/>
                  <w:marBottom w:val="0"/>
                  <w:divBdr>
                    <w:top w:val="none" w:sz="0" w:space="0" w:color="auto"/>
                    <w:left w:val="none" w:sz="0" w:space="0" w:color="auto"/>
                    <w:bottom w:val="none" w:sz="0" w:space="0" w:color="auto"/>
                    <w:right w:val="none" w:sz="0" w:space="0" w:color="auto"/>
                  </w:divBdr>
                  <w:divsChild>
                    <w:div w:id="1678729315">
                      <w:marLeft w:val="0"/>
                      <w:marRight w:val="0"/>
                      <w:marTop w:val="0"/>
                      <w:marBottom w:val="0"/>
                      <w:divBdr>
                        <w:top w:val="none" w:sz="0" w:space="0" w:color="auto"/>
                        <w:left w:val="none" w:sz="0" w:space="0" w:color="auto"/>
                        <w:bottom w:val="none" w:sz="0" w:space="0" w:color="auto"/>
                        <w:right w:val="none" w:sz="0" w:space="0" w:color="auto"/>
                      </w:divBdr>
                    </w:div>
                  </w:divsChild>
                </w:div>
                <w:div w:id="1721250779">
                  <w:marLeft w:val="0"/>
                  <w:marRight w:val="0"/>
                  <w:marTop w:val="0"/>
                  <w:marBottom w:val="0"/>
                  <w:divBdr>
                    <w:top w:val="none" w:sz="0" w:space="0" w:color="auto"/>
                    <w:left w:val="none" w:sz="0" w:space="0" w:color="auto"/>
                    <w:bottom w:val="none" w:sz="0" w:space="0" w:color="auto"/>
                    <w:right w:val="none" w:sz="0" w:space="0" w:color="auto"/>
                  </w:divBdr>
                  <w:divsChild>
                    <w:div w:id="1339381272">
                      <w:marLeft w:val="0"/>
                      <w:marRight w:val="0"/>
                      <w:marTop w:val="0"/>
                      <w:marBottom w:val="0"/>
                      <w:divBdr>
                        <w:top w:val="none" w:sz="0" w:space="0" w:color="auto"/>
                        <w:left w:val="none" w:sz="0" w:space="0" w:color="auto"/>
                        <w:bottom w:val="none" w:sz="0" w:space="0" w:color="auto"/>
                        <w:right w:val="none" w:sz="0" w:space="0" w:color="auto"/>
                      </w:divBdr>
                    </w:div>
                  </w:divsChild>
                </w:div>
                <w:div w:id="1873877430">
                  <w:marLeft w:val="0"/>
                  <w:marRight w:val="0"/>
                  <w:marTop w:val="0"/>
                  <w:marBottom w:val="0"/>
                  <w:divBdr>
                    <w:top w:val="none" w:sz="0" w:space="0" w:color="auto"/>
                    <w:left w:val="none" w:sz="0" w:space="0" w:color="auto"/>
                    <w:bottom w:val="none" w:sz="0" w:space="0" w:color="auto"/>
                    <w:right w:val="none" w:sz="0" w:space="0" w:color="auto"/>
                  </w:divBdr>
                  <w:divsChild>
                    <w:div w:id="3727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632302">
          <w:marLeft w:val="0"/>
          <w:marRight w:val="0"/>
          <w:marTop w:val="0"/>
          <w:marBottom w:val="0"/>
          <w:divBdr>
            <w:top w:val="none" w:sz="0" w:space="0" w:color="auto"/>
            <w:left w:val="none" w:sz="0" w:space="0" w:color="auto"/>
            <w:bottom w:val="none" w:sz="0" w:space="0" w:color="auto"/>
            <w:right w:val="none" w:sz="0" w:space="0" w:color="auto"/>
          </w:divBdr>
        </w:div>
        <w:div w:id="1885944403">
          <w:marLeft w:val="0"/>
          <w:marRight w:val="0"/>
          <w:marTop w:val="0"/>
          <w:marBottom w:val="0"/>
          <w:divBdr>
            <w:top w:val="none" w:sz="0" w:space="0" w:color="auto"/>
            <w:left w:val="none" w:sz="0" w:space="0" w:color="auto"/>
            <w:bottom w:val="none" w:sz="0" w:space="0" w:color="auto"/>
            <w:right w:val="none" w:sz="0" w:space="0" w:color="auto"/>
          </w:divBdr>
        </w:div>
        <w:div w:id="1971669177">
          <w:marLeft w:val="0"/>
          <w:marRight w:val="0"/>
          <w:marTop w:val="0"/>
          <w:marBottom w:val="0"/>
          <w:divBdr>
            <w:top w:val="none" w:sz="0" w:space="0" w:color="auto"/>
            <w:left w:val="none" w:sz="0" w:space="0" w:color="auto"/>
            <w:bottom w:val="none" w:sz="0" w:space="0" w:color="auto"/>
            <w:right w:val="none" w:sz="0" w:space="0" w:color="auto"/>
          </w:divBdr>
        </w:div>
      </w:divsChild>
    </w:div>
    <w:div w:id="161167041">
      <w:bodyDiv w:val="1"/>
      <w:marLeft w:val="0"/>
      <w:marRight w:val="0"/>
      <w:marTop w:val="0"/>
      <w:marBottom w:val="0"/>
      <w:divBdr>
        <w:top w:val="none" w:sz="0" w:space="0" w:color="auto"/>
        <w:left w:val="none" w:sz="0" w:space="0" w:color="auto"/>
        <w:bottom w:val="none" w:sz="0" w:space="0" w:color="auto"/>
        <w:right w:val="none" w:sz="0" w:space="0" w:color="auto"/>
      </w:divBdr>
      <w:divsChild>
        <w:div w:id="14352491">
          <w:marLeft w:val="0"/>
          <w:marRight w:val="0"/>
          <w:marTop w:val="0"/>
          <w:marBottom w:val="0"/>
          <w:divBdr>
            <w:top w:val="none" w:sz="0" w:space="0" w:color="auto"/>
            <w:left w:val="none" w:sz="0" w:space="0" w:color="auto"/>
            <w:bottom w:val="none" w:sz="0" w:space="0" w:color="auto"/>
            <w:right w:val="none" w:sz="0" w:space="0" w:color="auto"/>
          </w:divBdr>
        </w:div>
        <w:div w:id="186254162">
          <w:marLeft w:val="0"/>
          <w:marRight w:val="0"/>
          <w:marTop w:val="0"/>
          <w:marBottom w:val="0"/>
          <w:divBdr>
            <w:top w:val="none" w:sz="0" w:space="0" w:color="auto"/>
            <w:left w:val="none" w:sz="0" w:space="0" w:color="auto"/>
            <w:bottom w:val="none" w:sz="0" w:space="0" w:color="auto"/>
            <w:right w:val="none" w:sz="0" w:space="0" w:color="auto"/>
          </w:divBdr>
        </w:div>
        <w:div w:id="533618754">
          <w:marLeft w:val="0"/>
          <w:marRight w:val="0"/>
          <w:marTop w:val="0"/>
          <w:marBottom w:val="0"/>
          <w:divBdr>
            <w:top w:val="none" w:sz="0" w:space="0" w:color="auto"/>
            <w:left w:val="none" w:sz="0" w:space="0" w:color="auto"/>
            <w:bottom w:val="none" w:sz="0" w:space="0" w:color="auto"/>
            <w:right w:val="none" w:sz="0" w:space="0" w:color="auto"/>
          </w:divBdr>
        </w:div>
        <w:div w:id="595095193">
          <w:marLeft w:val="0"/>
          <w:marRight w:val="0"/>
          <w:marTop w:val="0"/>
          <w:marBottom w:val="0"/>
          <w:divBdr>
            <w:top w:val="none" w:sz="0" w:space="0" w:color="auto"/>
            <w:left w:val="none" w:sz="0" w:space="0" w:color="auto"/>
            <w:bottom w:val="none" w:sz="0" w:space="0" w:color="auto"/>
            <w:right w:val="none" w:sz="0" w:space="0" w:color="auto"/>
          </w:divBdr>
          <w:divsChild>
            <w:div w:id="830413763">
              <w:marLeft w:val="-75"/>
              <w:marRight w:val="0"/>
              <w:marTop w:val="30"/>
              <w:marBottom w:val="30"/>
              <w:divBdr>
                <w:top w:val="none" w:sz="0" w:space="0" w:color="auto"/>
                <w:left w:val="none" w:sz="0" w:space="0" w:color="auto"/>
                <w:bottom w:val="none" w:sz="0" w:space="0" w:color="auto"/>
                <w:right w:val="none" w:sz="0" w:space="0" w:color="auto"/>
              </w:divBdr>
              <w:divsChild>
                <w:div w:id="5717885">
                  <w:marLeft w:val="0"/>
                  <w:marRight w:val="0"/>
                  <w:marTop w:val="0"/>
                  <w:marBottom w:val="0"/>
                  <w:divBdr>
                    <w:top w:val="none" w:sz="0" w:space="0" w:color="auto"/>
                    <w:left w:val="none" w:sz="0" w:space="0" w:color="auto"/>
                    <w:bottom w:val="none" w:sz="0" w:space="0" w:color="auto"/>
                    <w:right w:val="none" w:sz="0" w:space="0" w:color="auto"/>
                  </w:divBdr>
                  <w:divsChild>
                    <w:div w:id="1869905412">
                      <w:marLeft w:val="0"/>
                      <w:marRight w:val="0"/>
                      <w:marTop w:val="0"/>
                      <w:marBottom w:val="0"/>
                      <w:divBdr>
                        <w:top w:val="none" w:sz="0" w:space="0" w:color="auto"/>
                        <w:left w:val="none" w:sz="0" w:space="0" w:color="auto"/>
                        <w:bottom w:val="none" w:sz="0" w:space="0" w:color="auto"/>
                        <w:right w:val="none" w:sz="0" w:space="0" w:color="auto"/>
                      </w:divBdr>
                    </w:div>
                  </w:divsChild>
                </w:div>
                <w:div w:id="14236614">
                  <w:marLeft w:val="0"/>
                  <w:marRight w:val="0"/>
                  <w:marTop w:val="0"/>
                  <w:marBottom w:val="0"/>
                  <w:divBdr>
                    <w:top w:val="none" w:sz="0" w:space="0" w:color="auto"/>
                    <w:left w:val="none" w:sz="0" w:space="0" w:color="auto"/>
                    <w:bottom w:val="none" w:sz="0" w:space="0" w:color="auto"/>
                    <w:right w:val="none" w:sz="0" w:space="0" w:color="auto"/>
                  </w:divBdr>
                  <w:divsChild>
                    <w:div w:id="1560244705">
                      <w:marLeft w:val="0"/>
                      <w:marRight w:val="0"/>
                      <w:marTop w:val="0"/>
                      <w:marBottom w:val="0"/>
                      <w:divBdr>
                        <w:top w:val="none" w:sz="0" w:space="0" w:color="auto"/>
                        <w:left w:val="none" w:sz="0" w:space="0" w:color="auto"/>
                        <w:bottom w:val="none" w:sz="0" w:space="0" w:color="auto"/>
                        <w:right w:val="none" w:sz="0" w:space="0" w:color="auto"/>
                      </w:divBdr>
                    </w:div>
                  </w:divsChild>
                </w:div>
                <w:div w:id="73404027">
                  <w:marLeft w:val="0"/>
                  <w:marRight w:val="0"/>
                  <w:marTop w:val="0"/>
                  <w:marBottom w:val="0"/>
                  <w:divBdr>
                    <w:top w:val="none" w:sz="0" w:space="0" w:color="auto"/>
                    <w:left w:val="none" w:sz="0" w:space="0" w:color="auto"/>
                    <w:bottom w:val="none" w:sz="0" w:space="0" w:color="auto"/>
                    <w:right w:val="none" w:sz="0" w:space="0" w:color="auto"/>
                  </w:divBdr>
                  <w:divsChild>
                    <w:div w:id="2097554164">
                      <w:marLeft w:val="0"/>
                      <w:marRight w:val="0"/>
                      <w:marTop w:val="0"/>
                      <w:marBottom w:val="0"/>
                      <w:divBdr>
                        <w:top w:val="none" w:sz="0" w:space="0" w:color="auto"/>
                        <w:left w:val="none" w:sz="0" w:space="0" w:color="auto"/>
                        <w:bottom w:val="none" w:sz="0" w:space="0" w:color="auto"/>
                        <w:right w:val="none" w:sz="0" w:space="0" w:color="auto"/>
                      </w:divBdr>
                    </w:div>
                  </w:divsChild>
                </w:div>
                <w:div w:id="230580058">
                  <w:marLeft w:val="0"/>
                  <w:marRight w:val="0"/>
                  <w:marTop w:val="0"/>
                  <w:marBottom w:val="0"/>
                  <w:divBdr>
                    <w:top w:val="none" w:sz="0" w:space="0" w:color="auto"/>
                    <w:left w:val="none" w:sz="0" w:space="0" w:color="auto"/>
                    <w:bottom w:val="none" w:sz="0" w:space="0" w:color="auto"/>
                    <w:right w:val="none" w:sz="0" w:space="0" w:color="auto"/>
                  </w:divBdr>
                  <w:divsChild>
                    <w:div w:id="1080057833">
                      <w:marLeft w:val="0"/>
                      <w:marRight w:val="0"/>
                      <w:marTop w:val="0"/>
                      <w:marBottom w:val="0"/>
                      <w:divBdr>
                        <w:top w:val="none" w:sz="0" w:space="0" w:color="auto"/>
                        <w:left w:val="none" w:sz="0" w:space="0" w:color="auto"/>
                        <w:bottom w:val="none" w:sz="0" w:space="0" w:color="auto"/>
                        <w:right w:val="none" w:sz="0" w:space="0" w:color="auto"/>
                      </w:divBdr>
                    </w:div>
                  </w:divsChild>
                </w:div>
                <w:div w:id="280502364">
                  <w:marLeft w:val="0"/>
                  <w:marRight w:val="0"/>
                  <w:marTop w:val="0"/>
                  <w:marBottom w:val="0"/>
                  <w:divBdr>
                    <w:top w:val="none" w:sz="0" w:space="0" w:color="auto"/>
                    <w:left w:val="none" w:sz="0" w:space="0" w:color="auto"/>
                    <w:bottom w:val="none" w:sz="0" w:space="0" w:color="auto"/>
                    <w:right w:val="none" w:sz="0" w:space="0" w:color="auto"/>
                  </w:divBdr>
                  <w:divsChild>
                    <w:div w:id="912011778">
                      <w:marLeft w:val="0"/>
                      <w:marRight w:val="0"/>
                      <w:marTop w:val="0"/>
                      <w:marBottom w:val="0"/>
                      <w:divBdr>
                        <w:top w:val="none" w:sz="0" w:space="0" w:color="auto"/>
                        <w:left w:val="none" w:sz="0" w:space="0" w:color="auto"/>
                        <w:bottom w:val="none" w:sz="0" w:space="0" w:color="auto"/>
                        <w:right w:val="none" w:sz="0" w:space="0" w:color="auto"/>
                      </w:divBdr>
                    </w:div>
                  </w:divsChild>
                </w:div>
                <w:div w:id="543443717">
                  <w:marLeft w:val="0"/>
                  <w:marRight w:val="0"/>
                  <w:marTop w:val="0"/>
                  <w:marBottom w:val="0"/>
                  <w:divBdr>
                    <w:top w:val="none" w:sz="0" w:space="0" w:color="auto"/>
                    <w:left w:val="none" w:sz="0" w:space="0" w:color="auto"/>
                    <w:bottom w:val="none" w:sz="0" w:space="0" w:color="auto"/>
                    <w:right w:val="none" w:sz="0" w:space="0" w:color="auto"/>
                  </w:divBdr>
                  <w:divsChild>
                    <w:div w:id="23558957">
                      <w:marLeft w:val="0"/>
                      <w:marRight w:val="0"/>
                      <w:marTop w:val="0"/>
                      <w:marBottom w:val="0"/>
                      <w:divBdr>
                        <w:top w:val="none" w:sz="0" w:space="0" w:color="auto"/>
                        <w:left w:val="none" w:sz="0" w:space="0" w:color="auto"/>
                        <w:bottom w:val="none" w:sz="0" w:space="0" w:color="auto"/>
                        <w:right w:val="none" w:sz="0" w:space="0" w:color="auto"/>
                      </w:divBdr>
                    </w:div>
                  </w:divsChild>
                </w:div>
                <w:div w:id="674766419">
                  <w:marLeft w:val="0"/>
                  <w:marRight w:val="0"/>
                  <w:marTop w:val="0"/>
                  <w:marBottom w:val="0"/>
                  <w:divBdr>
                    <w:top w:val="none" w:sz="0" w:space="0" w:color="auto"/>
                    <w:left w:val="none" w:sz="0" w:space="0" w:color="auto"/>
                    <w:bottom w:val="none" w:sz="0" w:space="0" w:color="auto"/>
                    <w:right w:val="none" w:sz="0" w:space="0" w:color="auto"/>
                  </w:divBdr>
                  <w:divsChild>
                    <w:div w:id="364211112">
                      <w:marLeft w:val="0"/>
                      <w:marRight w:val="0"/>
                      <w:marTop w:val="0"/>
                      <w:marBottom w:val="0"/>
                      <w:divBdr>
                        <w:top w:val="none" w:sz="0" w:space="0" w:color="auto"/>
                        <w:left w:val="none" w:sz="0" w:space="0" w:color="auto"/>
                        <w:bottom w:val="none" w:sz="0" w:space="0" w:color="auto"/>
                        <w:right w:val="none" w:sz="0" w:space="0" w:color="auto"/>
                      </w:divBdr>
                    </w:div>
                  </w:divsChild>
                </w:div>
                <w:div w:id="681123629">
                  <w:marLeft w:val="0"/>
                  <w:marRight w:val="0"/>
                  <w:marTop w:val="0"/>
                  <w:marBottom w:val="0"/>
                  <w:divBdr>
                    <w:top w:val="none" w:sz="0" w:space="0" w:color="auto"/>
                    <w:left w:val="none" w:sz="0" w:space="0" w:color="auto"/>
                    <w:bottom w:val="none" w:sz="0" w:space="0" w:color="auto"/>
                    <w:right w:val="none" w:sz="0" w:space="0" w:color="auto"/>
                  </w:divBdr>
                  <w:divsChild>
                    <w:div w:id="3558373">
                      <w:marLeft w:val="0"/>
                      <w:marRight w:val="0"/>
                      <w:marTop w:val="0"/>
                      <w:marBottom w:val="0"/>
                      <w:divBdr>
                        <w:top w:val="none" w:sz="0" w:space="0" w:color="auto"/>
                        <w:left w:val="none" w:sz="0" w:space="0" w:color="auto"/>
                        <w:bottom w:val="none" w:sz="0" w:space="0" w:color="auto"/>
                        <w:right w:val="none" w:sz="0" w:space="0" w:color="auto"/>
                      </w:divBdr>
                    </w:div>
                  </w:divsChild>
                </w:div>
                <w:div w:id="824127499">
                  <w:marLeft w:val="0"/>
                  <w:marRight w:val="0"/>
                  <w:marTop w:val="0"/>
                  <w:marBottom w:val="0"/>
                  <w:divBdr>
                    <w:top w:val="none" w:sz="0" w:space="0" w:color="auto"/>
                    <w:left w:val="none" w:sz="0" w:space="0" w:color="auto"/>
                    <w:bottom w:val="none" w:sz="0" w:space="0" w:color="auto"/>
                    <w:right w:val="none" w:sz="0" w:space="0" w:color="auto"/>
                  </w:divBdr>
                  <w:divsChild>
                    <w:div w:id="2140876581">
                      <w:marLeft w:val="0"/>
                      <w:marRight w:val="0"/>
                      <w:marTop w:val="0"/>
                      <w:marBottom w:val="0"/>
                      <w:divBdr>
                        <w:top w:val="none" w:sz="0" w:space="0" w:color="auto"/>
                        <w:left w:val="none" w:sz="0" w:space="0" w:color="auto"/>
                        <w:bottom w:val="none" w:sz="0" w:space="0" w:color="auto"/>
                        <w:right w:val="none" w:sz="0" w:space="0" w:color="auto"/>
                      </w:divBdr>
                    </w:div>
                  </w:divsChild>
                </w:div>
                <w:div w:id="876047908">
                  <w:marLeft w:val="0"/>
                  <w:marRight w:val="0"/>
                  <w:marTop w:val="0"/>
                  <w:marBottom w:val="0"/>
                  <w:divBdr>
                    <w:top w:val="none" w:sz="0" w:space="0" w:color="auto"/>
                    <w:left w:val="none" w:sz="0" w:space="0" w:color="auto"/>
                    <w:bottom w:val="none" w:sz="0" w:space="0" w:color="auto"/>
                    <w:right w:val="none" w:sz="0" w:space="0" w:color="auto"/>
                  </w:divBdr>
                  <w:divsChild>
                    <w:div w:id="1228416264">
                      <w:marLeft w:val="0"/>
                      <w:marRight w:val="0"/>
                      <w:marTop w:val="0"/>
                      <w:marBottom w:val="0"/>
                      <w:divBdr>
                        <w:top w:val="none" w:sz="0" w:space="0" w:color="auto"/>
                        <w:left w:val="none" w:sz="0" w:space="0" w:color="auto"/>
                        <w:bottom w:val="none" w:sz="0" w:space="0" w:color="auto"/>
                        <w:right w:val="none" w:sz="0" w:space="0" w:color="auto"/>
                      </w:divBdr>
                    </w:div>
                  </w:divsChild>
                </w:div>
                <w:div w:id="897008419">
                  <w:marLeft w:val="0"/>
                  <w:marRight w:val="0"/>
                  <w:marTop w:val="0"/>
                  <w:marBottom w:val="0"/>
                  <w:divBdr>
                    <w:top w:val="none" w:sz="0" w:space="0" w:color="auto"/>
                    <w:left w:val="none" w:sz="0" w:space="0" w:color="auto"/>
                    <w:bottom w:val="none" w:sz="0" w:space="0" w:color="auto"/>
                    <w:right w:val="none" w:sz="0" w:space="0" w:color="auto"/>
                  </w:divBdr>
                  <w:divsChild>
                    <w:div w:id="1137069913">
                      <w:marLeft w:val="0"/>
                      <w:marRight w:val="0"/>
                      <w:marTop w:val="0"/>
                      <w:marBottom w:val="0"/>
                      <w:divBdr>
                        <w:top w:val="none" w:sz="0" w:space="0" w:color="auto"/>
                        <w:left w:val="none" w:sz="0" w:space="0" w:color="auto"/>
                        <w:bottom w:val="none" w:sz="0" w:space="0" w:color="auto"/>
                        <w:right w:val="none" w:sz="0" w:space="0" w:color="auto"/>
                      </w:divBdr>
                    </w:div>
                  </w:divsChild>
                </w:div>
                <w:div w:id="930969471">
                  <w:marLeft w:val="0"/>
                  <w:marRight w:val="0"/>
                  <w:marTop w:val="0"/>
                  <w:marBottom w:val="0"/>
                  <w:divBdr>
                    <w:top w:val="none" w:sz="0" w:space="0" w:color="auto"/>
                    <w:left w:val="none" w:sz="0" w:space="0" w:color="auto"/>
                    <w:bottom w:val="none" w:sz="0" w:space="0" w:color="auto"/>
                    <w:right w:val="none" w:sz="0" w:space="0" w:color="auto"/>
                  </w:divBdr>
                  <w:divsChild>
                    <w:div w:id="324288388">
                      <w:marLeft w:val="0"/>
                      <w:marRight w:val="0"/>
                      <w:marTop w:val="0"/>
                      <w:marBottom w:val="0"/>
                      <w:divBdr>
                        <w:top w:val="none" w:sz="0" w:space="0" w:color="auto"/>
                        <w:left w:val="none" w:sz="0" w:space="0" w:color="auto"/>
                        <w:bottom w:val="none" w:sz="0" w:space="0" w:color="auto"/>
                        <w:right w:val="none" w:sz="0" w:space="0" w:color="auto"/>
                      </w:divBdr>
                    </w:div>
                  </w:divsChild>
                </w:div>
                <w:div w:id="976766153">
                  <w:marLeft w:val="0"/>
                  <w:marRight w:val="0"/>
                  <w:marTop w:val="0"/>
                  <w:marBottom w:val="0"/>
                  <w:divBdr>
                    <w:top w:val="none" w:sz="0" w:space="0" w:color="auto"/>
                    <w:left w:val="none" w:sz="0" w:space="0" w:color="auto"/>
                    <w:bottom w:val="none" w:sz="0" w:space="0" w:color="auto"/>
                    <w:right w:val="none" w:sz="0" w:space="0" w:color="auto"/>
                  </w:divBdr>
                  <w:divsChild>
                    <w:div w:id="1092238568">
                      <w:marLeft w:val="0"/>
                      <w:marRight w:val="0"/>
                      <w:marTop w:val="0"/>
                      <w:marBottom w:val="0"/>
                      <w:divBdr>
                        <w:top w:val="none" w:sz="0" w:space="0" w:color="auto"/>
                        <w:left w:val="none" w:sz="0" w:space="0" w:color="auto"/>
                        <w:bottom w:val="none" w:sz="0" w:space="0" w:color="auto"/>
                        <w:right w:val="none" w:sz="0" w:space="0" w:color="auto"/>
                      </w:divBdr>
                    </w:div>
                  </w:divsChild>
                </w:div>
                <w:div w:id="1056389891">
                  <w:marLeft w:val="0"/>
                  <w:marRight w:val="0"/>
                  <w:marTop w:val="0"/>
                  <w:marBottom w:val="0"/>
                  <w:divBdr>
                    <w:top w:val="none" w:sz="0" w:space="0" w:color="auto"/>
                    <w:left w:val="none" w:sz="0" w:space="0" w:color="auto"/>
                    <w:bottom w:val="none" w:sz="0" w:space="0" w:color="auto"/>
                    <w:right w:val="none" w:sz="0" w:space="0" w:color="auto"/>
                  </w:divBdr>
                  <w:divsChild>
                    <w:div w:id="730882563">
                      <w:marLeft w:val="0"/>
                      <w:marRight w:val="0"/>
                      <w:marTop w:val="0"/>
                      <w:marBottom w:val="0"/>
                      <w:divBdr>
                        <w:top w:val="none" w:sz="0" w:space="0" w:color="auto"/>
                        <w:left w:val="none" w:sz="0" w:space="0" w:color="auto"/>
                        <w:bottom w:val="none" w:sz="0" w:space="0" w:color="auto"/>
                        <w:right w:val="none" w:sz="0" w:space="0" w:color="auto"/>
                      </w:divBdr>
                    </w:div>
                  </w:divsChild>
                </w:div>
                <w:div w:id="1175876552">
                  <w:marLeft w:val="0"/>
                  <w:marRight w:val="0"/>
                  <w:marTop w:val="0"/>
                  <w:marBottom w:val="0"/>
                  <w:divBdr>
                    <w:top w:val="none" w:sz="0" w:space="0" w:color="auto"/>
                    <w:left w:val="none" w:sz="0" w:space="0" w:color="auto"/>
                    <w:bottom w:val="none" w:sz="0" w:space="0" w:color="auto"/>
                    <w:right w:val="none" w:sz="0" w:space="0" w:color="auto"/>
                  </w:divBdr>
                  <w:divsChild>
                    <w:div w:id="782191503">
                      <w:marLeft w:val="0"/>
                      <w:marRight w:val="0"/>
                      <w:marTop w:val="0"/>
                      <w:marBottom w:val="0"/>
                      <w:divBdr>
                        <w:top w:val="none" w:sz="0" w:space="0" w:color="auto"/>
                        <w:left w:val="none" w:sz="0" w:space="0" w:color="auto"/>
                        <w:bottom w:val="none" w:sz="0" w:space="0" w:color="auto"/>
                        <w:right w:val="none" w:sz="0" w:space="0" w:color="auto"/>
                      </w:divBdr>
                    </w:div>
                  </w:divsChild>
                </w:div>
                <w:div w:id="1176117406">
                  <w:marLeft w:val="0"/>
                  <w:marRight w:val="0"/>
                  <w:marTop w:val="0"/>
                  <w:marBottom w:val="0"/>
                  <w:divBdr>
                    <w:top w:val="none" w:sz="0" w:space="0" w:color="auto"/>
                    <w:left w:val="none" w:sz="0" w:space="0" w:color="auto"/>
                    <w:bottom w:val="none" w:sz="0" w:space="0" w:color="auto"/>
                    <w:right w:val="none" w:sz="0" w:space="0" w:color="auto"/>
                  </w:divBdr>
                  <w:divsChild>
                    <w:div w:id="1053389250">
                      <w:marLeft w:val="0"/>
                      <w:marRight w:val="0"/>
                      <w:marTop w:val="0"/>
                      <w:marBottom w:val="0"/>
                      <w:divBdr>
                        <w:top w:val="none" w:sz="0" w:space="0" w:color="auto"/>
                        <w:left w:val="none" w:sz="0" w:space="0" w:color="auto"/>
                        <w:bottom w:val="none" w:sz="0" w:space="0" w:color="auto"/>
                        <w:right w:val="none" w:sz="0" w:space="0" w:color="auto"/>
                      </w:divBdr>
                    </w:div>
                  </w:divsChild>
                </w:div>
                <w:div w:id="1312950984">
                  <w:marLeft w:val="0"/>
                  <w:marRight w:val="0"/>
                  <w:marTop w:val="0"/>
                  <w:marBottom w:val="0"/>
                  <w:divBdr>
                    <w:top w:val="none" w:sz="0" w:space="0" w:color="auto"/>
                    <w:left w:val="none" w:sz="0" w:space="0" w:color="auto"/>
                    <w:bottom w:val="none" w:sz="0" w:space="0" w:color="auto"/>
                    <w:right w:val="none" w:sz="0" w:space="0" w:color="auto"/>
                  </w:divBdr>
                  <w:divsChild>
                    <w:div w:id="1467240669">
                      <w:marLeft w:val="0"/>
                      <w:marRight w:val="0"/>
                      <w:marTop w:val="0"/>
                      <w:marBottom w:val="0"/>
                      <w:divBdr>
                        <w:top w:val="none" w:sz="0" w:space="0" w:color="auto"/>
                        <w:left w:val="none" w:sz="0" w:space="0" w:color="auto"/>
                        <w:bottom w:val="none" w:sz="0" w:space="0" w:color="auto"/>
                        <w:right w:val="none" w:sz="0" w:space="0" w:color="auto"/>
                      </w:divBdr>
                    </w:div>
                  </w:divsChild>
                </w:div>
                <w:div w:id="1384140652">
                  <w:marLeft w:val="0"/>
                  <w:marRight w:val="0"/>
                  <w:marTop w:val="0"/>
                  <w:marBottom w:val="0"/>
                  <w:divBdr>
                    <w:top w:val="none" w:sz="0" w:space="0" w:color="auto"/>
                    <w:left w:val="none" w:sz="0" w:space="0" w:color="auto"/>
                    <w:bottom w:val="none" w:sz="0" w:space="0" w:color="auto"/>
                    <w:right w:val="none" w:sz="0" w:space="0" w:color="auto"/>
                  </w:divBdr>
                  <w:divsChild>
                    <w:div w:id="1706716066">
                      <w:marLeft w:val="0"/>
                      <w:marRight w:val="0"/>
                      <w:marTop w:val="0"/>
                      <w:marBottom w:val="0"/>
                      <w:divBdr>
                        <w:top w:val="none" w:sz="0" w:space="0" w:color="auto"/>
                        <w:left w:val="none" w:sz="0" w:space="0" w:color="auto"/>
                        <w:bottom w:val="none" w:sz="0" w:space="0" w:color="auto"/>
                        <w:right w:val="none" w:sz="0" w:space="0" w:color="auto"/>
                      </w:divBdr>
                    </w:div>
                  </w:divsChild>
                </w:div>
                <w:div w:id="1558784253">
                  <w:marLeft w:val="0"/>
                  <w:marRight w:val="0"/>
                  <w:marTop w:val="0"/>
                  <w:marBottom w:val="0"/>
                  <w:divBdr>
                    <w:top w:val="none" w:sz="0" w:space="0" w:color="auto"/>
                    <w:left w:val="none" w:sz="0" w:space="0" w:color="auto"/>
                    <w:bottom w:val="none" w:sz="0" w:space="0" w:color="auto"/>
                    <w:right w:val="none" w:sz="0" w:space="0" w:color="auto"/>
                  </w:divBdr>
                  <w:divsChild>
                    <w:div w:id="306785372">
                      <w:marLeft w:val="0"/>
                      <w:marRight w:val="0"/>
                      <w:marTop w:val="0"/>
                      <w:marBottom w:val="0"/>
                      <w:divBdr>
                        <w:top w:val="none" w:sz="0" w:space="0" w:color="auto"/>
                        <w:left w:val="none" w:sz="0" w:space="0" w:color="auto"/>
                        <w:bottom w:val="none" w:sz="0" w:space="0" w:color="auto"/>
                        <w:right w:val="none" w:sz="0" w:space="0" w:color="auto"/>
                      </w:divBdr>
                    </w:div>
                  </w:divsChild>
                </w:div>
                <w:div w:id="1631790220">
                  <w:marLeft w:val="0"/>
                  <w:marRight w:val="0"/>
                  <w:marTop w:val="0"/>
                  <w:marBottom w:val="0"/>
                  <w:divBdr>
                    <w:top w:val="none" w:sz="0" w:space="0" w:color="auto"/>
                    <w:left w:val="none" w:sz="0" w:space="0" w:color="auto"/>
                    <w:bottom w:val="none" w:sz="0" w:space="0" w:color="auto"/>
                    <w:right w:val="none" w:sz="0" w:space="0" w:color="auto"/>
                  </w:divBdr>
                  <w:divsChild>
                    <w:div w:id="1902907242">
                      <w:marLeft w:val="0"/>
                      <w:marRight w:val="0"/>
                      <w:marTop w:val="0"/>
                      <w:marBottom w:val="0"/>
                      <w:divBdr>
                        <w:top w:val="none" w:sz="0" w:space="0" w:color="auto"/>
                        <w:left w:val="none" w:sz="0" w:space="0" w:color="auto"/>
                        <w:bottom w:val="none" w:sz="0" w:space="0" w:color="auto"/>
                        <w:right w:val="none" w:sz="0" w:space="0" w:color="auto"/>
                      </w:divBdr>
                    </w:div>
                  </w:divsChild>
                </w:div>
                <w:div w:id="1691102870">
                  <w:marLeft w:val="0"/>
                  <w:marRight w:val="0"/>
                  <w:marTop w:val="0"/>
                  <w:marBottom w:val="0"/>
                  <w:divBdr>
                    <w:top w:val="none" w:sz="0" w:space="0" w:color="auto"/>
                    <w:left w:val="none" w:sz="0" w:space="0" w:color="auto"/>
                    <w:bottom w:val="none" w:sz="0" w:space="0" w:color="auto"/>
                    <w:right w:val="none" w:sz="0" w:space="0" w:color="auto"/>
                  </w:divBdr>
                  <w:divsChild>
                    <w:div w:id="2032107221">
                      <w:marLeft w:val="0"/>
                      <w:marRight w:val="0"/>
                      <w:marTop w:val="0"/>
                      <w:marBottom w:val="0"/>
                      <w:divBdr>
                        <w:top w:val="none" w:sz="0" w:space="0" w:color="auto"/>
                        <w:left w:val="none" w:sz="0" w:space="0" w:color="auto"/>
                        <w:bottom w:val="none" w:sz="0" w:space="0" w:color="auto"/>
                        <w:right w:val="none" w:sz="0" w:space="0" w:color="auto"/>
                      </w:divBdr>
                    </w:div>
                  </w:divsChild>
                </w:div>
                <w:div w:id="2044934918">
                  <w:marLeft w:val="0"/>
                  <w:marRight w:val="0"/>
                  <w:marTop w:val="0"/>
                  <w:marBottom w:val="0"/>
                  <w:divBdr>
                    <w:top w:val="none" w:sz="0" w:space="0" w:color="auto"/>
                    <w:left w:val="none" w:sz="0" w:space="0" w:color="auto"/>
                    <w:bottom w:val="none" w:sz="0" w:space="0" w:color="auto"/>
                    <w:right w:val="none" w:sz="0" w:space="0" w:color="auto"/>
                  </w:divBdr>
                  <w:divsChild>
                    <w:div w:id="2064015914">
                      <w:marLeft w:val="0"/>
                      <w:marRight w:val="0"/>
                      <w:marTop w:val="0"/>
                      <w:marBottom w:val="0"/>
                      <w:divBdr>
                        <w:top w:val="none" w:sz="0" w:space="0" w:color="auto"/>
                        <w:left w:val="none" w:sz="0" w:space="0" w:color="auto"/>
                        <w:bottom w:val="none" w:sz="0" w:space="0" w:color="auto"/>
                        <w:right w:val="none" w:sz="0" w:space="0" w:color="auto"/>
                      </w:divBdr>
                    </w:div>
                  </w:divsChild>
                </w:div>
                <w:div w:id="2058507540">
                  <w:marLeft w:val="0"/>
                  <w:marRight w:val="0"/>
                  <w:marTop w:val="0"/>
                  <w:marBottom w:val="0"/>
                  <w:divBdr>
                    <w:top w:val="none" w:sz="0" w:space="0" w:color="auto"/>
                    <w:left w:val="none" w:sz="0" w:space="0" w:color="auto"/>
                    <w:bottom w:val="none" w:sz="0" w:space="0" w:color="auto"/>
                    <w:right w:val="none" w:sz="0" w:space="0" w:color="auto"/>
                  </w:divBdr>
                  <w:divsChild>
                    <w:div w:id="2098281209">
                      <w:marLeft w:val="0"/>
                      <w:marRight w:val="0"/>
                      <w:marTop w:val="0"/>
                      <w:marBottom w:val="0"/>
                      <w:divBdr>
                        <w:top w:val="none" w:sz="0" w:space="0" w:color="auto"/>
                        <w:left w:val="none" w:sz="0" w:space="0" w:color="auto"/>
                        <w:bottom w:val="none" w:sz="0" w:space="0" w:color="auto"/>
                        <w:right w:val="none" w:sz="0" w:space="0" w:color="auto"/>
                      </w:divBdr>
                    </w:div>
                  </w:divsChild>
                </w:div>
                <w:div w:id="2108118571">
                  <w:marLeft w:val="0"/>
                  <w:marRight w:val="0"/>
                  <w:marTop w:val="0"/>
                  <w:marBottom w:val="0"/>
                  <w:divBdr>
                    <w:top w:val="none" w:sz="0" w:space="0" w:color="auto"/>
                    <w:left w:val="none" w:sz="0" w:space="0" w:color="auto"/>
                    <w:bottom w:val="none" w:sz="0" w:space="0" w:color="auto"/>
                    <w:right w:val="none" w:sz="0" w:space="0" w:color="auto"/>
                  </w:divBdr>
                  <w:divsChild>
                    <w:div w:id="1911380661">
                      <w:marLeft w:val="0"/>
                      <w:marRight w:val="0"/>
                      <w:marTop w:val="0"/>
                      <w:marBottom w:val="0"/>
                      <w:divBdr>
                        <w:top w:val="none" w:sz="0" w:space="0" w:color="auto"/>
                        <w:left w:val="none" w:sz="0" w:space="0" w:color="auto"/>
                        <w:bottom w:val="none" w:sz="0" w:space="0" w:color="auto"/>
                        <w:right w:val="none" w:sz="0" w:space="0" w:color="auto"/>
                      </w:divBdr>
                    </w:div>
                  </w:divsChild>
                </w:div>
                <w:div w:id="2124035905">
                  <w:marLeft w:val="0"/>
                  <w:marRight w:val="0"/>
                  <w:marTop w:val="0"/>
                  <w:marBottom w:val="0"/>
                  <w:divBdr>
                    <w:top w:val="none" w:sz="0" w:space="0" w:color="auto"/>
                    <w:left w:val="none" w:sz="0" w:space="0" w:color="auto"/>
                    <w:bottom w:val="none" w:sz="0" w:space="0" w:color="auto"/>
                    <w:right w:val="none" w:sz="0" w:space="0" w:color="auto"/>
                  </w:divBdr>
                  <w:divsChild>
                    <w:div w:id="8860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766842">
          <w:marLeft w:val="0"/>
          <w:marRight w:val="0"/>
          <w:marTop w:val="0"/>
          <w:marBottom w:val="0"/>
          <w:divBdr>
            <w:top w:val="none" w:sz="0" w:space="0" w:color="auto"/>
            <w:left w:val="none" w:sz="0" w:space="0" w:color="auto"/>
            <w:bottom w:val="none" w:sz="0" w:space="0" w:color="auto"/>
            <w:right w:val="none" w:sz="0" w:space="0" w:color="auto"/>
          </w:divBdr>
        </w:div>
        <w:div w:id="1368264032">
          <w:marLeft w:val="0"/>
          <w:marRight w:val="0"/>
          <w:marTop w:val="0"/>
          <w:marBottom w:val="0"/>
          <w:divBdr>
            <w:top w:val="none" w:sz="0" w:space="0" w:color="auto"/>
            <w:left w:val="none" w:sz="0" w:space="0" w:color="auto"/>
            <w:bottom w:val="none" w:sz="0" w:space="0" w:color="auto"/>
            <w:right w:val="none" w:sz="0" w:space="0" w:color="auto"/>
          </w:divBdr>
        </w:div>
        <w:div w:id="1540630122">
          <w:marLeft w:val="0"/>
          <w:marRight w:val="0"/>
          <w:marTop w:val="0"/>
          <w:marBottom w:val="0"/>
          <w:divBdr>
            <w:top w:val="none" w:sz="0" w:space="0" w:color="auto"/>
            <w:left w:val="none" w:sz="0" w:space="0" w:color="auto"/>
            <w:bottom w:val="none" w:sz="0" w:space="0" w:color="auto"/>
            <w:right w:val="none" w:sz="0" w:space="0" w:color="auto"/>
          </w:divBdr>
          <w:divsChild>
            <w:div w:id="2139495989">
              <w:marLeft w:val="-75"/>
              <w:marRight w:val="0"/>
              <w:marTop w:val="30"/>
              <w:marBottom w:val="30"/>
              <w:divBdr>
                <w:top w:val="none" w:sz="0" w:space="0" w:color="auto"/>
                <w:left w:val="none" w:sz="0" w:space="0" w:color="auto"/>
                <w:bottom w:val="none" w:sz="0" w:space="0" w:color="auto"/>
                <w:right w:val="none" w:sz="0" w:space="0" w:color="auto"/>
              </w:divBdr>
              <w:divsChild>
                <w:div w:id="16927451">
                  <w:marLeft w:val="0"/>
                  <w:marRight w:val="0"/>
                  <w:marTop w:val="0"/>
                  <w:marBottom w:val="0"/>
                  <w:divBdr>
                    <w:top w:val="none" w:sz="0" w:space="0" w:color="auto"/>
                    <w:left w:val="none" w:sz="0" w:space="0" w:color="auto"/>
                    <w:bottom w:val="none" w:sz="0" w:space="0" w:color="auto"/>
                    <w:right w:val="none" w:sz="0" w:space="0" w:color="auto"/>
                  </w:divBdr>
                  <w:divsChild>
                    <w:div w:id="630748538">
                      <w:marLeft w:val="0"/>
                      <w:marRight w:val="0"/>
                      <w:marTop w:val="0"/>
                      <w:marBottom w:val="0"/>
                      <w:divBdr>
                        <w:top w:val="none" w:sz="0" w:space="0" w:color="auto"/>
                        <w:left w:val="none" w:sz="0" w:space="0" w:color="auto"/>
                        <w:bottom w:val="none" w:sz="0" w:space="0" w:color="auto"/>
                        <w:right w:val="none" w:sz="0" w:space="0" w:color="auto"/>
                      </w:divBdr>
                    </w:div>
                  </w:divsChild>
                </w:div>
                <w:div w:id="36518086">
                  <w:marLeft w:val="0"/>
                  <w:marRight w:val="0"/>
                  <w:marTop w:val="0"/>
                  <w:marBottom w:val="0"/>
                  <w:divBdr>
                    <w:top w:val="none" w:sz="0" w:space="0" w:color="auto"/>
                    <w:left w:val="none" w:sz="0" w:space="0" w:color="auto"/>
                    <w:bottom w:val="none" w:sz="0" w:space="0" w:color="auto"/>
                    <w:right w:val="none" w:sz="0" w:space="0" w:color="auto"/>
                  </w:divBdr>
                  <w:divsChild>
                    <w:div w:id="1200047519">
                      <w:marLeft w:val="0"/>
                      <w:marRight w:val="0"/>
                      <w:marTop w:val="0"/>
                      <w:marBottom w:val="0"/>
                      <w:divBdr>
                        <w:top w:val="none" w:sz="0" w:space="0" w:color="auto"/>
                        <w:left w:val="none" w:sz="0" w:space="0" w:color="auto"/>
                        <w:bottom w:val="none" w:sz="0" w:space="0" w:color="auto"/>
                        <w:right w:val="none" w:sz="0" w:space="0" w:color="auto"/>
                      </w:divBdr>
                    </w:div>
                  </w:divsChild>
                </w:div>
                <w:div w:id="354162557">
                  <w:marLeft w:val="0"/>
                  <w:marRight w:val="0"/>
                  <w:marTop w:val="0"/>
                  <w:marBottom w:val="0"/>
                  <w:divBdr>
                    <w:top w:val="none" w:sz="0" w:space="0" w:color="auto"/>
                    <w:left w:val="none" w:sz="0" w:space="0" w:color="auto"/>
                    <w:bottom w:val="none" w:sz="0" w:space="0" w:color="auto"/>
                    <w:right w:val="none" w:sz="0" w:space="0" w:color="auto"/>
                  </w:divBdr>
                  <w:divsChild>
                    <w:div w:id="639263545">
                      <w:marLeft w:val="0"/>
                      <w:marRight w:val="0"/>
                      <w:marTop w:val="0"/>
                      <w:marBottom w:val="0"/>
                      <w:divBdr>
                        <w:top w:val="none" w:sz="0" w:space="0" w:color="auto"/>
                        <w:left w:val="none" w:sz="0" w:space="0" w:color="auto"/>
                        <w:bottom w:val="none" w:sz="0" w:space="0" w:color="auto"/>
                        <w:right w:val="none" w:sz="0" w:space="0" w:color="auto"/>
                      </w:divBdr>
                    </w:div>
                  </w:divsChild>
                </w:div>
                <w:div w:id="504132784">
                  <w:marLeft w:val="0"/>
                  <w:marRight w:val="0"/>
                  <w:marTop w:val="0"/>
                  <w:marBottom w:val="0"/>
                  <w:divBdr>
                    <w:top w:val="none" w:sz="0" w:space="0" w:color="auto"/>
                    <w:left w:val="none" w:sz="0" w:space="0" w:color="auto"/>
                    <w:bottom w:val="none" w:sz="0" w:space="0" w:color="auto"/>
                    <w:right w:val="none" w:sz="0" w:space="0" w:color="auto"/>
                  </w:divBdr>
                  <w:divsChild>
                    <w:div w:id="962228036">
                      <w:marLeft w:val="0"/>
                      <w:marRight w:val="0"/>
                      <w:marTop w:val="0"/>
                      <w:marBottom w:val="0"/>
                      <w:divBdr>
                        <w:top w:val="none" w:sz="0" w:space="0" w:color="auto"/>
                        <w:left w:val="none" w:sz="0" w:space="0" w:color="auto"/>
                        <w:bottom w:val="none" w:sz="0" w:space="0" w:color="auto"/>
                        <w:right w:val="none" w:sz="0" w:space="0" w:color="auto"/>
                      </w:divBdr>
                    </w:div>
                  </w:divsChild>
                </w:div>
                <w:div w:id="547454859">
                  <w:marLeft w:val="0"/>
                  <w:marRight w:val="0"/>
                  <w:marTop w:val="0"/>
                  <w:marBottom w:val="0"/>
                  <w:divBdr>
                    <w:top w:val="none" w:sz="0" w:space="0" w:color="auto"/>
                    <w:left w:val="none" w:sz="0" w:space="0" w:color="auto"/>
                    <w:bottom w:val="none" w:sz="0" w:space="0" w:color="auto"/>
                    <w:right w:val="none" w:sz="0" w:space="0" w:color="auto"/>
                  </w:divBdr>
                  <w:divsChild>
                    <w:div w:id="1179083877">
                      <w:marLeft w:val="0"/>
                      <w:marRight w:val="0"/>
                      <w:marTop w:val="0"/>
                      <w:marBottom w:val="0"/>
                      <w:divBdr>
                        <w:top w:val="none" w:sz="0" w:space="0" w:color="auto"/>
                        <w:left w:val="none" w:sz="0" w:space="0" w:color="auto"/>
                        <w:bottom w:val="none" w:sz="0" w:space="0" w:color="auto"/>
                        <w:right w:val="none" w:sz="0" w:space="0" w:color="auto"/>
                      </w:divBdr>
                    </w:div>
                    <w:div w:id="1684354941">
                      <w:marLeft w:val="0"/>
                      <w:marRight w:val="0"/>
                      <w:marTop w:val="0"/>
                      <w:marBottom w:val="0"/>
                      <w:divBdr>
                        <w:top w:val="none" w:sz="0" w:space="0" w:color="auto"/>
                        <w:left w:val="none" w:sz="0" w:space="0" w:color="auto"/>
                        <w:bottom w:val="none" w:sz="0" w:space="0" w:color="auto"/>
                        <w:right w:val="none" w:sz="0" w:space="0" w:color="auto"/>
                      </w:divBdr>
                    </w:div>
                  </w:divsChild>
                </w:div>
                <w:div w:id="597057835">
                  <w:marLeft w:val="0"/>
                  <w:marRight w:val="0"/>
                  <w:marTop w:val="0"/>
                  <w:marBottom w:val="0"/>
                  <w:divBdr>
                    <w:top w:val="none" w:sz="0" w:space="0" w:color="auto"/>
                    <w:left w:val="none" w:sz="0" w:space="0" w:color="auto"/>
                    <w:bottom w:val="none" w:sz="0" w:space="0" w:color="auto"/>
                    <w:right w:val="none" w:sz="0" w:space="0" w:color="auto"/>
                  </w:divBdr>
                  <w:divsChild>
                    <w:div w:id="248932804">
                      <w:marLeft w:val="0"/>
                      <w:marRight w:val="0"/>
                      <w:marTop w:val="0"/>
                      <w:marBottom w:val="0"/>
                      <w:divBdr>
                        <w:top w:val="none" w:sz="0" w:space="0" w:color="auto"/>
                        <w:left w:val="none" w:sz="0" w:space="0" w:color="auto"/>
                        <w:bottom w:val="none" w:sz="0" w:space="0" w:color="auto"/>
                        <w:right w:val="none" w:sz="0" w:space="0" w:color="auto"/>
                      </w:divBdr>
                    </w:div>
                  </w:divsChild>
                </w:div>
                <w:div w:id="701517090">
                  <w:marLeft w:val="0"/>
                  <w:marRight w:val="0"/>
                  <w:marTop w:val="0"/>
                  <w:marBottom w:val="0"/>
                  <w:divBdr>
                    <w:top w:val="none" w:sz="0" w:space="0" w:color="auto"/>
                    <w:left w:val="none" w:sz="0" w:space="0" w:color="auto"/>
                    <w:bottom w:val="none" w:sz="0" w:space="0" w:color="auto"/>
                    <w:right w:val="none" w:sz="0" w:space="0" w:color="auto"/>
                  </w:divBdr>
                  <w:divsChild>
                    <w:div w:id="913513008">
                      <w:marLeft w:val="0"/>
                      <w:marRight w:val="0"/>
                      <w:marTop w:val="0"/>
                      <w:marBottom w:val="0"/>
                      <w:divBdr>
                        <w:top w:val="none" w:sz="0" w:space="0" w:color="auto"/>
                        <w:left w:val="none" w:sz="0" w:space="0" w:color="auto"/>
                        <w:bottom w:val="none" w:sz="0" w:space="0" w:color="auto"/>
                        <w:right w:val="none" w:sz="0" w:space="0" w:color="auto"/>
                      </w:divBdr>
                    </w:div>
                  </w:divsChild>
                </w:div>
                <w:div w:id="767775203">
                  <w:marLeft w:val="0"/>
                  <w:marRight w:val="0"/>
                  <w:marTop w:val="0"/>
                  <w:marBottom w:val="0"/>
                  <w:divBdr>
                    <w:top w:val="none" w:sz="0" w:space="0" w:color="auto"/>
                    <w:left w:val="none" w:sz="0" w:space="0" w:color="auto"/>
                    <w:bottom w:val="none" w:sz="0" w:space="0" w:color="auto"/>
                    <w:right w:val="none" w:sz="0" w:space="0" w:color="auto"/>
                  </w:divBdr>
                  <w:divsChild>
                    <w:div w:id="856236939">
                      <w:marLeft w:val="0"/>
                      <w:marRight w:val="0"/>
                      <w:marTop w:val="0"/>
                      <w:marBottom w:val="0"/>
                      <w:divBdr>
                        <w:top w:val="none" w:sz="0" w:space="0" w:color="auto"/>
                        <w:left w:val="none" w:sz="0" w:space="0" w:color="auto"/>
                        <w:bottom w:val="none" w:sz="0" w:space="0" w:color="auto"/>
                        <w:right w:val="none" w:sz="0" w:space="0" w:color="auto"/>
                      </w:divBdr>
                    </w:div>
                  </w:divsChild>
                </w:div>
                <w:div w:id="880555430">
                  <w:marLeft w:val="0"/>
                  <w:marRight w:val="0"/>
                  <w:marTop w:val="0"/>
                  <w:marBottom w:val="0"/>
                  <w:divBdr>
                    <w:top w:val="none" w:sz="0" w:space="0" w:color="auto"/>
                    <w:left w:val="none" w:sz="0" w:space="0" w:color="auto"/>
                    <w:bottom w:val="none" w:sz="0" w:space="0" w:color="auto"/>
                    <w:right w:val="none" w:sz="0" w:space="0" w:color="auto"/>
                  </w:divBdr>
                  <w:divsChild>
                    <w:div w:id="777604426">
                      <w:marLeft w:val="0"/>
                      <w:marRight w:val="0"/>
                      <w:marTop w:val="0"/>
                      <w:marBottom w:val="0"/>
                      <w:divBdr>
                        <w:top w:val="none" w:sz="0" w:space="0" w:color="auto"/>
                        <w:left w:val="none" w:sz="0" w:space="0" w:color="auto"/>
                        <w:bottom w:val="none" w:sz="0" w:space="0" w:color="auto"/>
                        <w:right w:val="none" w:sz="0" w:space="0" w:color="auto"/>
                      </w:divBdr>
                    </w:div>
                  </w:divsChild>
                </w:div>
                <w:div w:id="1530293389">
                  <w:marLeft w:val="0"/>
                  <w:marRight w:val="0"/>
                  <w:marTop w:val="0"/>
                  <w:marBottom w:val="0"/>
                  <w:divBdr>
                    <w:top w:val="none" w:sz="0" w:space="0" w:color="auto"/>
                    <w:left w:val="none" w:sz="0" w:space="0" w:color="auto"/>
                    <w:bottom w:val="none" w:sz="0" w:space="0" w:color="auto"/>
                    <w:right w:val="none" w:sz="0" w:space="0" w:color="auto"/>
                  </w:divBdr>
                  <w:divsChild>
                    <w:div w:id="1272055681">
                      <w:marLeft w:val="0"/>
                      <w:marRight w:val="0"/>
                      <w:marTop w:val="0"/>
                      <w:marBottom w:val="0"/>
                      <w:divBdr>
                        <w:top w:val="none" w:sz="0" w:space="0" w:color="auto"/>
                        <w:left w:val="none" w:sz="0" w:space="0" w:color="auto"/>
                        <w:bottom w:val="none" w:sz="0" w:space="0" w:color="auto"/>
                        <w:right w:val="none" w:sz="0" w:space="0" w:color="auto"/>
                      </w:divBdr>
                    </w:div>
                  </w:divsChild>
                </w:div>
                <w:div w:id="1569271022">
                  <w:marLeft w:val="0"/>
                  <w:marRight w:val="0"/>
                  <w:marTop w:val="0"/>
                  <w:marBottom w:val="0"/>
                  <w:divBdr>
                    <w:top w:val="none" w:sz="0" w:space="0" w:color="auto"/>
                    <w:left w:val="none" w:sz="0" w:space="0" w:color="auto"/>
                    <w:bottom w:val="none" w:sz="0" w:space="0" w:color="auto"/>
                    <w:right w:val="none" w:sz="0" w:space="0" w:color="auto"/>
                  </w:divBdr>
                  <w:divsChild>
                    <w:div w:id="1083912418">
                      <w:marLeft w:val="0"/>
                      <w:marRight w:val="0"/>
                      <w:marTop w:val="0"/>
                      <w:marBottom w:val="0"/>
                      <w:divBdr>
                        <w:top w:val="none" w:sz="0" w:space="0" w:color="auto"/>
                        <w:left w:val="none" w:sz="0" w:space="0" w:color="auto"/>
                        <w:bottom w:val="none" w:sz="0" w:space="0" w:color="auto"/>
                        <w:right w:val="none" w:sz="0" w:space="0" w:color="auto"/>
                      </w:divBdr>
                    </w:div>
                    <w:div w:id="1496722628">
                      <w:marLeft w:val="0"/>
                      <w:marRight w:val="0"/>
                      <w:marTop w:val="0"/>
                      <w:marBottom w:val="0"/>
                      <w:divBdr>
                        <w:top w:val="none" w:sz="0" w:space="0" w:color="auto"/>
                        <w:left w:val="none" w:sz="0" w:space="0" w:color="auto"/>
                        <w:bottom w:val="none" w:sz="0" w:space="0" w:color="auto"/>
                        <w:right w:val="none" w:sz="0" w:space="0" w:color="auto"/>
                      </w:divBdr>
                    </w:div>
                  </w:divsChild>
                </w:div>
                <w:div w:id="1998069937">
                  <w:marLeft w:val="0"/>
                  <w:marRight w:val="0"/>
                  <w:marTop w:val="0"/>
                  <w:marBottom w:val="0"/>
                  <w:divBdr>
                    <w:top w:val="none" w:sz="0" w:space="0" w:color="auto"/>
                    <w:left w:val="none" w:sz="0" w:space="0" w:color="auto"/>
                    <w:bottom w:val="none" w:sz="0" w:space="0" w:color="auto"/>
                    <w:right w:val="none" w:sz="0" w:space="0" w:color="auto"/>
                  </w:divBdr>
                  <w:divsChild>
                    <w:div w:id="192868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95097">
          <w:marLeft w:val="0"/>
          <w:marRight w:val="0"/>
          <w:marTop w:val="0"/>
          <w:marBottom w:val="0"/>
          <w:divBdr>
            <w:top w:val="none" w:sz="0" w:space="0" w:color="auto"/>
            <w:left w:val="none" w:sz="0" w:space="0" w:color="auto"/>
            <w:bottom w:val="none" w:sz="0" w:space="0" w:color="auto"/>
            <w:right w:val="none" w:sz="0" w:space="0" w:color="auto"/>
          </w:divBdr>
        </w:div>
        <w:div w:id="1620186188">
          <w:marLeft w:val="0"/>
          <w:marRight w:val="0"/>
          <w:marTop w:val="0"/>
          <w:marBottom w:val="0"/>
          <w:divBdr>
            <w:top w:val="none" w:sz="0" w:space="0" w:color="auto"/>
            <w:left w:val="none" w:sz="0" w:space="0" w:color="auto"/>
            <w:bottom w:val="none" w:sz="0" w:space="0" w:color="auto"/>
            <w:right w:val="none" w:sz="0" w:space="0" w:color="auto"/>
          </w:divBdr>
        </w:div>
        <w:div w:id="1963418838">
          <w:marLeft w:val="0"/>
          <w:marRight w:val="0"/>
          <w:marTop w:val="0"/>
          <w:marBottom w:val="0"/>
          <w:divBdr>
            <w:top w:val="none" w:sz="0" w:space="0" w:color="auto"/>
            <w:left w:val="none" w:sz="0" w:space="0" w:color="auto"/>
            <w:bottom w:val="none" w:sz="0" w:space="0" w:color="auto"/>
            <w:right w:val="none" w:sz="0" w:space="0" w:color="auto"/>
          </w:divBdr>
          <w:divsChild>
            <w:div w:id="621496775">
              <w:marLeft w:val="-75"/>
              <w:marRight w:val="0"/>
              <w:marTop w:val="30"/>
              <w:marBottom w:val="30"/>
              <w:divBdr>
                <w:top w:val="none" w:sz="0" w:space="0" w:color="auto"/>
                <w:left w:val="none" w:sz="0" w:space="0" w:color="auto"/>
                <w:bottom w:val="none" w:sz="0" w:space="0" w:color="auto"/>
                <w:right w:val="none" w:sz="0" w:space="0" w:color="auto"/>
              </w:divBdr>
              <w:divsChild>
                <w:div w:id="10500215">
                  <w:marLeft w:val="0"/>
                  <w:marRight w:val="0"/>
                  <w:marTop w:val="0"/>
                  <w:marBottom w:val="0"/>
                  <w:divBdr>
                    <w:top w:val="none" w:sz="0" w:space="0" w:color="auto"/>
                    <w:left w:val="none" w:sz="0" w:space="0" w:color="auto"/>
                    <w:bottom w:val="none" w:sz="0" w:space="0" w:color="auto"/>
                    <w:right w:val="none" w:sz="0" w:space="0" w:color="auto"/>
                  </w:divBdr>
                  <w:divsChild>
                    <w:div w:id="1225218524">
                      <w:marLeft w:val="0"/>
                      <w:marRight w:val="0"/>
                      <w:marTop w:val="0"/>
                      <w:marBottom w:val="0"/>
                      <w:divBdr>
                        <w:top w:val="none" w:sz="0" w:space="0" w:color="auto"/>
                        <w:left w:val="none" w:sz="0" w:space="0" w:color="auto"/>
                        <w:bottom w:val="none" w:sz="0" w:space="0" w:color="auto"/>
                        <w:right w:val="none" w:sz="0" w:space="0" w:color="auto"/>
                      </w:divBdr>
                    </w:div>
                  </w:divsChild>
                </w:div>
                <w:div w:id="252782857">
                  <w:marLeft w:val="0"/>
                  <w:marRight w:val="0"/>
                  <w:marTop w:val="0"/>
                  <w:marBottom w:val="0"/>
                  <w:divBdr>
                    <w:top w:val="none" w:sz="0" w:space="0" w:color="auto"/>
                    <w:left w:val="none" w:sz="0" w:space="0" w:color="auto"/>
                    <w:bottom w:val="none" w:sz="0" w:space="0" w:color="auto"/>
                    <w:right w:val="none" w:sz="0" w:space="0" w:color="auto"/>
                  </w:divBdr>
                  <w:divsChild>
                    <w:div w:id="1706754158">
                      <w:marLeft w:val="0"/>
                      <w:marRight w:val="0"/>
                      <w:marTop w:val="0"/>
                      <w:marBottom w:val="0"/>
                      <w:divBdr>
                        <w:top w:val="none" w:sz="0" w:space="0" w:color="auto"/>
                        <w:left w:val="none" w:sz="0" w:space="0" w:color="auto"/>
                        <w:bottom w:val="none" w:sz="0" w:space="0" w:color="auto"/>
                        <w:right w:val="none" w:sz="0" w:space="0" w:color="auto"/>
                      </w:divBdr>
                    </w:div>
                  </w:divsChild>
                </w:div>
                <w:div w:id="256868053">
                  <w:marLeft w:val="0"/>
                  <w:marRight w:val="0"/>
                  <w:marTop w:val="0"/>
                  <w:marBottom w:val="0"/>
                  <w:divBdr>
                    <w:top w:val="none" w:sz="0" w:space="0" w:color="auto"/>
                    <w:left w:val="none" w:sz="0" w:space="0" w:color="auto"/>
                    <w:bottom w:val="none" w:sz="0" w:space="0" w:color="auto"/>
                    <w:right w:val="none" w:sz="0" w:space="0" w:color="auto"/>
                  </w:divBdr>
                  <w:divsChild>
                    <w:div w:id="445583011">
                      <w:marLeft w:val="0"/>
                      <w:marRight w:val="0"/>
                      <w:marTop w:val="0"/>
                      <w:marBottom w:val="0"/>
                      <w:divBdr>
                        <w:top w:val="none" w:sz="0" w:space="0" w:color="auto"/>
                        <w:left w:val="none" w:sz="0" w:space="0" w:color="auto"/>
                        <w:bottom w:val="none" w:sz="0" w:space="0" w:color="auto"/>
                        <w:right w:val="none" w:sz="0" w:space="0" w:color="auto"/>
                      </w:divBdr>
                    </w:div>
                  </w:divsChild>
                </w:div>
                <w:div w:id="293827849">
                  <w:marLeft w:val="0"/>
                  <w:marRight w:val="0"/>
                  <w:marTop w:val="0"/>
                  <w:marBottom w:val="0"/>
                  <w:divBdr>
                    <w:top w:val="none" w:sz="0" w:space="0" w:color="auto"/>
                    <w:left w:val="none" w:sz="0" w:space="0" w:color="auto"/>
                    <w:bottom w:val="none" w:sz="0" w:space="0" w:color="auto"/>
                    <w:right w:val="none" w:sz="0" w:space="0" w:color="auto"/>
                  </w:divBdr>
                  <w:divsChild>
                    <w:div w:id="1422677845">
                      <w:marLeft w:val="0"/>
                      <w:marRight w:val="0"/>
                      <w:marTop w:val="0"/>
                      <w:marBottom w:val="0"/>
                      <w:divBdr>
                        <w:top w:val="none" w:sz="0" w:space="0" w:color="auto"/>
                        <w:left w:val="none" w:sz="0" w:space="0" w:color="auto"/>
                        <w:bottom w:val="none" w:sz="0" w:space="0" w:color="auto"/>
                        <w:right w:val="none" w:sz="0" w:space="0" w:color="auto"/>
                      </w:divBdr>
                    </w:div>
                    <w:div w:id="1907446890">
                      <w:marLeft w:val="0"/>
                      <w:marRight w:val="0"/>
                      <w:marTop w:val="0"/>
                      <w:marBottom w:val="0"/>
                      <w:divBdr>
                        <w:top w:val="none" w:sz="0" w:space="0" w:color="auto"/>
                        <w:left w:val="none" w:sz="0" w:space="0" w:color="auto"/>
                        <w:bottom w:val="none" w:sz="0" w:space="0" w:color="auto"/>
                        <w:right w:val="none" w:sz="0" w:space="0" w:color="auto"/>
                      </w:divBdr>
                    </w:div>
                  </w:divsChild>
                </w:div>
                <w:div w:id="322246645">
                  <w:marLeft w:val="0"/>
                  <w:marRight w:val="0"/>
                  <w:marTop w:val="0"/>
                  <w:marBottom w:val="0"/>
                  <w:divBdr>
                    <w:top w:val="none" w:sz="0" w:space="0" w:color="auto"/>
                    <w:left w:val="none" w:sz="0" w:space="0" w:color="auto"/>
                    <w:bottom w:val="none" w:sz="0" w:space="0" w:color="auto"/>
                    <w:right w:val="none" w:sz="0" w:space="0" w:color="auto"/>
                  </w:divBdr>
                  <w:divsChild>
                    <w:div w:id="553933874">
                      <w:marLeft w:val="0"/>
                      <w:marRight w:val="0"/>
                      <w:marTop w:val="0"/>
                      <w:marBottom w:val="0"/>
                      <w:divBdr>
                        <w:top w:val="none" w:sz="0" w:space="0" w:color="auto"/>
                        <w:left w:val="none" w:sz="0" w:space="0" w:color="auto"/>
                        <w:bottom w:val="none" w:sz="0" w:space="0" w:color="auto"/>
                        <w:right w:val="none" w:sz="0" w:space="0" w:color="auto"/>
                      </w:divBdr>
                    </w:div>
                  </w:divsChild>
                </w:div>
                <w:div w:id="329918462">
                  <w:marLeft w:val="0"/>
                  <w:marRight w:val="0"/>
                  <w:marTop w:val="0"/>
                  <w:marBottom w:val="0"/>
                  <w:divBdr>
                    <w:top w:val="none" w:sz="0" w:space="0" w:color="auto"/>
                    <w:left w:val="none" w:sz="0" w:space="0" w:color="auto"/>
                    <w:bottom w:val="none" w:sz="0" w:space="0" w:color="auto"/>
                    <w:right w:val="none" w:sz="0" w:space="0" w:color="auto"/>
                  </w:divBdr>
                  <w:divsChild>
                    <w:div w:id="721517087">
                      <w:marLeft w:val="0"/>
                      <w:marRight w:val="0"/>
                      <w:marTop w:val="0"/>
                      <w:marBottom w:val="0"/>
                      <w:divBdr>
                        <w:top w:val="none" w:sz="0" w:space="0" w:color="auto"/>
                        <w:left w:val="none" w:sz="0" w:space="0" w:color="auto"/>
                        <w:bottom w:val="none" w:sz="0" w:space="0" w:color="auto"/>
                        <w:right w:val="none" w:sz="0" w:space="0" w:color="auto"/>
                      </w:divBdr>
                    </w:div>
                    <w:div w:id="1946303480">
                      <w:marLeft w:val="0"/>
                      <w:marRight w:val="0"/>
                      <w:marTop w:val="0"/>
                      <w:marBottom w:val="0"/>
                      <w:divBdr>
                        <w:top w:val="none" w:sz="0" w:space="0" w:color="auto"/>
                        <w:left w:val="none" w:sz="0" w:space="0" w:color="auto"/>
                        <w:bottom w:val="none" w:sz="0" w:space="0" w:color="auto"/>
                        <w:right w:val="none" w:sz="0" w:space="0" w:color="auto"/>
                      </w:divBdr>
                    </w:div>
                  </w:divsChild>
                </w:div>
                <w:div w:id="391659220">
                  <w:marLeft w:val="0"/>
                  <w:marRight w:val="0"/>
                  <w:marTop w:val="0"/>
                  <w:marBottom w:val="0"/>
                  <w:divBdr>
                    <w:top w:val="none" w:sz="0" w:space="0" w:color="auto"/>
                    <w:left w:val="none" w:sz="0" w:space="0" w:color="auto"/>
                    <w:bottom w:val="none" w:sz="0" w:space="0" w:color="auto"/>
                    <w:right w:val="none" w:sz="0" w:space="0" w:color="auto"/>
                  </w:divBdr>
                  <w:divsChild>
                    <w:div w:id="338773424">
                      <w:marLeft w:val="0"/>
                      <w:marRight w:val="0"/>
                      <w:marTop w:val="0"/>
                      <w:marBottom w:val="0"/>
                      <w:divBdr>
                        <w:top w:val="none" w:sz="0" w:space="0" w:color="auto"/>
                        <w:left w:val="none" w:sz="0" w:space="0" w:color="auto"/>
                        <w:bottom w:val="none" w:sz="0" w:space="0" w:color="auto"/>
                        <w:right w:val="none" w:sz="0" w:space="0" w:color="auto"/>
                      </w:divBdr>
                    </w:div>
                  </w:divsChild>
                </w:div>
                <w:div w:id="417797238">
                  <w:marLeft w:val="0"/>
                  <w:marRight w:val="0"/>
                  <w:marTop w:val="0"/>
                  <w:marBottom w:val="0"/>
                  <w:divBdr>
                    <w:top w:val="none" w:sz="0" w:space="0" w:color="auto"/>
                    <w:left w:val="none" w:sz="0" w:space="0" w:color="auto"/>
                    <w:bottom w:val="none" w:sz="0" w:space="0" w:color="auto"/>
                    <w:right w:val="none" w:sz="0" w:space="0" w:color="auto"/>
                  </w:divBdr>
                  <w:divsChild>
                    <w:div w:id="809788133">
                      <w:marLeft w:val="0"/>
                      <w:marRight w:val="0"/>
                      <w:marTop w:val="0"/>
                      <w:marBottom w:val="0"/>
                      <w:divBdr>
                        <w:top w:val="none" w:sz="0" w:space="0" w:color="auto"/>
                        <w:left w:val="none" w:sz="0" w:space="0" w:color="auto"/>
                        <w:bottom w:val="none" w:sz="0" w:space="0" w:color="auto"/>
                        <w:right w:val="none" w:sz="0" w:space="0" w:color="auto"/>
                      </w:divBdr>
                    </w:div>
                  </w:divsChild>
                </w:div>
                <w:div w:id="481310164">
                  <w:marLeft w:val="0"/>
                  <w:marRight w:val="0"/>
                  <w:marTop w:val="0"/>
                  <w:marBottom w:val="0"/>
                  <w:divBdr>
                    <w:top w:val="none" w:sz="0" w:space="0" w:color="auto"/>
                    <w:left w:val="none" w:sz="0" w:space="0" w:color="auto"/>
                    <w:bottom w:val="none" w:sz="0" w:space="0" w:color="auto"/>
                    <w:right w:val="none" w:sz="0" w:space="0" w:color="auto"/>
                  </w:divBdr>
                  <w:divsChild>
                    <w:div w:id="1786077892">
                      <w:marLeft w:val="0"/>
                      <w:marRight w:val="0"/>
                      <w:marTop w:val="0"/>
                      <w:marBottom w:val="0"/>
                      <w:divBdr>
                        <w:top w:val="none" w:sz="0" w:space="0" w:color="auto"/>
                        <w:left w:val="none" w:sz="0" w:space="0" w:color="auto"/>
                        <w:bottom w:val="none" w:sz="0" w:space="0" w:color="auto"/>
                        <w:right w:val="none" w:sz="0" w:space="0" w:color="auto"/>
                      </w:divBdr>
                    </w:div>
                  </w:divsChild>
                </w:div>
                <w:div w:id="522329956">
                  <w:marLeft w:val="0"/>
                  <w:marRight w:val="0"/>
                  <w:marTop w:val="0"/>
                  <w:marBottom w:val="0"/>
                  <w:divBdr>
                    <w:top w:val="none" w:sz="0" w:space="0" w:color="auto"/>
                    <w:left w:val="none" w:sz="0" w:space="0" w:color="auto"/>
                    <w:bottom w:val="none" w:sz="0" w:space="0" w:color="auto"/>
                    <w:right w:val="none" w:sz="0" w:space="0" w:color="auto"/>
                  </w:divBdr>
                  <w:divsChild>
                    <w:div w:id="1730571593">
                      <w:marLeft w:val="0"/>
                      <w:marRight w:val="0"/>
                      <w:marTop w:val="0"/>
                      <w:marBottom w:val="0"/>
                      <w:divBdr>
                        <w:top w:val="none" w:sz="0" w:space="0" w:color="auto"/>
                        <w:left w:val="none" w:sz="0" w:space="0" w:color="auto"/>
                        <w:bottom w:val="none" w:sz="0" w:space="0" w:color="auto"/>
                        <w:right w:val="none" w:sz="0" w:space="0" w:color="auto"/>
                      </w:divBdr>
                    </w:div>
                  </w:divsChild>
                </w:div>
                <w:div w:id="574051246">
                  <w:marLeft w:val="0"/>
                  <w:marRight w:val="0"/>
                  <w:marTop w:val="0"/>
                  <w:marBottom w:val="0"/>
                  <w:divBdr>
                    <w:top w:val="none" w:sz="0" w:space="0" w:color="auto"/>
                    <w:left w:val="none" w:sz="0" w:space="0" w:color="auto"/>
                    <w:bottom w:val="none" w:sz="0" w:space="0" w:color="auto"/>
                    <w:right w:val="none" w:sz="0" w:space="0" w:color="auto"/>
                  </w:divBdr>
                  <w:divsChild>
                    <w:div w:id="327172236">
                      <w:marLeft w:val="0"/>
                      <w:marRight w:val="0"/>
                      <w:marTop w:val="0"/>
                      <w:marBottom w:val="0"/>
                      <w:divBdr>
                        <w:top w:val="none" w:sz="0" w:space="0" w:color="auto"/>
                        <w:left w:val="none" w:sz="0" w:space="0" w:color="auto"/>
                        <w:bottom w:val="none" w:sz="0" w:space="0" w:color="auto"/>
                        <w:right w:val="none" w:sz="0" w:space="0" w:color="auto"/>
                      </w:divBdr>
                    </w:div>
                    <w:div w:id="699400918">
                      <w:marLeft w:val="0"/>
                      <w:marRight w:val="0"/>
                      <w:marTop w:val="0"/>
                      <w:marBottom w:val="0"/>
                      <w:divBdr>
                        <w:top w:val="none" w:sz="0" w:space="0" w:color="auto"/>
                        <w:left w:val="none" w:sz="0" w:space="0" w:color="auto"/>
                        <w:bottom w:val="none" w:sz="0" w:space="0" w:color="auto"/>
                        <w:right w:val="none" w:sz="0" w:space="0" w:color="auto"/>
                      </w:divBdr>
                    </w:div>
                    <w:div w:id="1291084144">
                      <w:marLeft w:val="0"/>
                      <w:marRight w:val="0"/>
                      <w:marTop w:val="0"/>
                      <w:marBottom w:val="0"/>
                      <w:divBdr>
                        <w:top w:val="none" w:sz="0" w:space="0" w:color="auto"/>
                        <w:left w:val="none" w:sz="0" w:space="0" w:color="auto"/>
                        <w:bottom w:val="none" w:sz="0" w:space="0" w:color="auto"/>
                        <w:right w:val="none" w:sz="0" w:space="0" w:color="auto"/>
                      </w:divBdr>
                    </w:div>
                    <w:div w:id="1537740011">
                      <w:marLeft w:val="0"/>
                      <w:marRight w:val="0"/>
                      <w:marTop w:val="0"/>
                      <w:marBottom w:val="0"/>
                      <w:divBdr>
                        <w:top w:val="none" w:sz="0" w:space="0" w:color="auto"/>
                        <w:left w:val="none" w:sz="0" w:space="0" w:color="auto"/>
                        <w:bottom w:val="none" w:sz="0" w:space="0" w:color="auto"/>
                        <w:right w:val="none" w:sz="0" w:space="0" w:color="auto"/>
                      </w:divBdr>
                    </w:div>
                  </w:divsChild>
                </w:div>
                <w:div w:id="597175001">
                  <w:marLeft w:val="0"/>
                  <w:marRight w:val="0"/>
                  <w:marTop w:val="0"/>
                  <w:marBottom w:val="0"/>
                  <w:divBdr>
                    <w:top w:val="none" w:sz="0" w:space="0" w:color="auto"/>
                    <w:left w:val="none" w:sz="0" w:space="0" w:color="auto"/>
                    <w:bottom w:val="none" w:sz="0" w:space="0" w:color="auto"/>
                    <w:right w:val="none" w:sz="0" w:space="0" w:color="auto"/>
                  </w:divBdr>
                  <w:divsChild>
                    <w:div w:id="952175117">
                      <w:marLeft w:val="0"/>
                      <w:marRight w:val="0"/>
                      <w:marTop w:val="0"/>
                      <w:marBottom w:val="0"/>
                      <w:divBdr>
                        <w:top w:val="none" w:sz="0" w:space="0" w:color="auto"/>
                        <w:left w:val="none" w:sz="0" w:space="0" w:color="auto"/>
                        <w:bottom w:val="none" w:sz="0" w:space="0" w:color="auto"/>
                        <w:right w:val="none" w:sz="0" w:space="0" w:color="auto"/>
                      </w:divBdr>
                    </w:div>
                  </w:divsChild>
                </w:div>
                <w:div w:id="631133583">
                  <w:marLeft w:val="0"/>
                  <w:marRight w:val="0"/>
                  <w:marTop w:val="0"/>
                  <w:marBottom w:val="0"/>
                  <w:divBdr>
                    <w:top w:val="none" w:sz="0" w:space="0" w:color="auto"/>
                    <w:left w:val="none" w:sz="0" w:space="0" w:color="auto"/>
                    <w:bottom w:val="none" w:sz="0" w:space="0" w:color="auto"/>
                    <w:right w:val="none" w:sz="0" w:space="0" w:color="auto"/>
                  </w:divBdr>
                  <w:divsChild>
                    <w:div w:id="666329232">
                      <w:marLeft w:val="0"/>
                      <w:marRight w:val="0"/>
                      <w:marTop w:val="0"/>
                      <w:marBottom w:val="0"/>
                      <w:divBdr>
                        <w:top w:val="none" w:sz="0" w:space="0" w:color="auto"/>
                        <w:left w:val="none" w:sz="0" w:space="0" w:color="auto"/>
                        <w:bottom w:val="none" w:sz="0" w:space="0" w:color="auto"/>
                        <w:right w:val="none" w:sz="0" w:space="0" w:color="auto"/>
                      </w:divBdr>
                    </w:div>
                  </w:divsChild>
                </w:div>
                <w:div w:id="716321387">
                  <w:marLeft w:val="0"/>
                  <w:marRight w:val="0"/>
                  <w:marTop w:val="0"/>
                  <w:marBottom w:val="0"/>
                  <w:divBdr>
                    <w:top w:val="none" w:sz="0" w:space="0" w:color="auto"/>
                    <w:left w:val="none" w:sz="0" w:space="0" w:color="auto"/>
                    <w:bottom w:val="none" w:sz="0" w:space="0" w:color="auto"/>
                    <w:right w:val="none" w:sz="0" w:space="0" w:color="auto"/>
                  </w:divBdr>
                  <w:divsChild>
                    <w:div w:id="31729684">
                      <w:marLeft w:val="0"/>
                      <w:marRight w:val="0"/>
                      <w:marTop w:val="0"/>
                      <w:marBottom w:val="0"/>
                      <w:divBdr>
                        <w:top w:val="none" w:sz="0" w:space="0" w:color="auto"/>
                        <w:left w:val="none" w:sz="0" w:space="0" w:color="auto"/>
                        <w:bottom w:val="none" w:sz="0" w:space="0" w:color="auto"/>
                        <w:right w:val="none" w:sz="0" w:space="0" w:color="auto"/>
                      </w:divBdr>
                    </w:div>
                  </w:divsChild>
                </w:div>
                <w:div w:id="725959057">
                  <w:marLeft w:val="0"/>
                  <w:marRight w:val="0"/>
                  <w:marTop w:val="0"/>
                  <w:marBottom w:val="0"/>
                  <w:divBdr>
                    <w:top w:val="none" w:sz="0" w:space="0" w:color="auto"/>
                    <w:left w:val="none" w:sz="0" w:space="0" w:color="auto"/>
                    <w:bottom w:val="none" w:sz="0" w:space="0" w:color="auto"/>
                    <w:right w:val="none" w:sz="0" w:space="0" w:color="auto"/>
                  </w:divBdr>
                  <w:divsChild>
                    <w:div w:id="1682734203">
                      <w:marLeft w:val="0"/>
                      <w:marRight w:val="0"/>
                      <w:marTop w:val="0"/>
                      <w:marBottom w:val="0"/>
                      <w:divBdr>
                        <w:top w:val="none" w:sz="0" w:space="0" w:color="auto"/>
                        <w:left w:val="none" w:sz="0" w:space="0" w:color="auto"/>
                        <w:bottom w:val="none" w:sz="0" w:space="0" w:color="auto"/>
                        <w:right w:val="none" w:sz="0" w:space="0" w:color="auto"/>
                      </w:divBdr>
                    </w:div>
                  </w:divsChild>
                </w:div>
                <w:div w:id="767968372">
                  <w:marLeft w:val="0"/>
                  <w:marRight w:val="0"/>
                  <w:marTop w:val="0"/>
                  <w:marBottom w:val="0"/>
                  <w:divBdr>
                    <w:top w:val="none" w:sz="0" w:space="0" w:color="auto"/>
                    <w:left w:val="none" w:sz="0" w:space="0" w:color="auto"/>
                    <w:bottom w:val="none" w:sz="0" w:space="0" w:color="auto"/>
                    <w:right w:val="none" w:sz="0" w:space="0" w:color="auto"/>
                  </w:divBdr>
                  <w:divsChild>
                    <w:div w:id="994917054">
                      <w:marLeft w:val="0"/>
                      <w:marRight w:val="0"/>
                      <w:marTop w:val="0"/>
                      <w:marBottom w:val="0"/>
                      <w:divBdr>
                        <w:top w:val="none" w:sz="0" w:space="0" w:color="auto"/>
                        <w:left w:val="none" w:sz="0" w:space="0" w:color="auto"/>
                        <w:bottom w:val="none" w:sz="0" w:space="0" w:color="auto"/>
                        <w:right w:val="none" w:sz="0" w:space="0" w:color="auto"/>
                      </w:divBdr>
                    </w:div>
                  </w:divsChild>
                </w:div>
                <w:div w:id="797845394">
                  <w:marLeft w:val="0"/>
                  <w:marRight w:val="0"/>
                  <w:marTop w:val="0"/>
                  <w:marBottom w:val="0"/>
                  <w:divBdr>
                    <w:top w:val="none" w:sz="0" w:space="0" w:color="auto"/>
                    <w:left w:val="none" w:sz="0" w:space="0" w:color="auto"/>
                    <w:bottom w:val="none" w:sz="0" w:space="0" w:color="auto"/>
                    <w:right w:val="none" w:sz="0" w:space="0" w:color="auto"/>
                  </w:divBdr>
                  <w:divsChild>
                    <w:div w:id="719748251">
                      <w:marLeft w:val="0"/>
                      <w:marRight w:val="0"/>
                      <w:marTop w:val="0"/>
                      <w:marBottom w:val="0"/>
                      <w:divBdr>
                        <w:top w:val="none" w:sz="0" w:space="0" w:color="auto"/>
                        <w:left w:val="none" w:sz="0" w:space="0" w:color="auto"/>
                        <w:bottom w:val="none" w:sz="0" w:space="0" w:color="auto"/>
                        <w:right w:val="none" w:sz="0" w:space="0" w:color="auto"/>
                      </w:divBdr>
                    </w:div>
                    <w:div w:id="2080975449">
                      <w:marLeft w:val="0"/>
                      <w:marRight w:val="0"/>
                      <w:marTop w:val="0"/>
                      <w:marBottom w:val="0"/>
                      <w:divBdr>
                        <w:top w:val="none" w:sz="0" w:space="0" w:color="auto"/>
                        <w:left w:val="none" w:sz="0" w:space="0" w:color="auto"/>
                        <w:bottom w:val="none" w:sz="0" w:space="0" w:color="auto"/>
                        <w:right w:val="none" w:sz="0" w:space="0" w:color="auto"/>
                      </w:divBdr>
                    </w:div>
                  </w:divsChild>
                </w:div>
                <w:div w:id="932127454">
                  <w:marLeft w:val="0"/>
                  <w:marRight w:val="0"/>
                  <w:marTop w:val="0"/>
                  <w:marBottom w:val="0"/>
                  <w:divBdr>
                    <w:top w:val="none" w:sz="0" w:space="0" w:color="auto"/>
                    <w:left w:val="none" w:sz="0" w:space="0" w:color="auto"/>
                    <w:bottom w:val="none" w:sz="0" w:space="0" w:color="auto"/>
                    <w:right w:val="none" w:sz="0" w:space="0" w:color="auto"/>
                  </w:divBdr>
                  <w:divsChild>
                    <w:div w:id="617220168">
                      <w:marLeft w:val="0"/>
                      <w:marRight w:val="0"/>
                      <w:marTop w:val="0"/>
                      <w:marBottom w:val="0"/>
                      <w:divBdr>
                        <w:top w:val="none" w:sz="0" w:space="0" w:color="auto"/>
                        <w:left w:val="none" w:sz="0" w:space="0" w:color="auto"/>
                        <w:bottom w:val="none" w:sz="0" w:space="0" w:color="auto"/>
                        <w:right w:val="none" w:sz="0" w:space="0" w:color="auto"/>
                      </w:divBdr>
                    </w:div>
                    <w:div w:id="1335109102">
                      <w:marLeft w:val="0"/>
                      <w:marRight w:val="0"/>
                      <w:marTop w:val="0"/>
                      <w:marBottom w:val="0"/>
                      <w:divBdr>
                        <w:top w:val="none" w:sz="0" w:space="0" w:color="auto"/>
                        <w:left w:val="none" w:sz="0" w:space="0" w:color="auto"/>
                        <w:bottom w:val="none" w:sz="0" w:space="0" w:color="auto"/>
                        <w:right w:val="none" w:sz="0" w:space="0" w:color="auto"/>
                      </w:divBdr>
                    </w:div>
                  </w:divsChild>
                </w:div>
                <w:div w:id="1174144542">
                  <w:marLeft w:val="0"/>
                  <w:marRight w:val="0"/>
                  <w:marTop w:val="0"/>
                  <w:marBottom w:val="0"/>
                  <w:divBdr>
                    <w:top w:val="none" w:sz="0" w:space="0" w:color="auto"/>
                    <w:left w:val="none" w:sz="0" w:space="0" w:color="auto"/>
                    <w:bottom w:val="none" w:sz="0" w:space="0" w:color="auto"/>
                    <w:right w:val="none" w:sz="0" w:space="0" w:color="auto"/>
                  </w:divBdr>
                  <w:divsChild>
                    <w:div w:id="1338848181">
                      <w:marLeft w:val="0"/>
                      <w:marRight w:val="0"/>
                      <w:marTop w:val="0"/>
                      <w:marBottom w:val="0"/>
                      <w:divBdr>
                        <w:top w:val="none" w:sz="0" w:space="0" w:color="auto"/>
                        <w:left w:val="none" w:sz="0" w:space="0" w:color="auto"/>
                        <w:bottom w:val="none" w:sz="0" w:space="0" w:color="auto"/>
                        <w:right w:val="none" w:sz="0" w:space="0" w:color="auto"/>
                      </w:divBdr>
                    </w:div>
                  </w:divsChild>
                </w:div>
                <w:div w:id="1223832350">
                  <w:marLeft w:val="0"/>
                  <w:marRight w:val="0"/>
                  <w:marTop w:val="0"/>
                  <w:marBottom w:val="0"/>
                  <w:divBdr>
                    <w:top w:val="none" w:sz="0" w:space="0" w:color="auto"/>
                    <w:left w:val="none" w:sz="0" w:space="0" w:color="auto"/>
                    <w:bottom w:val="none" w:sz="0" w:space="0" w:color="auto"/>
                    <w:right w:val="none" w:sz="0" w:space="0" w:color="auto"/>
                  </w:divBdr>
                  <w:divsChild>
                    <w:div w:id="1947612853">
                      <w:marLeft w:val="0"/>
                      <w:marRight w:val="0"/>
                      <w:marTop w:val="0"/>
                      <w:marBottom w:val="0"/>
                      <w:divBdr>
                        <w:top w:val="none" w:sz="0" w:space="0" w:color="auto"/>
                        <w:left w:val="none" w:sz="0" w:space="0" w:color="auto"/>
                        <w:bottom w:val="none" w:sz="0" w:space="0" w:color="auto"/>
                        <w:right w:val="none" w:sz="0" w:space="0" w:color="auto"/>
                      </w:divBdr>
                    </w:div>
                  </w:divsChild>
                </w:div>
                <w:div w:id="1256592603">
                  <w:marLeft w:val="0"/>
                  <w:marRight w:val="0"/>
                  <w:marTop w:val="0"/>
                  <w:marBottom w:val="0"/>
                  <w:divBdr>
                    <w:top w:val="none" w:sz="0" w:space="0" w:color="auto"/>
                    <w:left w:val="none" w:sz="0" w:space="0" w:color="auto"/>
                    <w:bottom w:val="none" w:sz="0" w:space="0" w:color="auto"/>
                    <w:right w:val="none" w:sz="0" w:space="0" w:color="auto"/>
                  </w:divBdr>
                  <w:divsChild>
                    <w:div w:id="529491079">
                      <w:marLeft w:val="0"/>
                      <w:marRight w:val="0"/>
                      <w:marTop w:val="0"/>
                      <w:marBottom w:val="0"/>
                      <w:divBdr>
                        <w:top w:val="none" w:sz="0" w:space="0" w:color="auto"/>
                        <w:left w:val="none" w:sz="0" w:space="0" w:color="auto"/>
                        <w:bottom w:val="none" w:sz="0" w:space="0" w:color="auto"/>
                        <w:right w:val="none" w:sz="0" w:space="0" w:color="auto"/>
                      </w:divBdr>
                    </w:div>
                    <w:div w:id="915092732">
                      <w:marLeft w:val="0"/>
                      <w:marRight w:val="0"/>
                      <w:marTop w:val="0"/>
                      <w:marBottom w:val="0"/>
                      <w:divBdr>
                        <w:top w:val="none" w:sz="0" w:space="0" w:color="auto"/>
                        <w:left w:val="none" w:sz="0" w:space="0" w:color="auto"/>
                        <w:bottom w:val="none" w:sz="0" w:space="0" w:color="auto"/>
                        <w:right w:val="none" w:sz="0" w:space="0" w:color="auto"/>
                      </w:divBdr>
                    </w:div>
                  </w:divsChild>
                </w:div>
                <w:div w:id="1291740499">
                  <w:marLeft w:val="0"/>
                  <w:marRight w:val="0"/>
                  <w:marTop w:val="0"/>
                  <w:marBottom w:val="0"/>
                  <w:divBdr>
                    <w:top w:val="none" w:sz="0" w:space="0" w:color="auto"/>
                    <w:left w:val="none" w:sz="0" w:space="0" w:color="auto"/>
                    <w:bottom w:val="none" w:sz="0" w:space="0" w:color="auto"/>
                    <w:right w:val="none" w:sz="0" w:space="0" w:color="auto"/>
                  </w:divBdr>
                  <w:divsChild>
                    <w:div w:id="723722761">
                      <w:marLeft w:val="0"/>
                      <w:marRight w:val="0"/>
                      <w:marTop w:val="0"/>
                      <w:marBottom w:val="0"/>
                      <w:divBdr>
                        <w:top w:val="none" w:sz="0" w:space="0" w:color="auto"/>
                        <w:left w:val="none" w:sz="0" w:space="0" w:color="auto"/>
                        <w:bottom w:val="none" w:sz="0" w:space="0" w:color="auto"/>
                        <w:right w:val="none" w:sz="0" w:space="0" w:color="auto"/>
                      </w:divBdr>
                    </w:div>
                  </w:divsChild>
                </w:div>
                <w:div w:id="1407191918">
                  <w:marLeft w:val="0"/>
                  <w:marRight w:val="0"/>
                  <w:marTop w:val="0"/>
                  <w:marBottom w:val="0"/>
                  <w:divBdr>
                    <w:top w:val="none" w:sz="0" w:space="0" w:color="auto"/>
                    <w:left w:val="none" w:sz="0" w:space="0" w:color="auto"/>
                    <w:bottom w:val="none" w:sz="0" w:space="0" w:color="auto"/>
                    <w:right w:val="none" w:sz="0" w:space="0" w:color="auto"/>
                  </w:divBdr>
                  <w:divsChild>
                    <w:div w:id="1952589445">
                      <w:marLeft w:val="0"/>
                      <w:marRight w:val="0"/>
                      <w:marTop w:val="0"/>
                      <w:marBottom w:val="0"/>
                      <w:divBdr>
                        <w:top w:val="none" w:sz="0" w:space="0" w:color="auto"/>
                        <w:left w:val="none" w:sz="0" w:space="0" w:color="auto"/>
                        <w:bottom w:val="none" w:sz="0" w:space="0" w:color="auto"/>
                        <w:right w:val="none" w:sz="0" w:space="0" w:color="auto"/>
                      </w:divBdr>
                    </w:div>
                  </w:divsChild>
                </w:div>
                <w:div w:id="1453744268">
                  <w:marLeft w:val="0"/>
                  <w:marRight w:val="0"/>
                  <w:marTop w:val="0"/>
                  <w:marBottom w:val="0"/>
                  <w:divBdr>
                    <w:top w:val="none" w:sz="0" w:space="0" w:color="auto"/>
                    <w:left w:val="none" w:sz="0" w:space="0" w:color="auto"/>
                    <w:bottom w:val="none" w:sz="0" w:space="0" w:color="auto"/>
                    <w:right w:val="none" w:sz="0" w:space="0" w:color="auto"/>
                  </w:divBdr>
                  <w:divsChild>
                    <w:div w:id="166795228">
                      <w:marLeft w:val="0"/>
                      <w:marRight w:val="0"/>
                      <w:marTop w:val="0"/>
                      <w:marBottom w:val="0"/>
                      <w:divBdr>
                        <w:top w:val="none" w:sz="0" w:space="0" w:color="auto"/>
                        <w:left w:val="none" w:sz="0" w:space="0" w:color="auto"/>
                        <w:bottom w:val="none" w:sz="0" w:space="0" w:color="auto"/>
                        <w:right w:val="none" w:sz="0" w:space="0" w:color="auto"/>
                      </w:divBdr>
                    </w:div>
                  </w:divsChild>
                </w:div>
                <w:div w:id="1516773885">
                  <w:marLeft w:val="0"/>
                  <w:marRight w:val="0"/>
                  <w:marTop w:val="0"/>
                  <w:marBottom w:val="0"/>
                  <w:divBdr>
                    <w:top w:val="none" w:sz="0" w:space="0" w:color="auto"/>
                    <w:left w:val="none" w:sz="0" w:space="0" w:color="auto"/>
                    <w:bottom w:val="none" w:sz="0" w:space="0" w:color="auto"/>
                    <w:right w:val="none" w:sz="0" w:space="0" w:color="auto"/>
                  </w:divBdr>
                  <w:divsChild>
                    <w:div w:id="1909070095">
                      <w:marLeft w:val="0"/>
                      <w:marRight w:val="0"/>
                      <w:marTop w:val="0"/>
                      <w:marBottom w:val="0"/>
                      <w:divBdr>
                        <w:top w:val="none" w:sz="0" w:space="0" w:color="auto"/>
                        <w:left w:val="none" w:sz="0" w:space="0" w:color="auto"/>
                        <w:bottom w:val="none" w:sz="0" w:space="0" w:color="auto"/>
                        <w:right w:val="none" w:sz="0" w:space="0" w:color="auto"/>
                      </w:divBdr>
                    </w:div>
                  </w:divsChild>
                </w:div>
                <w:div w:id="1523125140">
                  <w:marLeft w:val="0"/>
                  <w:marRight w:val="0"/>
                  <w:marTop w:val="0"/>
                  <w:marBottom w:val="0"/>
                  <w:divBdr>
                    <w:top w:val="none" w:sz="0" w:space="0" w:color="auto"/>
                    <w:left w:val="none" w:sz="0" w:space="0" w:color="auto"/>
                    <w:bottom w:val="none" w:sz="0" w:space="0" w:color="auto"/>
                    <w:right w:val="none" w:sz="0" w:space="0" w:color="auto"/>
                  </w:divBdr>
                  <w:divsChild>
                    <w:div w:id="1403793117">
                      <w:marLeft w:val="0"/>
                      <w:marRight w:val="0"/>
                      <w:marTop w:val="0"/>
                      <w:marBottom w:val="0"/>
                      <w:divBdr>
                        <w:top w:val="none" w:sz="0" w:space="0" w:color="auto"/>
                        <w:left w:val="none" w:sz="0" w:space="0" w:color="auto"/>
                        <w:bottom w:val="none" w:sz="0" w:space="0" w:color="auto"/>
                        <w:right w:val="none" w:sz="0" w:space="0" w:color="auto"/>
                      </w:divBdr>
                    </w:div>
                  </w:divsChild>
                </w:div>
                <w:div w:id="1525094472">
                  <w:marLeft w:val="0"/>
                  <w:marRight w:val="0"/>
                  <w:marTop w:val="0"/>
                  <w:marBottom w:val="0"/>
                  <w:divBdr>
                    <w:top w:val="none" w:sz="0" w:space="0" w:color="auto"/>
                    <w:left w:val="none" w:sz="0" w:space="0" w:color="auto"/>
                    <w:bottom w:val="none" w:sz="0" w:space="0" w:color="auto"/>
                    <w:right w:val="none" w:sz="0" w:space="0" w:color="auto"/>
                  </w:divBdr>
                  <w:divsChild>
                    <w:div w:id="1615097092">
                      <w:marLeft w:val="0"/>
                      <w:marRight w:val="0"/>
                      <w:marTop w:val="0"/>
                      <w:marBottom w:val="0"/>
                      <w:divBdr>
                        <w:top w:val="none" w:sz="0" w:space="0" w:color="auto"/>
                        <w:left w:val="none" w:sz="0" w:space="0" w:color="auto"/>
                        <w:bottom w:val="none" w:sz="0" w:space="0" w:color="auto"/>
                        <w:right w:val="none" w:sz="0" w:space="0" w:color="auto"/>
                      </w:divBdr>
                    </w:div>
                  </w:divsChild>
                </w:div>
                <w:div w:id="1548493270">
                  <w:marLeft w:val="0"/>
                  <w:marRight w:val="0"/>
                  <w:marTop w:val="0"/>
                  <w:marBottom w:val="0"/>
                  <w:divBdr>
                    <w:top w:val="none" w:sz="0" w:space="0" w:color="auto"/>
                    <w:left w:val="none" w:sz="0" w:space="0" w:color="auto"/>
                    <w:bottom w:val="none" w:sz="0" w:space="0" w:color="auto"/>
                    <w:right w:val="none" w:sz="0" w:space="0" w:color="auto"/>
                  </w:divBdr>
                  <w:divsChild>
                    <w:div w:id="779107631">
                      <w:marLeft w:val="0"/>
                      <w:marRight w:val="0"/>
                      <w:marTop w:val="0"/>
                      <w:marBottom w:val="0"/>
                      <w:divBdr>
                        <w:top w:val="none" w:sz="0" w:space="0" w:color="auto"/>
                        <w:left w:val="none" w:sz="0" w:space="0" w:color="auto"/>
                        <w:bottom w:val="none" w:sz="0" w:space="0" w:color="auto"/>
                        <w:right w:val="none" w:sz="0" w:space="0" w:color="auto"/>
                      </w:divBdr>
                    </w:div>
                    <w:div w:id="1194268919">
                      <w:marLeft w:val="0"/>
                      <w:marRight w:val="0"/>
                      <w:marTop w:val="0"/>
                      <w:marBottom w:val="0"/>
                      <w:divBdr>
                        <w:top w:val="none" w:sz="0" w:space="0" w:color="auto"/>
                        <w:left w:val="none" w:sz="0" w:space="0" w:color="auto"/>
                        <w:bottom w:val="none" w:sz="0" w:space="0" w:color="auto"/>
                        <w:right w:val="none" w:sz="0" w:space="0" w:color="auto"/>
                      </w:divBdr>
                    </w:div>
                  </w:divsChild>
                </w:div>
                <w:div w:id="1574703136">
                  <w:marLeft w:val="0"/>
                  <w:marRight w:val="0"/>
                  <w:marTop w:val="0"/>
                  <w:marBottom w:val="0"/>
                  <w:divBdr>
                    <w:top w:val="none" w:sz="0" w:space="0" w:color="auto"/>
                    <w:left w:val="none" w:sz="0" w:space="0" w:color="auto"/>
                    <w:bottom w:val="none" w:sz="0" w:space="0" w:color="auto"/>
                    <w:right w:val="none" w:sz="0" w:space="0" w:color="auto"/>
                  </w:divBdr>
                  <w:divsChild>
                    <w:div w:id="1925020783">
                      <w:marLeft w:val="0"/>
                      <w:marRight w:val="0"/>
                      <w:marTop w:val="0"/>
                      <w:marBottom w:val="0"/>
                      <w:divBdr>
                        <w:top w:val="none" w:sz="0" w:space="0" w:color="auto"/>
                        <w:left w:val="none" w:sz="0" w:space="0" w:color="auto"/>
                        <w:bottom w:val="none" w:sz="0" w:space="0" w:color="auto"/>
                        <w:right w:val="none" w:sz="0" w:space="0" w:color="auto"/>
                      </w:divBdr>
                    </w:div>
                  </w:divsChild>
                </w:div>
                <w:div w:id="1632786196">
                  <w:marLeft w:val="0"/>
                  <w:marRight w:val="0"/>
                  <w:marTop w:val="0"/>
                  <w:marBottom w:val="0"/>
                  <w:divBdr>
                    <w:top w:val="none" w:sz="0" w:space="0" w:color="auto"/>
                    <w:left w:val="none" w:sz="0" w:space="0" w:color="auto"/>
                    <w:bottom w:val="none" w:sz="0" w:space="0" w:color="auto"/>
                    <w:right w:val="none" w:sz="0" w:space="0" w:color="auto"/>
                  </w:divBdr>
                  <w:divsChild>
                    <w:div w:id="1648166825">
                      <w:marLeft w:val="0"/>
                      <w:marRight w:val="0"/>
                      <w:marTop w:val="0"/>
                      <w:marBottom w:val="0"/>
                      <w:divBdr>
                        <w:top w:val="none" w:sz="0" w:space="0" w:color="auto"/>
                        <w:left w:val="none" w:sz="0" w:space="0" w:color="auto"/>
                        <w:bottom w:val="none" w:sz="0" w:space="0" w:color="auto"/>
                        <w:right w:val="none" w:sz="0" w:space="0" w:color="auto"/>
                      </w:divBdr>
                    </w:div>
                  </w:divsChild>
                </w:div>
                <w:div w:id="1654527533">
                  <w:marLeft w:val="0"/>
                  <w:marRight w:val="0"/>
                  <w:marTop w:val="0"/>
                  <w:marBottom w:val="0"/>
                  <w:divBdr>
                    <w:top w:val="none" w:sz="0" w:space="0" w:color="auto"/>
                    <w:left w:val="none" w:sz="0" w:space="0" w:color="auto"/>
                    <w:bottom w:val="none" w:sz="0" w:space="0" w:color="auto"/>
                    <w:right w:val="none" w:sz="0" w:space="0" w:color="auto"/>
                  </w:divBdr>
                  <w:divsChild>
                    <w:div w:id="2055346490">
                      <w:marLeft w:val="0"/>
                      <w:marRight w:val="0"/>
                      <w:marTop w:val="0"/>
                      <w:marBottom w:val="0"/>
                      <w:divBdr>
                        <w:top w:val="none" w:sz="0" w:space="0" w:color="auto"/>
                        <w:left w:val="none" w:sz="0" w:space="0" w:color="auto"/>
                        <w:bottom w:val="none" w:sz="0" w:space="0" w:color="auto"/>
                        <w:right w:val="none" w:sz="0" w:space="0" w:color="auto"/>
                      </w:divBdr>
                    </w:div>
                  </w:divsChild>
                </w:div>
                <w:div w:id="1659193297">
                  <w:marLeft w:val="0"/>
                  <w:marRight w:val="0"/>
                  <w:marTop w:val="0"/>
                  <w:marBottom w:val="0"/>
                  <w:divBdr>
                    <w:top w:val="none" w:sz="0" w:space="0" w:color="auto"/>
                    <w:left w:val="none" w:sz="0" w:space="0" w:color="auto"/>
                    <w:bottom w:val="none" w:sz="0" w:space="0" w:color="auto"/>
                    <w:right w:val="none" w:sz="0" w:space="0" w:color="auto"/>
                  </w:divBdr>
                  <w:divsChild>
                    <w:div w:id="2047825545">
                      <w:marLeft w:val="0"/>
                      <w:marRight w:val="0"/>
                      <w:marTop w:val="0"/>
                      <w:marBottom w:val="0"/>
                      <w:divBdr>
                        <w:top w:val="none" w:sz="0" w:space="0" w:color="auto"/>
                        <w:left w:val="none" w:sz="0" w:space="0" w:color="auto"/>
                        <w:bottom w:val="none" w:sz="0" w:space="0" w:color="auto"/>
                        <w:right w:val="none" w:sz="0" w:space="0" w:color="auto"/>
                      </w:divBdr>
                    </w:div>
                  </w:divsChild>
                </w:div>
                <w:div w:id="1692799565">
                  <w:marLeft w:val="0"/>
                  <w:marRight w:val="0"/>
                  <w:marTop w:val="0"/>
                  <w:marBottom w:val="0"/>
                  <w:divBdr>
                    <w:top w:val="none" w:sz="0" w:space="0" w:color="auto"/>
                    <w:left w:val="none" w:sz="0" w:space="0" w:color="auto"/>
                    <w:bottom w:val="none" w:sz="0" w:space="0" w:color="auto"/>
                    <w:right w:val="none" w:sz="0" w:space="0" w:color="auto"/>
                  </w:divBdr>
                  <w:divsChild>
                    <w:div w:id="189877255">
                      <w:marLeft w:val="0"/>
                      <w:marRight w:val="0"/>
                      <w:marTop w:val="0"/>
                      <w:marBottom w:val="0"/>
                      <w:divBdr>
                        <w:top w:val="none" w:sz="0" w:space="0" w:color="auto"/>
                        <w:left w:val="none" w:sz="0" w:space="0" w:color="auto"/>
                        <w:bottom w:val="none" w:sz="0" w:space="0" w:color="auto"/>
                        <w:right w:val="none" w:sz="0" w:space="0" w:color="auto"/>
                      </w:divBdr>
                    </w:div>
                    <w:div w:id="1128939357">
                      <w:marLeft w:val="0"/>
                      <w:marRight w:val="0"/>
                      <w:marTop w:val="0"/>
                      <w:marBottom w:val="0"/>
                      <w:divBdr>
                        <w:top w:val="none" w:sz="0" w:space="0" w:color="auto"/>
                        <w:left w:val="none" w:sz="0" w:space="0" w:color="auto"/>
                        <w:bottom w:val="none" w:sz="0" w:space="0" w:color="auto"/>
                        <w:right w:val="none" w:sz="0" w:space="0" w:color="auto"/>
                      </w:divBdr>
                    </w:div>
                    <w:div w:id="1869488029">
                      <w:marLeft w:val="0"/>
                      <w:marRight w:val="0"/>
                      <w:marTop w:val="0"/>
                      <w:marBottom w:val="0"/>
                      <w:divBdr>
                        <w:top w:val="none" w:sz="0" w:space="0" w:color="auto"/>
                        <w:left w:val="none" w:sz="0" w:space="0" w:color="auto"/>
                        <w:bottom w:val="none" w:sz="0" w:space="0" w:color="auto"/>
                        <w:right w:val="none" w:sz="0" w:space="0" w:color="auto"/>
                      </w:divBdr>
                    </w:div>
                    <w:div w:id="1958827741">
                      <w:marLeft w:val="0"/>
                      <w:marRight w:val="0"/>
                      <w:marTop w:val="0"/>
                      <w:marBottom w:val="0"/>
                      <w:divBdr>
                        <w:top w:val="none" w:sz="0" w:space="0" w:color="auto"/>
                        <w:left w:val="none" w:sz="0" w:space="0" w:color="auto"/>
                        <w:bottom w:val="none" w:sz="0" w:space="0" w:color="auto"/>
                        <w:right w:val="none" w:sz="0" w:space="0" w:color="auto"/>
                      </w:divBdr>
                    </w:div>
                  </w:divsChild>
                </w:div>
                <w:div w:id="1744646572">
                  <w:marLeft w:val="0"/>
                  <w:marRight w:val="0"/>
                  <w:marTop w:val="0"/>
                  <w:marBottom w:val="0"/>
                  <w:divBdr>
                    <w:top w:val="none" w:sz="0" w:space="0" w:color="auto"/>
                    <w:left w:val="none" w:sz="0" w:space="0" w:color="auto"/>
                    <w:bottom w:val="none" w:sz="0" w:space="0" w:color="auto"/>
                    <w:right w:val="none" w:sz="0" w:space="0" w:color="auto"/>
                  </w:divBdr>
                  <w:divsChild>
                    <w:div w:id="1218131497">
                      <w:marLeft w:val="0"/>
                      <w:marRight w:val="0"/>
                      <w:marTop w:val="0"/>
                      <w:marBottom w:val="0"/>
                      <w:divBdr>
                        <w:top w:val="none" w:sz="0" w:space="0" w:color="auto"/>
                        <w:left w:val="none" w:sz="0" w:space="0" w:color="auto"/>
                        <w:bottom w:val="none" w:sz="0" w:space="0" w:color="auto"/>
                        <w:right w:val="none" w:sz="0" w:space="0" w:color="auto"/>
                      </w:divBdr>
                    </w:div>
                  </w:divsChild>
                </w:div>
                <w:div w:id="1766000768">
                  <w:marLeft w:val="0"/>
                  <w:marRight w:val="0"/>
                  <w:marTop w:val="0"/>
                  <w:marBottom w:val="0"/>
                  <w:divBdr>
                    <w:top w:val="none" w:sz="0" w:space="0" w:color="auto"/>
                    <w:left w:val="none" w:sz="0" w:space="0" w:color="auto"/>
                    <w:bottom w:val="none" w:sz="0" w:space="0" w:color="auto"/>
                    <w:right w:val="none" w:sz="0" w:space="0" w:color="auto"/>
                  </w:divBdr>
                  <w:divsChild>
                    <w:div w:id="722829017">
                      <w:marLeft w:val="0"/>
                      <w:marRight w:val="0"/>
                      <w:marTop w:val="0"/>
                      <w:marBottom w:val="0"/>
                      <w:divBdr>
                        <w:top w:val="none" w:sz="0" w:space="0" w:color="auto"/>
                        <w:left w:val="none" w:sz="0" w:space="0" w:color="auto"/>
                        <w:bottom w:val="none" w:sz="0" w:space="0" w:color="auto"/>
                        <w:right w:val="none" w:sz="0" w:space="0" w:color="auto"/>
                      </w:divBdr>
                    </w:div>
                  </w:divsChild>
                </w:div>
                <w:div w:id="1832066863">
                  <w:marLeft w:val="0"/>
                  <w:marRight w:val="0"/>
                  <w:marTop w:val="0"/>
                  <w:marBottom w:val="0"/>
                  <w:divBdr>
                    <w:top w:val="none" w:sz="0" w:space="0" w:color="auto"/>
                    <w:left w:val="none" w:sz="0" w:space="0" w:color="auto"/>
                    <w:bottom w:val="none" w:sz="0" w:space="0" w:color="auto"/>
                    <w:right w:val="none" w:sz="0" w:space="0" w:color="auto"/>
                  </w:divBdr>
                  <w:divsChild>
                    <w:div w:id="1958751294">
                      <w:marLeft w:val="0"/>
                      <w:marRight w:val="0"/>
                      <w:marTop w:val="0"/>
                      <w:marBottom w:val="0"/>
                      <w:divBdr>
                        <w:top w:val="none" w:sz="0" w:space="0" w:color="auto"/>
                        <w:left w:val="none" w:sz="0" w:space="0" w:color="auto"/>
                        <w:bottom w:val="none" w:sz="0" w:space="0" w:color="auto"/>
                        <w:right w:val="none" w:sz="0" w:space="0" w:color="auto"/>
                      </w:divBdr>
                    </w:div>
                  </w:divsChild>
                </w:div>
                <w:div w:id="1910455337">
                  <w:marLeft w:val="0"/>
                  <w:marRight w:val="0"/>
                  <w:marTop w:val="0"/>
                  <w:marBottom w:val="0"/>
                  <w:divBdr>
                    <w:top w:val="none" w:sz="0" w:space="0" w:color="auto"/>
                    <w:left w:val="none" w:sz="0" w:space="0" w:color="auto"/>
                    <w:bottom w:val="none" w:sz="0" w:space="0" w:color="auto"/>
                    <w:right w:val="none" w:sz="0" w:space="0" w:color="auto"/>
                  </w:divBdr>
                  <w:divsChild>
                    <w:div w:id="1453017296">
                      <w:marLeft w:val="0"/>
                      <w:marRight w:val="0"/>
                      <w:marTop w:val="0"/>
                      <w:marBottom w:val="0"/>
                      <w:divBdr>
                        <w:top w:val="none" w:sz="0" w:space="0" w:color="auto"/>
                        <w:left w:val="none" w:sz="0" w:space="0" w:color="auto"/>
                        <w:bottom w:val="none" w:sz="0" w:space="0" w:color="auto"/>
                        <w:right w:val="none" w:sz="0" w:space="0" w:color="auto"/>
                      </w:divBdr>
                    </w:div>
                  </w:divsChild>
                </w:div>
                <w:div w:id="2069377424">
                  <w:marLeft w:val="0"/>
                  <w:marRight w:val="0"/>
                  <w:marTop w:val="0"/>
                  <w:marBottom w:val="0"/>
                  <w:divBdr>
                    <w:top w:val="none" w:sz="0" w:space="0" w:color="auto"/>
                    <w:left w:val="none" w:sz="0" w:space="0" w:color="auto"/>
                    <w:bottom w:val="none" w:sz="0" w:space="0" w:color="auto"/>
                    <w:right w:val="none" w:sz="0" w:space="0" w:color="auto"/>
                  </w:divBdr>
                  <w:divsChild>
                    <w:div w:id="1089230584">
                      <w:marLeft w:val="0"/>
                      <w:marRight w:val="0"/>
                      <w:marTop w:val="0"/>
                      <w:marBottom w:val="0"/>
                      <w:divBdr>
                        <w:top w:val="none" w:sz="0" w:space="0" w:color="auto"/>
                        <w:left w:val="none" w:sz="0" w:space="0" w:color="auto"/>
                        <w:bottom w:val="none" w:sz="0" w:space="0" w:color="auto"/>
                        <w:right w:val="none" w:sz="0" w:space="0" w:color="auto"/>
                      </w:divBdr>
                    </w:div>
                  </w:divsChild>
                </w:div>
                <w:div w:id="2110733772">
                  <w:marLeft w:val="0"/>
                  <w:marRight w:val="0"/>
                  <w:marTop w:val="0"/>
                  <w:marBottom w:val="0"/>
                  <w:divBdr>
                    <w:top w:val="none" w:sz="0" w:space="0" w:color="auto"/>
                    <w:left w:val="none" w:sz="0" w:space="0" w:color="auto"/>
                    <w:bottom w:val="none" w:sz="0" w:space="0" w:color="auto"/>
                    <w:right w:val="none" w:sz="0" w:space="0" w:color="auto"/>
                  </w:divBdr>
                  <w:divsChild>
                    <w:div w:id="183790830">
                      <w:marLeft w:val="0"/>
                      <w:marRight w:val="0"/>
                      <w:marTop w:val="0"/>
                      <w:marBottom w:val="0"/>
                      <w:divBdr>
                        <w:top w:val="none" w:sz="0" w:space="0" w:color="auto"/>
                        <w:left w:val="none" w:sz="0" w:space="0" w:color="auto"/>
                        <w:bottom w:val="none" w:sz="0" w:space="0" w:color="auto"/>
                        <w:right w:val="none" w:sz="0" w:space="0" w:color="auto"/>
                      </w:divBdr>
                    </w:div>
                    <w:div w:id="1305156490">
                      <w:marLeft w:val="0"/>
                      <w:marRight w:val="0"/>
                      <w:marTop w:val="0"/>
                      <w:marBottom w:val="0"/>
                      <w:divBdr>
                        <w:top w:val="none" w:sz="0" w:space="0" w:color="auto"/>
                        <w:left w:val="none" w:sz="0" w:space="0" w:color="auto"/>
                        <w:bottom w:val="none" w:sz="0" w:space="0" w:color="auto"/>
                        <w:right w:val="none" w:sz="0" w:space="0" w:color="auto"/>
                      </w:divBdr>
                    </w:div>
                  </w:divsChild>
                </w:div>
                <w:div w:id="2145349549">
                  <w:marLeft w:val="0"/>
                  <w:marRight w:val="0"/>
                  <w:marTop w:val="0"/>
                  <w:marBottom w:val="0"/>
                  <w:divBdr>
                    <w:top w:val="none" w:sz="0" w:space="0" w:color="auto"/>
                    <w:left w:val="none" w:sz="0" w:space="0" w:color="auto"/>
                    <w:bottom w:val="none" w:sz="0" w:space="0" w:color="auto"/>
                    <w:right w:val="none" w:sz="0" w:space="0" w:color="auto"/>
                  </w:divBdr>
                  <w:divsChild>
                    <w:div w:id="43247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40029">
      <w:bodyDiv w:val="1"/>
      <w:marLeft w:val="0"/>
      <w:marRight w:val="0"/>
      <w:marTop w:val="0"/>
      <w:marBottom w:val="0"/>
      <w:divBdr>
        <w:top w:val="none" w:sz="0" w:space="0" w:color="auto"/>
        <w:left w:val="none" w:sz="0" w:space="0" w:color="auto"/>
        <w:bottom w:val="none" w:sz="0" w:space="0" w:color="auto"/>
        <w:right w:val="none" w:sz="0" w:space="0" w:color="auto"/>
      </w:divBdr>
      <w:divsChild>
        <w:div w:id="62728442">
          <w:marLeft w:val="0"/>
          <w:marRight w:val="0"/>
          <w:marTop w:val="0"/>
          <w:marBottom w:val="0"/>
          <w:divBdr>
            <w:top w:val="none" w:sz="0" w:space="0" w:color="auto"/>
            <w:left w:val="none" w:sz="0" w:space="0" w:color="auto"/>
            <w:bottom w:val="none" w:sz="0" w:space="0" w:color="auto"/>
            <w:right w:val="none" w:sz="0" w:space="0" w:color="auto"/>
          </w:divBdr>
        </w:div>
        <w:div w:id="136147193">
          <w:marLeft w:val="0"/>
          <w:marRight w:val="0"/>
          <w:marTop w:val="0"/>
          <w:marBottom w:val="0"/>
          <w:divBdr>
            <w:top w:val="none" w:sz="0" w:space="0" w:color="auto"/>
            <w:left w:val="none" w:sz="0" w:space="0" w:color="auto"/>
            <w:bottom w:val="none" w:sz="0" w:space="0" w:color="auto"/>
            <w:right w:val="none" w:sz="0" w:space="0" w:color="auto"/>
          </w:divBdr>
        </w:div>
        <w:div w:id="283464310">
          <w:marLeft w:val="0"/>
          <w:marRight w:val="0"/>
          <w:marTop w:val="0"/>
          <w:marBottom w:val="0"/>
          <w:divBdr>
            <w:top w:val="none" w:sz="0" w:space="0" w:color="auto"/>
            <w:left w:val="none" w:sz="0" w:space="0" w:color="auto"/>
            <w:bottom w:val="none" w:sz="0" w:space="0" w:color="auto"/>
            <w:right w:val="none" w:sz="0" w:space="0" w:color="auto"/>
          </w:divBdr>
        </w:div>
        <w:div w:id="435172467">
          <w:marLeft w:val="0"/>
          <w:marRight w:val="0"/>
          <w:marTop w:val="0"/>
          <w:marBottom w:val="0"/>
          <w:divBdr>
            <w:top w:val="none" w:sz="0" w:space="0" w:color="auto"/>
            <w:left w:val="none" w:sz="0" w:space="0" w:color="auto"/>
            <w:bottom w:val="none" w:sz="0" w:space="0" w:color="auto"/>
            <w:right w:val="none" w:sz="0" w:space="0" w:color="auto"/>
          </w:divBdr>
        </w:div>
        <w:div w:id="488717317">
          <w:marLeft w:val="0"/>
          <w:marRight w:val="0"/>
          <w:marTop w:val="0"/>
          <w:marBottom w:val="0"/>
          <w:divBdr>
            <w:top w:val="none" w:sz="0" w:space="0" w:color="auto"/>
            <w:left w:val="none" w:sz="0" w:space="0" w:color="auto"/>
            <w:bottom w:val="none" w:sz="0" w:space="0" w:color="auto"/>
            <w:right w:val="none" w:sz="0" w:space="0" w:color="auto"/>
          </w:divBdr>
          <w:divsChild>
            <w:div w:id="864369362">
              <w:marLeft w:val="-75"/>
              <w:marRight w:val="0"/>
              <w:marTop w:val="30"/>
              <w:marBottom w:val="30"/>
              <w:divBdr>
                <w:top w:val="none" w:sz="0" w:space="0" w:color="auto"/>
                <w:left w:val="none" w:sz="0" w:space="0" w:color="auto"/>
                <w:bottom w:val="none" w:sz="0" w:space="0" w:color="auto"/>
                <w:right w:val="none" w:sz="0" w:space="0" w:color="auto"/>
              </w:divBdr>
              <w:divsChild>
                <w:div w:id="349065155">
                  <w:marLeft w:val="0"/>
                  <w:marRight w:val="0"/>
                  <w:marTop w:val="0"/>
                  <w:marBottom w:val="0"/>
                  <w:divBdr>
                    <w:top w:val="none" w:sz="0" w:space="0" w:color="auto"/>
                    <w:left w:val="none" w:sz="0" w:space="0" w:color="auto"/>
                    <w:bottom w:val="none" w:sz="0" w:space="0" w:color="auto"/>
                    <w:right w:val="none" w:sz="0" w:space="0" w:color="auto"/>
                  </w:divBdr>
                  <w:divsChild>
                    <w:div w:id="630673050">
                      <w:marLeft w:val="0"/>
                      <w:marRight w:val="0"/>
                      <w:marTop w:val="0"/>
                      <w:marBottom w:val="0"/>
                      <w:divBdr>
                        <w:top w:val="none" w:sz="0" w:space="0" w:color="auto"/>
                        <w:left w:val="none" w:sz="0" w:space="0" w:color="auto"/>
                        <w:bottom w:val="none" w:sz="0" w:space="0" w:color="auto"/>
                        <w:right w:val="none" w:sz="0" w:space="0" w:color="auto"/>
                      </w:divBdr>
                    </w:div>
                  </w:divsChild>
                </w:div>
                <w:div w:id="459735559">
                  <w:marLeft w:val="0"/>
                  <w:marRight w:val="0"/>
                  <w:marTop w:val="0"/>
                  <w:marBottom w:val="0"/>
                  <w:divBdr>
                    <w:top w:val="none" w:sz="0" w:space="0" w:color="auto"/>
                    <w:left w:val="none" w:sz="0" w:space="0" w:color="auto"/>
                    <w:bottom w:val="none" w:sz="0" w:space="0" w:color="auto"/>
                    <w:right w:val="none" w:sz="0" w:space="0" w:color="auto"/>
                  </w:divBdr>
                  <w:divsChild>
                    <w:div w:id="1554196600">
                      <w:marLeft w:val="0"/>
                      <w:marRight w:val="0"/>
                      <w:marTop w:val="0"/>
                      <w:marBottom w:val="0"/>
                      <w:divBdr>
                        <w:top w:val="none" w:sz="0" w:space="0" w:color="auto"/>
                        <w:left w:val="none" w:sz="0" w:space="0" w:color="auto"/>
                        <w:bottom w:val="none" w:sz="0" w:space="0" w:color="auto"/>
                        <w:right w:val="none" w:sz="0" w:space="0" w:color="auto"/>
                      </w:divBdr>
                    </w:div>
                  </w:divsChild>
                </w:div>
                <w:div w:id="590772671">
                  <w:marLeft w:val="0"/>
                  <w:marRight w:val="0"/>
                  <w:marTop w:val="0"/>
                  <w:marBottom w:val="0"/>
                  <w:divBdr>
                    <w:top w:val="none" w:sz="0" w:space="0" w:color="auto"/>
                    <w:left w:val="none" w:sz="0" w:space="0" w:color="auto"/>
                    <w:bottom w:val="none" w:sz="0" w:space="0" w:color="auto"/>
                    <w:right w:val="none" w:sz="0" w:space="0" w:color="auto"/>
                  </w:divBdr>
                  <w:divsChild>
                    <w:div w:id="1365669105">
                      <w:marLeft w:val="0"/>
                      <w:marRight w:val="0"/>
                      <w:marTop w:val="0"/>
                      <w:marBottom w:val="0"/>
                      <w:divBdr>
                        <w:top w:val="none" w:sz="0" w:space="0" w:color="auto"/>
                        <w:left w:val="none" w:sz="0" w:space="0" w:color="auto"/>
                        <w:bottom w:val="none" w:sz="0" w:space="0" w:color="auto"/>
                        <w:right w:val="none" w:sz="0" w:space="0" w:color="auto"/>
                      </w:divBdr>
                    </w:div>
                    <w:div w:id="1597056120">
                      <w:marLeft w:val="0"/>
                      <w:marRight w:val="0"/>
                      <w:marTop w:val="0"/>
                      <w:marBottom w:val="0"/>
                      <w:divBdr>
                        <w:top w:val="none" w:sz="0" w:space="0" w:color="auto"/>
                        <w:left w:val="none" w:sz="0" w:space="0" w:color="auto"/>
                        <w:bottom w:val="none" w:sz="0" w:space="0" w:color="auto"/>
                        <w:right w:val="none" w:sz="0" w:space="0" w:color="auto"/>
                      </w:divBdr>
                    </w:div>
                  </w:divsChild>
                </w:div>
                <w:div w:id="604310357">
                  <w:marLeft w:val="0"/>
                  <w:marRight w:val="0"/>
                  <w:marTop w:val="0"/>
                  <w:marBottom w:val="0"/>
                  <w:divBdr>
                    <w:top w:val="none" w:sz="0" w:space="0" w:color="auto"/>
                    <w:left w:val="none" w:sz="0" w:space="0" w:color="auto"/>
                    <w:bottom w:val="none" w:sz="0" w:space="0" w:color="auto"/>
                    <w:right w:val="none" w:sz="0" w:space="0" w:color="auto"/>
                  </w:divBdr>
                  <w:divsChild>
                    <w:div w:id="328366990">
                      <w:marLeft w:val="0"/>
                      <w:marRight w:val="0"/>
                      <w:marTop w:val="0"/>
                      <w:marBottom w:val="0"/>
                      <w:divBdr>
                        <w:top w:val="none" w:sz="0" w:space="0" w:color="auto"/>
                        <w:left w:val="none" w:sz="0" w:space="0" w:color="auto"/>
                        <w:bottom w:val="none" w:sz="0" w:space="0" w:color="auto"/>
                        <w:right w:val="none" w:sz="0" w:space="0" w:color="auto"/>
                      </w:divBdr>
                    </w:div>
                    <w:div w:id="493032430">
                      <w:marLeft w:val="0"/>
                      <w:marRight w:val="0"/>
                      <w:marTop w:val="0"/>
                      <w:marBottom w:val="0"/>
                      <w:divBdr>
                        <w:top w:val="none" w:sz="0" w:space="0" w:color="auto"/>
                        <w:left w:val="none" w:sz="0" w:space="0" w:color="auto"/>
                        <w:bottom w:val="none" w:sz="0" w:space="0" w:color="auto"/>
                        <w:right w:val="none" w:sz="0" w:space="0" w:color="auto"/>
                      </w:divBdr>
                    </w:div>
                  </w:divsChild>
                </w:div>
                <w:div w:id="654920658">
                  <w:marLeft w:val="0"/>
                  <w:marRight w:val="0"/>
                  <w:marTop w:val="0"/>
                  <w:marBottom w:val="0"/>
                  <w:divBdr>
                    <w:top w:val="none" w:sz="0" w:space="0" w:color="auto"/>
                    <w:left w:val="none" w:sz="0" w:space="0" w:color="auto"/>
                    <w:bottom w:val="none" w:sz="0" w:space="0" w:color="auto"/>
                    <w:right w:val="none" w:sz="0" w:space="0" w:color="auto"/>
                  </w:divBdr>
                  <w:divsChild>
                    <w:div w:id="327442676">
                      <w:marLeft w:val="0"/>
                      <w:marRight w:val="0"/>
                      <w:marTop w:val="0"/>
                      <w:marBottom w:val="0"/>
                      <w:divBdr>
                        <w:top w:val="none" w:sz="0" w:space="0" w:color="auto"/>
                        <w:left w:val="none" w:sz="0" w:space="0" w:color="auto"/>
                        <w:bottom w:val="none" w:sz="0" w:space="0" w:color="auto"/>
                        <w:right w:val="none" w:sz="0" w:space="0" w:color="auto"/>
                      </w:divBdr>
                    </w:div>
                  </w:divsChild>
                </w:div>
                <w:div w:id="655115195">
                  <w:marLeft w:val="0"/>
                  <w:marRight w:val="0"/>
                  <w:marTop w:val="0"/>
                  <w:marBottom w:val="0"/>
                  <w:divBdr>
                    <w:top w:val="none" w:sz="0" w:space="0" w:color="auto"/>
                    <w:left w:val="none" w:sz="0" w:space="0" w:color="auto"/>
                    <w:bottom w:val="none" w:sz="0" w:space="0" w:color="auto"/>
                    <w:right w:val="none" w:sz="0" w:space="0" w:color="auto"/>
                  </w:divBdr>
                  <w:divsChild>
                    <w:div w:id="1171406239">
                      <w:marLeft w:val="0"/>
                      <w:marRight w:val="0"/>
                      <w:marTop w:val="0"/>
                      <w:marBottom w:val="0"/>
                      <w:divBdr>
                        <w:top w:val="none" w:sz="0" w:space="0" w:color="auto"/>
                        <w:left w:val="none" w:sz="0" w:space="0" w:color="auto"/>
                        <w:bottom w:val="none" w:sz="0" w:space="0" w:color="auto"/>
                        <w:right w:val="none" w:sz="0" w:space="0" w:color="auto"/>
                      </w:divBdr>
                    </w:div>
                  </w:divsChild>
                </w:div>
                <w:div w:id="666904487">
                  <w:marLeft w:val="0"/>
                  <w:marRight w:val="0"/>
                  <w:marTop w:val="0"/>
                  <w:marBottom w:val="0"/>
                  <w:divBdr>
                    <w:top w:val="none" w:sz="0" w:space="0" w:color="auto"/>
                    <w:left w:val="none" w:sz="0" w:space="0" w:color="auto"/>
                    <w:bottom w:val="none" w:sz="0" w:space="0" w:color="auto"/>
                    <w:right w:val="none" w:sz="0" w:space="0" w:color="auto"/>
                  </w:divBdr>
                  <w:divsChild>
                    <w:div w:id="2036034462">
                      <w:marLeft w:val="0"/>
                      <w:marRight w:val="0"/>
                      <w:marTop w:val="0"/>
                      <w:marBottom w:val="0"/>
                      <w:divBdr>
                        <w:top w:val="none" w:sz="0" w:space="0" w:color="auto"/>
                        <w:left w:val="none" w:sz="0" w:space="0" w:color="auto"/>
                        <w:bottom w:val="none" w:sz="0" w:space="0" w:color="auto"/>
                        <w:right w:val="none" w:sz="0" w:space="0" w:color="auto"/>
                      </w:divBdr>
                    </w:div>
                  </w:divsChild>
                </w:div>
                <w:div w:id="792360412">
                  <w:marLeft w:val="0"/>
                  <w:marRight w:val="0"/>
                  <w:marTop w:val="0"/>
                  <w:marBottom w:val="0"/>
                  <w:divBdr>
                    <w:top w:val="none" w:sz="0" w:space="0" w:color="auto"/>
                    <w:left w:val="none" w:sz="0" w:space="0" w:color="auto"/>
                    <w:bottom w:val="none" w:sz="0" w:space="0" w:color="auto"/>
                    <w:right w:val="none" w:sz="0" w:space="0" w:color="auto"/>
                  </w:divBdr>
                  <w:divsChild>
                    <w:div w:id="681511728">
                      <w:marLeft w:val="0"/>
                      <w:marRight w:val="0"/>
                      <w:marTop w:val="0"/>
                      <w:marBottom w:val="0"/>
                      <w:divBdr>
                        <w:top w:val="none" w:sz="0" w:space="0" w:color="auto"/>
                        <w:left w:val="none" w:sz="0" w:space="0" w:color="auto"/>
                        <w:bottom w:val="none" w:sz="0" w:space="0" w:color="auto"/>
                        <w:right w:val="none" w:sz="0" w:space="0" w:color="auto"/>
                      </w:divBdr>
                    </w:div>
                  </w:divsChild>
                </w:div>
                <w:div w:id="834152937">
                  <w:marLeft w:val="0"/>
                  <w:marRight w:val="0"/>
                  <w:marTop w:val="0"/>
                  <w:marBottom w:val="0"/>
                  <w:divBdr>
                    <w:top w:val="none" w:sz="0" w:space="0" w:color="auto"/>
                    <w:left w:val="none" w:sz="0" w:space="0" w:color="auto"/>
                    <w:bottom w:val="none" w:sz="0" w:space="0" w:color="auto"/>
                    <w:right w:val="none" w:sz="0" w:space="0" w:color="auto"/>
                  </w:divBdr>
                  <w:divsChild>
                    <w:div w:id="1779449645">
                      <w:marLeft w:val="0"/>
                      <w:marRight w:val="0"/>
                      <w:marTop w:val="0"/>
                      <w:marBottom w:val="0"/>
                      <w:divBdr>
                        <w:top w:val="none" w:sz="0" w:space="0" w:color="auto"/>
                        <w:left w:val="none" w:sz="0" w:space="0" w:color="auto"/>
                        <w:bottom w:val="none" w:sz="0" w:space="0" w:color="auto"/>
                        <w:right w:val="none" w:sz="0" w:space="0" w:color="auto"/>
                      </w:divBdr>
                    </w:div>
                  </w:divsChild>
                </w:div>
                <w:div w:id="1012151723">
                  <w:marLeft w:val="0"/>
                  <w:marRight w:val="0"/>
                  <w:marTop w:val="0"/>
                  <w:marBottom w:val="0"/>
                  <w:divBdr>
                    <w:top w:val="none" w:sz="0" w:space="0" w:color="auto"/>
                    <w:left w:val="none" w:sz="0" w:space="0" w:color="auto"/>
                    <w:bottom w:val="none" w:sz="0" w:space="0" w:color="auto"/>
                    <w:right w:val="none" w:sz="0" w:space="0" w:color="auto"/>
                  </w:divBdr>
                  <w:divsChild>
                    <w:div w:id="522322822">
                      <w:marLeft w:val="0"/>
                      <w:marRight w:val="0"/>
                      <w:marTop w:val="0"/>
                      <w:marBottom w:val="0"/>
                      <w:divBdr>
                        <w:top w:val="none" w:sz="0" w:space="0" w:color="auto"/>
                        <w:left w:val="none" w:sz="0" w:space="0" w:color="auto"/>
                        <w:bottom w:val="none" w:sz="0" w:space="0" w:color="auto"/>
                        <w:right w:val="none" w:sz="0" w:space="0" w:color="auto"/>
                      </w:divBdr>
                    </w:div>
                  </w:divsChild>
                </w:div>
                <w:div w:id="1026129219">
                  <w:marLeft w:val="0"/>
                  <w:marRight w:val="0"/>
                  <w:marTop w:val="0"/>
                  <w:marBottom w:val="0"/>
                  <w:divBdr>
                    <w:top w:val="none" w:sz="0" w:space="0" w:color="auto"/>
                    <w:left w:val="none" w:sz="0" w:space="0" w:color="auto"/>
                    <w:bottom w:val="none" w:sz="0" w:space="0" w:color="auto"/>
                    <w:right w:val="none" w:sz="0" w:space="0" w:color="auto"/>
                  </w:divBdr>
                  <w:divsChild>
                    <w:div w:id="1087383676">
                      <w:marLeft w:val="0"/>
                      <w:marRight w:val="0"/>
                      <w:marTop w:val="0"/>
                      <w:marBottom w:val="0"/>
                      <w:divBdr>
                        <w:top w:val="none" w:sz="0" w:space="0" w:color="auto"/>
                        <w:left w:val="none" w:sz="0" w:space="0" w:color="auto"/>
                        <w:bottom w:val="none" w:sz="0" w:space="0" w:color="auto"/>
                        <w:right w:val="none" w:sz="0" w:space="0" w:color="auto"/>
                      </w:divBdr>
                    </w:div>
                  </w:divsChild>
                </w:div>
                <w:div w:id="1032613400">
                  <w:marLeft w:val="0"/>
                  <w:marRight w:val="0"/>
                  <w:marTop w:val="0"/>
                  <w:marBottom w:val="0"/>
                  <w:divBdr>
                    <w:top w:val="none" w:sz="0" w:space="0" w:color="auto"/>
                    <w:left w:val="none" w:sz="0" w:space="0" w:color="auto"/>
                    <w:bottom w:val="none" w:sz="0" w:space="0" w:color="auto"/>
                    <w:right w:val="none" w:sz="0" w:space="0" w:color="auto"/>
                  </w:divBdr>
                  <w:divsChild>
                    <w:div w:id="343827888">
                      <w:marLeft w:val="0"/>
                      <w:marRight w:val="0"/>
                      <w:marTop w:val="0"/>
                      <w:marBottom w:val="0"/>
                      <w:divBdr>
                        <w:top w:val="none" w:sz="0" w:space="0" w:color="auto"/>
                        <w:left w:val="none" w:sz="0" w:space="0" w:color="auto"/>
                        <w:bottom w:val="none" w:sz="0" w:space="0" w:color="auto"/>
                        <w:right w:val="none" w:sz="0" w:space="0" w:color="auto"/>
                      </w:divBdr>
                    </w:div>
                  </w:divsChild>
                </w:div>
                <w:div w:id="1035498835">
                  <w:marLeft w:val="0"/>
                  <w:marRight w:val="0"/>
                  <w:marTop w:val="0"/>
                  <w:marBottom w:val="0"/>
                  <w:divBdr>
                    <w:top w:val="none" w:sz="0" w:space="0" w:color="auto"/>
                    <w:left w:val="none" w:sz="0" w:space="0" w:color="auto"/>
                    <w:bottom w:val="none" w:sz="0" w:space="0" w:color="auto"/>
                    <w:right w:val="none" w:sz="0" w:space="0" w:color="auto"/>
                  </w:divBdr>
                  <w:divsChild>
                    <w:div w:id="1308626239">
                      <w:marLeft w:val="0"/>
                      <w:marRight w:val="0"/>
                      <w:marTop w:val="0"/>
                      <w:marBottom w:val="0"/>
                      <w:divBdr>
                        <w:top w:val="none" w:sz="0" w:space="0" w:color="auto"/>
                        <w:left w:val="none" w:sz="0" w:space="0" w:color="auto"/>
                        <w:bottom w:val="none" w:sz="0" w:space="0" w:color="auto"/>
                        <w:right w:val="none" w:sz="0" w:space="0" w:color="auto"/>
                      </w:divBdr>
                    </w:div>
                  </w:divsChild>
                </w:div>
                <w:div w:id="1197886304">
                  <w:marLeft w:val="0"/>
                  <w:marRight w:val="0"/>
                  <w:marTop w:val="0"/>
                  <w:marBottom w:val="0"/>
                  <w:divBdr>
                    <w:top w:val="none" w:sz="0" w:space="0" w:color="auto"/>
                    <w:left w:val="none" w:sz="0" w:space="0" w:color="auto"/>
                    <w:bottom w:val="none" w:sz="0" w:space="0" w:color="auto"/>
                    <w:right w:val="none" w:sz="0" w:space="0" w:color="auto"/>
                  </w:divBdr>
                  <w:divsChild>
                    <w:div w:id="290405298">
                      <w:marLeft w:val="0"/>
                      <w:marRight w:val="0"/>
                      <w:marTop w:val="0"/>
                      <w:marBottom w:val="0"/>
                      <w:divBdr>
                        <w:top w:val="none" w:sz="0" w:space="0" w:color="auto"/>
                        <w:left w:val="none" w:sz="0" w:space="0" w:color="auto"/>
                        <w:bottom w:val="none" w:sz="0" w:space="0" w:color="auto"/>
                        <w:right w:val="none" w:sz="0" w:space="0" w:color="auto"/>
                      </w:divBdr>
                    </w:div>
                  </w:divsChild>
                </w:div>
                <w:div w:id="1275749293">
                  <w:marLeft w:val="0"/>
                  <w:marRight w:val="0"/>
                  <w:marTop w:val="0"/>
                  <w:marBottom w:val="0"/>
                  <w:divBdr>
                    <w:top w:val="none" w:sz="0" w:space="0" w:color="auto"/>
                    <w:left w:val="none" w:sz="0" w:space="0" w:color="auto"/>
                    <w:bottom w:val="none" w:sz="0" w:space="0" w:color="auto"/>
                    <w:right w:val="none" w:sz="0" w:space="0" w:color="auto"/>
                  </w:divBdr>
                  <w:divsChild>
                    <w:div w:id="2108501087">
                      <w:marLeft w:val="0"/>
                      <w:marRight w:val="0"/>
                      <w:marTop w:val="0"/>
                      <w:marBottom w:val="0"/>
                      <w:divBdr>
                        <w:top w:val="none" w:sz="0" w:space="0" w:color="auto"/>
                        <w:left w:val="none" w:sz="0" w:space="0" w:color="auto"/>
                        <w:bottom w:val="none" w:sz="0" w:space="0" w:color="auto"/>
                        <w:right w:val="none" w:sz="0" w:space="0" w:color="auto"/>
                      </w:divBdr>
                    </w:div>
                  </w:divsChild>
                </w:div>
                <w:div w:id="1752194506">
                  <w:marLeft w:val="0"/>
                  <w:marRight w:val="0"/>
                  <w:marTop w:val="0"/>
                  <w:marBottom w:val="0"/>
                  <w:divBdr>
                    <w:top w:val="none" w:sz="0" w:space="0" w:color="auto"/>
                    <w:left w:val="none" w:sz="0" w:space="0" w:color="auto"/>
                    <w:bottom w:val="none" w:sz="0" w:space="0" w:color="auto"/>
                    <w:right w:val="none" w:sz="0" w:space="0" w:color="auto"/>
                  </w:divBdr>
                  <w:divsChild>
                    <w:div w:id="556891618">
                      <w:marLeft w:val="0"/>
                      <w:marRight w:val="0"/>
                      <w:marTop w:val="0"/>
                      <w:marBottom w:val="0"/>
                      <w:divBdr>
                        <w:top w:val="none" w:sz="0" w:space="0" w:color="auto"/>
                        <w:left w:val="none" w:sz="0" w:space="0" w:color="auto"/>
                        <w:bottom w:val="none" w:sz="0" w:space="0" w:color="auto"/>
                        <w:right w:val="none" w:sz="0" w:space="0" w:color="auto"/>
                      </w:divBdr>
                    </w:div>
                    <w:div w:id="854810768">
                      <w:marLeft w:val="0"/>
                      <w:marRight w:val="0"/>
                      <w:marTop w:val="0"/>
                      <w:marBottom w:val="0"/>
                      <w:divBdr>
                        <w:top w:val="none" w:sz="0" w:space="0" w:color="auto"/>
                        <w:left w:val="none" w:sz="0" w:space="0" w:color="auto"/>
                        <w:bottom w:val="none" w:sz="0" w:space="0" w:color="auto"/>
                        <w:right w:val="none" w:sz="0" w:space="0" w:color="auto"/>
                      </w:divBdr>
                    </w:div>
                  </w:divsChild>
                </w:div>
                <w:div w:id="1789467830">
                  <w:marLeft w:val="0"/>
                  <w:marRight w:val="0"/>
                  <w:marTop w:val="0"/>
                  <w:marBottom w:val="0"/>
                  <w:divBdr>
                    <w:top w:val="none" w:sz="0" w:space="0" w:color="auto"/>
                    <w:left w:val="none" w:sz="0" w:space="0" w:color="auto"/>
                    <w:bottom w:val="none" w:sz="0" w:space="0" w:color="auto"/>
                    <w:right w:val="none" w:sz="0" w:space="0" w:color="auto"/>
                  </w:divBdr>
                  <w:divsChild>
                    <w:div w:id="989291106">
                      <w:marLeft w:val="0"/>
                      <w:marRight w:val="0"/>
                      <w:marTop w:val="0"/>
                      <w:marBottom w:val="0"/>
                      <w:divBdr>
                        <w:top w:val="none" w:sz="0" w:space="0" w:color="auto"/>
                        <w:left w:val="none" w:sz="0" w:space="0" w:color="auto"/>
                        <w:bottom w:val="none" w:sz="0" w:space="0" w:color="auto"/>
                        <w:right w:val="none" w:sz="0" w:space="0" w:color="auto"/>
                      </w:divBdr>
                    </w:div>
                  </w:divsChild>
                </w:div>
                <w:div w:id="1817067415">
                  <w:marLeft w:val="0"/>
                  <w:marRight w:val="0"/>
                  <w:marTop w:val="0"/>
                  <w:marBottom w:val="0"/>
                  <w:divBdr>
                    <w:top w:val="none" w:sz="0" w:space="0" w:color="auto"/>
                    <w:left w:val="none" w:sz="0" w:space="0" w:color="auto"/>
                    <w:bottom w:val="none" w:sz="0" w:space="0" w:color="auto"/>
                    <w:right w:val="none" w:sz="0" w:space="0" w:color="auto"/>
                  </w:divBdr>
                  <w:divsChild>
                    <w:div w:id="146423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401716">
          <w:marLeft w:val="0"/>
          <w:marRight w:val="0"/>
          <w:marTop w:val="0"/>
          <w:marBottom w:val="0"/>
          <w:divBdr>
            <w:top w:val="none" w:sz="0" w:space="0" w:color="auto"/>
            <w:left w:val="none" w:sz="0" w:space="0" w:color="auto"/>
            <w:bottom w:val="none" w:sz="0" w:space="0" w:color="auto"/>
            <w:right w:val="none" w:sz="0" w:space="0" w:color="auto"/>
          </w:divBdr>
        </w:div>
        <w:div w:id="778338080">
          <w:marLeft w:val="0"/>
          <w:marRight w:val="0"/>
          <w:marTop w:val="0"/>
          <w:marBottom w:val="0"/>
          <w:divBdr>
            <w:top w:val="none" w:sz="0" w:space="0" w:color="auto"/>
            <w:left w:val="none" w:sz="0" w:space="0" w:color="auto"/>
            <w:bottom w:val="none" w:sz="0" w:space="0" w:color="auto"/>
            <w:right w:val="none" w:sz="0" w:space="0" w:color="auto"/>
          </w:divBdr>
        </w:div>
        <w:div w:id="778834610">
          <w:marLeft w:val="0"/>
          <w:marRight w:val="0"/>
          <w:marTop w:val="0"/>
          <w:marBottom w:val="0"/>
          <w:divBdr>
            <w:top w:val="none" w:sz="0" w:space="0" w:color="auto"/>
            <w:left w:val="none" w:sz="0" w:space="0" w:color="auto"/>
            <w:bottom w:val="none" w:sz="0" w:space="0" w:color="auto"/>
            <w:right w:val="none" w:sz="0" w:space="0" w:color="auto"/>
          </w:divBdr>
        </w:div>
        <w:div w:id="780228010">
          <w:marLeft w:val="0"/>
          <w:marRight w:val="0"/>
          <w:marTop w:val="0"/>
          <w:marBottom w:val="0"/>
          <w:divBdr>
            <w:top w:val="none" w:sz="0" w:space="0" w:color="auto"/>
            <w:left w:val="none" w:sz="0" w:space="0" w:color="auto"/>
            <w:bottom w:val="none" w:sz="0" w:space="0" w:color="auto"/>
            <w:right w:val="none" w:sz="0" w:space="0" w:color="auto"/>
          </w:divBdr>
        </w:div>
        <w:div w:id="853039059">
          <w:marLeft w:val="0"/>
          <w:marRight w:val="0"/>
          <w:marTop w:val="0"/>
          <w:marBottom w:val="0"/>
          <w:divBdr>
            <w:top w:val="none" w:sz="0" w:space="0" w:color="auto"/>
            <w:left w:val="none" w:sz="0" w:space="0" w:color="auto"/>
            <w:bottom w:val="none" w:sz="0" w:space="0" w:color="auto"/>
            <w:right w:val="none" w:sz="0" w:space="0" w:color="auto"/>
          </w:divBdr>
        </w:div>
        <w:div w:id="1603108362">
          <w:marLeft w:val="0"/>
          <w:marRight w:val="0"/>
          <w:marTop w:val="0"/>
          <w:marBottom w:val="0"/>
          <w:divBdr>
            <w:top w:val="none" w:sz="0" w:space="0" w:color="auto"/>
            <w:left w:val="none" w:sz="0" w:space="0" w:color="auto"/>
            <w:bottom w:val="none" w:sz="0" w:space="0" w:color="auto"/>
            <w:right w:val="none" w:sz="0" w:space="0" w:color="auto"/>
          </w:divBdr>
          <w:divsChild>
            <w:div w:id="461122382">
              <w:marLeft w:val="-75"/>
              <w:marRight w:val="0"/>
              <w:marTop w:val="30"/>
              <w:marBottom w:val="30"/>
              <w:divBdr>
                <w:top w:val="none" w:sz="0" w:space="0" w:color="auto"/>
                <w:left w:val="none" w:sz="0" w:space="0" w:color="auto"/>
                <w:bottom w:val="none" w:sz="0" w:space="0" w:color="auto"/>
                <w:right w:val="none" w:sz="0" w:space="0" w:color="auto"/>
              </w:divBdr>
              <w:divsChild>
                <w:div w:id="101724674">
                  <w:marLeft w:val="0"/>
                  <w:marRight w:val="0"/>
                  <w:marTop w:val="0"/>
                  <w:marBottom w:val="0"/>
                  <w:divBdr>
                    <w:top w:val="none" w:sz="0" w:space="0" w:color="auto"/>
                    <w:left w:val="none" w:sz="0" w:space="0" w:color="auto"/>
                    <w:bottom w:val="none" w:sz="0" w:space="0" w:color="auto"/>
                    <w:right w:val="none" w:sz="0" w:space="0" w:color="auto"/>
                  </w:divBdr>
                  <w:divsChild>
                    <w:div w:id="1895894561">
                      <w:marLeft w:val="0"/>
                      <w:marRight w:val="0"/>
                      <w:marTop w:val="0"/>
                      <w:marBottom w:val="0"/>
                      <w:divBdr>
                        <w:top w:val="none" w:sz="0" w:space="0" w:color="auto"/>
                        <w:left w:val="none" w:sz="0" w:space="0" w:color="auto"/>
                        <w:bottom w:val="none" w:sz="0" w:space="0" w:color="auto"/>
                        <w:right w:val="none" w:sz="0" w:space="0" w:color="auto"/>
                      </w:divBdr>
                    </w:div>
                  </w:divsChild>
                </w:div>
                <w:div w:id="209925246">
                  <w:marLeft w:val="0"/>
                  <w:marRight w:val="0"/>
                  <w:marTop w:val="0"/>
                  <w:marBottom w:val="0"/>
                  <w:divBdr>
                    <w:top w:val="none" w:sz="0" w:space="0" w:color="auto"/>
                    <w:left w:val="none" w:sz="0" w:space="0" w:color="auto"/>
                    <w:bottom w:val="none" w:sz="0" w:space="0" w:color="auto"/>
                    <w:right w:val="none" w:sz="0" w:space="0" w:color="auto"/>
                  </w:divBdr>
                  <w:divsChild>
                    <w:div w:id="1905722612">
                      <w:marLeft w:val="0"/>
                      <w:marRight w:val="0"/>
                      <w:marTop w:val="0"/>
                      <w:marBottom w:val="0"/>
                      <w:divBdr>
                        <w:top w:val="none" w:sz="0" w:space="0" w:color="auto"/>
                        <w:left w:val="none" w:sz="0" w:space="0" w:color="auto"/>
                        <w:bottom w:val="none" w:sz="0" w:space="0" w:color="auto"/>
                        <w:right w:val="none" w:sz="0" w:space="0" w:color="auto"/>
                      </w:divBdr>
                    </w:div>
                  </w:divsChild>
                </w:div>
                <w:div w:id="323047561">
                  <w:marLeft w:val="0"/>
                  <w:marRight w:val="0"/>
                  <w:marTop w:val="0"/>
                  <w:marBottom w:val="0"/>
                  <w:divBdr>
                    <w:top w:val="none" w:sz="0" w:space="0" w:color="auto"/>
                    <w:left w:val="none" w:sz="0" w:space="0" w:color="auto"/>
                    <w:bottom w:val="none" w:sz="0" w:space="0" w:color="auto"/>
                    <w:right w:val="none" w:sz="0" w:space="0" w:color="auto"/>
                  </w:divBdr>
                  <w:divsChild>
                    <w:div w:id="1664241603">
                      <w:marLeft w:val="0"/>
                      <w:marRight w:val="0"/>
                      <w:marTop w:val="0"/>
                      <w:marBottom w:val="0"/>
                      <w:divBdr>
                        <w:top w:val="none" w:sz="0" w:space="0" w:color="auto"/>
                        <w:left w:val="none" w:sz="0" w:space="0" w:color="auto"/>
                        <w:bottom w:val="none" w:sz="0" w:space="0" w:color="auto"/>
                        <w:right w:val="none" w:sz="0" w:space="0" w:color="auto"/>
                      </w:divBdr>
                    </w:div>
                  </w:divsChild>
                </w:div>
                <w:div w:id="353386510">
                  <w:marLeft w:val="0"/>
                  <w:marRight w:val="0"/>
                  <w:marTop w:val="0"/>
                  <w:marBottom w:val="0"/>
                  <w:divBdr>
                    <w:top w:val="none" w:sz="0" w:space="0" w:color="auto"/>
                    <w:left w:val="none" w:sz="0" w:space="0" w:color="auto"/>
                    <w:bottom w:val="none" w:sz="0" w:space="0" w:color="auto"/>
                    <w:right w:val="none" w:sz="0" w:space="0" w:color="auto"/>
                  </w:divBdr>
                  <w:divsChild>
                    <w:div w:id="1036195208">
                      <w:marLeft w:val="0"/>
                      <w:marRight w:val="0"/>
                      <w:marTop w:val="0"/>
                      <w:marBottom w:val="0"/>
                      <w:divBdr>
                        <w:top w:val="none" w:sz="0" w:space="0" w:color="auto"/>
                        <w:left w:val="none" w:sz="0" w:space="0" w:color="auto"/>
                        <w:bottom w:val="none" w:sz="0" w:space="0" w:color="auto"/>
                        <w:right w:val="none" w:sz="0" w:space="0" w:color="auto"/>
                      </w:divBdr>
                    </w:div>
                  </w:divsChild>
                </w:div>
                <w:div w:id="487133060">
                  <w:marLeft w:val="0"/>
                  <w:marRight w:val="0"/>
                  <w:marTop w:val="0"/>
                  <w:marBottom w:val="0"/>
                  <w:divBdr>
                    <w:top w:val="none" w:sz="0" w:space="0" w:color="auto"/>
                    <w:left w:val="none" w:sz="0" w:space="0" w:color="auto"/>
                    <w:bottom w:val="none" w:sz="0" w:space="0" w:color="auto"/>
                    <w:right w:val="none" w:sz="0" w:space="0" w:color="auto"/>
                  </w:divBdr>
                  <w:divsChild>
                    <w:div w:id="801966565">
                      <w:marLeft w:val="0"/>
                      <w:marRight w:val="0"/>
                      <w:marTop w:val="0"/>
                      <w:marBottom w:val="0"/>
                      <w:divBdr>
                        <w:top w:val="none" w:sz="0" w:space="0" w:color="auto"/>
                        <w:left w:val="none" w:sz="0" w:space="0" w:color="auto"/>
                        <w:bottom w:val="none" w:sz="0" w:space="0" w:color="auto"/>
                        <w:right w:val="none" w:sz="0" w:space="0" w:color="auto"/>
                      </w:divBdr>
                    </w:div>
                  </w:divsChild>
                </w:div>
                <w:div w:id="559940993">
                  <w:marLeft w:val="0"/>
                  <w:marRight w:val="0"/>
                  <w:marTop w:val="0"/>
                  <w:marBottom w:val="0"/>
                  <w:divBdr>
                    <w:top w:val="none" w:sz="0" w:space="0" w:color="auto"/>
                    <w:left w:val="none" w:sz="0" w:space="0" w:color="auto"/>
                    <w:bottom w:val="none" w:sz="0" w:space="0" w:color="auto"/>
                    <w:right w:val="none" w:sz="0" w:space="0" w:color="auto"/>
                  </w:divBdr>
                  <w:divsChild>
                    <w:div w:id="1047678575">
                      <w:marLeft w:val="0"/>
                      <w:marRight w:val="0"/>
                      <w:marTop w:val="0"/>
                      <w:marBottom w:val="0"/>
                      <w:divBdr>
                        <w:top w:val="none" w:sz="0" w:space="0" w:color="auto"/>
                        <w:left w:val="none" w:sz="0" w:space="0" w:color="auto"/>
                        <w:bottom w:val="none" w:sz="0" w:space="0" w:color="auto"/>
                        <w:right w:val="none" w:sz="0" w:space="0" w:color="auto"/>
                      </w:divBdr>
                    </w:div>
                  </w:divsChild>
                </w:div>
                <w:div w:id="588536937">
                  <w:marLeft w:val="0"/>
                  <w:marRight w:val="0"/>
                  <w:marTop w:val="0"/>
                  <w:marBottom w:val="0"/>
                  <w:divBdr>
                    <w:top w:val="none" w:sz="0" w:space="0" w:color="auto"/>
                    <w:left w:val="none" w:sz="0" w:space="0" w:color="auto"/>
                    <w:bottom w:val="none" w:sz="0" w:space="0" w:color="auto"/>
                    <w:right w:val="none" w:sz="0" w:space="0" w:color="auto"/>
                  </w:divBdr>
                  <w:divsChild>
                    <w:div w:id="820149134">
                      <w:marLeft w:val="0"/>
                      <w:marRight w:val="0"/>
                      <w:marTop w:val="0"/>
                      <w:marBottom w:val="0"/>
                      <w:divBdr>
                        <w:top w:val="none" w:sz="0" w:space="0" w:color="auto"/>
                        <w:left w:val="none" w:sz="0" w:space="0" w:color="auto"/>
                        <w:bottom w:val="none" w:sz="0" w:space="0" w:color="auto"/>
                        <w:right w:val="none" w:sz="0" w:space="0" w:color="auto"/>
                      </w:divBdr>
                    </w:div>
                  </w:divsChild>
                </w:div>
                <w:div w:id="627394950">
                  <w:marLeft w:val="0"/>
                  <w:marRight w:val="0"/>
                  <w:marTop w:val="0"/>
                  <w:marBottom w:val="0"/>
                  <w:divBdr>
                    <w:top w:val="none" w:sz="0" w:space="0" w:color="auto"/>
                    <w:left w:val="none" w:sz="0" w:space="0" w:color="auto"/>
                    <w:bottom w:val="none" w:sz="0" w:space="0" w:color="auto"/>
                    <w:right w:val="none" w:sz="0" w:space="0" w:color="auto"/>
                  </w:divBdr>
                  <w:divsChild>
                    <w:div w:id="151876230">
                      <w:marLeft w:val="0"/>
                      <w:marRight w:val="0"/>
                      <w:marTop w:val="0"/>
                      <w:marBottom w:val="0"/>
                      <w:divBdr>
                        <w:top w:val="none" w:sz="0" w:space="0" w:color="auto"/>
                        <w:left w:val="none" w:sz="0" w:space="0" w:color="auto"/>
                        <w:bottom w:val="none" w:sz="0" w:space="0" w:color="auto"/>
                        <w:right w:val="none" w:sz="0" w:space="0" w:color="auto"/>
                      </w:divBdr>
                    </w:div>
                  </w:divsChild>
                </w:div>
                <w:div w:id="646786017">
                  <w:marLeft w:val="0"/>
                  <w:marRight w:val="0"/>
                  <w:marTop w:val="0"/>
                  <w:marBottom w:val="0"/>
                  <w:divBdr>
                    <w:top w:val="none" w:sz="0" w:space="0" w:color="auto"/>
                    <w:left w:val="none" w:sz="0" w:space="0" w:color="auto"/>
                    <w:bottom w:val="none" w:sz="0" w:space="0" w:color="auto"/>
                    <w:right w:val="none" w:sz="0" w:space="0" w:color="auto"/>
                  </w:divBdr>
                  <w:divsChild>
                    <w:div w:id="2020547046">
                      <w:marLeft w:val="0"/>
                      <w:marRight w:val="0"/>
                      <w:marTop w:val="0"/>
                      <w:marBottom w:val="0"/>
                      <w:divBdr>
                        <w:top w:val="none" w:sz="0" w:space="0" w:color="auto"/>
                        <w:left w:val="none" w:sz="0" w:space="0" w:color="auto"/>
                        <w:bottom w:val="none" w:sz="0" w:space="0" w:color="auto"/>
                        <w:right w:val="none" w:sz="0" w:space="0" w:color="auto"/>
                      </w:divBdr>
                    </w:div>
                  </w:divsChild>
                </w:div>
                <w:div w:id="649215119">
                  <w:marLeft w:val="0"/>
                  <w:marRight w:val="0"/>
                  <w:marTop w:val="0"/>
                  <w:marBottom w:val="0"/>
                  <w:divBdr>
                    <w:top w:val="none" w:sz="0" w:space="0" w:color="auto"/>
                    <w:left w:val="none" w:sz="0" w:space="0" w:color="auto"/>
                    <w:bottom w:val="none" w:sz="0" w:space="0" w:color="auto"/>
                    <w:right w:val="none" w:sz="0" w:space="0" w:color="auto"/>
                  </w:divBdr>
                  <w:divsChild>
                    <w:div w:id="1978610933">
                      <w:marLeft w:val="0"/>
                      <w:marRight w:val="0"/>
                      <w:marTop w:val="0"/>
                      <w:marBottom w:val="0"/>
                      <w:divBdr>
                        <w:top w:val="none" w:sz="0" w:space="0" w:color="auto"/>
                        <w:left w:val="none" w:sz="0" w:space="0" w:color="auto"/>
                        <w:bottom w:val="none" w:sz="0" w:space="0" w:color="auto"/>
                        <w:right w:val="none" w:sz="0" w:space="0" w:color="auto"/>
                      </w:divBdr>
                    </w:div>
                  </w:divsChild>
                </w:div>
                <w:div w:id="798915245">
                  <w:marLeft w:val="0"/>
                  <w:marRight w:val="0"/>
                  <w:marTop w:val="0"/>
                  <w:marBottom w:val="0"/>
                  <w:divBdr>
                    <w:top w:val="none" w:sz="0" w:space="0" w:color="auto"/>
                    <w:left w:val="none" w:sz="0" w:space="0" w:color="auto"/>
                    <w:bottom w:val="none" w:sz="0" w:space="0" w:color="auto"/>
                    <w:right w:val="none" w:sz="0" w:space="0" w:color="auto"/>
                  </w:divBdr>
                  <w:divsChild>
                    <w:div w:id="1292054195">
                      <w:marLeft w:val="0"/>
                      <w:marRight w:val="0"/>
                      <w:marTop w:val="0"/>
                      <w:marBottom w:val="0"/>
                      <w:divBdr>
                        <w:top w:val="none" w:sz="0" w:space="0" w:color="auto"/>
                        <w:left w:val="none" w:sz="0" w:space="0" w:color="auto"/>
                        <w:bottom w:val="none" w:sz="0" w:space="0" w:color="auto"/>
                        <w:right w:val="none" w:sz="0" w:space="0" w:color="auto"/>
                      </w:divBdr>
                    </w:div>
                  </w:divsChild>
                </w:div>
                <w:div w:id="976299169">
                  <w:marLeft w:val="0"/>
                  <w:marRight w:val="0"/>
                  <w:marTop w:val="0"/>
                  <w:marBottom w:val="0"/>
                  <w:divBdr>
                    <w:top w:val="none" w:sz="0" w:space="0" w:color="auto"/>
                    <w:left w:val="none" w:sz="0" w:space="0" w:color="auto"/>
                    <w:bottom w:val="none" w:sz="0" w:space="0" w:color="auto"/>
                    <w:right w:val="none" w:sz="0" w:space="0" w:color="auto"/>
                  </w:divBdr>
                  <w:divsChild>
                    <w:div w:id="903217680">
                      <w:marLeft w:val="0"/>
                      <w:marRight w:val="0"/>
                      <w:marTop w:val="0"/>
                      <w:marBottom w:val="0"/>
                      <w:divBdr>
                        <w:top w:val="none" w:sz="0" w:space="0" w:color="auto"/>
                        <w:left w:val="none" w:sz="0" w:space="0" w:color="auto"/>
                        <w:bottom w:val="none" w:sz="0" w:space="0" w:color="auto"/>
                        <w:right w:val="none" w:sz="0" w:space="0" w:color="auto"/>
                      </w:divBdr>
                    </w:div>
                  </w:divsChild>
                </w:div>
                <w:div w:id="976643555">
                  <w:marLeft w:val="0"/>
                  <w:marRight w:val="0"/>
                  <w:marTop w:val="0"/>
                  <w:marBottom w:val="0"/>
                  <w:divBdr>
                    <w:top w:val="none" w:sz="0" w:space="0" w:color="auto"/>
                    <w:left w:val="none" w:sz="0" w:space="0" w:color="auto"/>
                    <w:bottom w:val="none" w:sz="0" w:space="0" w:color="auto"/>
                    <w:right w:val="none" w:sz="0" w:space="0" w:color="auto"/>
                  </w:divBdr>
                  <w:divsChild>
                    <w:div w:id="1181893148">
                      <w:marLeft w:val="0"/>
                      <w:marRight w:val="0"/>
                      <w:marTop w:val="0"/>
                      <w:marBottom w:val="0"/>
                      <w:divBdr>
                        <w:top w:val="none" w:sz="0" w:space="0" w:color="auto"/>
                        <w:left w:val="none" w:sz="0" w:space="0" w:color="auto"/>
                        <w:bottom w:val="none" w:sz="0" w:space="0" w:color="auto"/>
                        <w:right w:val="none" w:sz="0" w:space="0" w:color="auto"/>
                      </w:divBdr>
                    </w:div>
                  </w:divsChild>
                </w:div>
                <w:div w:id="989165516">
                  <w:marLeft w:val="0"/>
                  <w:marRight w:val="0"/>
                  <w:marTop w:val="0"/>
                  <w:marBottom w:val="0"/>
                  <w:divBdr>
                    <w:top w:val="none" w:sz="0" w:space="0" w:color="auto"/>
                    <w:left w:val="none" w:sz="0" w:space="0" w:color="auto"/>
                    <w:bottom w:val="none" w:sz="0" w:space="0" w:color="auto"/>
                    <w:right w:val="none" w:sz="0" w:space="0" w:color="auto"/>
                  </w:divBdr>
                  <w:divsChild>
                    <w:div w:id="1461457302">
                      <w:marLeft w:val="0"/>
                      <w:marRight w:val="0"/>
                      <w:marTop w:val="0"/>
                      <w:marBottom w:val="0"/>
                      <w:divBdr>
                        <w:top w:val="none" w:sz="0" w:space="0" w:color="auto"/>
                        <w:left w:val="none" w:sz="0" w:space="0" w:color="auto"/>
                        <w:bottom w:val="none" w:sz="0" w:space="0" w:color="auto"/>
                        <w:right w:val="none" w:sz="0" w:space="0" w:color="auto"/>
                      </w:divBdr>
                    </w:div>
                  </w:divsChild>
                </w:div>
                <w:div w:id="1041442950">
                  <w:marLeft w:val="0"/>
                  <w:marRight w:val="0"/>
                  <w:marTop w:val="0"/>
                  <w:marBottom w:val="0"/>
                  <w:divBdr>
                    <w:top w:val="none" w:sz="0" w:space="0" w:color="auto"/>
                    <w:left w:val="none" w:sz="0" w:space="0" w:color="auto"/>
                    <w:bottom w:val="none" w:sz="0" w:space="0" w:color="auto"/>
                    <w:right w:val="none" w:sz="0" w:space="0" w:color="auto"/>
                  </w:divBdr>
                  <w:divsChild>
                    <w:div w:id="933443099">
                      <w:marLeft w:val="0"/>
                      <w:marRight w:val="0"/>
                      <w:marTop w:val="0"/>
                      <w:marBottom w:val="0"/>
                      <w:divBdr>
                        <w:top w:val="none" w:sz="0" w:space="0" w:color="auto"/>
                        <w:left w:val="none" w:sz="0" w:space="0" w:color="auto"/>
                        <w:bottom w:val="none" w:sz="0" w:space="0" w:color="auto"/>
                        <w:right w:val="none" w:sz="0" w:space="0" w:color="auto"/>
                      </w:divBdr>
                    </w:div>
                  </w:divsChild>
                </w:div>
                <w:div w:id="1117913490">
                  <w:marLeft w:val="0"/>
                  <w:marRight w:val="0"/>
                  <w:marTop w:val="0"/>
                  <w:marBottom w:val="0"/>
                  <w:divBdr>
                    <w:top w:val="none" w:sz="0" w:space="0" w:color="auto"/>
                    <w:left w:val="none" w:sz="0" w:space="0" w:color="auto"/>
                    <w:bottom w:val="none" w:sz="0" w:space="0" w:color="auto"/>
                    <w:right w:val="none" w:sz="0" w:space="0" w:color="auto"/>
                  </w:divBdr>
                  <w:divsChild>
                    <w:div w:id="236868966">
                      <w:marLeft w:val="0"/>
                      <w:marRight w:val="0"/>
                      <w:marTop w:val="0"/>
                      <w:marBottom w:val="0"/>
                      <w:divBdr>
                        <w:top w:val="none" w:sz="0" w:space="0" w:color="auto"/>
                        <w:left w:val="none" w:sz="0" w:space="0" w:color="auto"/>
                        <w:bottom w:val="none" w:sz="0" w:space="0" w:color="auto"/>
                        <w:right w:val="none" w:sz="0" w:space="0" w:color="auto"/>
                      </w:divBdr>
                    </w:div>
                  </w:divsChild>
                </w:div>
                <w:div w:id="1139802730">
                  <w:marLeft w:val="0"/>
                  <w:marRight w:val="0"/>
                  <w:marTop w:val="0"/>
                  <w:marBottom w:val="0"/>
                  <w:divBdr>
                    <w:top w:val="none" w:sz="0" w:space="0" w:color="auto"/>
                    <w:left w:val="none" w:sz="0" w:space="0" w:color="auto"/>
                    <w:bottom w:val="none" w:sz="0" w:space="0" w:color="auto"/>
                    <w:right w:val="none" w:sz="0" w:space="0" w:color="auto"/>
                  </w:divBdr>
                  <w:divsChild>
                    <w:div w:id="956984159">
                      <w:marLeft w:val="0"/>
                      <w:marRight w:val="0"/>
                      <w:marTop w:val="0"/>
                      <w:marBottom w:val="0"/>
                      <w:divBdr>
                        <w:top w:val="none" w:sz="0" w:space="0" w:color="auto"/>
                        <w:left w:val="none" w:sz="0" w:space="0" w:color="auto"/>
                        <w:bottom w:val="none" w:sz="0" w:space="0" w:color="auto"/>
                        <w:right w:val="none" w:sz="0" w:space="0" w:color="auto"/>
                      </w:divBdr>
                    </w:div>
                  </w:divsChild>
                </w:div>
                <w:div w:id="1421171529">
                  <w:marLeft w:val="0"/>
                  <w:marRight w:val="0"/>
                  <w:marTop w:val="0"/>
                  <w:marBottom w:val="0"/>
                  <w:divBdr>
                    <w:top w:val="none" w:sz="0" w:space="0" w:color="auto"/>
                    <w:left w:val="none" w:sz="0" w:space="0" w:color="auto"/>
                    <w:bottom w:val="none" w:sz="0" w:space="0" w:color="auto"/>
                    <w:right w:val="none" w:sz="0" w:space="0" w:color="auto"/>
                  </w:divBdr>
                  <w:divsChild>
                    <w:div w:id="1090659583">
                      <w:marLeft w:val="0"/>
                      <w:marRight w:val="0"/>
                      <w:marTop w:val="0"/>
                      <w:marBottom w:val="0"/>
                      <w:divBdr>
                        <w:top w:val="none" w:sz="0" w:space="0" w:color="auto"/>
                        <w:left w:val="none" w:sz="0" w:space="0" w:color="auto"/>
                        <w:bottom w:val="none" w:sz="0" w:space="0" w:color="auto"/>
                        <w:right w:val="none" w:sz="0" w:space="0" w:color="auto"/>
                      </w:divBdr>
                    </w:div>
                  </w:divsChild>
                </w:div>
                <w:div w:id="1439520273">
                  <w:marLeft w:val="0"/>
                  <w:marRight w:val="0"/>
                  <w:marTop w:val="0"/>
                  <w:marBottom w:val="0"/>
                  <w:divBdr>
                    <w:top w:val="none" w:sz="0" w:space="0" w:color="auto"/>
                    <w:left w:val="none" w:sz="0" w:space="0" w:color="auto"/>
                    <w:bottom w:val="none" w:sz="0" w:space="0" w:color="auto"/>
                    <w:right w:val="none" w:sz="0" w:space="0" w:color="auto"/>
                  </w:divBdr>
                  <w:divsChild>
                    <w:div w:id="699012136">
                      <w:marLeft w:val="0"/>
                      <w:marRight w:val="0"/>
                      <w:marTop w:val="0"/>
                      <w:marBottom w:val="0"/>
                      <w:divBdr>
                        <w:top w:val="none" w:sz="0" w:space="0" w:color="auto"/>
                        <w:left w:val="none" w:sz="0" w:space="0" w:color="auto"/>
                        <w:bottom w:val="none" w:sz="0" w:space="0" w:color="auto"/>
                        <w:right w:val="none" w:sz="0" w:space="0" w:color="auto"/>
                      </w:divBdr>
                    </w:div>
                  </w:divsChild>
                </w:div>
                <w:div w:id="1491405998">
                  <w:marLeft w:val="0"/>
                  <w:marRight w:val="0"/>
                  <w:marTop w:val="0"/>
                  <w:marBottom w:val="0"/>
                  <w:divBdr>
                    <w:top w:val="none" w:sz="0" w:space="0" w:color="auto"/>
                    <w:left w:val="none" w:sz="0" w:space="0" w:color="auto"/>
                    <w:bottom w:val="none" w:sz="0" w:space="0" w:color="auto"/>
                    <w:right w:val="none" w:sz="0" w:space="0" w:color="auto"/>
                  </w:divBdr>
                  <w:divsChild>
                    <w:div w:id="917709468">
                      <w:marLeft w:val="0"/>
                      <w:marRight w:val="0"/>
                      <w:marTop w:val="0"/>
                      <w:marBottom w:val="0"/>
                      <w:divBdr>
                        <w:top w:val="none" w:sz="0" w:space="0" w:color="auto"/>
                        <w:left w:val="none" w:sz="0" w:space="0" w:color="auto"/>
                        <w:bottom w:val="none" w:sz="0" w:space="0" w:color="auto"/>
                        <w:right w:val="none" w:sz="0" w:space="0" w:color="auto"/>
                      </w:divBdr>
                    </w:div>
                  </w:divsChild>
                </w:div>
                <w:div w:id="1518929284">
                  <w:marLeft w:val="0"/>
                  <w:marRight w:val="0"/>
                  <w:marTop w:val="0"/>
                  <w:marBottom w:val="0"/>
                  <w:divBdr>
                    <w:top w:val="none" w:sz="0" w:space="0" w:color="auto"/>
                    <w:left w:val="none" w:sz="0" w:space="0" w:color="auto"/>
                    <w:bottom w:val="none" w:sz="0" w:space="0" w:color="auto"/>
                    <w:right w:val="none" w:sz="0" w:space="0" w:color="auto"/>
                  </w:divBdr>
                  <w:divsChild>
                    <w:div w:id="1731152583">
                      <w:marLeft w:val="0"/>
                      <w:marRight w:val="0"/>
                      <w:marTop w:val="0"/>
                      <w:marBottom w:val="0"/>
                      <w:divBdr>
                        <w:top w:val="none" w:sz="0" w:space="0" w:color="auto"/>
                        <w:left w:val="none" w:sz="0" w:space="0" w:color="auto"/>
                        <w:bottom w:val="none" w:sz="0" w:space="0" w:color="auto"/>
                        <w:right w:val="none" w:sz="0" w:space="0" w:color="auto"/>
                      </w:divBdr>
                    </w:div>
                  </w:divsChild>
                </w:div>
                <w:div w:id="1641883616">
                  <w:marLeft w:val="0"/>
                  <w:marRight w:val="0"/>
                  <w:marTop w:val="0"/>
                  <w:marBottom w:val="0"/>
                  <w:divBdr>
                    <w:top w:val="none" w:sz="0" w:space="0" w:color="auto"/>
                    <w:left w:val="none" w:sz="0" w:space="0" w:color="auto"/>
                    <w:bottom w:val="none" w:sz="0" w:space="0" w:color="auto"/>
                    <w:right w:val="none" w:sz="0" w:space="0" w:color="auto"/>
                  </w:divBdr>
                  <w:divsChild>
                    <w:div w:id="274025730">
                      <w:marLeft w:val="0"/>
                      <w:marRight w:val="0"/>
                      <w:marTop w:val="0"/>
                      <w:marBottom w:val="0"/>
                      <w:divBdr>
                        <w:top w:val="none" w:sz="0" w:space="0" w:color="auto"/>
                        <w:left w:val="none" w:sz="0" w:space="0" w:color="auto"/>
                        <w:bottom w:val="none" w:sz="0" w:space="0" w:color="auto"/>
                        <w:right w:val="none" w:sz="0" w:space="0" w:color="auto"/>
                      </w:divBdr>
                    </w:div>
                  </w:divsChild>
                </w:div>
                <w:div w:id="1752586036">
                  <w:marLeft w:val="0"/>
                  <w:marRight w:val="0"/>
                  <w:marTop w:val="0"/>
                  <w:marBottom w:val="0"/>
                  <w:divBdr>
                    <w:top w:val="none" w:sz="0" w:space="0" w:color="auto"/>
                    <w:left w:val="none" w:sz="0" w:space="0" w:color="auto"/>
                    <w:bottom w:val="none" w:sz="0" w:space="0" w:color="auto"/>
                    <w:right w:val="none" w:sz="0" w:space="0" w:color="auto"/>
                  </w:divBdr>
                  <w:divsChild>
                    <w:div w:id="62221926">
                      <w:marLeft w:val="0"/>
                      <w:marRight w:val="0"/>
                      <w:marTop w:val="0"/>
                      <w:marBottom w:val="0"/>
                      <w:divBdr>
                        <w:top w:val="none" w:sz="0" w:space="0" w:color="auto"/>
                        <w:left w:val="none" w:sz="0" w:space="0" w:color="auto"/>
                        <w:bottom w:val="none" w:sz="0" w:space="0" w:color="auto"/>
                        <w:right w:val="none" w:sz="0" w:space="0" w:color="auto"/>
                      </w:divBdr>
                    </w:div>
                  </w:divsChild>
                </w:div>
                <w:div w:id="1754818355">
                  <w:marLeft w:val="0"/>
                  <w:marRight w:val="0"/>
                  <w:marTop w:val="0"/>
                  <w:marBottom w:val="0"/>
                  <w:divBdr>
                    <w:top w:val="none" w:sz="0" w:space="0" w:color="auto"/>
                    <w:left w:val="none" w:sz="0" w:space="0" w:color="auto"/>
                    <w:bottom w:val="none" w:sz="0" w:space="0" w:color="auto"/>
                    <w:right w:val="none" w:sz="0" w:space="0" w:color="auto"/>
                  </w:divBdr>
                  <w:divsChild>
                    <w:div w:id="676465110">
                      <w:marLeft w:val="0"/>
                      <w:marRight w:val="0"/>
                      <w:marTop w:val="0"/>
                      <w:marBottom w:val="0"/>
                      <w:divBdr>
                        <w:top w:val="none" w:sz="0" w:space="0" w:color="auto"/>
                        <w:left w:val="none" w:sz="0" w:space="0" w:color="auto"/>
                        <w:bottom w:val="none" w:sz="0" w:space="0" w:color="auto"/>
                        <w:right w:val="none" w:sz="0" w:space="0" w:color="auto"/>
                      </w:divBdr>
                    </w:div>
                  </w:divsChild>
                </w:div>
                <w:div w:id="1798911910">
                  <w:marLeft w:val="0"/>
                  <w:marRight w:val="0"/>
                  <w:marTop w:val="0"/>
                  <w:marBottom w:val="0"/>
                  <w:divBdr>
                    <w:top w:val="none" w:sz="0" w:space="0" w:color="auto"/>
                    <w:left w:val="none" w:sz="0" w:space="0" w:color="auto"/>
                    <w:bottom w:val="none" w:sz="0" w:space="0" w:color="auto"/>
                    <w:right w:val="none" w:sz="0" w:space="0" w:color="auto"/>
                  </w:divBdr>
                  <w:divsChild>
                    <w:div w:id="1477409099">
                      <w:marLeft w:val="0"/>
                      <w:marRight w:val="0"/>
                      <w:marTop w:val="0"/>
                      <w:marBottom w:val="0"/>
                      <w:divBdr>
                        <w:top w:val="none" w:sz="0" w:space="0" w:color="auto"/>
                        <w:left w:val="none" w:sz="0" w:space="0" w:color="auto"/>
                        <w:bottom w:val="none" w:sz="0" w:space="0" w:color="auto"/>
                        <w:right w:val="none" w:sz="0" w:space="0" w:color="auto"/>
                      </w:divBdr>
                    </w:div>
                  </w:divsChild>
                </w:div>
                <w:div w:id="2038505320">
                  <w:marLeft w:val="0"/>
                  <w:marRight w:val="0"/>
                  <w:marTop w:val="0"/>
                  <w:marBottom w:val="0"/>
                  <w:divBdr>
                    <w:top w:val="none" w:sz="0" w:space="0" w:color="auto"/>
                    <w:left w:val="none" w:sz="0" w:space="0" w:color="auto"/>
                    <w:bottom w:val="none" w:sz="0" w:space="0" w:color="auto"/>
                    <w:right w:val="none" w:sz="0" w:space="0" w:color="auto"/>
                  </w:divBdr>
                  <w:divsChild>
                    <w:div w:id="702630507">
                      <w:marLeft w:val="0"/>
                      <w:marRight w:val="0"/>
                      <w:marTop w:val="0"/>
                      <w:marBottom w:val="0"/>
                      <w:divBdr>
                        <w:top w:val="none" w:sz="0" w:space="0" w:color="auto"/>
                        <w:left w:val="none" w:sz="0" w:space="0" w:color="auto"/>
                        <w:bottom w:val="none" w:sz="0" w:space="0" w:color="auto"/>
                        <w:right w:val="none" w:sz="0" w:space="0" w:color="auto"/>
                      </w:divBdr>
                    </w:div>
                  </w:divsChild>
                </w:div>
                <w:div w:id="2056343288">
                  <w:marLeft w:val="0"/>
                  <w:marRight w:val="0"/>
                  <w:marTop w:val="0"/>
                  <w:marBottom w:val="0"/>
                  <w:divBdr>
                    <w:top w:val="none" w:sz="0" w:space="0" w:color="auto"/>
                    <w:left w:val="none" w:sz="0" w:space="0" w:color="auto"/>
                    <w:bottom w:val="none" w:sz="0" w:space="0" w:color="auto"/>
                    <w:right w:val="none" w:sz="0" w:space="0" w:color="auto"/>
                  </w:divBdr>
                  <w:divsChild>
                    <w:div w:id="2123843806">
                      <w:marLeft w:val="0"/>
                      <w:marRight w:val="0"/>
                      <w:marTop w:val="0"/>
                      <w:marBottom w:val="0"/>
                      <w:divBdr>
                        <w:top w:val="none" w:sz="0" w:space="0" w:color="auto"/>
                        <w:left w:val="none" w:sz="0" w:space="0" w:color="auto"/>
                        <w:bottom w:val="none" w:sz="0" w:space="0" w:color="auto"/>
                        <w:right w:val="none" w:sz="0" w:space="0" w:color="auto"/>
                      </w:divBdr>
                    </w:div>
                  </w:divsChild>
                </w:div>
                <w:div w:id="2108310911">
                  <w:marLeft w:val="0"/>
                  <w:marRight w:val="0"/>
                  <w:marTop w:val="0"/>
                  <w:marBottom w:val="0"/>
                  <w:divBdr>
                    <w:top w:val="none" w:sz="0" w:space="0" w:color="auto"/>
                    <w:left w:val="none" w:sz="0" w:space="0" w:color="auto"/>
                    <w:bottom w:val="none" w:sz="0" w:space="0" w:color="auto"/>
                    <w:right w:val="none" w:sz="0" w:space="0" w:color="auto"/>
                  </w:divBdr>
                  <w:divsChild>
                    <w:div w:id="70865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858305">
          <w:marLeft w:val="0"/>
          <w:marRight w:val="0"/>
          <w:marTop w:val="0"/>
          <w:marBottom w:val="0"/>
          <w:divBdr>
            <w:top w:val="none" w:sz="0" w:space="0" w:color="auto"/>
            <w:left w:val="none" w:sz="0" w:space="0" w:color="auto"/>
            <w:bottom w:val="none" w:sz="0" w:space="0" w:color="auto"/>
            <w:right w:val="none" w:sz="0" w:space="0" w:color="auto"/>
          </w:divBdr>
          <w:divsChild>
            <w:div w:id="1269044758">
              <w:marLeft w:val="-75"/>
              <w:marRight w:val="0"/>
              <w:marTop w:val="30"/>
              <w:marBottom w:val="30"/>
              <w:divBdr>
                <w:top w:val="none" w:sz="0" w:space="0" w:color="auto"/>
                <w:left w:val="none" w:sz="0" w:space="0" w:color="auto"/>
                <w:bottom w:val="none" w:sz="0" w:space="0" w:color="auto"/>
                <w:right w:val="none" w:sz="0" w:space="0" w:color="auto"/>
              </w:divBdr>
              <w:divsChild>
                <w:div w:id="1766685677">
                  <w:marLeft w:val="0"/>
                  <w:marRight w:val="0"/>
                  <w:marTop w:val="0"/>
                  <w:marBottom w:val="0"/>
                  <w:divBdr>
                    <w:top w:val="none" w:sz="0" w:space="0" w:color="auto"/>
                    <w:left w:val="none" w:sz="0" w:space="0" w:color="auto"/>
                    <w:bottom w:val="none" w:sz="0" w:space="0" w:color="auto"/>
                    <w:right w:val="none" w:sz="0" w:space="0" w:color="auto"/>
                  </w:divBdr>
                  <w:divsChild>
                    <w:div w:id="1409495303">
                      <w:marLeft w:val="0"/>
                      <w:marRight w:val="0"/>
                      <w:marTop w:val="0"/>
                      <w:marBottom w:val="0"/>
                      <w:divBdr>
                        <w:top w:val="none" w:sz="0" w:space="0" w:color="auto"/>
                        <w:left w:val="none" w:sz="0" w:space="0" w:color="auto"/>
                        <w:bottom w:val="none" w:sz="0" w:space="0" w:color="auto"/>
                        <w:right w:val="none" w:sz="0" w:space="0" w:color="auto"/>
                      </w:divBdr>
                    </w:div>
                  </w:divsChild>
                </w:div>
                <w:div w:id="1986470810">
                  <w:marLeft w:val="0"/>
                  <w:marRight w:val="0"/>
                  <w:marTop w:val="0"/>
                  <w:marBottom w:val="0"/>
                  <w:divBdr>
                    <w:top w:val="none" w:sz="0" w:space="0" w:color="auto"/>
                    <w:left w:val="none" w:sz="0" w:space="0" w:color="auto"/>
                    <w:bottom w:val="none" w:sz="0" w:space="0" w:color="auto"/>
                    <w:right w:val="none" w:sz="0" w:space="0" w:color="auto"/>
                  </w:divBdr>
                  <w:divsChild>
                    <w:div w:id="231697533">
                      <w:marLeft w:val="0"/>
                      <w:marRight w:val="0"/>
                      <w:marTop w:val="0"/>
                      <w:marBottom w:val="0"/>
                      <w:divBdr>
                        <w:top w:val="none" w:sz="0" w:space="0" w:color="auto"/>
                        <w:left w:val="none" w:sz="0" w:space="0" w:color="auto"/>
                        <w:bottom w:val="none" w:sz="0" w:space="0" w:color="auto"/>
                        <w:right w:val="none" w:sz="0" w:space="0" w:color="auto"/>
                      </w:divBdr>
                    </w:div>
                    <w:div w:id="56364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646423">
          <w:marLeft w:val="0"/>
          <w:marRight w:val="0"/>
          <w:marTop w:val="0"/>
          <w:marBottom w:val="0"/>
          <w:divBdr>
            <w:top w:val="none" w:sz="0" w:space="0" w:color="auto"/>
            <w:left w:val="none" w:sz="0" w:space="0" w:color="auto"/>
            <w:bottom w:val="none" w:sz="0" w:space="0" w:color="auto"/>
            <w:right w:val="none" w:sz="0" w:space="0" w:color="auto"/>
          </w:divBdr>
        </w:div>
        <w:div w:id="1966154242">
          <w:marLeft w:val="0"/>
          <w:marRight w:val="0"/>
          <w:marTop w:val="0"/>
          <w:marBottom w:val="0"/>
          <w:divBdr>
            <w:top w:val="none" w:sz="0" w:space="0" w:color="auto"/>
            <w:left w:val="none" w:sz="0" w:space="0" w:color="auto"/>
            <w:bottom w:val="none" w:sz="0" w:space="0" w:color="auto"/>
            <w:right w:val="none" w:sz="0" w:space="0" w:color="auto"/>
          </w:divBdr>
        </w:div>
      </w:divsChild>
    </w:div>
    <w:div w:id="180365248">
      <w:bodyDiv w:val="1"/>
      <w:marLeft w:val="0"/>
      <w:marRight w:val="0"/>
      <w:marTop w:val="0"/>
      <w:marBottom w:val="0"/>
      <w:divBdr>
        <w:top w:val="none" w:sz="0" w:space="0" w:color="auto"/>
        <w:left w:val="none" w:sz="0" w:space="0" w:color="auto"/>
        <w:bottom w:val="none" w:sz="0" w:space="0" w:color="auto"/>
        <w:right w:val="none" w:sz="0" w:space="0" w:color="auto"/>
      </w:divBdr>
      <w:divsChild>
        <w:div w:id="120194414">
          <w:marLeft w:val="0"/>
          <w:marRight w:val="0"/>
          <w:marTop w:val="0"/>
          <w:marBottom w:val="0"/>
          <w:divBdr>
            <w:top w:val="none" w:sz="0" w:space="0" w:color="auto"/>
            <w:left w:val="none" w:sz="0" w:space="0" w:color="auto"/>
            <w:bottom w:val="none" w:sz="0" w:space="0" w:color="auto"/>
            <w:right w:val="none" w:sz="0" w:space="0" w:color="auto"/>
          </w:divBdr>
        </w:div>
        <w:div w:id="138889437">
          <w:marLeft w:val="0"/>
          <w:marRight w:val="0"/>
          <w:marTop w:val="0"/>
          <w:marBottom w:val="0"/>
          <w:divBdr>
            <w:top w:val="none" w:sz="0" w:space="0" w:color="auto"/>
            <w:left w:val="none" w:sz="0" w:space="0" w:color="auto"/>
            <w:bottom w:val="none" w:sz="0" w:space="0" w:color="auto"/>
            <w:right w:val="none" w:sz="0" w:space="0" w:color="auto"/>
          </w:divBdr>
        </w:div>
        <w:div w:id="184832766">
          <w:marLeft w:val="0"/>
          <w:marRight w:val="0"/>
          <w:marTop w:val="0"/>
          <w:marBottom w:val="0"/>
          <w:divBdr>
            <w:top w:val="none" w:sz="0" w:space="0" w:color="auto"/>
            <w:left w:val="none" w:sz="0" w:space="0" w:color="auto"/>
            <w:bottom w:val="none" w:sz="0" w:space="0" w:color="auto"/>
            <w:right w:val="none" w:sz="0" w:space="0" w:color="auto"/>
          </w:divBdr>
          <w:divsChild>
            <w:div w:id="1805733230">
              <w:marLeft w:val="-75"/>
              <w:marRight w:val="0"/>
              <w:marTop w:val="30"/>
              <w:marBottom w:val="30"/>
              <w:divBdr>
                <w:top w:val="none" w:sz="0" w:space="0" w:color="auto"/>
                <w:left w:val="none" w:sz="0" w:space="0" w:color="auto"/>
                <w:bottom w:val="none" w:sz="0" w:space="0" w:color="auto"/>
                <w:right w:val="none" w:sz="0" w:space="0" w:color="auto"/>
              </w:divBdr>
              <w:divsChild>
                <w:div w:id="42488946">
                  <w:marLeft w:val="0"/>
                  <w:marRight w:val="0"/>
                  <w:marTop w:val="0"/>
                  <w:marBottom w:val="0"/>
                  <w:divBdr>
                    <w:top w:val="none" w:sz="0" w:space="0" w:color="auto"/>
                    <w:left w:val="none" w:sz="0" w:space="0" w:color="auto"/>
                    <w:bottom w:val="none" w:sz="0" w:space="0" w:color="auto"/>
                    <w:right w:val="none" w:sz="0" w:space="0" w:color="auto"/>
                  </w:divBdr>
                  <w:divsChild>
                    <w:div w:id="564268250">
                      <w:marLeft w:val="0"/>
                      <w:marRight w:val="0"/>
                      <w:marTop w:val="0"/>
                      <w:marBottom w:val="0"/>
                      <w:divBdr>
                        <w:top w:val="none" w:sz="0" w:space="0" w:color="auto"/>
                        <w:left w:val="none" w:sz="0" w:space="0" w:color="auto"/>
                        <w:bottom w:val="none" w:sz="0" w:space="0" w:color="auto"/>
                        <w:right w:val="none" w:sz="0" w:space="0" w:color="auto"/>
                      </w:divBdr>
                    </w:div>
                    <w:div w:id="932058064">
                      <w:marLeft w:val="0"/>
                      <w:marRight w:val="0"/>
                      <w:marTop w:val="0"/>
                      <w:marBottom w:val="0"/>
                      <w:divBdr>
                        <w:top w:val="none" w:sz="0" w:space="0" w:color="auto"/>
                        <w:left w:val="none" w:sz="0" w:space="0" w:color="auto"/>
                        <w:bottom w:val="none" w:sz="0" w:space="0" w:color="auto"/>
                        <w:right w:val="none" w:sz="0" w:space="0" w:color="auto"/>
                      </w:divBdr>
                    </w:div>
                  </w:divsChild>
                </w:div>
                <w:div w:id="167791009">
                  <w:marLeft w:val="0"/>
                  <w:marRight w:val="0"/>
                  <w:marTop w:val="0"/>
                  <w:marBottom w:val="0"/>
                  <w:divBdr>
                    <w:top w:val="none" w:sz="0" w:space="0" w:color="auto"/>
                    <w:left w:val="none" w:sz="0" w:space="0" w:color="auto"/>
                    <w:bottom w:val="none" w:sz="0" w:space="0" w:color="auto"/>
                    <w:right w:val="none" w:sz="0" w:space="0" w:color="auto"/>
                  </w:divBdr>
                  <w:divsChild>
                    <w:div w:id="1627272950">
                      <w:marLeft w:val="0"/>
                      <w:marRight w:val="0"/>
                      <w:marTop w:val="0"/>
                      <w:marBottom w:val="0"/>
                      <w:divBdr>
                        <w:top w:val="none" w:sz="0" w:space="0" w:color="auto"/>
                        <w:left w:val="none" w:sz="0" w:space="0" w:color="auto"/>
                        <w:bottom w:val="none" w:sz="0" w:space="0" w:color="auto"/>
                        <w:right w:val="none" w:sz="0" w:space="0" w:color="auto"/>
                      </w:divBdr>
                    </w:div>
                  </w:divsChild>
                </w:div>
                <w:div w:id="177045233">
                  <w:marLeft w:val="0"/>
                  <w:marRight w:val="0"/>
                  <w:marTop w:val="0"/>
                  <w:marBottom w:val="0"/>
                  <w:divBdr>
                    <w:top w:val="none" w:sz="0" w:space="0" w:color="auto"/>
                    <w:left w:val="none" w:sz="0" w:space="0" w:color="auto"/>
                    <w:bottom w:val="none" w:sz="0" w:space="0" w:color="auto"/>
                    <w:right w:val="none" w:sz="0" w:space="0" w:color="auto"/>
                  </w:divBdr>
                  <w:divsChild>
                    <w:div w:id="558516162">
                      <w:marLeft w:val="0"/>
                      <w:marRight w:val="0"/>
                      <w:marTop w:val="0"/>
                      <w:marBottom w:val="0"/>
                      <w:divBdr>
                        <w:top w:val="none" w:sz="0" w:space="0" w:color="auto"/>
                        <w:left w:val="none" w:sz="0" w:space="0" w:color="auto"/>
                        <w:bottom w:val="none" w:sz="0" w:space="0" w:color="auto"/>
                        <w:right w:val="none" w:sz="0" w:space="0" w:color="auto"/>
                      </w:divBdr>
                    </w:div>
                  </w:divsChild>
                </w:div>
                <w:div w:id="204023220">
                  <w:marLeft w:val="0"/>
                  <w:marRight w:val="0"/>
                  <w:marTop w:val="0"/>
                  <w:marBottom w:val="0"/>
                  <w:divBdr>
                    <w:top w:val="none" w:sz="0" w:space="0" w:color="auto"/>
                    <w:left w:val="none" w:sz="0" w:space="0" w:color="auto"/>
                    <w:bottom w:val="none" w:sz="0" w:space="0" w:color="auto"/>
                    <w:right w:val="none" w:sz="0" w:space="0" w:color="auto"/>
                  </w:divBdr>
                  <w:divsChild>
                    <w:div w:id="993339221">
                      <w:marLeft w:val="0"/>
                      <w:marRight w:val="0"/>
                      <w:marTop w:val="0"/>
                      <w:marBottom w:val="0"/>
                      <w:divBdr>
                        <w:top w:val="none" w:sz="0" w:space="0" w:color="auto"/>
                        <w:left w:val="none" w:sz="0" w:space="0" w:color="auto"/>
                        <w:bottom w:val="none" w:sz="0" w:space="0" w:color="auto"/>
                        <w:right w:val="none" w:sz="0" w:space="0" w:color="auto"/>
                      </w:divBdr>
                    </w:div>
                  </w:divsChild>
                </w:div>
                <w:div w:id="322514816">
                  <w:marLeft w:val="0"/>
                  <w:marRight w:val="0"/>
                  <w:marTop w:val="0"/>
                  <w:marBottom w:val="0"/>
                  <w:divBdr>
                    <w:top w:val="none" w:sz="0" w:space="0" w:color="auto"/>
                    <w:left w:val="none" w:sz="0" w:space="0" w:color="auto"/>
                    <w:bottom w:val="none" w:sz="0" w:space="0" w:color="auto"/>
                    <w:right w:val="none" w:sz="0" w:space="0" w:color="auto"/>
                  </w:divBdr>
                  <w:divsChild>
                    <w:div w:id="475755692">
                      <w:marLeft w:val="0"/>
                      <w:marRight w:val="0"/>
                      <w:marTop w:val="0"/>
                      <w:marBottom w:val="0"/>
                      <w:divBdr>
                        <w:top w:val="none" w:sz="0" w:space="0" w:color="auto"/>
                        <w:left w:val="none" w:sz="0" w:space="0" w:color="auto"/>
                        <w:bottom w:val="none" w:sz="0" w:space="0" w:color="auto"/>
                        <w:right w:val="none" w:sz="0" w:space="0" w:color="auto"/>
                      </w:divBdr>
                    </w:div>
                  </w:divsChild>
                </w:div>
                <w:div w:id="348725107">
                  <w:marLeft w:val="0"/>
                  <w:marRight w:val="0"/>
                  <w:marTop w:val="0"/>
                  <w:marBottom w:val="0"/>
                  <w:divBdr>
                    <w:top w:val="none" w:sz="0" w:space="0" w:color="auto"/>
                    <w:left w:val="none" w:sz="0" w:space="0" w:color="auto"/>
                    <w:bottom w:val="none" w:sz="0" w:space="0" w:color="auto"/>
                    <w:right w:val="none" w:sz="0" w:space="0" w:color="auto"/>
                  </w:divBdr>
                  <w:divsChild>
                    <w:div w:id="1191410227">
                      <w:marLeft w:val="0"/>
                      <w:marRight w:val="0"/>
                      <w:marTop w:val="0"/>
                      <w:marBottom w:val="0"/>
                      <w:divBdr>
                        <w:top w:val="none" w:sz="0" w:space="0" w:color="auto"/>
                        <w:left w:val="none" w:sz="0" w:space="0" w:color="auto"/>
                        <w:bottom w:val="none" w:sz="0" w:space="0" w:color="auto"/>
                        <w:right w:val="none" w:sz="0" w:space="0" w:color="auto"/>
                      </w:divBdr>
                    </w:div>
                  </w:divsChild>
                </w:div>
                <w:div w:id="750275970">
                  <w:marLeft w:val="0"/>
                  <w:marRight w:val="0"/>
                  <w:marTop w:val="0"/>
                  <w:marBottom w:val="0"/>
                  <w:divBdr>
                    <w:top w:val="none" w:sz="0" w:space="0" w:color="auto"/>
                    <w:left w:val="none" w:sz="0" w:space="0" w:color="auto"/>
                    <w:bottom w:val="none" w:sz="0" w:space="0" w:color="auto"/>
                    <w:right w:val="none" w:sz="0" w:space="0" w:color="auto"/>
                  </w:divBdr>
                  <w:divsChild>
                    <w:div w:id="1118063242">
                      <w:marLeft w:val="0"/>
                      <w:marRight w:val="0"/>
                      <w:marTop w:val="0"/>
                      <w:marBottom w:val="0"/>
                      <w:divBdr>
                        <w:top w:val="none" w:sz="0" w:space="0" w:color="auto"/>
                        <w:left w:val="none" w:sz="0" w:space="0" w:color="auto"/>
                        <w:bottom w:val="none" w:sz="0" w:space="0" w:color="auto"/>
                        <w:right w:val="none" w:sz="0" w:space="0" w:color="auto"/>
                      </w:divBdr>
                    </w:div>
                  </w:divsChild>
                </w:div>
                <w:div w:id="1070806848">
                  <w:marLeft w:val="0"/>
                  <w:marRight w:val="0"/>
                  <w:marTop w:val="0"/>
                  <w:marBottom w:val="0"/>
                  <w:divBdr>
                    <w:top w:val="none" w:sz="0" w:space="0" w:color="auto"/>
                    <w:left w:val="none" w:sz="0" w:space="0" w:color="auto"/>
                    <w:bottom w:val="none" w:sz="0" w:space="0" w:color="auto"/>
                    <w:right w:val="none" w:sz="0" w:space="0" w:color="auto"/>
                  </w:divBdr>
                  <w:divsChild>
                    <w:div w:id="1141003575">
                      <w:marLeft w:val="0"/>
                      <w:marRight w:val="0"/>
                      <w:marTop w:val="0"/>
                      <w:marBottom w:val="0"/>
                      <w:divBdr>
                        <w:top w:val="none" w:sz="0" w:space="0" w:color="auto"/>
                        <w:left w:val="none" w:sz="0" w:space="0" w:color="auto"/>
                        <w:bottom w:val="none" w:sz="0" w:space="0" w:color="auto"/>
                        <w:right w:val="none" w:sz="0" w:space="0" w:color="auto"/>
                      </w:divBdr>
                    </w:div>
                  </w:divsChild>
                </w:div>
                <w:div w:id="1155102743">
                  <w:marLeft w:val="0"/>
                  <w:marRight w:val="0"/>
                  <w:marTop w:val="0"/>
                  <w:marBottom w:val="0"/>
                  <w:divBdr>
                    <w:top w:val="none" w:sz="0" w:space="0" w:color="auto"/>
                    <w:left w:val="none" w:sz="0" w:space="0" w:color="auto"/>
                    <w:bottom w:val="none" w:sz="0" w:space="0" w:color="auto"/>
                    <w:right w:val="none" w:sz="0" w:space="0" w:color="auto"/>
                  </w:divBdr>
                  <w:divsChild>
                    <w:div w:id="1416129916">
                      <w:marLeft w:val="0"/>
                      <w:marRight w:val="0"/>
                      <w:marTop w:val="0"/>
                      <w:marBottom w:val="0"/>
                      <w:divBdr>
                        <w:top w:val="none" w:sz="0" w:space="0" w:color="auto"/>
                        <w:left w:val="none" w:sz="0" w:space="0" w:color="auto"/>
                        <w:bottom w:val="none" w:sz="0" w:space="0" w:color="auto"/>
                        <w:right w:val="none" w:sz="0" w:space="0" w:color="auto"/>
                      </w:divBdr>
                    </w:div>
                  </w:divsChild>
                </w:div>
                <w:div w:id="1331640229">
                  <w:marLeft w:val="0"/>
                  <w:marRight w:val="0"/>
                  <w:marTop w:val="0"/>
                  <w:marBottom w:val="0"/>
                  <w:divBdr>
                    <w:top w:val="none" w:sz="0" w:space="0" w:color="auto"/>
                    <w:left w:val="none" w:sz="0" w:space="0" w:color="auto"/>
                    <w:bottom w:val="none" w:sz="0" w:space="0" w:color="auto"/>
                    <w:right w:val="none" w:sz="0" w:space="0" w:color="auto"/>
                  </w:divBdr>
                  <w:divsChild>
                    <w:div w:id="300968242">
                      <w:marLeft w:val="0"/>
                      <w:marRight w:val="0"/>
                      <w:marTop w:val="0"/>
                      <w:marBottom w:val="0"/>
                      <w:divBdr>
                        <w:top w:val="none" w:sz="0" w:space="0" w:color="auto"/>
                        <w:left w:val="none" w:sz="0" w:space="0" w:color="auto"/>
                        <w:bottom w:val="none" w:sz="0" w:space="0" w:color="auto"/>
                        <w:right w:val="none" w:sz="0" w:space="0" w:color="auto"/>
                      </w:divBdr>
                    </w:div>
                  </w:divsChild>
                </w:div>
                <w:div w:id="1684941075">
                  <w:marLeft w:val="0"/>
                  <w:marRight w:val="0"/>
                  <w:marTop w:val="0"/>
                  <w:marBottom w:val="0"/>
                  <w:divBdr>
                    <w:top w:val="none" w:sz="0" w:space="0" w:color="auto"/>
                    <w:left w:val="none" w:sz="0" w:space="0" w:color="auto"/>
                    <w:bottom w:val="none" w:sz="0" w:space="0" w:color="auto"/>
                    <w:right w:val="none" w:sz="0" w:space="0" w:color="auto"/>
                  </w:divBdr>
                  <w:divsChild>
                    <w:div w:id="1270044427">
                      <w:marLeft w:val="0"/>
                      <w:marRight w:val="0"/>
                      <w:marTop w:val="0"/>
                      <w:marBottom w:val="0"/>
                      <w:divBdr>
                        <w:top w:val="none" w:sz="0" w:space="0" w:color="auto"/>
                        <w:left w:val="none" w:sz="0" w:space="0" w:color="auto"/>
                        <w:bottom w:val="none" w:sz="0" w:space="0" w:color="auto"/>
                        <w:right w:val="none" w:sz="0" w:space="0" w:color="auto"/>
                      </w:divBdr>
                    </w:div>
                  </w:divsChild>
                </w:div>
                <w:div w:id="1704019568">
                  <w:marLeft w:val="0"/>
                  <w:marRight w:val="0"/>
                  <w:marTop w:val="0"/>
                  <w:marBottom w:val="0"/>
                  <w:divBdr>
                    <w:top w:val="none" w:sz="0" w:space="0" w:color="auto"/>
                    <w:left w:val="none" w:sz="0" w:space="0" w:color="auto"/>
                    <w:bottom w:val="none" w:sz="0" w:space="0" w:color="auto"/>
                    <w:right w:val="none" w:sz="0" w:space="0" w:color="auto"/>
                  </w:divBdr>
                  <w:divsChild>
                    <w:div w:id="105392096">
                      <w:marLeft w:val="0"/>
                      <w:marRight w:val="0"/>
                      <w:marTop w:val="0"/>
                      <w:marBottom w:val="0"/>
                      <w:divBdr>
                        <w:top w:val="none" w:sz="0" w:space="0" w:color="auto"/>
                        <w:left w:val="none" w:sz="0" w:space="0" w:color="auto"/>
                        <w:bottom w:val="none" w:sz="0" w:space="0" w:color="auto"/>
                        <w:right w:val="none" w:sz="0" w:space="0" w:color="auto"/>
                      </w:divBdr>
                    </w:div>
                    <w:div w:id="128588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644906">
          <w:marLeft w:val="0"/>
          <w:marRight w:val="0"/>
          <w:marTop w:val="0"/>
          <w:marBottom w:val="0"/>
          <w:divBdr>
            <w:top w:val="none" w:sz="0" w:space="0" w:color="auto"/>
            <w:left w:val="none" w:sz="0" w:space="0" w:color="auto"/>
            <w:bottom w:val="none" w:sz="0" w:space="0" w:color="auto"/>
            <w:right w:val="none" w:sz="0" w:space="0" w:color="auto"/>
          </w:divBdr>
        </w:div>
        <w:div w:id="379978613">
          <w:marLeft w:val="0"/>
          <w:marRight w:val="0"/>
          <w:marTop w:val="0"/>
          <w:marBottom w:val="0"/>
          <w:divBdr>
            <w:top w:val="none" w:sz="0" w:space="0" w:color="auto"/>
            <w:left w:val="none" w:sz="0" w:space="0" w:color="auto"/>
            <w:bottom w:val="none" w:sz="0" w:space="0" w:color="auto"/>
            <w:right w:val="none" w:sz="0" w:space="0" w:color="auto"/>
          </w:divBdr>
        </w:div>
        <w:div w:id="731387785">
          <w:marLeft w:val="0"/>
          <w:marRight w:val="0"/>
          <w:marTop w:val="0"/>
          <w:marBottom w:val="0"/>
          <w:divBdr>
            <w:top w:val="none" w:sz="0" w:space="0" w:color="auto"/>
            <w:left w:val="none" w:sz="0" w:space="0" w:color="auto"/>
            <w:bottom w:val="none" w:sz="0" w:space="0" w:color="auto"/>
            <w:right w:val="none" w:sz="0" w:space="0" w:color="auto"/>
          </w:divBdr>
          <w:divsChild>
            <w:div w:id="1563756542">
              <w:marLeft w:val="-75"/>
              <w:marRight w:val="0"/>
              <w:marTop w:val="30"/>
              <w:marBottom w:val="30"/>
              <w:divBdr>
                <w:top w:val="none" w:sz="0" w:space="0" w:color="auto"/>
                <w:left w:val="none" w:sz="0" w:space="0" w:color="auto"/>
                <w:bottom w:val="none" w:sz="0" w:space="0" w:color="auto"/>
                <w:right w:val="none" w:sz="0" w:space="0" w:color="auto"/>
              </w:divBdr>
              <w:divsChild>
                <w:div w:id="62148325">
                  <w:marLeft w:val="0"/>
                  <w:marRight w:val="0"/>
                  <w:marTop w:val="0"/>
                  <w:marBottom w:val="0"/>
                  <w:divBdr>
                    <w:top w:val="none" w:sz="0" w:space="0" w:color="auto"/>
                    <w:left w:val="none" w:sz="0" w:space="0" w:color="auto"/>
                    <w:bottom w:val="none" w:sz="0" w:space="0" w:color="auto"/>
                    <w:right w:val="none" w:sz="0" w:space="0" w:color="auto"/>
                  </w:divBdr>
                  <w:divsChild>
                    <w:div w:id="524757966">
                      <w:marLeft w:val="0"/>
                      <w:marRight w:val="0"/>
                      <w:marTop w:val="0"/>
                      <w:marBottom w:val="0"/>
                      <w:divBdr>
                        <w:top w:val="none" w:sz="0" w:space="0" w:color="auto"/>
                        <w:left w:val="none" w:sz="0" w:space="0" w:color="auto"/>
                        <w:bottom w:val="none" w:sz="0" w:space="0" w:color="auto"/>
                        <w:right w:val="none" w:sz="0" w:space="0" w:color="auto"/>
                      </w:divBdr>
                    </w:div>
                  </w:divsChild>
                </w:div>
                <w:div w:id="82378903">
                  <w:marLeft w:val="0"/>
                  <w:marRight w:val="0"/>
                  <w:marTop w:val="0"/>
                  <w:marBottom w:val="0"/>
                  <w:divBdr>
                    <w:top w:val="none" w:sz="0" w:space="0" w:color="auto"/>
                    <w:left w:val="none" w:sz="0" w:space="0" w:color="auto"/>
                    <w:bottom w:val="none" w:sz="0" w:space="0" w:color="auto"/>
                    <w:right w:val="none" w:sz="0" w:space="0" w:color="auto"/>
                  </w:divBdr>
                  <w:divsChild>
                    <w:div w:id="1694914813">
                      <w:marLeft w:val="0"/>
                      <w:marRight w:val="0"/>
                      <w:marTop w:val="0"/>
                      <w:marBottom w:val="0"/>
                      <w:divBdr>
                        <w:top w:val="none" w:sz="0" w:space="0" w:color="auto"/>
                        <w:left w:val="none" w:sz="0" w:space="0" w:color="auto"/>
                        <w:bottom w:val="none" w:sz="0" w:space="0" w:color="auto"/>
                        <w:right w:val="none" w:sz="0" w:space="0" w:color="auto"/>
                      </w:divBdr>
                    </w:div>
                  </w:divsChild>
                </w:div>
                <w:div w:id="187106898">
                  <w:marLeft w:val="0"/>
                  <w:marRight w:val="0"/>
                  <w:marTop w:val="0"/>
                  <w:marBottom w:val="0"/>
                  <w:divBdr>
                    <w:top w:val="none" w:sz="0" w:space="0" w:color="auto"/>
                    <w:left w:val="none" w:sz="0" w:space="0" w:color="auto"/>
                    <w:bottom w:val="none" w:sz="0" w:space="0" w:color="auto"/>
                    <w:right w:val="none" w:sz="0" w:space="0" w:color="auto"/>
                  </w:divBdr>
                  <w:divsChild>
                    <w:div w:id="401948457">
                      <w:marLeft w:val="0"/>
                      <w:marRight w:val="0"/>
                      <w:marTop w:val="0"/>
                      <w:marBottom w:val="0"/>
                      <w:divBdr>
                        <w:top w:val="none" w:sz="0" w:space="0" w:color="auto"/>
                        <w:left w:val="none" w:sz="0" w:space="0" w:color="auto"/>
                        <w:bottom w:val="none" w:sz="0" w:space="0" w:color="auto"/>
                        <w:right w:val="none" w:sz="0" w:space="0" w:color="auto"/>
                      </w:divBdr>
                    </w:div>
                    <w:div w:id="803037517">
                      <w:marLeft w:val="0"/>
                      <w:marRight w:val="0"/>
                      <w:marTop w:val="0"/>
                      <w:marBottom w:val="0"/>
                      <w:divBdr>
                        <w:top w:val="none" w:sz="0" w:space="0" w:color="auto"/>
                        <w:left w:val="none" w:sz="0" w:space="0" w:color="auto"/>
                        <w:bottom w:val="none" w:sz="0" w:space="0" w:color="auto"/>
                        <w:right w:val="none" w:sz="0" w:space="0" w:color="auto"/>
                      </w:divBdr>
                    </w:div>
                    <w:div w:id="803691266">
                      <w:marLeft w:val="0"/>
                      <w:marRight w:val="0"/>
                      <w:marTop w:val="0"/>
                      <w:marBottom w:val="0"/>
                      <w:divBdr>
                        <w:top w:val="none" w:sz="0" w:space="0" w:color="auto"/>
                        <w:left w:val="none" w:sz="0" w:space="0" w:color="auto"/>
                        <w:bottom w:val="none" w:sz="0" w:space="0" w:color="auto"/>
                        <w:right w:val="none" w:sz="0" w:space="0" w:color="auto"/>
                      </w:divBdr>
                    </w:div>
                    <w:div w:id="1499611925">
                      <w:marLeft w:val="0"/>
                      <w:marRight w:val="0"/>
                      <w:marTop w:val="0"/>
                      <w:marBottom w:val="0"/>
                      <w:divBdr>
                        <w:top w:val="none" w:sz="0" w:space="0" w:color="auto"/>
                        <w:left w:val="none" w:sz="0" w:space="0" w:color="auto"/>
                        <w:bottom w:val="none" w:sz="0" w:space="0" w:color="auto"/>
                        <w:right w:val="none" w:sz="0" w:space="0" w:color="auto"/>
                      </w:divBdr>
                    </w:div>
                    <w:div w:id="2106610876">
                      <w:marLeft w:val="0"/>
                      <w:marRight w:val="0"/>
                      <w:marTop w:val="0"/>
                      <w:marBottom w:val="0"/>
                      <w:divBdr>
                        <w:top w:val="none" w:sz="0" w:space="0" w:color="auto"/>
                        <w:left w:val="none" w:sz="0" w:space="0" w:color="auto"/>
                        <w:bottom w:val="none" w:sz="0" w:space="0" w:color="auto"/>
                        <w:right w:val="none" w:sz="0" w:space="0" w:color="auto"/>
                      </w:divBdr>
                    </w:div>
                  </w:divsChild>
                </w:div>
                <w:div w:id="196047804">
                  <w:marLeft w:val="0"/>
                  <w:marRight w:val="0"/>
                  <w:marTop w:val="0"/>
                  <w:marBottom w:val="0"/>
                  <w:divBdr>
                    <w:top w:val="none" w:sz="0" w:space="0" w:color="auto"/>
                    <w:left w:val="none" w:sz="0" w:space="0" w:color="auto"/>
                    <w:bottom w:val="none" w:sz="0" w:space="0" w:color="auto"/>
                    <w:right w:val="none" w:sz="0" w:space="0" w:color="auto"/>
                  </w:divBdr>
                  <w:divsChild>
                    <w:div w:id="1328052736">
                      <w:marLeft w:val="0"/>
                      <w:marRight w:val="0"/>
                      <w:marTop w:val="0"/>
                      <w:marBottom w:val="0"/>
                      <w:divBdr>
                        <w:top w:val="none" w:sz="0" w:space="0" w:color="auto"/>
                        <w:left w:val="none" w:sz="0" w:space="0" w:color="auto"/>
                        <w:bottom w:val="none" w:sz="0" w:space="0" w:color="auto"/>
                        <w:right w:val="none" w:sz="0" w:space="0" w:color="auto"/>
                      </w:divBdr>
                    </w:div>
                  </w:divsChild>
                </w:div>
                <w:div w:id="209734477">
                  <w:marLeft w:val="0"/>
                  <w:marRight w:val="0"/>
                  <w:marTop w:val="0"/>
                  <w:marBottom w:val="0"/>
                  <w:divBdr>
                    <w:top w:val="none" w:sz="0" w:space="0" w:color="auto"/>
                    <w:left w:val="none" w:sz="0" w:space="0" w:color="auto"/>
                    <w:bottom w:val="none" w:sz="0" w:space="0" w:color="auto"/>
                    <w:right w:val="none" w:sz="0" w:space="0" w:color="auto"/>
                  </w:divBdr>
                  <w:divsChild>
                    <w:div w:id="1244996901">
                      <w:marLeft w:val="0"/>
                      <w:marRight w:val="0"/>
                      <w:marTop w:val="0"/>
                      <w:marBottom w:val="0"/>
                      <w:divBdr>
                        <w:top w:val="none" w:sz="0" w:space="0" w:color="auto"/>
                        <w:left w:val="none" w:sz="0" w:space="0" w:color="auto"/>
                        <w:bottom w:val="none" w:sz="0" w:space="0" w:color="auto"/>
                        <w:right w:val="none" w:sz="0" w:space="0" w:color="auto"/>
                      </w:divBdr>
                    </w:div>
                    <w:div w:id="2099399187">
                      <w:marLeft w:val="0"/>
                      <w:marRight w:val="0"/>
                      <w:marTop w:val="0"/>
                      <w:marBottom w:val="0"/>
                      <w:divBdr>
                        <w:top w:val="none" w:sz="0" w:space="0" w:color="auto"/>
                        <w:left w:val="none" w:sz="0" w:space="0" w:color="auto"/>
                        <w:bottom w:val="none" w:sz="0" w:space="0" w:color="auto"/>
                        <w:right w:val="none" w:sz="0" w:space="0" w:color="auto"/>
                      </w:divBdr>
                    </w:div>
                  </w:divsChild>
                </w:div>
                <w:div w:id="292684559">
                  <w:marLeft w:val="0"/>
                  <w:marRight w:val="0"/>
                  <w:marTop w:val="0"/>
                  <w:marBottom w:val="0"/>
                  <w:divBdr>
                    <w:top w:val="none" w:sz="0" w:space="0" w:color="auto"/>
                    <w:left w:val="none" w:sz="0" w:space="0" w:color="auto"/>
                    <w:bottom w:val="none" w:sz="0" w:space="0" w:color="auto"/>
                    <w:right w:val="none" w:sz="0" w:space="0" w:color="auto"/>
                  </w:divBdr>
                  <w:divsChild>
                    <w:div w:id="976376454">
                      <w:marLeft w:val="0"/>
                      <w:marRight w:val="0"/>
                      <w:marTop w:val="0"/>
                      <w:marBottom w:val="0"/>
                      <w:divBdr>
                        <w:top w:val="none" w:sz="0" w:space="0" w:color="auto"/>
                        <w:left w:val="none" w:sz="0" w:space="0" w:color="auto"/>
                        <w:bottom w:val="none" w:sz="0" w:space="0" w:color="auto"/>
                        <w:right w:val="none" w:sz="0" w:space="0" w:color="auto"/>
                      </w:divBdr>
                    </w:div>
                  </w:divsChild>
                </w:div>
                <w:div w:id="320472141">
                  <w:marLeft w:val="0"/>
                  <w:marRight w:val="0"/>
                  <w:marTop w:val="0"/>
                  <w:marBottom w:val="0"/>
                  <w:divBdr>
                    <w:top w:val="none" w:sz="0" w:space="0" w:color="auto"/>
                    <w:left w:val="none" w:sz="0" w:space="0" w:color="auto"/>
                    <w:bottom w:val="none" w:sz="0" w:space="0" w:color="auto"/>
                    <w:right w:val="none" w:sz="0" w:space="0" w:color="auto"/>
                  </w:divBdr>
                  <w:divsChild>
                    <w:div w:id="156657815">
                      <w:marLeft w:val="0"/>
                      <w:marRight w:val="0"/>
                      <w:marTop w:val="0"/>
                      <w:marBottom w:val="0"/>
                      <w:divBdr>
                        <w:top w:val="none" w:sz="0" w:space="0" w:color="auto"/>
                        <w:left w:val="none" w:sz="0" w:space="0" w:color="auto"/>
                        <w:bottom w:val="none" w:sz="0" w:space="0" w:color="auto"/>
                        <w:right w:val="none" w:sz="0" w:space="0" w:color="auto"/>
                      </w:divBdr>
                    </w:div>
                  </w:divsChild>
                </w:div>
                <w:div w:id="328171148">
                  <w:marLeft w:val="0"/>
                  <w:marRight w:val="0"/>
                  <w:marTop w:val="0"/>
                  <w:marBottom w:val="0"/>
                  <w:divBdr>
                    <w:top w:val="none" w:sz="0" w:space="0" w:color="auto"/>
                    <w:left w:val="none" w:sz="0" w:space="0" w:color="auto"/>
                    <w:bottom w:val="none" w:sz="0" w:space="0" w:color="auto"/>
                    <w:right w:val="none" w:sz="0" w:space="0" w:color="auto"/>
                  </w:divBdr>
                  <w:divsChild>
                    <w:div w:id="1741518246">
                      <w:marLeft w:val="0"/>
                      <w:marRight w:val="0"/>
                      <w:marTop w:val="0"/>
                      <w:marBottom w:val="0"/>
                      <w:divBdr>
                        <w:top w:val="none" w:sz="0" w:space="0" w:color="auto"/>
                        <w:left w:val="none" w:sz="0" w:space="0" w:color="auto"/>
                        <w:bottom w:val="none" w:sz="0" w:space="0" w:color="auto"/>
                        <w:right w:val="none" w:sz="0" w:space="0" w:color="auto"/>
                      </w:divBdr>
                    </w:div>
                  </w:divsChild>
                </w:div>
                <w:div w:id="347827527">
                  <w:marLeft w:val="0"/>
                  <w:marRight w:val="0"/>
                  <w:marTop w:val="0"/>
                  <w:marBottom w:val="0"/>
                  <w:divBdr>
                    <w:top w:val="none" w:sz="0" w:space="0" w:color="auto"/>
                    <w:left w:val="none" w:sz="0" w:space="0" w:color="auto"/>
                    <w:bottom w:val="none" w:sz="0" w:space="0" w:color="auto"/>
                    <w:right w:val="none" w:sz="0" w:space="0" w:color="auto"/>
                  </w:divBdr>
                  <w:divsChild>
                    <w:div w:id="1681466418">
                      <w:marLeft w:val="0"/>
                      <w:marRight w:val="0"/>
                      <w:marTop w:val="0"/>
                      <w:marBottom w:val="0"/>
                      <w:divBdr>
                        <w:top w:val="none" w:sz="0" w:space="0" w:color="auto"/>
                        <w:left w:val="none" w:sz="0" w:space="0" w:color="auto"/>
                        <w:bottom w:val="none" w:sz="0" w:space="0" w:color="auto"/>
                        <w:right w:val="none" w:sz="0" w:space="0" w:color="auto"/>
                      </w:divBdr>
                    </w:div>
                  </w:divsChild>
                </w:div>
                <w:div w:id="376009157">
                  <w:marLeft w:val="0"/>
                  <w:marRight w:val="0"/>
                  <w:marTop w:val="0"/>
                  <w:marBottom w:val="0"/>
                  <w:divBdr>
                    <w:top w:val="none" w:sz="0" w:space="0" w:color="auto"/>
                    <w:left w:val="none" w:sz="0" w:space="0" w:color="auto"/>
                    <w:bottom w:val="none" w:sz="0" w:space="0" w:color="auto"/>
                    <w:right w:val="none" w:sz="0" w:space="0" w:color="auto"/>
                  </w:divBdr>
                  <w:divsChild>
                    <w:div w:id="1616790563">
                      <w:marLeft w:val="0"/>
                      <w:marRight w:val="0"/>
                      <w:marTop w:val="0"/>
                      <w:marBottom w:val="0"/>
                      <w:divBdr>
                        <w:top w:val="none" w:sz="0" w:space="0" w:color="auto"/>
                        <w:left w:val="none" w:sz="0" w:space="0" w:color="auto"/>
                        <w:bottom w:val="none" w:sz="0" w:space="0" w:color="auto"/>
                        <w:right w:val="none" w:sz="0" w:space="0" w:color="auto"/>
                      </w:divBdr>
                    </w:div>
                  </w:divsChild>
                </w:div>
                <w:div w:id="426192653">
                  <w:marLeft w:val="0"/>
                  <w:marRight w:val="0"/>
                  <w:marTop w:val="0"/>
                  <w:marBottom w:val="0"/>
                  <w:divBdr>
                    <w:top w:val="none" w:sz="0" w:space="0" w:color="auto"/>
                    <w:left w:val="none" w:sz="0" w:space="0" w:color="auto"/>
                    <w:bottom w:val="none" w:sz="0" w:space="0" w:color="auto"/>
                    <w:right w:val="none" w:sz="0" w:space="0" w:color="auto"/>
                  </w:divBdr>
                  <w:divsChild>
                    <w:div w:id="375198745">
                      <w:marLeft w:val="0"/>
                      <w:marRight w:val="0"/>
                      <w:marTop w:val="0"/>
                      <w:marBottom w:val="0"/>
                      <w:divBdr>
                        <w:top w:val="none" w:sz="0" w:space="0" w:color="auto"/>
                        <w:left w:val="none" w:sz="0" w:space="0" w:color="auto"/>
                        <w:bottom w:val="none" w:sz="0" w:space="0" w:color="auto"/>
                        <w:right w:val="none" w:sz="0" w:space="0" w:color="auto"/>
                      </w:divBdr>
                    </w:div>
                  </w:divsChild>
                </w:div>
                <w:div w:id="430855215">
                  <w:marLeft w:val="0"/>
                  <w:marRight w:val="0"/>
                  <w:marTop w:val="0"/>
                  <w:marBottom w:val="0"/>
                  <w:divBdr>
                    <w:top w:val="none" w:sz="0" w:space="0" w:color="auto"/>
                    <w:left w:val="none" w:sz="0" w:space="0" w:color="auto"/>
                    <w:bottom w:val="none" w:sz="0" w:space="0" w:color="auto"/>
                    <w:right w:val="none" w:sz="0" w:space="0" w:color="auto"/>
                  </w:divBdr>
                  <w:divsChild>
                    <w:div w:id="1029450809">
                      <w:marLeft w:val="0"/>
                      <w:marRight w:val="0"/>
                      <w:marTop w:val="0"/>
                      <w:marBottom w:val="0"/>
                      <w:divBdr>
                        <w:top w:val="none" w:sz="0" w:space="0" w:color="auto"/>
                        <w:left w:val="none" w:sz="0" w:space="0" w:color="auto"/>
                        <w:bottom w:val="none" w:sz="0" w:space="0" w:color="auto"/>
                        <w:right w:val="none" w:sz="0" w:space="0" w:color="auto"/>
                      </w:divBdr>
                    </w:div>
                  </w:divsChild>
                </w:div>
                <w:div w:id="444887860">
                  <w:marLeft w:val="0"/>
                  <w:marRight w:val="0"/>
                  <w:marTop w:val="0"/>
                  <w:marBottom w:val="0"/>
                  <w:divBdr>
                    <w:top w:val="none" w:sz="0" w:space="0" w:color="auto"/>
                    <w:left w:val="none" w:sz="0" w:space="0" w:color="auto"/>
                    <w:bottom w:val="none" w:sz="0" w:space="0" w:color="auto"/>
                    <w:right w:val="none" w:sz="0" w:space="0" w:color="auto"/>
                  </w:divBdr>
                  <w:divsChild>
                    <w:div w:id="448277007">
                      <w:marLeft w:val="0"/>
                      <w:marRight w:val="0"/>
                      <w:marTop w:val="0"/>
                      <w:marBottom w:val="0"/>
                      <w:divBdr>
                        <w:top w:val="none" w:sz="0" w:space="0" w:color="auto"/>
                        <w:left w:val="none" w:sz="0" w:space="0" w:color="auto"/>
                        <w:bottom w:val="none" w:sz="0" w:space="0" w:color="auto"/>
                        <w:right w:val="none" w:sz="0" w:space="0" w:color="auto"/>
                      </w:divBdr>
                    </w:div>
                  </w:divsChild>
                </w:div>
                <w:div w:id="446238369">
                  <w:marLeft w:val="0"/>
                  <w:marRight w:val="0"/>
                  <w:marTop w:val="0"/>
                  <w:marBottom w:val="0"/>
                  <w:divBdr>
                    <w:top w:val="none" w:sz="0" w:space="0" w:color="auto"/>
                    <w:left w:val="none" w:sz="0" w:space="0" w:color="auto"/>
                    <w:bottom w:val="none" w:sz="0" w:space="0" w:color="auto"/>
                    <w:right w:val="none" w:sz="0" w:space="0" w:color="auto"/>
                  </w:divBdr>
                  <w:divsChild>
                    <w:div w:id="190799652">
                      <w:marLeft w:val="0"/>
                      <w:marRight w:val="0"/>
                      <w:marTop w:val="0"/>
                      <w:marBottom w:val="0"/>
                      <w:divBdr>
                        <w:top w:val="none" w:sz="0" w:space="0" w:color="auto"/>
                        <w:left w:val="none" w:sz="0" w:space="0" w:color="auto"/>
                        <w:bottom w:val="none" w:sz="0" w:space="0" w:color="auto"/>
                        <w:right w:val="none" w:sz="0" w:space="0" w:color="auto"/>
                      </w:divBdr>
                    </w:div>
                  </w:divsChild>
                </w:div>
                <w:div w:id="467161387">
                  <w:marLeft w:val="0"/>
                  <w:marRight w:val="0"/>
                  <w:marTop w:val="0"/>
                  <w:marBottom w:val="0"/>
                  <w:divBdr>
                    <w:top w:val="none" w:sz="0" w:space="0" w:color="auto"/>
                    <w:left w:val="none" w:sz="0" w:space="0" w:color="auto"/>
                    <w:bottom w:val="none" w:sz="0" w:space="0" w:color="auto"/>
                    <w:right w:val="none" w:sz="0" w:space="0" w:color="auto"/>
                  </w:divBdr>
                  <w:divsChild>
                    <w:div w:id="1974361846">
                      <w:marLeft w:val="0"/>
                      <w:marRight w:val="0"/>
                      <w:marTop w:val="0"/>
                      <w:marBottom w:val="0"/>
                      <w:divBdr>
                        <w:top w:val="none" w:sz="0" w:space="0" w:color="auto"/>
                        <w:left w:val="none" w:sz="0" w:space="0" w:color="auto"/>
                        <w:bottom w:val="none" w:sz="0" w:space="0" w:color="auto"/>
                        <w:right w:val="none" w:sz="0" w:space="0" w:color="auto"/>
                      </w:divBdr>
                    </w:div>
                  </w:divsChild>
                </w:div>
                <w:div w:id="543100284">
                  <w:marLeft w:val="0"/>
                  <w:marRight w:val="0"/>
                  <w:marTop w:val="0"/>
                  <w:marBottom w:val="0"/>
                  <w:divBdr>
                    <w:top w:val="none" w:sz="0" w:space="0" w:color="auto"/>
                    <w:left w:val="none" w:sz="0" w:space="0" w:color="auto"/>
                    <w:bottom w:val="none" w:sz="0" w:space="0" w:color="auto"/>
                    <w:right w:val="none" w:sz="0" w:space="0" w:color="auto"/>
                  </w:divBdr>
                  <w:divsChild>
                    <w:div w:id="1244611710">
                      <w:marLeft w:val="0"/>
                      <w:marRight w:val="0"/>
                      <w:marTop w:val="0"/>
                      <w:marBottom w:val="0"/>
                      <w:divBdr>
                        <w:top w:val="none" w:sz="0" w:space="0" w:color="auto"/>
                        <w:left w:val="none" w:sz="0" w:space="0" w:color="auto"/>
                        <w:bottom w:val="none" w:sz="0" w:space="0" w:color="auto"/>
                        <w:right w:val="none" w:sz="0" w:space="0" w:color="auto"/>
                      </w:divBdr>
                    </w:div>
                  </w:divsChild>
                </w:div>
                <w:div w:id="565065153">
                  <w:marLeft w:val="0"/>
                  <w:marRight w:val="0"/>
                  <w:marTop w:val="0"/>
                  <w:marBottom w:val="0"/>
                  <w:divBdr>
                    <w:top w:val="none" w:sz="0" w:space="0" w:color="auto"/>
                    <w:left w:val="none" w:sz="0" w:space="0" w:color="auto"/>
                    <w:bottom w:val="none" w:sz="0" w:space="0" w:color="auto"/>
                    <w:right w:val="none" w:sz="0" w:space="0" w:color="auto"/>
                  </w:divBdr>
                  <w:divsChild>
                    <w:div w:id="202643759">
                      <w:marLeft w:val="0"/>
                      <w:marRight w:val="0"/>
                      <w:marTop w:val="0"/>
                      <w:marBottom w:val="0"/>
                      <w:divBdr>
                        <w:top w:val="none" w:sz="0" w:space="0" w:color="auto"/>
                        <w:left w:val="none" w:sz="0" w:space="0" w:color="auto"/>
                        <w:bottom w:val="none" w:sz="0" w:space="0" w:color="auto"/>
                        <w:right w:val="none" w:sz="0" w:space="0" w:color="auto"/>
                      </w:divBdr>
                    </w:div>
                    <w:div w:id="1572428059">
                      <w:marLeft w:val="0"/>
                      <w:marRight w:val="0"/>
                      <w:marTop w:val="0"/>
                      <w:marBottom w:val="0"/>
                      <w:divBdr>
                        <w:top w:val="none" w:sz="0" w:space="0" w:color="auto"/>
                        <w:left w:val="none" w:sz="0" w:space="0" w:color="auto"/>
                        <w:bottom w:val="none" w:sz="0" w:space="0" w:color="auto"/>
                        <w:right w:val="none" w:sz="0" w:space="0" w:color="auto"/>
                      </w:divBdr>
                    </w:div>
                  </w:divsChild>
                </w:div>
                <w:div w:id="761801324">
                  <w:marLeft w:val="0"/>
                  <w:marRight w:val="0"/>
                  <w:marTop w:val="0"/>
                  <w:marBottom w:val="0"/>
                  <w:divBdr>
                    <w:top w:val="none" w:sz="0" w:space="0" w:color="auto"/>
                    <w:left w:val="none" w:sz="0" w:space="0" w:color="auto"/>
                    <w:bottom w:val="none" w:sz="0" w:space="0" w:color="auto"/>
                    <w:right w:val="none" w:sz="0" w:space="0" w:color="auto"/>
                  </w:divBdr>
                  <w:divsChild>
                    <w:div w:id="384526124">
                      <w:marLeft w:val="0"/>
                      <w:marRight w:val="0"/>
                      <w:marTop w:val="0"/>
                      <w:marBottom w:val="0"/>
                      <w:divBdr>
                        <w:top w:val="none" w:sz="0" w:space="0" w:color="auto"/>
                        <w:left w:val="none" w:sz="0" w:space="0" w:color="auto"/>
                        <w:bottom w:val="none" w:sz="0" w:space="0" w:color="auto"/>
                        <w:right w:val="none" w:sz="0" w:space="0" w:color="auto"/>
                      </w:divBdr>
                    </w:div>
                  </w:divsChild>
                </w:div>
                <w:div w:id="855314851">
                  <w:marLeft w:val="0"/>
                  <w:marRight w:val="0"/>
                  <w:marTop w:val="0"/>
                  <w:marBottom w:val="0"/>
                  <w:divBdr>
                    <w:top w:val="none" w:sz="0" w:space="0" w:color="auto"/>
                    <w:left w:val="none" w:sz="0" w:space="0" w:color="auto"/>
                    <w:bottom w:val="none" w:sz="0" w:space="0" w:color="auto"/>
                    <w:right w:val="none" w:sz="0" w:space="0" w:color="auto"/>
                  </w:divBdr>
                  <w:divsChild>
                    <w:div w:id="922185121">
                      <w:marLeft w:val="0"/>
                      <w:marRight w:val="0"/>
                      <w:marTop w:val="0"/>
                      <w:marBottom w:val="0"/>
                      <w:divBdr>
                        <w:top w:val="none" w:sz="0" w:space="0" w:color="auto"/>
                        <w:left w:val="none" w:sz="0" w:space="0" w:color="auto"/>
                        <w:bottom w:val="none" w:sz="0" w:space="0" w:color="auto"/>
                        <w:right w:val="none" w:sz="0" w:space="0" w:color="auto"/>
                      </w:divBdr>
                    </w:div>
                    <w:div w:id="1381977408">
                      <w:marLeft w:val="0"/>
                      <w:marRight w:val="0"/>
                      <w:marTop w:val="0"/>
                      <w:marBottom w:val="0"/>
                      <w:divBdr>
                        <w:top w:val="none" w:sz="0" w:space="0" w:color="auto"/>
                        <w:left w:val="none" w:sz="0" w:space="0" w:color="auto"/>
                        <w:bottom w:val="none" w:sz="0" w:space="0" w:color="auto"/>
                        <w:right w:val="none" w:sz="0" w:space="0" w:color="auto"/>
                      </w:divBdr>
                    </w:div>
                  </w:divsChild>
                </w:div>
                <w:div w:id="924385339">
                  <w:marLeft w:val="0"/>
                  <w:marRight w:val="0"/>
                  <w:marTop w:val="0"/>
                  <w:marBottom w:val="0"/>
                  <w:divBdr>
                    <w:top w:val="none" w:sz="0" w:space="0" w:color="auto"/>
                    <w:left w:val="none" w:sz="0" w:space="0" w:color="auto"/>
                    <w:bottom w:val="none" w:sz="0" w:space="0" w:color="auto"/>
                    <w:right w:val="none" w:sz="0" w:space="0" w:color="auto"/>
                  </w:divBdr>
                  <w:divsChild>
                    <w:div w:id="472791316">
                      <w:marLeft w:val="0"/>
                      <w:marRight w:val="0"/>
                      <w:marTop w:val="0"/>
                      <w:marBottom w:val="0"/>
                      <w:divBdr>
                        <w:top w:val="none" w:sz="0" w:space="0" w:color="auto"/>
                        <w:left w:val="none" w:sz="0" w:space="0" w:color="auto"/>
                        <w:bottom w:val="none" w:sz="0" w:space="0" w:color="auto"/>
                        <w:right w:val="none" w:sz="0" w:space="0" w:color="auto"/>
                      </w:divBdr>
                    </w:div>
                    <w:div w:id="799960079">
                      <w:marLeft w:val="0"/>
                      <w:marRight w:val="0"/>
                      <w:marTop w:val="0"/>
                      <w:marBottom w:val="0"/>
                      <w:divBdr>
                        <w:top w:val="none" w:sz="0" w:space="0" w:color="auto"/>
                        <w:left w:val="none" w:sz="0" w:space="0" w:color="auto"/>
                        <w:bottom w:val="none" w:sz="0" w:space="0" w:color="auto"/>
                        <w:right w:val="none" w:sz="0" w:space="0" w:color="auto"/>
                      </w:divBdr>
                    </w:div>
                    <w:div w:id="962350841">
                      <w:marLeft w:val="0"/>
                      <w:marRight w:val="0"/>
                      <w:marTop w:val="0"/>
                      <w:marBottom w:val="0"/>
                      <w:divBdr>
                        <w:top w:val="none" w:sz="0" w:space="0" w:color="auto"/>
                        <w:left w:val="none" w:sz="0" w:space="0" w:color="auto"/>
                        <w:bottom w:val="none" w:sz="0" w:space="0" w:color="auto"/>
                        <w:right w:val="none" w:sz="0" w:space="0" w:color="auto"/>
                      </w:divBdr>
                    </w:div>
                    <w:div w:id="1062486966">
                      <w:marLeft w:val="0"/>
                      <w:marRight w:val="0"/>
                      <w:marTop w:val="0"/>
                      <w:marBottom w:val="0"/>
                      <w:divBdr>
                        <w:top w:val="none" w:sz="0" w:space="0" w:color="auto"/>
                        <w:left w:val="none" w:sz="0" w:space="0" w:color="auto"/>
                        <w:bottom w:val="none" w:sz="0" w:space="0" w:color="auto"/>
                        <w:right w:val="none" w:sz="0" w:space="0" w:color="auto"/>
                      </w:divBdr>
                    </w:div>
                  </w:divsChild>
                </w:div>
                <w:div w:id="990449166">
                  <w:marLeft w:val="0"/>
                  <w:marRight w:val="0"/>
                  <w:marTop w:val="0"/>
                  <w:marBottom w:val="0"/>
                  <w:divBdr>
                    <w:top w:val="none" w:sz="0" w:space="0" w:color="auto"/>
                    <w:left w:val="none" w:sz="0" w:space="0" w:color="auto"/>
                    <w:bottom w:val="none" w:sz="0" w:space="0" w:color="auto"/>
                    <w:right w:val="none" w:sz="0" w:space="0" w:color="auto"/>
                  </w:divBdr>
                  <w:divsChild>
                    <w:div w:id="1819767394">
                      <w:marLeft w:val="0"/>
                      <w:marRight w:val="0"/>
                      <w:marTop w:val="0"/>
                      <w:marBottom w:val="0"/>
                      <w:divBdr>
                        <w:top w:val="none" w:sz="0" w:space="0" w:color="auto"/>
                        <w:left w:val="none" w:sz="0" w:space="0" w:color="auto"/>
                        <w:bottom w:val="none" w:sz="0" w:space="0" w:color="auto"/>
                        <w:right w:val="none" w:sz="0" w:space="0" w:color="auto"/>
                      </w:divBdr>
                    </w:div>
                  </w:divsChild>
                </w:div>
                <w:div w:id="997461663">
                  <w:marLeft w:val="0"/>
                  <w:marRight w:val="0"/>
                  <w:marTop w:val="0"/>
                  <w:marBottom w:val="0"/>
                  <w:divBdr>
                    <w:top w:val="none" w:sz="0" w:space="0" w:color="auto"/>
                    <w:left w:val="none" w:sz="0" w:space="0" w:color="auto"/>
                    <w:bottom w:val="none" w:sz="0" w:space="0" w:color="auto"/>
                    <w:right w:val="none" w:sz="0" w:space="0" w:color="auto"/>
                  </w:divBdr>
                  <w:divsChild>
                    <w:div w:id="439840081">
                      <w:marLeft w:val="0"/>
                      <w:marRight w:val="0"/>
                      <w:marTop w:val="0"/>
                      <w:marBottom w:val="0"/>
                      <w:divBdr>
                        <w:top w:val="none" w:sz="0" w:space="0" w:color="auto"/>
                        <w:left w:val="none" w:sz="0" w:space="0" w:color="auto"/>
                        <w:bottom w:val="none" w:sz="0" w:space="0" w:color="auto"/>
                        <w:right w:val="none" w:sz="0" w:space="0" w:color="auto"/>
                      </w:divBdr>
                    </w:div>
                    <w:div w:id="1645624689">
                      <w:marLeft w:val="0"/>
                      <w:marRight w:val="0"/>
                      <w:marTop w:val="0"/>
                      <w:marBottom w:val="0"/>
                      <w:divBdr>
                        <w:top w:val="none" w:sz="0" w:space="0" w:color="auto"/>
                        <w:left w:val="none" w:sz="0" w:space="0" w:color="auto"/>
                        <w:bottom w:val="none" w:sz="0" w:space="0" w:color="auto"/>
                        <w:right w:val="none" w:sz="0" w:space="0" w:color="auto"/>
                      </w:divBdr>
                    </w:div>
                  </w:divsChild>
                </w:div>
                <w:div w:id="1118717830">
                  <w:marLeft w:val="0"/>
                  <w:marRight w:val="0"/>
                  <w:marTop w:val="0"/>
                  <w:marBottom w:val="0"/>
                  <w:divBdr>
                    <w:top w:val="none" w:sz="0" w:space="0" w:color="auto"/>
                    <w:left w:val="none" w:sz="0" w:space="0" w:color="auto"/>
                    <w:bottom w:val="none" w:sz="0" w:space="0" w:color="auto"/>
                    <w:right w:val="none" w:sz="0" w:space="0" w:color="auto"/>
                  </w:divBdr>
                  <w:divsChild>
                    <w:div w:id="1835367334">
                      <w:marLeft w:val="0"/>
                      <w:marRight w:val="0"/>
                      <w:marTop w:val="0"/>
                      <w:marBottom w:val="0"/>
                      <w:divBdr>
                        <w:top w:val="none" w:sz="0" w:space="0" w:color="auto"/>
                        <w:left w:val="none" w:sz="0" w:space="0" w:color="auto"/>
                        <w:bottom w:val="none" w:sz="0" w:space="0" w:color="auto"/>
                        <w:right w:val="none" w:sz="0" w:space="0" w:color="auto"/>
                      </w:divBdr>
                    </w:div>
                  </w:divsChild>
                </w:div>
                <w:div w:id="1146048503">
                  <w:marLeft w:val="0"/>
                  <w:marRight w:val="0"/>
                  <w:marTop w:val="0"/>
                  <w:marBottom w:val="0"/>
                  <w:divBdr>
                    <w:top w:val="none" w:sz="0" w:space="0" w:color="auto"/>
                    <w:left w:val="none" w:sz="0" w:space="0" w:color="auto"/>
                    <w:bottom w:val="none" w:sz="0" w:space="0" w:color="auto"/>
                    <w:right w:val="none" w:sz="0" w:space="0" w:color="auto"/>
                  </w:divBdr>
                  <w:divsChild>
                    <w:div w:id="1642342139">
                      <w:marLeft w:val="0"/>
                      <w:marRight w:val="0"/>
                      <w:marTop w:val="0"/>
                      <w:marBottom w:val="0"/>
                      <w:divBdr>
                        <w:top w:val="none" w:sz="0" w:space="0" w:color="auto"/>
                        <w:left w:val="none" w:sz="0" w:space="0" w:color="auto"/>
                        <w:bottom w:val="none" w:sz="0" w:space="0" w:color="auto"/>
                        <w:right w:val="none" w:sz="0" w:space="0" w:color="auto"/>
                      </w:divBdr>
                    </w:div>
                    <w:div w:id="2051832796">
                      <w:marLeft w:val="0"/>
                      <w:marRight w:val="0"/>
                      <w:marTop w:val="0"/>
                      <w:marBottom w:val="0"/>
                      <w:divBdr>
                        <w:top w:val="none" w:sz="0" w:space="0" w:color="auto"/>
                        <w:left w:val="none" w:sz="0" w:space="0" w:color="auto"/>
                        <w:bottom w:val="none" w:sz="0" w:space="0" w:color="auto"/>
                        <w:right w:val="none" w:sz="0" w:space="0" w:color="auto"/>
                      </w:divBdr>
                    </w:div>
                  </w:divsChild>
                </w:div>
                <w:div w:id="1147355056">
                  <w:marLeft w:val="0"/>
                  <w:marRight w:val="0"/>
                  <w:marTop w:val="0"/>
                  <w:marBottom w:val="0"/>
                  <w:divBdr>
                    <w:top w:val="none" w:sz="0" w:space="0" w:color="auto"/>
                    <w:left w:val="none" w:sz="0" w:space="0" w:color="auto"/>
                    <w:bottom w:val="none" w:sz="0" w:space="0" w:color="auto"/>
                    <w:right w:val="none" w:sz="0" w:space="0" w:color="auto"/>
                  </w:divBdr>
                  <w:divsChild>
                    <w:div w:id="866793474">
                      <w:marLeft w:val="0"/>
                      <w:marRight w:val="0"/>
                      <w:marTop w:val="0"/>
                      <w:marBottom w:val="0"/>
                      <w:divBdr>
                        <w:top w:val="none" w:sz="0" w:space="0" w:color="auto"/>
                        <w:left w:val="none" w:sz="0" w:space="0" w:color="auto"/>
                        <w:bottom w:val="none" w:sz="0" w:space="0" w:color="auto"/>
                        <w:right w:val="none" w:sz="0" w:space="0" w:color="auto"/>
                      </w:divBdr>
                    </w:div>
                  </w:divsChild>
                </w:div>
                <w:div w:id="1251351237">
                  <w:marLeft w:val="0"/>
                  <w:marRight w:val="0"/>
                  <w:marTop w:val="0"/>
                  <w:marBottom w:val="0"/>
                  <w:divBdr>
                    <w:top w:val="none" w:sz="0" w:space="0" w:color="auto"/>
                    <w:left w:val="none" w:sz="0" w:space="0" w:color="auto"/>
                    <w:bottom w:val="none" w:sz="0" w:space="0" w:color="auto"/>
                    <w:right w:val="none" w:sz="0" w:space="0" w:color="auto"/>
                  </w:divBdr>
                  <w:divsChild>
                    <w:div w:id="383915391">
                      <w:marLeft w:val="0"/>
                      <w:marRight w:val="0"/>
                      <w:marTop w:val="0"/>
                      <w:marBottom w:val="0"/>
                      <w:divBdr>
                        <w:top w:val="none" w:sz="0" w:space="0" w:color="auto"/>
                        <w:left w:val="none" w:sz="0" w:space="0" w:color="auto"/>
                        <w:bottom w:val="none" w:sz="0" w:space="0" w:color="auto"/>
                        <w:right w:val="none" w:sz="0" w:space="0" w:color="auto"/>
                      </w:divBdr>
                    </w:div>
                    <w:div w:id="1686594703">
                      <w:marLeft w:val="0"/>
                      <w:marRight w:val="0"/>
                      <w:marTop w:val="0"/>
                      <w:marBottom w:val="0"/>
                      <w:divBdr>
                        <w:top w:val="none" w:sz="0" w:space="0" w:color="auto"/>
                        <w:left w:val="none" w:sz="0" w:space="0" w:color="auto"/>
                        <w:bottom w:val="none" w:sz="0" w:space="0" w:color="auto"/>
                        <w:right w:val="none" w:sz="0" w:space="0" w:color="auto"/>
                      </w:divBdr>
                    </w:div>
                    <w:div w:id="1898278261">
                      <w:marLeft w:val="0"/>
                      <w:marRight w:val="0"/>
                      <w:marTop w:val="0"/>
                      <w:marBottom w:val="0"/>
                      <w:divBdr>
                        <w:top w:val="none" w:sz="0" w:space="0" w:color="auto"/>
                        <w:left w:val="none" w:sz="0" w:space="0" w:color="auto"/>
                        <w:bottom w:val="none" w:sz="0" w:space="0" w:color="auto"/>
                        <w:right w:val="none" w:sz="0" w:space="0" w:color="auto"/>
                      </w:divBdr>
                    </w:div>
                  </w:divsChild>
                </w:div>
                <w:div w:id="1376127211">
                  <w:marLeft w:val="0"/>
                  <w:marRight w:val="0"/>
                  <w:marTop w:val="0"/>
                  <w:marBottom w:val="0"/>
                  <w:divBdr>
                    <w:top w:val="none" w:sz="0" w:space="0" w:color="auto"/>
                    <w:left w:val="none" w:sz="0" w:space="0" w:color="auto"/>
                    <w:bottom w:val="none" w:sz="0" w:space="0" w:color="auto"/>
                    <w:right w:val="none" w:sz="0" w:space="0" w:color="auto"/>
                  </w:divBdr>
                  <w:divsChild>
                    <w:div w:id="426004538">
                      <w:marLeft w:val="0"/>
                      <w:marRight w:val="0"/>
                      <w:marTop w:val="0"/>
                      <w:marBottom w:val="0"/>
                      <w:divBdr>
                        <w:top w:val="none" w:sz="0" w:space="0" w:color="auto"/>
                        <w:left w:val="none" w:sz="0" w:space="0" w:color="auto"/>
                        <w:bottom w:val="none" w:sz="0" w:space="0" w:color="auto"/>
                        <w:right w:val="none" w:sz="0" w:space="0" w:color="auto"/>
                      </w:divBdr>
                    </w:div>
                  </w:divsChild>
                </w:div>
                <w:div w:id="1518928385">
                  <w:marLeft w:val="0"/>
                  <w:marRight w:val="0"/>
                  <w:marTop w:val="0"/>
                  <w:marBottom w:val="0"/>
                  <w:divBdr>
                    <w:top w:val="none" w:sz="0" w:space="0" w:color="auto"/>
                    <w:left w:val="none" w:sz="0" w:space="0" w:color="auto"/>
                    <w:bottom w:val="none" w:sz="0" w:space="0" w:color="auto"/>
                    <w:right w:val="none" w:sz="0" w:space="0" w:color="auto"/>
                  </w:divBdr>
                  <w:divsChild>
                    <w:div w:id="438255643">
                      <w:marLeft w:val="0"/>
                      <w:marRight w:val="0"/>
                      <w:marTop w:val="0"/>
                      <w:marBottom w:val="0"/>
                      <w:divBdr>
                        <w:top w:val="none" w:sz="0" w:space="0" w:color="auto"/>
                        <w:left w:val="none" w:sz="0" w:space="0" w:color="auto"/>
                        <w:bottom w:val="none" w:sz="0" w:space="0" w:color="auto"/>
                        <w:right w:val="none" w:sz="0" w:space="0" w:color="auto"/>
                      </w:divBdr>
                    </w:div>
                    <w:div w:id="2140830939">
                      <w:marLeft w:val="0"/>
                      <w:marRight w:val="0"/>
                      <w:marTop w:val="0"/>
                      <w:marBottom w:val="0"/>
                      <w:divBdr>
                        <w:top w:val="none" w:sz="0" w:space="0" w:color="auto"/>
                        <w:left w:val="none" w:sz="0" w:space="0" w:color="auto"/>
                        <w:bottom w:val="none" w:sz="0" w:space="0" w:color="auto"/>
                        <w:right w:val="none" w:sz="0" w:space="0" w:color="auto"/>
                      </w:divBdr>
                    </w:div>
                  </w:divsChild>
                </w:div>
                <w:div w:id="1530989321">
                  <w:marLeft w:val="0"/>
                  <w:marRight w:val="0"/>
                  <w:marTop w:val="0"/>
                  <w:marBottom w:val="0"/>
                  <w:divBdr>
                    <w:top w:val="none" w:sz="0" w:space="0" w:color="auto"/>
                    <w:left w:val="none" w:sz="0" w:space="0" w:color="auto"/>
                    <w:bottom w:val="none" w:sz="0" w:space="0" w:color="auto"/>
                    <w:right w:val="none" w:sz="0" w:space="0" w:color="auto"/>
                  </w:divBdr>
                  <w:divsChild>
                    <w:div w:id="1766923975">
                      <w:marLeft w:val="0"/>
                      <w:marRight w:val="0"/>
                      <w:marTop w:val="0"/>
                      <w:marBottom w:val="0"/>
                      <w:divBdr>
                        <w:top w:val="none" w:sz="0" w:space="0" w:color="auto"/>
                        <w:left w:val="none" w:sz="0" w:space="0" w:color="auto"/>
                        <w:bottom w:val="none" w:sz="0" w:space="0" w:color="auto"/>
                        <w:right w:val="none" w:sz="0" w:space="0" w:color="auto"/>
                      </w:divBdr>
                    </w:div>
                  </w:divsChild>
                </w:div>
                <w:div w:id="1604219673">
                  <w:marLeft w:val="0"/>
                  <w:marRight w:val="0"/>
                  <w:marTop w:val="0"/>
                  <w:marBottom w:val="0"/>
                  <w:divBdr>
                    <w:top w:val="none" w:sz="0" w:space="0" w:color="auto"/>
                    <w:left w:val="none" w:sz="0" w:space="0" w:color="auto"/>
                    <w:bottom w:val="none" w:sz="0" w:space="0" w:color="auto"/>
                    <w:right w:val="none" w:sz="0" w:space="0" w:color="auto"/>
                  </w:divBdr>
                  <w:divsChild>
                    <w:div w:id="11078302">
                      <w:marLeft w:val="0"/>
                      <w:marRight w:val="0"/>
                      <w:marTop w:val="0"/>
                      <w:marBottom w:val="0"/>
                      <w:divBdr>
                        <w:top w:val="none" w:sz="0" w:space="0" w:color="auto"/>
                        <w:left w:val="none" w:sz="0" w:space="0" w:color="auto"/>
                        <w:bottom w:val="none" w:sz="0" w:space="0" w:color="auto"/>
                        <w:right w:val="none" w:sz="0" w:space="0" w:color="auto"/>
                      </w:divBdr>
                    </w:div>
                    <w:div w:id="796535145">
                      <w:marLeft w:val="0"/>
                      <w:marRight w:val="0"/>
                      <w:marTop w:val="0"/>
                      <w:marBottom w:val="0"/>
                      <w:divBdr>
                        <w:top w:val="none" w:sz="0" w:space="0" w:color="auto"/>
                        <w:left w:val="none" w:sz="0" w:space="0" w:color="auto"/>
                        <w:bottom w:val="none" w:sz="0" w:space="0" w:color="auto"/>
                        <w:right w:val="none" w:sz="0" w:space="0" w:color="auto"/>
                      </w:divBdr>
                    </w:div>
                    <w:div w:id="1426877053">
                      <w:marLeft w:val="0"/>
                      <w:marRight w:val="0"/>
                      <w:marTop w:val="0"/>
                      <w:marBottom w:val="0"/>
                      <w:divBdr>
                        <w:top w:val="none" w:sz="0" w:space="0" w:color="auto"/>
                        <w:left w:val="none" w:sz="0" w:space="0" w:color="auto"/>
                        <w:bottom w:val="none" w:sz="0" w:space="0" w:color="auto"/>
                        <w:right w:val="none" w:sz="0" w:space="0" w:color="auto"/>
                      </w:divBdr>
                    </w:div>
                    <w:div w:id="1763187616">
                      <w:marLeft w:val="0"/>
                      <w:marRight w:val="0"/>
                      <w:marTop w:val="0"/>
                      <w:marBottom w:val="0"/>
                      <w:divBdr>
                        <w:top w:val="none" w:sz="0" w:space="0" w:color="auto"/>
                        <w:left w:val="none" w:sz="0" w:space="0" w:color="auto"/>
                        <w:bottom w:val="none" w:sz="0" w:space="0" w:color="auto"/>
                        <w:right w:val="none" w:sz="0" w:space="0" w:color="auto"/>
                      </w:divBdr>
                    </w:div>
                    <w:div w:id="1958637031">
                      <w:marLeft w:val="0"/>
                      <w:marRight w:val="0"/>
                      <w:marTop w:val="0"/>
                      <w:marBottom w:val="0"/>
                      <w:divBdr>
                        <w:top w:val="none" w:sz="0" w:space="0" w:color="auto"/>
                        <w:left w:val="none" w:sz="0" w:space="0" w:color="auto"/>
                        <w:bottom w:val="none" w:sz="0" w:space="0" w:color="auto"/>
                        <w:right w:val="none" w:sz="0" w:space="0" w:color="auto"/>
                      </w:divBdr>
                    </w:div>
                  </w:divsChild>
                </w:div>
                <w:div w:id="1643072156">
                  <w:marLeft w:val="0"/>
                  <w:marRight w:val="0"/>
                  <w:marTop w:val="0"/>
                  <w:marBottom w:val="0"/>
                  <w:divBdr>
                    <w:top w:val="none" w:sz="0" w:space="0" w:color="auto"/>
                    <w:left w:val="none" w:sz="0" w:space="0" w:color="auto"/>
                    <w:bottom w:val="none" w:sz="0" w:space="0" w:color="auto"/>
                    <w:right w:val="none" w:sz="0" w:space="0" w:color="auto"/>
                  </w:divBdr>
                  <w:divsChild>
                    <w:div w:id="1295983364">
                      <w:marLeft w:val="0"/>
                      <w:marRight w:val="0"/>
                      <w:marTop w:val="0"/>
                      <w:marBottom w:val="0"/>
                      <w:divBdr>
                        <w:top w:val="none" w:sz="0" w:space="0" w:color="auto"/>
                        <w:left w:val="none" w:sz="0" w:space="0" w:color="auto"/>
                        <w:bottom w:val="none" w:sz="0" w:space="0" w:color="auto"/>
                        <w:right w:val="none" w:sz="0" w:space="0" w:color="auto"/>
                      </w:divBdr>
                    </w:div>
                  </w:divsChild>
                </w:div>
                <w:div w:id="1732076997">
                  <w:marLeft w:val="0"/>
                  <w:marRight w:val="0"/>
                  <w:marTop w:val="0"/>
                  <w:marBottom w:val="0"/>
                  <w:divBdr>
                    <w:top w:val="none" w:sz="0" w:space="0" w:color="auto"/>
                    <w:left w:val="none" w:sz="0" w:space="0" w:color="auto"/>
                    <w:bottom w:val="none" w:sz="0" w:space="0" w:color="auto"/>
                    <w:right w:val="none" w:sz="0" w:space="0" w:color="auto"/>
                  </w:divBdr>
                  <w:divsChild>
                    <w:div w:id="953293972">
                      <w:marLeft w:val="0"/>
                      <w:marRight w:val="0"/>
                      <w:marTop w:val="0"/>
                      <w:marBottom w:val="0"/>
                      <w:divBdr>
                        <w:top w:val="none" w:sz="0" w:space="0" w:color="auto"/>
                        <w:left w:val="none" w:sz="0" w:space="0" w:color="auto"/>
                        <w:bottom w:val="none" w:sz="0" w:space="0" w:color="auto"/>
                        <w:right w:val="none" w:sz="0" w:space="0" w:color="auto"/>
                      </w:divBdr>
                    </w:div>
                  </w:divsChild>
                </w:div>
                <w:div w:id="1828203590">
                  <w:marLeft w:val="0"/>
                  <w:marRight w:val="0"/>
                  <w:marTop w:val="0"/>
                  <w:marBottom w:val="0"/>
                  <w:divBdr>
                    <w:top w:val="none" w:sz="0" w:space="0" w:color="auto"/>
                    <w:left w:val="none" w:sz="0" w:space="0" w:color="auto"/>
                    <w:bottom w:val="none" w:sz="0" w:space="0" w:color="auto"/>
                    <w:right w:val="none" w:sz="0" w:space="0" w:color="auto"/>
                  </w:divBdr>
                  <w:divsChild>
                    <w:div w:id="1121194798">
                      <w:marLeft w:val="0"/>
                      <w:marRight w:val="0"/>
                      <w:marTop w:val="0"/>
                      <w:marBottom w:val="0"/>
                      <w:divBdr>
                        <w:top w:val="none" w:sz="0" w:space="0" w:color="auto"/>
                        <w:left w:val="none" w:sz="0" w:space="0" w:color="auto"/>
                        <w:bottom w:val="none" w:sz="0" w:space="0" w:color="auto"/>
                        <w:right w:val="none" w:sz="0" w:space="0" w:color="auto"/>
                      </w:divBdr>
                    </w:div>
                    <w:div w:id="1303121383">
                      <w:marLeft w:val="0"/>
                      <w:marRight w:val="0"/>
                      <w:marTop w:val="0"/>
                      <w:marBottom w:val="0"/>
                      <w:divBdr>
                        <w:top w:val="none" w:sz="0" w:space="0" w:color="auto"/>
                        <w:left w:val="none" w:sz="0" w:space="0" w:color="auto"/>
                        <w:bottom w:val="none" w:sz="0" w:space="0" w:color="auto"/>
                        <w:right w:val="none" w:sz="0" w:space="0" w:color="auto"/>
                      </w:divBdr>
                    </w:div>
                  </w:divsChild>
                </w:div>
                <w:div w:id="1831479472">
                  <w:marLeft w:val="0"/>
                  <w:marRight w:val="0"/>
                  <w:marTop w:val="0"/>
                  <w:marBottom w:val="0"/>
                  <w:divBdr>
                    <w:top w:val="none" w:sz="0" w:space="0" w:color="auto"/>
                    <w:left w:val="none" w:sz="0" w:space="0" w:color="auto"/>
                    <w:bottom w:val="none" w:sz="0" w:space="0" w:color="auto"/>
                    <w:right w:val="none" w:sz="0" w:space="0" w:color="auto"/>
                  </w:divBdr>
                  <w:divsChild>
                    <w:div w:id="1994292549">
                      <w:marLeft w:val="0"/>
                      <w:marRight w:val="0"/>
                      <w:marTop w:val="0"/>
                      <w:marBottom w:val="0"/>
                      <w:divBdr>
                        <w:top w:val="none" w:sz="0" w:space="0" w:color="auto"/>
                        <w:left w:val="none" w:sz="0" w:space="0" w:color="auto"/>
                        <w:bottom w:val="none" w:sz="0" w:space="0" w:color="auto"/>
                        <w:right w:val="none" w:sz="0" w:space="0" w:color="auto"/>
                      </w:divBdr>
                    </w:div>
                  </w:divsChild>
                </w:div>
                <w:div w:id="1853907995">
                  <w:marLeft w:val="0"/>
                  <w:marRight w:val="0"/>
                  <w:marTop w:val="0"/>
                  <w:marBottom w:val="0"/>
                  <w:divBdr>
                    <w:top w:val="none" w:sz="0" w:space="0" w:color="auto"/>
                    <w:left w:val="none" w:sz="0" w:space="0" w:color="auto"/>
                    <w:bottom w:val="none" w:sz="0" w:space="0" w:color="auto"/>
                    <w:right w:val="none" w:sz="0" w:space="0" w:color="auto"/>
                  </w:divBdr>
                  <w:divsChild>
                    <w:div w:id="754979312">
                      <w:marLeft w:val="0"/>
                      <w:marRight w:val="0"/>
                      <w:marTop w:val="0"/>
                      <w:marBottom w:val="0"/>
                      <w:divBdr>
                        <w:top w:val="none" w:sz="0" w:space="0" w:color="auto"/>
                        <w:left w:val="none" w:sz="0" w:space="0" w:color="auto"/>
                        <w:bottom w:val="none" w:sz="0" w:space="0" w:color="auto"/>
                        <w:right w:val="none" w:sz="0" w:space="0" w:color="auto"/>
                      </w:divBdr>
                    </w:div>
                    <w:div w:id="1119452629">
                      <w:marLeft w:val="0"/>
                      <w:marRight w:val="0"/>
                      <w:marTop w:val="0"/>
                      <w:marBottom w:val="0"/>
                      <w:divBdr>
                        <w:top w:val="none" w:sz="0" w:space="0" w:color="auto"/>
                        <w:left w:val="none" w:sz="0" w:space="0" w:color="auto"/>
                        <w:bottom w:val="none" w:sz="0" w:space="0" w:color="auto"/>
                        <w:right w:val="none" w:sz="0" w:space="0" w:color="auto"/>
                      </w:divBdr>
                    </w:div>
                    <w:div w:id="1285193262">
                      <w:marLeft w:val="0"/>
                      <w:marRight w:val="0"/>
                      <w:marTop w:val="0"/>
                      <w:marBottom w:val="0"/>
                      <w:divBdr>
                        <w:top w:val="none" w:sz="0" w:space="0" w:color="auto"/>
                        <w:left w:val="none" w:sz="0" w:space="0" w:color="auto"/>
                        <w:bottom w:val="none" w:sz="0" w:space="0" w:color="auto"/>
                        <w:right w:val="none" w:sz="0" w:space="0" w:color="auto"/>
                      </w:divBdr>
                    </w:div>
                    <w:div w:id="1625577177">
                      <w:marLeft w:val="0"/>
                      <w:marRight w:val="0"/>
                      <w:marTop w:val="0"/>
                      <w:marBottom w:val="0"/>
                      <w:divBdr>
                        <w:top w:val="none" w:sz="0" w:space="0" w:color="auto"/>
                        <w:left w:val="none" w:sz="0" w:space="0" w:color="auto"/>
                        <w:bottom w:val="none" w:sz="0" w:space="0" w:color="auto"/>
                        <w:right w:val="none" w:sz="0" w:space="0" w:color="auto"/>
                      </w:divBdr>
                    </w:div>
                    <w:div w:id="1913389742">
                      <w:marLeft w:val="0"/>
                      <w:marRight w:val="0"/>
                      <w:marTop w:val="0"/>
                      <w:marBottom w:val="0"/>
                      <w:divBdr>
                        <w:top w:val="none" w:sz="0" w:space="0" w:color="auto"/>
                        <w:left w:val="none" w:sz="0" w:space="0" w:color="auto"/>
                        <w:bottom w:val="none" w:sz="0" w:space="0" w:color="auto"/>
                        <w:right w:val="none" w:sz="0" w:space="0" w:color="auto"/>
                      </w:divBdr>
                    </w:div>
                    <w:div w:id="1913468474">
                      <w:marLeft w:val="0"/>
                      <w:marRight w:val="0"/>
                      <w:marTop w:val="0"/>
                      <w:marBottom w:val="0"/>
                      <w:divBdr>
                        <w:top w:val="none" w:sz="0" w:space="0" w:color="auto"/>
                        <w:left w:val="none" w:sz="0" w:space="0" w:color="auto"/>
                        <w:bottom w:val="none" w:sz="0" w:space="0" w:color="auto"/>
                        <w:right w:val="none" w:sz="0" w:space="0" w:color="auto"/>
                      </w:divBdr>
                    </w:div>
                    <w:div w:id="2015571774">
                      <w:marLeft w:val="0"/>
                      <w:marRight w:val="0"/>
                      <w:marTop w:val="0"/>
                      <w:marBottom w:val="0"/>
                      <w:divBdr>
                        <w:top w:val="none" w:sz="0" w:space="0" w:color="auto"/>
                        <w:left w:val="none" w:sz="0" w:space="0" w:color="auto"/>
                        <w:bottom w:val="none" w:sz="0" w:space="0" w:color="auto"/>
                        <w:right w:val="none" w:sz="0" w:space="0" w:color="auto"/>
                      </w:divBdr>
                    </w:div>
                  </w:divsChild>
                </w:div>
                <w:div w:id="1878276735">
                  <w:marLeft w:val="0"/>
                  <w:marRight w:val="0"/>
                  <w:marTop w:val="0"/>
                  <w:marBottom w:val="0"/>
                  <w:divBdr>
                    <w:top w:val="none" w:sz="0" w:space="0" w:color="auto"/>
                    <w:left w:val="none" w:sz="0" w:space="0" w:color="auto"/>
                    <w:bottom w:val="none" w:sz="0" w:space="0" w:color="auto"/>
                    <w:right w:val="none" w:sz="0" w:space="0" w:color="auto"/>
                  </w:divBdr>
                  <w:divsChild>
                    <w:div w:id="20977530">
                      <w:marLeft w:val="0"/>
                      <w:marRight w:val="0"/>
                      <w:marTop w:val="0"/>
                      <w:marBottom w:val="0"/>
                      <w:divBdr>
                        <w:top w:val="none" w:sz="0" w:space="0" w:color="auto"/>
                        <w:left w:val="none" w:sz="0" w:space="0" w:color="auto"/>
                        <w:bottom w:val="none" w:sz="0" w:space="0" w:color="auto"/>
                        <w:right w:val="none" w:sz="0" w:space="0" w:color="auto"/>
                      </w:divBdr>
                    </w:div>
                    <w:div w:id="874390847">
                      <w:marLeft w:val="0"/>
                      <w:marRight w:val="0"/>
                      <w:marTop w:val="0"/>
                      <w:marBottom w:val="0"/>
                      <w:divBdr>
                        <w:top w:val="none" w:sz="0" w:space="0" w:color="auto"/>
                        <w:left w:val="none" w:sz="0" w:space="0" w:color="auto"/>
                        <w:bottom w:val="none" w:sz="0" w:space="0" w:color="auto"/>
                        <w:right w:val="none" w:sz="0" w:space="0" w:color="auto"/>
                      </w:divBdr>
                    </w:div>
                    <w:div w:id="1657220024">
                      <w:marLeft w:val="0"/>
                      <w:marRight w:val="0"/>
                      <w:marTop w:val="0"/>
                      <w:marBottom w:val="0"/>
                      <w:divBdr>
                        <w:top w:val="none" w:sz="0" w:space="0" w:color="auto"/>
                        <w:left w:val="none" w:sz="0" w:space="0" w:color="auto"/>
                        <w:bottom w:val="none" w:sz="0" w:space="0" w:color="auto"/>
                        <w:right w:val="none" w:sz="0" w:space="0" w:color="auto"/>
                      </w:divBdr>
                    </w:div>
                    <w:div w:id="1701708449">
                      <w:marLeft w:val="0"/>
                      <w:marRight w:val="0"/>
                      <w:marTop w:val="0"/>
                      <w:marBottom w:val="0"/>
                      <w:divBdr>
                        <w:top w:val="none" w:sz="0" w:space="0" w:color="auto"/>
                        <w:left w:val="none" w:sz="0" w:space="0" w:color="auto"/>
                        <w:bottom w:val="none" w:sz="0" w:space="0" w:color="auto"/>
                        <w:right w:val="none" w:sz="0" w:space="0" w:color="auto"/>
                      </w:divBdr>
                    </w:div>
                  </w:divsChild>
                </w:div>
                <w:div w:id="1924796512">
                  <w:marLeft w:val="0"/>
                  <w:marRight w:val="0"/>
                  <w:marTop w:val="0"/>
                  <w:marBottom w:val="0"/>
                  <w:divBdr>
                    <w:top w:val="none" w:sz="0" w:space="0" w:color="auto"/>
                    <w:left w:val="none" w:sz="0" w:space="0" w:color="auto"/>
                    <w:bottom w:val="none" w:sz="0" w:space="0" w:color="auto"/>
                    <w:right w:val="none" w:sz="0" w:space="0" w:color="auto"/>
                  </w:divBdr>
                  <w:divsChild>
                    <w:div w:id="928195032">
                      <w:marLeft w:val="0"/>
                      <w:marRight w:val="0"/>
                      <w:marTop w:val="0"/>
                      <w:marBottom w:val="0"/>
                      <w:divBdr>
                        <w:top w:val="none" w:sz="0" w:space="0" w:color="auto"/>
                        <w:left w:val="none" w:sz="0" w:space="0" w:color="auto"/>
                        <w:bottom w:val="none" w:sz="0" w:space="0" w:color="auto"/>
                        <w:right w:val="none" w:sz="0" w:space="0" w:color="auto"/>
                      </w:divBdr>
                    </w:div>
                  </w:divsChild>
                </w:div>
                <w:div w:id="1926066739">
                  <w:marLeft w:val="0"/>
                  <w:marRight w:val="0"/>
                  <w:marTop w:val="0"/>
                  <w:marBottom w:val="0"/>
                  <w:divBdr>
                    <w:top w:val="none" w:sz="0" w:space="0" w:color="auto"/>
                    <w:left w:val="none" w:sz="0" w:space="0" w:color="auto"/>
                    <w:bottom w:val="none" w:sz="0" w:space="0" w:color="auto"/>
                    <w:right w:val="none" w:sz="0" w:space="0" w:color="auto"/>
                  </w:divBdr>
                  <w:divsChild>
                    <w:div w:id="1965043391">
                      <w:marLeft w:val="0"/>
                      <w:marRight w:val="0"/>
                      <w:marTop w:val="0"/>
                      <w:marBottom w:val="0"/>
                      <w:divBdr>
                        <w:top w:val="none" w:sz="0" w:space="0" w:color="auto"/>
                        <w:left w:val="none" w:sz="0" w:space="0" w:color="auto"/>
                        <w:bottom w:val="none" w:sz="0" w:space="0" w:color="auto"/>
                        <w:right w:val="none" w:sz="0" w:space="0" w:color="auto"/>
                      </w:divBdr>
                    </w:div>
                  </w:divsChild>
                </w:div>
                <w:div w:id="1967544052">
                  <w:marLeft w:val="0"/>
                  <w:marRight w:val="0"/>
                  <w:marTop w:val="0"/>
                  <w:marBottom w:val="0"/>
                  <w:divBdr>
                    <w:top w:val="none" w:sz="0" w:space="0" w:color="auto"/>
                    <w:left w:val="none" w:sz="0" w:space="0" w:color="auto"/>
                    <w:bottom w:val="none" w:sz="0" w:space="0" w:color="auto"/>
                    <w:right w:val="none" w:sz="0" w:space="0" w:color="auto"/>
                  </w:divBdr>
                  <w:divsChild>
                    <w:div w:id="86537751">
                      <w:marLeft w:val="0"/>
                      <w:marRight w:val="0"/>
                      <w:marTop w:val="0"/>
                      <w:marBottom w:val="0"/>
                      <w:divBdr>
                        <w:top w:val="none" w:sz="0" w:space="0" w:color="auto"/>
                        <w:left w:val="none" w:sz="0" w:space="0" w:color="auto"/>
                        <w:bottom w:val="none" w:sz="0" w:space="0" w:color="auto"/>
                        <w:right w:val="none" w:sz="0" w:space="0" w:color="auto"/>
                      </w:divBdr>
                    </w:div>
                    <w:div w:id="191038314">
                      <w:marLeft w:val="0"/>
                      <w:marRight w:val="0"/>
                      <w:marTop w:val="0"/>
                      <w:marBottom w:val="0"/>
                      <w:divBdr>
                        <w:top w:val="none" w:sz="0" w:space="0" w:color="auto"/>
                        <w:left w:val="none" w:sz="0" w:space="0" w:color="auto"/>
                        <w:bottom w:val="none" w:sz="0" w:space="0" w:color="auto"/>
                        <w:right w:val="none" w:sz="0" w:space="0" w:color="auto"/>
                      </w:divBdr>
                    </w:div>
                    <w:div w:id="1635867675">
                      <w:marLeft w:val="0"/>
                      <w:marRight w:val="0"/>
                      <w:marTop w:val="0"/>
                      <w:marBottom w:val="0"/>
                      <w:divBdr>
                        <w:top w:val="none" w:sz="0" w:space="0" w:color="auto"/>
                        <w:left w:val="none" w:sz="0" w:space="0" w:color="auto"/>
                        <w:bottom w:val="none" w:sz="0" w:space="0" w:color="auto"/>
                        <w:right w:val="none" w:sz="0" w:space="0" w:color="auto"/>
                      </w:divBdr>
                    </w:div>
                    <w:div w:id="1844317898">
                      <w:marLeft w:val="0"/>
                      <w:marRight w:val="0"/>
                      <w:marTop w:val="0"/>
                      <w:marBottom w:val="0"/>
                      <w:divBdr>
                        <w:top w:val="none" w:sz="0" w:space="0" w:color="auto"/>
                        <w:left w:val="none" w:sz="0" w:space="0" w:color="auto"/>
                        <w:bottom w:val="none" w:sz="0" w:space="0" w:color="auto"/>
                        <w:right w:val="none" w:sz="0" w:space="0" w:color="auto"/>
                      </w:divBdr>
                    </w:div>
                    <w:div w:id="2034570875">
                      <w:marLeft w:val="0"/>
                      <w:marRight w:val="0"/>
                      <w:marTop w:val="0"/>
                      <w:marBottom w:val="0"/>
                      <w:divBdr>
                        <w:top w:val="none" w:sz="0" w:space="0" w:color="auto"/>
                        <w:left w:val="none" w:sz="0" w:space="0" w:color="auto"/>
                        <w:bottom w:val="none" w:sz="0" w:space="0" w:color="auto"/>
                        <w:right w:val="none" w:sz="0" w:space="0" w:color="auto"/>
                      </w:divBdr>
                    </w:div>
                    <w:div w:id="2145806174">
                      <w:marLeft w:val="0"/>
                      <w:marRight w:val="0"/>
                      <w:marTop w:val="0"/>
                      <w:marBottom w:val="0"/>
                      <w:divBdr>
                        <w:top w:val="none" w:sz="0" w:space="0" w:color="auto"/>
                        <w:left w:val="none" w:sz="0" w:space="0" w:color="auto"/>
                        <w:bottom w:val="none" w:sz="0" w:space="0" w:color="auto"/>
                        <w:right w:val="none" w:sz="0" w:space="0" w:color="auto"/>
                      </w:divBdr>
                    </w:div>
                  </w:divsChild>
                </w:div>
                <w:div w:id="2139034234">
                  <w:marLeft w:val="0"/>
                  <w:marRight w:val="0"/>
                  <w:marTop w:val="0"/>
                  <w:marBottom w:val="0"/>
                  <w:divBdr>
                    <w:top w:val="none" w:sz="0" w:space="0" w:color="auto"/>
                    <w:left w:val="none" w:sz="0" w:space="0" w:color="auto"/>
                    <w:bottom w:val="none" w:sz="0" w:space="0" w:color="auto"/>
                    <w:right w:val="none" w:sz="0" w:space="0" w:color="auto"/>
                  </w:divBdr>
                  <w:divsChild>
                    <w:div w:id="165251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855844">
          <w:marLeft w:val="0"/>
          <w:marRight w:val="0"/>
          <w:marTop w:val="0"/>
          <w:marBottom w:val="0"/>
          <w:divBdr>
            <w:top w:val="none" w:sz="0" w:space="0" w:color="auto"/>
            <w:left w:val="none" w:sz="0" w:space="0" w:color="auto"/>
            <w:bottom w:val="none" w:sz="0" w:space="0" w:color="auto"/>
            <w:right w:val="none" w:sz="0" w:space="0" w:color="auto"/>
          </w:divBdr>
          <w:divsChild>
            <w:div w:id="1734084993">
              <w:marLeft w:val="-75"/>
              <w:marRight w:val="0"/>
              <w:marTop w:val="30"/>
              <w:marBottom w:val="30"/>
              <w:divBdr>
                <w:top w:val="none" w:sz="0" w:space="0" w:color="auto"/>
                <w:left w:val="none" w:sz="0" w:space="0" w:color="auto"/>
                <w:bottom w:val="none" w:sz="0" w:space="0" w:color="auto"/>
                <w:right w:val="none" w:sz="0" w:space="0" w:color="auto"/>
              </w:divBdr>
              <w:divsChild>
                <w:div w:id="124928581">
                  <w:marLeft w:val="0"/>
                  <w:marRight w:val="0"/>
                  <w:marTop w:val="0"/>
                  <w:marBottom w:val="0"/>
                  <w:divBdr>
                    <w:top w:val="none" w:sz="0" w:space="0" w:color="auto"/>
                    <w:left w:val="none" w:sz="0" w:space="0" w:color="auto"/>
                    <w:bottom w:val="none" w:sz="0" w:space="0" w:color="auto"/>
                    <w:right w:val="none" w:sz="0" w:space="0" w:color="auto"/>
                  </w:divBdr>
                  <w:divsChild>
                    <w:div w:id="1191340453">
                      <w:marLeft w:val="0"/>
                      <w:marRight w:val="0"/>
                      <w:marTop w:val="0"/>
                      <w:marBottom w:val="0"/>
                      <w:divBdr>
                        <w:top w:val="none" w:sz="0" w:space="0" w:color="auto"/>
                        <w:left w:val="none" w:sz="0" w:space="0" w:color="auto"/>
                        <w:bottom w:val="none" w:sz="0" w:space="0" w:color="auto"/>
                        <w:right w:val="none" w:sz="0" w:space="0" w:color="auto"/>
                      </w:divBdr>
                    </w:div>
                  </w:divsChild>
                </w:div>
                <w:div w:id="315259609">
                  <w:marLeft w:val="0"/>
                  <w:marRight w:val="0"/>
                  <w:marTop w:val="0"/>
                  <w:marBottom w:val="0"/>
                  <w:divBdr>
                    <w:top w:val="none" w:sz="0" w:space="0" w:color="auto"/>
                    <w:left w:val="none" w:sz="0" w:space="0" w:color="auto"/>
                    <w:bottom w:val="none" w:sz="0" w:space="0" w:color="auto"/>
                    <w:right w:val="none" w:sz="0" w:space="0" w:color="auto"/>
                  </w:divBdr>
                  <w:divsChild>
                    <w:div w:id="990913005">
                      <w:marLeft w:val="0"/>
                      <w:marRight w:val="0"/>
                      <w:marTop w:val="0"/>
                      <w:marBottom w:val="0"/>
                      <w:divBdr>
                        <w:top w:val="none" w:sz="0" w:space="0" w:color="auto"/>
                        <w:left w:val="none" w:sz="0" w:space="0" w:color="auto"/>
                        <w:bottom w:val="none" w:sz="0" w:space="0" w:color="auto"/>
                        <w:right w:val="none" w:sz="0" w:space="0" w:color="auto"/>
                      </w:divBdr>
                    </w:div>
                  </w:divsChild>
                </w:div>
                <w:div w:id="349182393">
                  <w:marLeft w:val="0"/>
                  <w:marRight w:val="0"/>
                  <w:marTop w:val="0"/>
                  <w:marBottom w:val="0"/>
                  <w:divBdr>
                    <w:top w:val="none" w:sz="0" w:space="0" w:color="auto"/>
                    <w:left w:val="none" w:sz="0" w:space="0" w:color="auto"/>
                    <w:bottom w:val="none" w:sz="0" w:space="0" w:color="auto"/>
                    <w:right w:val="none" w:sz="0" w:space="0" w:color="auto"/>
                  </w:divBdr>
                  <w:divsChild>
                    <w:div w:id="152140315">
                      <w:marLeft w:val="0"/>
                      <w:marRight w:val="0"/>
                      <w:marTop w:val="0"/>
                      <w:marBottom w:val="0"/>
                      <w:divBdr>
                        <w:top w:val="none" w:sz="0" w:space="0" w:color="auto"/>
                        <w:left w:val="none" w:sz="0" w:space="0" w:color="auto"/>
                        <w:bottom w:val="none" w:sz="0" w:space="0" w:color="auto"/>
                        <w:right w:val="none" w:sz="0" w:space="0" w:color="auto"/>
                      </w:divBdr>
                    </w:div>
                  </w:divsChild>
                </w:div>
                <w:div w:id="362482239">
                  <w:marLeft w:val="0"/>
                  <w:marRight w:val="0"/>
                  <w:marTop w:val="0"/>
                  <w:marBottom w:val="0"/>
                  <w:divBdr>
                    <w:top w:val="none" w:sz="0" w:space="0" w:color="auto"/>
                    <w:left w:val="none" w:sz="0" w:space="0" w:color="auto"/>
                    <w:bottom w:val="none" w:sz="0" w:space="0" w:color="auto"/>
                    <w:right w:val="none" w:sz="0" w:space="0" w:color="auto"/>
                  </w:divBdr>
                  <w:divsChild>
                    <w:div w:id="1220047904">
                      <w:marLeft w:val="0"/>
                      <w:marRight w:val="0"/>
                      <w:marTop w:val="0"/>
                      <w:marBottom w:val="0"/>
                      <w:divBdr>
                        <w:top w:val="none" w:sz="0" w:space="0" w:color="auto"/>
                        <w:left w:val="none" w:sz="0" w:space="0" w:color="auto"/>
                        <w:bottom w:val="none" w:sz="0" w:space="0" w:color="auto"/>
                        <w:right w:val="none" w:sz="0" w:space="0" w:color="auto"/>
                      </w:divBdr>
                    </w:div>
                  </w:divsChild>
                </w:div>
                <w:div w:id="391466278">
                  <w:marLeft w:val="0"/>
                  <w:marRight w:val="0"/>
                  <w:marTop w:val="0"/>
                  <w:marBottom w:val="0"/>
                  <w:divBdr>
                    <w:top w:val="none" w:sz="0" w:space="0" w:color="auto"/>
                    <w:left w:val="none" w:sz="0" w:space="0" w:color="auto"/>
                    <w:bottom w:val="none" w:sz="0" w:space="0" w:color="auto"/>
                    <w:right w:val="none" w:sz="0" w:space="0" w:color="auto"/>
                  </w:divBdr>
                  <w:divsChild>
                    <w:div w:id="262227913">
                      <w:marLeft w:val="0"/>
                      <w:marRight w:val="0"/>
                      <w:marTop w:val="0"/>
                      <w:marBottom w:val="0"/>
                      <w:divBdr>
                        <w:top w:val="none" w:sz="0" w:space="0" w:color="auto"/>
                        <w:left w:val="none" w:sz="0" w:space="0" w:color="auto"/>
                        <w:bottom w:val="none" w:sz="0" w:space="0" w:color="auto"/>
                        <w:right w:val="none" w:sz="0" w:space="0" w:color="auto"/>
                      </w:divBdr>
                    </w:div>
                  </w:divsChild>
                </w:div>
                <w:div w:id="482939485">
                  <w:marLeft w:val="0"/>
                  <w:marRight w:val="0"/>
                  <w:marTop w:val="0"/>
                  <w:marBottom w:val="0"/>
                  <w:divBdr>
                    <w:top w:val="none" w:sz="0" w:space="0" w:color="auto"/>
                    <w:left w:val="none" w:sz="0" w:space="0" w:color="auto"/>
                    <w:bottom w:val="none" w:sz="0" w:space="0" w:color="auto"/>
                    <w:right w:val="none" w:sz="0" w:space="0" w:color="auto"/>
                  </w:divBdr>
                  <w:divsChild>
                    <w:div w:id="1315913786">
                      <w:marLeft w:val="0"/>
                      <w:marRight w:val="0"/>
                      <w:marTop w:val="0"/>
                      <w:marBottom w:val="0"/>
                      <w:divBdr>
                        <w:top w:val="none" w:sz="0" w:space="0" w:color="auto"/>
                        <w:left w:val="none" w:sz="0" w:space="0" w:color="auto"/>
                        <w:bottom w:val="none" w:sz="0" w:space="0" w:color="auto"/>
                        <w:right w:val="none" w:sz="0" w:space="0" w:color="auto"/>
                      </w:divBdr>
                    </w:div>
                  </w:divsChild>
                </w:div>
                <w:div w:id="548299862">
                  <w:marLeft w:val="0"/>
                  <w:marRight w:val="0"/>
                  <w:marTop w:val="0"/>
                  <w:marBottom w:val="0"/>
                  <w:divBdr>
                    <w:top w:val="none" w:sz="0" w:space="0" w:color="auto"/>
                    <w:left w:val="none" w:sz="0" w:space="0" w:color="auto"/>
                    <w:bottom w:val="none" w:sz="0" w:space="0" w:color="auto"/>
                    <w:right w:val="none" w:sz="0" w:space="0" w:color="auto"/>
                  </w:divBdr>
                  <w:divsChild>
                    <w:div w:id="434862406">
                      <w:marLeft w:val="0"/>
                      <w:marRight w:val="0"/>
                      <w:marTop w:val="0"/>
                      <w:marBottom w:val="0"/>
                      <w:divBdr>
                        <w:top w:val="none" w:sz="0" w:space="0" w:color="auto"/>
                        <w:left w:val="none" w:sz="0" w:space="0" w:color="auto"/>
                        <w:bottom w:val="none" w:sz="0" w:space="0" w:color="auto"/>
                        <w:right w:val="none" w:sz="0" w:space="0" w:color="auto"/>
                      </w:divBdr>
                    </w:div>
                  </w:divsChild>
                </w:div>
                <w:div w:id="574631930">
                  <w:marLeft w:val="0"/>
                  <w:marRight w:val="0"/>
                  <w:marTop w:val="0"/>
                  <w:marBottom w:val="0"/>
                  <w:divBdr>
                    <w:top w:val="none" w:sz="0" w:space="0" w:color="auto"/>
                    <w:left w:val="none" w:sz="0" w:space="0" w:color="auto"/>
                    <w:bottom w:val="none" w:sz="0" w:space="0" w:color="auto"/>
                    <w:right w:val="none" w:sz="0" w:space="0" w:color="auto"/>
                  </w:divBdr>
                  <w:divsChild>
                    <w:div w:id="445999626">
                      <w:marLeft w:val="0"/>
                      <w:marRight w:val="0"/>
                      <w:marTop w:val="0"/>
                      <w:marBottom w:val="0"/>
                      <w:divBdr>
                        <w:top w:val="none" w:sz="0" w:space="0" w:color="auto"/>
                        <w:left w:val="none" w:sz="0" w:space="0" w:color="auto"/>
                        <w:bottom w:val="none" w:sz="0" w:space="0" w:color="auto"/>
                        <w:right w:val="none" w:sz="0" w:space="0" w:color="auto"/>
                      </w:divBdr>
                    </w:div>
                  </w:divsChild>
                </w:div>
                <w:div w:id="621419423">
                  <w:marLeft w:val="0"/>
                  <w:marRight w:val="0"/>
                  <w:marTop w:val="0"/>
                  <w:marBottom w:val="0"/>
                  <w:divBdr>
                    <w:top w:val="none" w:sz="0" w:space="0" w:color="auto"/>
                    <w:left w:val="none" w:sz="0" w:space="0" w:color="auto"/>
                    <w:bottom w:val="none" w:sz="0" w:space="0" w:color="auto"/>
                    <w:right w:val="none" w:sz="0" w:space="0" w:color="auto"/>
                  </w:divBdr>
                  <w:divsChild>
                    <w:div w:id="19934682">
                      <w:marLeft w:val="0"/>
                      <w:marRight w:val="0"/>
                      <w:marTop w:val="0"/>
                      <w:marBottom w:val="0"/>
                      <w:divBdr>
                        <w:top w:val="none" w:sz="0" w:space="0" w:color="auto"/>
                        <w:left w:val="none" w:sz="0" w:space="0" w:color="auto"/>
                        <w:bottom w:val="none" w:sz="0" w:space="0" w:color="auto"/>
                        <w:right w:val="none" w:sz="0" w:space="0" w:color="auto"/>
                      </w:divBdr>
                    </w:div>
                  </w:divsChild>
                </w:div>
                <w:div w:id="655383738">
                  <w:marLeft w:val="0"/>
                  <w:marRight w:val="0"/>
                  <w:marTop w:val="0"/>
                  <w:marBottom w:val="0"/>
                  <w:divBdr>
                    <w:top w:val="none" w:sz="0" w:space="0" w:color="auto"/>
                    <w:left w:val="none" w:sz="0" w:space="0" w:color="auto"/>
                    <w:bottom w:val="none" w:sz="0" w:space="0" w:color="auto"/>
                    <w:right w:val="none" w:sz="0" w:space="0" w:color="auto"/>
                  </w:divBdr>
                  <w:divsChild>
                    <w:div w:id="982153319">
                      <w:marLeft w:val="0"/>
                      <w:marRight w:val="0"/>
                      <w:marTop w:val="0"/>
                      <w:marBottom w:val="0"/>
                      <w:divBdr>
                        <w:top w:val="none" w:sz="0" w:space="0" w:color="auto"/>
                        <w:left w:val="none" w:sz="0" w:space="0" w:color="auto"/>
                        <w:bottom w:val="none" w:sz="0" w:space="0" w:color="auto"/>
                        <w:right w:val="none" w:sz="0" w:space="0" w:color="auto"/>
                      </w:divBdr>
                    </w:div>
                  </w:divsChild>
                </w:div>
                <w:div w:id="697773776">
                  <w:marLeft w:val="0"/>
                  <w:marRight w:val="0"/>
                  <w:marTop w:val="0"/>
                  <w:marBottom w:val="0"/>
                  <w:divBdr>
                    <w:top w:val="none" w:sz="0" w:space="0" w:color="auto"/>
                    <w:left w:val="none" w:sz="0" w:space="0" w:color="auto"/>
                    <w:bottom w:val="none" w:sz="0" w:space="0" w:color="auto"/>
                    <w:right w:val="none" w:sz="0" w:space="0" w:color="auto"/>
                  </w:divBdr>
                  <w:divsChild>
                    <w:div w:id="1129472802">
                      <w:marLeft w:val="0"/>
                      <w:marRight w:val="0"/>
                      <w:marTop w:val="0"/>
                      <w:marBottom w:val="0"/>
                      <w:divBdr>
                        <w:top w:val="none" w:sz="0" w:space="0" w:color="auto"/>
                        <w:left w:val="none" w:sz="0" w:space="0" w:color="auto"/>
                        <w:bottom w:val="none" w:sz="0" w:space="0" w:color="auto"/>
                        <w:right w:val="none" w:sz="0" w:space="0" w:color="auto"/>
                      </w:divBdr>
                    </w:div>
                  </w:divsChild>
                </w:div>
                <w:div w:id="819422639">
                  <w:marLeft w:val="0"/>
                  <w:marRight w:val="0"/>
                  <w:marTop w:val="0"/>
                  <w:marBottom w:val="0"/>
                  <w:divBdr>
                    <w:top w:val="none" w:sz="0" w:space="0" w:color="auto"/>
                    <w:left w:val="none" w:sz="0" w:space="0" w:color="auto"/>
                    <w:bottom w:val="none" w:sz="0" w:space="0" w:color="auto"/>
                    <w:right w:val="none" w:sz="0" w:space="0" w:color="auto"/>
                  </w:divBdr>
                  <w:divsChild>
                    <w:div w:id="373971829">
                      <w:marLeft w:val="0"/>
                      <w:marRight w:val="0"/>
                      <w:marTop w:val="0"/>
                      <w:marBottom w:val="0"/>
                      <w:divBdr>
                        <w:top w:val="none" w:sz="0" w:space="0" w:color="auto"/>
                        <w:left w:val="none" w:sz="0" w:space="0" w:color="auto"/>
                        <w:bottom w:val="none" w:sz="0" w:space="0" w:color="auto"/>
                        <w:right w:val="none" w:sz="0" w:space="0" w:color="auto"/>
                      </w:divBdr>
                    </w:div>
                  </w:divsChild>
                </w:div>
                <w:div w:id="936986261">
                  <w:marLeft w:val="0"/>
                  <w:marRight w:val="0"/>
                  <w:marTop w:val="0"/>
                  <w:marBottom w:val="0"/>
                  <w:divBdr>
                    <w:top w:val="none" w:sz="0" w:space="0" w:color="auto"/>
                    <w:left w:val="none" w:sz="0" w:space="0" w:color="auto"/>
                    <w:bottom w:val="none" w:sz="0" w:space="0" w:color="auto"/>
                    <w:right w:val="none" w:sz="0" w:space="0" w:color="auto"/>
                  </w:divBdr>
                  <w:divsChild>
                    <w:div w:id="260142096">
                      <w:marLeft w:val="0"/>
                      <w:marRight w:val="0"/>
                      <w:marTop w:val="0"/>
                      <w:marBottom w:val="0"/>
                      <w:divBdr>
                        <w:top w:val="none" w:sz="0" w:space="0" w:color="auto"/>
                        <w:left w:val="none" w:sz="0" w:space="0" w:color="auto"/>
                        <w:bottom w:val="none" w:sz="0" w:space="0" w:color="auto"/>
                        <w:right w:val="none" w:sz="0" w:space="0" w:color="auto"/>
                      </w:divBdr>
                    </w:div>
                  </w:divsChild>
                </w:div>
                <w:div w:id="1094548933">
                  <w:marLeft w:val="0"/>
                  <w:marRight w:val="0"/>
                  <w:marTop w:val="0"/>
                  <w:marBottom w:val="0"/>
                  <w:divBdr>
                    <w:top w:val="none" w:sz="0" w:space="0" w:color="auto"/>
                    <w:left w:val="none" w:sz="0" w:space="0" w:color="auto"/>
                    <w:bottom w:val="none" w:sz="0" w:space="0" w:color="auto"/>
                    <w:right w:val="none" w:sz="0" w:space="0" w:color="auto"/>
                  </w:divBdr>
                  <w:divsChild>
                    <w:div w:id="1115174183">
                      <w:marLeft w:val="0"/>
                      <w:marRight w:val="0"/>
                      <w:marTop w:val="0"/>
                      <w:marBottom w:val="0"/>
                      <w:divBdr>
                        <w:top w:val="none" w:sz="0" w:space="0" w:color="auto"/>
                        <w:left w:val="none" w:sz="0" w:space="0" w:color="auto"/>
                        <w:bottom w:val="none" w:sz="0" w:space="0" w:color="auto"/>
                        <w:right w:val="none" w:sz="0" w:space="0" w:color="auto"/>
                      </w:divBdr>
                    </w:div>
                  </w:divsChild>
                </w:div>
                <w:div w:id="1164707312">
                  <w:marLeft w:val="0"/>
                  <w:marRight w:val="0"/>
                  <w:marTop w:val="0"/>
                  <w:marBottom w:val="0"/>
                  <w:divBdr>
                    <w:top w:val="none" w:sz="0" w:space="0" w:color="auto"/>
                    <w:left w:val="none" w:sz="0" w:space="0" w:color="auto"/>
                    <w:bottom w:val="none" w:sz="0" w:space="0" w:color="auto"/>
                    <w:right w:val="none" w:sz="0" w:space="0" w:color="auto"/>
                  </w:divBdr>
                  <w:divsChild>
                    <w:div w:id="1880699005">
                      <w:marLeft w:val="0"/>
                      <w:marRight w:val="0"/>
                      <w:marTop w:val="0"/>
                      <w:marBottom w:val="0"/>
                      <w:divBdr>
                        <w:top w:val="none" w:sz="0" w:space="0" w:color="auto"/>
                        <w:left w:val="none" w:sz="0" w:space="0" w:color="auto"/>
                        <w:bottom w:val="none" w:sz="0" w:space="0" w:color="auto"/>
                        <w:right w:val="none" w:sz="0" w:space="0" w:color="auto"/>
                      </w:divBdr>
                    </w:div>
                  </w:divsChild>
                </w:div>
                <w:div w:id="1173496371">
                  <w:marLeft w:val="0"/>
                  <w:marRight w:val="0"/>
                  <w:marTop w:val="0"/>
                  <w:marBottom w:val="0"/>
                  <w:divBdr>
                    <w:top w:val="none" w:sz="0" w:space="0" w:color="auto"/>
                    <w:left w:val="none" w:sz="0" w:space="0" w:color="auto"/>
                    <w:bottom w:val="none" w:sz="0" w:space="0" w:color="auto"/>
                    <w:right w:val="none" w:sz="0" w:space="0" w:color="auto"/>
                  </w:divBdr>
                  <w:divsChild>
                    <w:div w:id="311492780">
                      <w:marLeft w:val="0"/>
                      <w:marRight w:val="0"/>
                      <w:marTop w:val="0"/>
                      <w:marBottom w:val="0"/>
                      <w:divBdr>
                        <w:top w:val="none" w:sz="0" w:space="0" w:color="auto"/>
                        <w:left w:val="none" w:sz="0" w:space="0" w:color="auto"/>
                        <w:bottom w:val="none" w:sz="0" w:space="0" w:color="auto"/>
                        <w:right w:val="none" w:sz="0" w:space="0" w:color="auto"/>
                      </w:divBdr>
                    </w:div>
                  </w:divsChild>
                </w:div>
                <w:div w:id="1249079652">
                  <w:marLeft w:val="0"/>
                  <w:marRight w:val="0"/>
                  <w:marTop w:val="0"/>
                  <w:marBottom w:val="0"/>
                  <w:divBdr>
                    <w:top w:val="none" w:sz="0" w:space="0" w:color="auto"/>
                    <w:left w:val="none" w:sz="0" w:space="0" w:color="auto"/>
                    <w:bottom w:val="none" w:sz="0" w:space="0" w:color="auto"/>
                    <w:right w:val="none" w:sz="0" w:space="0" w:color="auto"/>
                  </w:divBdr>
                  <w:divsChild>
                    <w:div w:id="546717892">
                      <w:marLeft w:val="0"/>
                      <w:marRight w:val="0"/>
                      <w:marTop w:val="0"/>
                      <w:marBottom w:val="0"/>
                      <w:divBdr>
                        <w:top w:val="none" w:sz="0" w:space="0" w:color="auto"/>
                        <w:left w:val="none" w:sz="0" w:space="0" w:color="auto"/>
                        <w:bottom w:val="none" w:sz="0" w:space="0" w:color="auto"/>
                        <w:right w:val="none" w:sz="0" w:space="0" w:color="auto"/>
                      </w:divBdr>
                    </w:div>
                  </w:divsChild>
                </w:div>
                <w:div w:id="1351444901">
                  <w:marLeft w:val="0"/>
                  <w:marRight w:val="0"/>
                  <w:marTop w:val="0"/>
                  <w:marBottom w:val="0"/>
                  <w:divBdr>
                    <w:top w:val="none" w:sz="0" w:space="0" w:color="auto"/>
                    <w:left w:val="none" w:sz="0" w:space="0" w:color="auto"/>
                    <w:bottom w:val="none" w:sz="0" w:space="0" w:color="auto"/>
                    <w:right w:val="none" w:sz="0" w:space="0" w:color="auto"/>
                  </w:divBdr>
                  <w:divsChild>
                    <w:div w:id="1660428829">
                      <w:marLeft w:val="0"/>
                      <w:marRight w:val="0"/>
                      <w:marTop w:val="0"/>
                      <w:marBottom w:val="0"/>
                      <w:divBdr>
                        <w:top w:val="none" w:sz="0" w:space="0" w:color="auto"/>
                        <w:left w:val="none" w:sz="0" w:space="0" w:color="auto"/>
                        <w:bottom w:val="none" w:sz="0" w:space="0" w:color="auto"/>
                        <w:right w:val="none" w:sz="0" w:space="0" w:color="auto"/>
                      </w:divBdr>
                    </w:div>
                  </w:divsChild>
                </w:div>
                <w:div w:id="1453670718">
                  <w:marLeft w:val="0"/>
                  <w:marRight w:val="0"/>
                  <w:marTop w:val="0"/>
                  <w:marBottom w:val="0"/>
                  <w:divBdr>
                    <w:top w:val="none" w:sz="0" w:space="0" w:color="auto"/>
                    <w:left w:val="none" w:sz="0" w:space="0" w:color="auto"/>
                    <w:bottom w:val="none" w:sz="0" w:space="0" w:color="auto"/>
                    <w:right w:val="none" w:sz="0" w:space="0" w:color="auto"/>
                  </w:divBdr>
                  <w:divsChild>
                    <w:div w:id="123738256">
                      <w:marLeft w:val="0"/>
                      <w:marRight w:val="0"/>
                      <w:marTop w:val="0"/>
                      <w:marBottom w:val="0"/>
                      <w:divBdr>
                        <w:top w:val="none" w:sz="0" w:space="0" w:color="auto"/>
                        <w:left w:val="none" w:sz="0" w:space="0" w:color="auto"/>
                        <w:bottom w:val="none" w:sz="0" w:space="0" w:color="auto"/>
                        <w:right w:val="none" w:sz="0" w:space="0" w:color="auto"/>
                      </w:divBdr>
                    </w:div>
                  </w:divsChild>
                </w:div>
                <w:div w:id="1541743445">
                  <w:marLeft w:val="0"/>
                  <w:marRight w:val="0"/>
                  <w:marTop w:val="0"/>
                  <w:marBottom w:val="0"/>
                  <w:divBdr>
                    <w:top w:val="none" w:sz="0" w:space="0" w:color="auto"/>
                    <w:left w:val="none" w:sz="0" w:space="0" w:color="auto"/>
                    <w:bottom w:val="none" w:sz="0" w:space="0" w:color="auto"/>
                    <w:right w:val="none" w:sz="0" w:space="0" w:color="auto"/>
                  </w:divBdr>
                  <w:divsChild>
                    <w:div w:id="235626301">
                      <w:marLeft w:val="0"/>
                      <w:marRight w:val="0"/>
                      <w:marTop w:val="0"/>
                      <w:marBottom w:val="0"/>
                      <w:divBdr>
                        <w:top w:val="none" w:sz="0" w:space="0" w:color="auto"/>
                        <w:left w:val="none" w:sz="0" w:space="0" w:color="auto"/>
                        <w:bottom w:val="none" w:sz="0" w:space="0" w:color="auto"/>
                        <w:right w:val="none" w:sz="0" w:space="0" w:color="auto"/>
                      </w:divBdr>
                    </w:div>
                  </w:divsChild>
                </w:div>
                <w:div w:id="1652979448">
                  <w:marLeft w:val="0"/>
                  <w:marRight w:val="0"/>
                  <w:marTop w:val="0"/>
                  <w:marBottom w:val="0"/>
                  <w:divBdr>
                    <w:top w:val="none" w:sz="0" w:space="0" w:color="auto"/>
                    <w:left w:val="none" w:sz="0" w:space="0" w:color="auto"/>
                    <w:bottom w:val="none" w:sz="0" w:space="0" w:color="auto"/>
                    <w:right w:val="none" w:sz="0" w:space="0" w:color="auto"/>
                  </w:divBdr>
                  <w:divsChild>
                    <w:div w:id="510335544">
                      <w:marLeft w:val="0"/>
                      <w:marRight w:val="0"/>
                      <w:marTop w:val="0"/>
                      <w:marBottom w:val="0"/>
                      <w:divBdr>
                        <w:top w:val="none" w:sz="0" w:space="0" w:color="auto"/>
                        <w:left w:val="none" w:sz="0" w:space="0" w:color="auto"/>
                        <w:bottom w:val="none" w:sz="0" w:space="0" w:color="auto"/>
                        <w:right w:val="none" w:sz="0" w:space="0" w:color="auto"/>
                      </w:divBdr>
                    </w:div>
                  </w:divsChild>
                </w:div>
                <w:div w:id="1783648310">
                  <w:marLeft w:val="0"/>
                  <w:marRight w:val="0"/>
                  <w:marTop w:val="0"/>
                  <w:marBottom w:val="0"/>
                  <w:divBdr>
                    <w:top w:val="none" w:sz="0" w:space="0" w:color="auto"/>
                    <w:left w:val="none" w:sz="0" w:space="0" w:color="auto"/>
                    <w:bottom w:val="none" w:sz="0" w:space="0" w:color="auto"/>
                    <w:right w:val="none" w:sz="0" w:space="0" w:color="auto"/>
                  </w:divBdr>
                  <w:divsChild>
                    <w:div w:id="1446923576">
                      <w:marLeft w:val="0"/>
                      <w:marRight w:val="0"/>
                      <w:marTop w:val="0"/>
                      <w:marBottom w:val="0"/>
                      <w:divBdr>
                        <w:top w:val="none" w:sz="0" w:space="0" w:color="auto"/>
                        <w:left w:val="none" w:sz="0" w:space="0" w:color="auto"/>
                        <w:bottom w:val="none" w:sz="0" w:space="0" w:color="auto"/>
                        <w:right w:val="none" w:sz="0" w:space="0" w:color="auto"/>
                      </w:divBdr>
                    </w:div>
                  </w:divsChild>
                </w:div>
                <w:div w:id="1804232321">
                  <w:marLeft w:val="0"/>
                  <w:marRight w:val="0"/>
                  <w:marTop w:val="0"/>
                  <w:marBottom w:val="0"/>
                  <w:divBdr>
                    <w:top w:val="none" w:sz="0" w:space="0" w:color="auto"/>
                    <w:left w:val="none" w:sz="0" w:space="0" w:color="auto"/>
                    <w:bottom w:val="none" w:sz="0" w:space="0" w:color="auto"/>
                    <w:right w:val="none" w:sz="0" w:space="0" w:color="auto"/>
                  </w:divBdr>
                  <w:divsChild>
                    <w:div w:id="1843274984">
                      <w:marLeft w:val="0"/>
                      <w:marRight w:val="0"/>
                      <w:marTop w:val="0"/>
                      <w:marBottom w:val="0"/>
                      <w:divBdr>
                        <w:top w:val="none" w:sz="0" w:space="0" w:color="auto"/>
                        <w:left w:val="none" w:sz="0" w:space="0" w:color="auto"/>
                        <w:bottom w:val="none" w:sz="0" w:space="0" w:color="auto"/>
                        <w:right w:val="none" w:sz="0" w:space="0" w:color="auto"/>
                      </w:divBdr>
                    </w:div>
                  </w:divsChild>
                </w:div>
                <w:div w:id="1913196559">
                  <w:marLeft w:val="0"/>
                  <w:marRight w:val="0"/>
                  <w:marTop w:val="0"/>
                  <w:marBottom w:val="0"/>
                  <w:divBdr>
                    <w:top w:val="none" w:sz="0" w:space="0" w:color="auto"/>
                    <w:left w:val="none" w:sz="0" w:space="0" w:color="auto"/>
                    <w:bottom w:val="none" w:sz="0" w:space="0" w:color="auto"/>
                    <w:right w:val="none" w:sz="0" w:space="0" w:color="auto"/>
                  </w:divBdr>
                  <w:divsChild>
                    <w:div w:id="308479196">
                      <w:marLeft w:val="0"/>
                      <w:marRight w:val="0"/>
                      <w:marTop w:val="0"/>
                      <w:marBottom w:val="0"/>
                      <w:divBdr>
                        <w:top w:val="none" w:sz="0" w:space="0" w:color="auto"/>
                        <w:left w:val="none" w:sz="0" w:space="0" w:color="auto"/>
                        <w:bottom w:val="none" w:sz="0" w:space="0" w:color="auto"/>
                        <w:right w:val="none" w:sz="0" w:space="0" w:color="auto"/>
                      </w:divBdr>
                    </w:div>
                  </w:divsChild>
                </w:div>
                <w:div w:id="1957591826">
                  <w:marLeft w:val="0"/>
                  <w:marRight w:val="0"/>
                  <w:marTop w:val="0"/>
                  <w:marBottom w:val="0"/>
                  <w:divBdr>
                    <w:top w:val="none" w:sz="0" w:space="0" w:color="auto"/>
                    <w:left w:val="none" w:sz="0" w:space="0" w:color="auto"/>
                    <w:bottom w:val="none" w:sz="0" w:space="0" w:color="auto"/>
                    <w:right w:val="none" w:sz="0" w:space="0" w:color="auto"/>
                  </w:divBdr>
                  <w:divsChild>
                    <w:div w:id="23508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419083">
          <w:marLeft w:val="0"/>
          <w:marRight w:val="0"/>
          <w:marTop w:val="0"/>
          <w:marBottom w:val="0"/>
          <w:divBdr>
            <w:top w:val="none" w:sz="0" w:space="0" w:color="auto"/>
            <w:left w:val="none" w:sz="0" w:space="0" w:color="auto"/>
            <w:bottom w:val="none" w:sz="0" w:space="0" w:color="auto"/>
            <w:right w:val="none" w:sz="0" w:space="0" w:color="auto"/>
          </w:divBdr>
        </w:div>
        <w:div w:id="1058475331">
          <w:marLeft w:val="0"/>
          <w:marRight w:val="0"/>
          <w:marTop w:val="0"/>
          <w:marBottom w:val="0"/>
          <w:divBdr>
            <w:top w:val="none" w:sz="0" w:space="0" w:color="auto"/>
            <w:left w:val="none" w:sz="0" w:space="0" w:color="auto"/>
            <w:bottom w:val="none" w:sz="0" w:space="0" w:color="auto"/>
            <w:right w:val="none" w:sz="0" w:space="0" w:color="auto"/>
          </w:divBdr>
        </w:div>
        <w:div w:id="1667124420">
          <w:marLeft w:val="0"/>
          <w:marRight w:val="0"/>
          <w:marTop w:val="0"/>
          <w:marBottom w:val="0"/>
          <w:divBdr>
            <w:top w:val="none" w:sz="0" w:space="0" w:color="auto"/>
            <w:left w:val="none" w:sz="0" w:space="0" w:color="auto"/>
            <w:bottom w:val="none" w:sz="0" w:space="0" w:color="auto"/>
            <w:right w:val="none" w:sz="0" w:space="0" w:color="auto"/>
          </w:divBdr>
        </w:div>
        <w:div w:id="1755709699">
          <w:marLeft w:val="0"/>
          <w:marRight w:val="0"/>
          <w:marTop w:val="0"/>
          <w:marBottom w:val="0"/>
          <w:divBdr>
            <w:top w:val="none" w:sz="0" w:space="0" w:color="auto"/>
            <w:left w:val="none" w:sz="0" w:space="0" w:color="auto"/>
            <w:bottom w:val="none" w:sz="0" w:space="0" w:color="auto"/>
            <w:right w:val="none" w:sz="0" w:space="0" w:color="auto"/>
          </w:divBdr>
        </w:div>
        <w:div w:id="1818255181">
          <w:marLeft w:val="0"/>
          <w:marRight w:val="0"/>
          <w:marTop w:val="0"/>
          <w:marBottom w:val="0"/>
          <w:divBdr>
            <w:top w:val="none" w:sz="0" w:space="0" w:color="auto"/>
            <w:left w:val="none" w:sz="0" w:space="0" w:color="auto"/>
            <w:bottom w:val="none" w:sz="0" w:space="0" w:color="auto"/>
            <w:right w:val="none" w:sz="0" w:space="0" w:color="auto"/>
          </w:divBdr>
        </w:div>
      </w:divsChild>
    </w:div>
    <w:div w:id="204488495">
      <w:bodyDiv w:val="1"/>
      <w:marLeft w:val="0"/>
      <w:marRight w:val="0"/>
      <w:marTop w:val="0"/>
      <w:marBottom w:val="0"/>
      <w:divBdr>
        <w:top w:val="none" w:sz="0" w:space="0" w:color="auto"/>
        <w:left w:val="none" w:sz="0" w:space="0" w:color="auto"/>
        <w:bottom w:val="none" w:sz="0" w:space="0" w:color="auto"/>
        <w:right w:val="none" w:sz="0" w:space="0" w:color="auto"/>
      </w:divBdr>
      <w:divsChild>
        <w:div w:id="349255790">
          <w:marLeft w:val="0"/>
          <w:marRight w:val="0"/>
          <w:marTop w:val="0"/>
          <w:marBottom w:val="0"/>
          <w:divBdr>
            <w:top w:val="none" w:sz="0" w:space="0" w:color="auto"/>
            <w:left w:val="none" w:sz="0" w:space="0" w:color="auto"/>
            <w:bottom w:val="none" w:sz="0" w:space="0" w:color="auto"/>
            <w:right w:val="none" w:sz="0" w:space="0" w:color="auto"/>
          </w:divBdr>
        </w:div>
        <w:div w:id="546600235">
          <w:marLeft w:val="0"/>
          <w:marRight w:val="0"/>
          <w:marTop w:val="0"/>
          <w:marBottom w:val="0"/>
          <w:divBdr>
            <w:top w:val="none" w:sz="0" w:space="0" w:color="auto"/>
            <w:left w:val="none" w:sz="0" w:space="0" w:color="auto"/>
            <w:bottom w:val="none" w:sz="0" w:space="0" w:color="auto"/>
            <w:right w:val="none" w:sz="0" w:space="0" w:color="auto"/>
          </w:divBdr>
        </w:div>
        <w:div w:id="623930115">
          <w:marLeft w:val="0"/>
          <w:marRight w:val="0"/>
          <w:marTop w:val="0"/>
          <w:marBottom w:val="0"/>
          <w:divBdr>
            <w:top w:val="none" w:sz="0" w:space="0" w:color="auto"/>
            <w:left w:val="none" w:sz="0" w:space="0" w:color="auto"/>
            <w:bottom w:val="none" w:sz="0" w:space="0" w:color="auto"/>
            <w:right w:val="none" w:sz="0" w:space="0" w:color="auto"/>
          </w:divBdr>
        </w:div>
        <w:div w:id="901063587">
          <w:marLeft w:val="0"/>
          <w:marRight w:val="0"/>
          <w:marTop w:val="0"/>
          <w:marBottom w:val="0"/>
          <w:divBdr>
            <w:top w:val="none" w:sz="0" w:space="0" w:color="auto"/>
            <w:left w:val="none" w:sz="0" w:space="0" w:color="auto"/>
            <w:bottom w:val="none" w:sz="0" w:space="0" w:color="auto"/>
            <w:right w:val="none" w:sz="0" w:space="0" w:color="auto"/>
          </w:divBdr>
        </w:div>
        <w:div w:id="915631454">
          <w:marLeft w:val="0"/>
          <w:marRight w:val="0"/>
          <w:marTop w:val="0"/>
          <w:marBottom w:val="0"/>
          <w:divBdr>
            <w:top w:val="none" w:sz="0" w:space="0" w:color="auto"/>
            <w:left w:val="none" w:sz="0" w:space="0" w:color="auto"/>
            <w:bottom w:val="none" w:sz="0" w:space="0" w:color="auto"/>
            <w:right w:val="none" w:sz="0" w:space="0" w:color="auto"/>
          </w:divBdr>
        </w:div>
        <w:div w:id="1113865910">
          <w:marLeft w:val="0"/>
          <w:marRight w:val="0"/>
          <w:marTop w:val="0"/>
          <w:marBottom w:val="0"/>
          <w:divBdr>
            <w:top w:val="none" w:sz="0" w:space="0" w:color="auto"/>
            <w:left w:val="none" w:sz="0" w:space="0" w:color="auto"/>
            <w:bottom w:val="none" w:sz="0" w:space="0" w:color="auto"/>
            <w:right w:val="none" w:sz="0" w:space="0" w:color="auto"/>
          </w:divBdr>
        </w:div>
        <w:div w:id="1215389708">
          <w:marLeft w:val="0"/>
          <w:marRight w:val="0"/>
          <w:marTop w:val="0"/>
          <w:marBottom w:val="0"/>
          <w:divBdr>
            <w:top w:val="none" w:sz="0" w:space="0" w:color="auto"/>
            <w:left w:val="none" w:sz="0" w:space="0" w:color="auto"/>
            <w:bottom w:val="none" w:sz="0" w:space="0" w:color="auto"/>
            <w:right w:val="none" w:sz="0" w:space="0" w:color="auto"/>
          </w:divBdr>
        </w:div>
        <w:div w:id="1381368461">
          <w:marLeft w:val="0"/>
          <w:marRight w:val="0"/>
          <w:marTop w:val="0"/>
          <w:marBottom w:val="0"/>
          <w:divBdr>
            <w:top w:val="none" w:sz="0" w:space="0" w:color="auto"/>
            <w:left w:val="none" w:sz="0" w:space="0" w:color="auto"/>
            <w:bottom w:val="none" w:sz="0" w:space="0" w:color="auto"/>
            <w:right w:val="none" w:sz="0" w:space="0" w:color="auto"/>
          </w:divBdr>
          <w:divsChild>
            <w:div w:id="959142960">
              <w:marLeft w:val="-75"/>
              <w:marRight w:val="0"/>
              <w:marTop w:val="30"/>
              <w:marBottom w:val="30"/>
              <w:divBdr>
                <w:top w:val="none" w:sz="0" w:space="0" w:color="auto"/>
                <w:left w:val="none" w:sz="0" w:space="0" w:color="auto"/>
                <w:bottom w:val="none" w:sz="0" w:space="0" w:color="auto"/>
                <w:right w:val="none" w:sz="0" w:space="0" w:color="auto"/>
              </w:divBdr>
              <w:divsChild>
                <w:div w:id="2319415">
                  <w:marLeft w:val="0"/>
                  <w:marRight w:val="0"/>
                  <w:marTop w:val="0"/>
                  <w:marBottom w:val="0"/>
                  <w:divBdr>
                    <w:top w:val="none" w:sz="0" w:space="0" w:color="auto"/>
                    <w:left w:val="none" w:sz="0" w:space="0" w:color="auto"/>
                    <w:bottom w:val="none" w:sz="0" w:space="0" w:color="auto"/>
                    <w:right w:val="none" w:sz="0" w:space="0" w:color="auto"/>
                  </w:divBdr>
                  <w:divsChild>
                    <w:div w:id="848525494">
                      <w:marLeft w:val="0"/>
                      <w:marRight w:val="0"/>
                      <w:marTop w:val="0"/>
                      <w:marBottom w:val="0"/>
                      <w:divBdr>
                        <w:top w:val="none" w:sz="0" w:space="0" w:color="auto"/>
                        <w:left w:val="none" w:sz="0" w:space="0" w:color="auto"/>
                        <w:bottom w:val="none" w:sz="0" w:space="0" w:color="auto"/>
                        <w:right w:val="none" w:sz="0" w:space="0" w:color="auto"/>
                      </w:divBdr>
                    </w:div>
                  </w:divsChild>
                </w:div>
                <w:div w:id="10887299">
                  <w:marLeft w:val="0"/>
                  <w:marRight w:val="0"/>
                  <w:marTop w:val="0"/>
                  <w:marBottom w:val="0"/>
                  <w:divBdr>
                    <w:top w:val="none" w:sz="0" w:space="0" w:color="auto"/>
                    <w:left w:val="none" w:sz="0" w:space="0" w:color="auto"/>
                    <w:bottom w:val="none" w:sz="0" w:space="0" w:color="auto"/>
                    <w:right w:val="none" w:sz="0" w:space="0" w:color="auto"/>
                  </w:divBdr>
                  <w:divsChild>
                    <w:div w:id="700546637">
                      <w:marLeft w:val="0"/>
                      <w:marRight w:val="0"/>
                      <w:marTop w:val="0"/>
                      <w:marBottom w:val="0"/>
                      <w:divBdr>
                        <w:top w:val="none" w:sz="0" w:space="0" w:color="auto"/>
                        <w:left w:val="none" w:sz="0" w:space="0" w:color="auto"/>
                        <w:bottom w:val="none" w:sz="0" w:space="0" w:color="auto"/>
                        <w:right w:val="none" w:sz="0" w:space="0" w:color="auto"/>
                      </w:divBdr>
                    </w:div>
                  </w:divsChild>
                </w:div>
                <w:div w:id="20936267">
                  <w:marLeft w:val="0"/>
                  <w:marRight w:val="0"/>
                  <w:marTop w:val="0"/>
                  <w:marBottom w:val="0"/>
                  <w:divBdr>
                    <w:top w:val="none" w:sz="0" w:space="0" w:color="auto"/>
                    <w:left w:val="none" w:sz="0" w:space="0" w:color="auto"/>
                    <w:bottom w:val="none" w:sz="0" w:space="0" w:color="auto"/>
                    <w:right w:val="none" w:sz="0" w:space="0" w:color="auto"/>
                  </w:divBdr>
                  <w:divsChild>
                    <w:div w:id="257761349">
                      <w:marLeft w:val="0"/>
                      <w:marRight w:val="0"/>
                      <w:marTop w:val="0"/>
                      <w:marBottom w:val="0"/>
                      <w:divBdr>
                        <w:top w:val="none" w:sz="0" w:space="0" w:color="auto"/>
                        <w:left w:val="none" w:sz="0" w:space="0" w:color="auto"/>
                        <w:bottom w:val="none" w:sz="0" w:space="0" w:color="auto"/>
                        <w:right w:val="none" w:sz="0" w:space="0" w:color="auto"/>
                      </w:divBdr>
                    </w:div>
                  </w:divsChild>
                </w:div>
                <w:div w:id="31422581">
                  <w:marLeft w:val="0"/>
                  <w:marRight w:val="0"/>
                  <w:marTop w:val="0"/>
                  <w:marBottom w:val="0"/>
                  <w:divBdr>
                    <w:top w:val="none" w:sz="0" w:space="0" w:color="auto"/>
                    <w:left w:val="none" w:sz="0" w:space="0" w:color="auto"/>
                    <w:bottom w:val="none" w:sz="0" w:space="0" w:color="auto"/>
                    <w:right w:val="none" w:sz="0" w:space="0" w:color="auto"/>
                  </w:divBdr>
                  <w:divsChild>
                    <w:div w:id="1135292990">
                      <w:marLeft w:val="0"/>
                      <w:marRight w:val="0"/>
                      <w:marTop w:val="0"/>
                      <w:marBottom w:val="0"/>
                      <w:divBdr>
                        <w:top w:val="none" w:sz="0" w:space="0" w:color="auto"/>
                        <w:left w:val="none" w:sz="0" w:space="0" w:color="auto"/>
                        <w:bottom w:val="none" w:sz="0" w:space="0" w:color="auto"/>
                        <w:right w:val="none" w:sz="0" w:space="0" w:color="auto"/>
                      </w:divBdr>
                    </w:div>
                  </w:divsChild>
                </w:div>
                <w:div w:id="40642348">
                  <w:marLeft w:val="0"/>
                  <w:marRight w:val="0"/>
                  <w:marTop w:val="0"/>
                  <w:marBottom w:val="0"/>
                  <w:divBdr>
                    <w:top w:val="none" w:sz="0" w:space="0" w:color="auto"/>
                    <w:left w:val="none" w:sz="0" w:space="0" w:color="auto"/>
                    <w:bottom w:val="none" w:sz="0" w:space="0" w:color="auto"/>
                    <w:right w:val="none" w:sz="0" w:space="0" w:color="auto"/>
                  </w:divBdr>
                  <w:divsChild>
                    <w:div w:id="184365770">
                      <w:marLeft w:val="0"/>
                      <w:marRight w:val="0"/>
                      <w:marTop w:val="0"/>
                      <w:marBottom w:val="0"/>
                      <w:divBdr>
                        <w:top w:val="none" w:sz="0" w:space="0" w:color="auto"/>
                        <w:left w:val="none" w:sz="0" w:space="0" w:color="auto"/>
                        <w:bottom w:val="none" w:sz="0" w:space="0" w:color="auto"/>
                        <w:right w:val="none" w:sz="0" w:space="0" w:color="auto"/>
                      </w:divBdr>
                    </w:div>
                  </w:divsChild>
                </w:div>
                <w:div w:id="46271225">
                  <w:marLeft w:val="0"/>
                  <w:marRight w:val="0"/>
                  <w:marTop w:val="0"/>
                  <w:marBottom w:val="0"/>
                  <w:divBdr>
                    <w:top w:val="none" w:sz="0" w:space="0" w:color="auto"/>
                    <w:left w:val="none" w:sz="0" w:space="0" w:color="auto"/>
                    <w:bottom w:val="none" w:sz="0" w:space="0" w:color="auto"/>
                    <w:right w:val="none" w:sz="0" w:space="0" w:color="auto"/>
                  </w:divBdr>
                  <w:divsChild>
                    <w:div w:id="1210453660">
                      <w:marLeft w:val="0"/>
                      <w:marRight w:val="0"/>
                      <w:marTop w:val="0"/>
                      <w:marBottom w:val="0"/>
                      <w:divBdr>
                        <w:top w:val="none" w:sz="0" w:space="0" w:color="auto"/>
                        <w:left w:val="none" w:sz="0" w:space="0" w:color="auto"/>
                        <w:bottom w:val="none" w:sz="0" w:space="0" w:color="auto"/>
                        <w:right w:val="none" w:sz="0" w:space="0" w:color="auto"/>
                      </w:divBdr>
                    </w:div>
                  </w:divsChild>
                </w:div>
                <w:div w:id="78258553">
                  <w:marLeft w:val="0"/>
                  <w:marRight w:val="0"/>
                  <w:marTop w:val="0"/>
                  <w:marBottom w:val="0"/>
                  <w:divBdr>
                    <w:top w:val="none" w:sz="0" w:space="0" w:color="auto"/>
                    <w:left w:val="none" w:sz="0" w:space="0" w:color="auto"/>
                    <w:bottom w:val="none" w:sz="0" w:space="0" w:color="auto"/>
                    <w:right w:val="none" w:sz="0" w:space="0" w:color="auto"/>
                  </w:divBdr>
                  <w:divsChild>
                    <w:div w:id="1807165309">
                      <w:marLeft w:val="0"/>
                      <w:marRight w:val="0"/>
                      <w:marTop w:val="0"/>
                      <w:marBottom w:val="0"/>
                      <w:divBdr>
                        <w:top w:val="none" w:sz="0" w:space="0" w:color="auto"/>
                        <w:left w:val="none" w:sz="0" w:space="0" w:color="auto"/>
                        <w:bottom w:val="none" w:sz="0" w:space="0" w:color="auto"/>
                        <w:right w:val="none" w:sz="0" w:space="0" w:color="auto"/>
                      </w:divBdr>
                    </w:div>
                  </w:divsChild>
                </w:div>
                <w:div w:id="111481843">
                  <w:marLeft w:val="0"/>
                  <w:marRight w:val="0"/>
                  <w:marTop w:val="0"/>
                  <w:marBottom w:val="0"/>
                  <w:divBdr>
                    <w:top w:val="none" w:sz="0" w:space="0" w:color="auto"/>
                    <w:left w:val="none" w:sz="0" w:space="0" w:color="auto"/>
                    <w:bottom w:val="none" w:sz="0" w:space="0" w:color="auto"/>
                    <w:right w:val="none" w:sz="0" w:space="0" w:color="auto"/>
                  </w:divBdr>
                  <w:divsChild>
                    <w:div w:id="2026321857">
                      <w:marLeft w:val="0"/>
                      <w:marRight w:val="0"/>
                      <w:marTop w:val="0"/>
                      <w:marBottom w:val="0"/>
                      <w:divBdr>
                        <w:top w:val="none" w:sz="0" w:space="0" w:color="auto"/>
                        <w:left w:val="none" w:sz="0" w:space="0" w:color="auto"/>
                        <w:bottom w:val="none" w:sz="0" w:space="0" w:color="auto"/>
                        <w:right w:val="none" w:sz="0" w:space="0" w:color="auto"/>
                      </w:divBdr>
                    </w:div>
                  </w:divsChild>
                </w:div>
                <w:div w:id="128324741">
                  <w:marLeft w:val="0"/>
                  <w:marRight w:val="0"/>
                  <w:marTop w:val="0"/>
                  <w:marBottom w:val="0"/>
                  <w:divBdr>
                    <w:top w:val="none" w:sz="0" w:space="0" w:color="auto"/>
                    <w:left w:val="none" w:sz="0" w:space="0" w:color="auto"/>
                    <w:bottom w:val="none" w:sz="0" w:space="0" w:color="auto"/>
                    <w:right w:val="none" w:sz="0" w:space="0" w:color="auto"/>
                  </w:divBdr>
                  <w:divsChild>
                    <w:div w:id="169225643">
                      <w:marLeft w:val="0"/>
                      <w:marRight w:val="0"/>
                      <w:marTop w:val="0"/>
                      <w:marBottom w:val="0"/>
                      <w:divBdr>
                        <w:top w:val="none" w:sz="0" w:space="0" w:color="auto"/>
                        <w:left w:val="none" w:sz="0" w:space="0" w:color="auto"/>
                        <w:bottom w:val="none" w:sz="0" w:space="0" w:color="auto"/>
                        <w:right w:val="none" w:sz="0" w:space="0" w:color="auto"/>
                      </w:divBdr>
                    </w:div>
                  </w:divsChild>
                </w:div>
                <w:div w:id="135612440">
                  <w:marLeft w:val="0"/>
                  <w:marRight w:val="0"/>
                  <w:marTop w:val="0"/>
                  <w:marBottom w:val="0"/>
                  <w:divBdr>
                    <w:top w:val="none" w:sz="0" w:space="0" w:color="auto"/>
                    <w:left w:val="none" w:sz="0" w:space="0" w:color="auto"/>
                    <w:bottom w:val="none" w:sz="0" w:space="0" w:color="auto"/>
                    <w:right w:val="none" w:sz="0" w:space="0" w:color="auto"/>
                  </w:divBdr>
                  <w:divsChild>
                    <w:div w:id="90469584">
                      <w:marLeft w:val="0"/>
                      <w:marRight w:val="0"/>
                      <w:marTop w:val="0"/>
                      <w:marBottom w:val="0"/>
                      <w:divBdr>
                        <w:top w:val="none" w:sz="0" w:space="0" w:color="auto"/>
                        <w:left w:val="none" w:sz="0" w:space="0" w:color="auto"/>
                        <w:bottom w:val="none" w:sz="0" w:space="0" w:color="auto"/>
                        <w:right w:val="none" w:sz="0" w:space="0" w:color="auto"/>
                      </w:divBdr>
                    </w:div>
                  </w:divsChild>
                </w:div>
                <w:div w:id="169296879">
                  <w:marLeft w:val="0"/>
                  <w:marRight w:val="0"/>
                  <w:marTop w:val="0"/>
                  <w:marBottom w:val="0"/>
                  <w:divBdr>
                    <w:top w:val="none" w:sz="0" w:space="0" w:color="auto"/>
                    <w:left w:val="none" w:sz="0" w:space="0" w:color="auto"/>
                    <w:bottom w:val="none" w:sz="0" w:space="0" w:color="auto"/>
                    <w:right w:val="none" w:sz="0" w:space="0" w:color="auto"/>
                  </w:divBdr>
                  <w:divsChild>
                    <w:div w:id="746923191">
                      <w:marLeft w:val="0"/>
                      <w:marRight w:val="0"/>
                      <w:marTop w:val="0"/>
                      <w:marBottom w:val="0"/>
                      <w:divBdr>
                        <w:top w:val="none" w:sz="0" w:space="0" w:color="auto"/>
                        <w:left w:val="none" w:sz="0" w:space="0" w:color="auto"/>
                        <w:bottom w:val="none" w:sz="0" w:space="0" w:color="auto"/>
                        <w:right w:val="none" w:sz="0" w:space="0" w:color="auto"/>
                      </w:divBdr>
                    </w:div>
                  </w:divsChild>
                </w:div>
                <w:div w:id="171725536">
                  <w:marLeft w:val="0"/>
                  <w:marRight w:val="0"/>
                  <w:marTop w:val="0"/>
                  <w:marBottom w:val="0"/>
                  <w:divBdr>
                    <w:top w:val="none" w:sz="0" w:space="0" w:color="auto"/>
                    <w:left w:val="none" w:sz="0" w:space="0" w:color="auto"/>
                    <w:bottom w:val="none" w:sz="0" w:space="0" w:color="auto"/>
                    <w:right w:val="none" w:sz="0" w:space="0" w:color="auto"/>
                  </w:divBdr>
                  <w:divsChild>
                    <w:div w:id="820849233">
                      <w:marLeft w:val="0"/>
                      <w:marRight w:val="0"/>
                      <w:marTop w:val="0"/>
                      <w:marBottom w:val="0"/>
                      <w:divBdr>
                        <w:top w:val="none" w:sz="0" w:space="0" w:color="auto"/>
                        <w:left w:val="none" w:sz="0" w:space="0" w:color="auto"/>
                        <w:bottom w:val="none" w:sz="0" w:space="0" w:color="auto"/>
                        <w:right w:val="none" w:sz="0" w:space="0" w:color="auto"/>
                      </w:divBdr>
                    </w:div>
                  </w:divsChild>
                </w:div>
                <w:div w:id="181675562">
                  <w:marLeft w:val="0"/>
                  <w:marRight w:val="0"/>
                  <w:marTop w:val="0"/>
                  <w:marBottom w:val="0"/>
                  <w:divBdr>
                    <w:top w:val="none" w:sz="0" w:space="0" w:color="auto"/>
                    <w:left w:val="none" w:sz="0" w:space="0" w:color="auto"/>
                    <w:bottom w:val="none" w:sz="0" w:space="0" w:color="auto"/>
                    <w:right w:val="none" w:sz="0" w:space="0" w:color="auto"/>
                  </w:divBdr>
                  <w:divsChild>
                    <w:div w:id="2126387375">
                      <w:marLeft w:val="0"/>
                      <w:marRight w:val="0"/>
                      <w:marTop w:val="0"/>
                      <w:marBottom w:val="0"/>
                      <w:divBdr>
                        <w:top w:val="none" w:sz="0" w:space="0" w:color="auto"/>
                        <w:left w:val="none" w:sz="0" w:space="0" w:color="auto"/>
                        <w:bottom w:val="none" w:sz="0" w:space="0" w:color="auto"/>
                        <w:right w:val="none" w:sz="0" w:space="0" w:color="auto"/>
                      </w:divBdr>
                    </w:div>
                  </w:divsChild>
                </w:div>
                <w:div w:id="217055704">
                  <w:marLeft w:val="0"/>
                  <w:marRight w:val="0"/>
                  <w:marTop w:val="0"/>
                  <w:marBottom w:val="0"/>
                  <w:divBdr>
                    <w:top w:val="none" w:sz="0" w:space="0" w:color="auto"/>
                    <w:left w:val="none" w:sz="0" w:space="0" w:color="auto"/>
                    <w:bottom w:val="none" w:sz="0" w:space="0" w:color="auto"/>
                    <w:right w:val="none" w:sz="0" w:space="0" w:color="auto"/>
                  </w:divBdr>
                  <w:divsChild>
                    <w:div w:id="1581476617">
                      <w:marLeft w:val="0"/>
                      <w:marRight w:val="0"/>
                      <w:marTop w:val="0"/>
                      <w:marBottom w:val="0"/>
                      <w:divBdr>
                        <w:top w:val="none" w:sz="0" w:space="0" w:color="auto"/>
                        <w:left w:val="none" w:sz="0" w:space="0" w:color="auto"/>
                        <w:bottom w:val="none" w:sz="0" w:space="0" w:color="auto"/>
                        <w:right w:val="none" w:sz="0" w:space="0" w:color="auto"/>
                      </w:divBdr>
                    </w:div>
                    <w:div w:id="1879387576">
                      <w:marLeft w:val="0"/>
                      <w:marRight w:val="0"/>
                      <w:marTop w:val="0"/>
                      <w:marBottom w:val="0"/>
                      <w:divBdr>
                        <w:top w:val="none" w:sz="0" w:space="0" w:color="auto"/>
                        <w:left w:val="none" w:sz="0" w:space="0" w:color="auto"/>
                        <w:bottom w:val="none" w:sz="0" w:space="0" w:color="auto"/>
                        <w:right w:val="none" w:sz="0" w:space="0" w:color="auto"/>
                      </w:divBdr>
                    </w:div>
                  </w:divsChild>
                </w:div>
                <w:div w:id="221328608">
                  <w:marLeft w:val="0"/>
                  <w:marRight w:val="0"/>
                  <w:marTop w:val="0"/>
                  <w:marBottom w:val="0"/>
                  <w:divBdr>
                    <w:top w:val="none" w:sz="0" w:space="0" w:color="auto"/>
                    <w:left w:val="none" w:sz="0" w:space="0" w:color="auto"/>
                    <w:bottom w:val="none" w:sz="0" w:space="0" w:color="auto"/>
                    <w:right w:val="none" w:sz="0" w:space="0" w:color="auto"/>
                  </w:divBdr>
                  <w:divsChild>
                    <w:div w:id="110059337">
                      <w:marLeft w:val="0"/>
                      <w:marRight w:val="0"/>
                      <w:marTop w:val="0"/>
                      <w:marBottom w:val="0"/>
                      <w:divBdr>
                        <w:top w:val="none" w:sz="0" w:space="0" w:color="auto"/>
                        <w:left w:val="none" w:sz="0" w:space="0" w:color="auto"/>
                        <w:bottom w:val="none" w:sz="0" w:space="0" w:color="auto"/>
                        <w:right w:val="none" w:sz="0" w:space="0" w:color="auto"/>
                      </w:divBdr>
                    </w:div>
                  </w:divsChild>
                </w:div>
                <w:div w:id="224073461">
                  <w:marLeft w:val="0"/>
                  <w:marRight w:val="0"/>
                  <w:marTop w:val="0"/>
                  <w:marBottom w:val="0"/>
                  <w:divBdr>
                    <w:top w:val="none" w:sz="0" w:space="0" w:color="auto"/>
                    <w:left w:val="none" w:sz="0" w:space="0" w:color="auto"/>
                    <w:bottom w:val="none" w:sz="0" w:space="0" w:color="auto"/>
                    <w:right w:val="none" w:sz="0" w:space="0" w:color="auto"/>
                  </w:divBdr>
                  <w:divsChild>
                    <w:div w:id="107360166">
                      <w:marLeft w:val="0"/>
                      <w:marRight w:val="0"/>
                      <w:marTop w:val="0"/>
                      <w:marBottom w:val="0"/>
                      <w:divBdr>
                        <w:top w:val="none" w:sz="0" w:space="0" w:color="auto"/>
                        <w:left w:val="none" w:sz="0" w:space="0" w:color="auto"/>
                        <w:bottom w:val="none" w:sz="0" w:space="0" w:color="auto"/>
                        <w:right w:val="none" w:sz="0" w:space="0" w:color="auto"/>
                      </w:divBdr>
                    </w:div>
                  </w:divsChild>
                </w:div>
                <w:div w:id="229468789">
                  <w:marLeft w:val="0"/>
                  <w:marRight w:val="0"/>
                  <w:marTop w:val="0"/>
                  <w:marBottom w:val="0"/>
                  <w:divBdr>
                    <w:top w:val="none" w:sz="0" w:space="0" w:color="auto"/>
                    <w:left w:val="none" w:sz="0" w:space="0" w:color="auto"/>
                    <w:bottom w:val="none" w:sz="0" w:space="0" w:color="auto"/>
                    <w:right w:val="none" w:sz="0" w:space="0" w:color="auto"/>
                  </w:divBdr>
                  <w:divsChild>
                    <w:div w:id="722414368">
                      <w:marLeft w:val="0"/>
                      <w:marRight w:val="0"/>
                      <w:marTop w:val="0"/>
                      <w:marBottom w:val="0"/>
                      <w:divBdr>
                        <w:top w:val="none" w:sz="0" w:space="0" w:color="auto"/>
                        <w:left w:val="none" w:sz="0" w:space="0" w:color="auto"/>
                        <w:bottom w:val="none" w:sz="0" w:space="0" w:color="auto"/>
                        <w:right w:val="none" w:sz="0" w:space="0" w:color="auto"/>
                      </w:divBdr>
                    </w:div>
                  </w:divsChild>
                </w:div>
                <w:div w:id="237599862">
                  <w:marLeft w:val="0"/>
                  <w:marRight w:val="0"/>
                  <w:marTop w:val="0"/>
                  <w:marBottom w:val="0"/>
                  <w:divBdr>
                    <w:top w:val="none" w:sz="0" w:space="0" w:color="auto"/>
                    <w:left w:val="none" w:sz="0" w:space="0" w:color="auto"/>
                    <w:bottom w:val="none" w:sz="0" w:space="0" w:color="auto"/>
                    <w:right w:val="none" w:sz="0" w:space="0" w:color="auto"/>
                  </w:divBdr>
                  <w:divsChild>
                    <w:div w:id="1147748894">
                      <w:marLeft w:val="0"/>
                      <w:marRight w:val="0"/>
                      <w:marTop w:val="0"/>
                      <w:marBottom w:val="0"/>
                      <w:divBdr>
                        <w:top w:val="none" w:sz="0" w:space="0" w:color="auto"/>
                        <w:left w:val="none" w:sz="0" w:space="0" w:color="auto"/>
                        <w:bottom w:val="none" w:sz="0" w:space="0" w:color="auto"/>
                        <w:right w:val="none" w:sz="0" w:space="0" w:color="auto"/>
                      </w:divBdr>
                    </w:div>
                  </w:divsChild>
                </w:div>
                <w:div w:id="257644718">
                  <w:marLeft w:val="0"/>
                  <w:marRight w:val="0"/>
                  <w:marTop w:val="0"/>
                  <w:marBottom w:val="0"/>
                  <w:divBdr>
                    <w:top w:val="none" w:sz="0" w:space="0" w:color="auto"/>
                    <w:left w:val="none" w:sz="0" w:space="0" w:color="auto"/>
                    <w:bottom w:val="none" w:sz="0" w:space="0" w:color="auto"/>
                    <w:right w:val="none" w:sz="0" w:space="0" w:color="auto"/>
                  </w:divBdr>
                  <w:divsChild>
                    <w:div w:id="1337998734">
                      <w:marLeft w:val="0"/>
                      <w:marRight w:val="0"/>
                      <w:marTop w:val="0"/>
                      <w:marBottom w:val="0"/>
                      <w:divBdr>
                        <w:top w:val="none" w:sz="0" w:space="0" w:color="auto"/>
                        <w:left w:val="none" w:sz="0" w:space="0" w:color="auto"/>
                        <w:bottom w:val="none" w:sz="0" w:space="0" w:color="auto"/>
                        <w:right w:val="none" w:sz="0" w:space="0" w:color="auto"/>
                      </w:divBdr>
                    </w:div>
                  </w:divsChild>
                </w:div>
                <w:div w:id="278033086">
                  <w:marLeft w:val="0"/>
                  <w:marRight w:val="0"/>
                  <w:marTop w:val="0"/>
                  <w:marBottom w:val="0"/>
                  <w:divBdr>
                    <w:top w:val="none" w:sz="0" w:space="0" w:color="auto"/>
                    <w:left w:val="none" w:sz="0" w:space="0" w:color="auto"/>
                    <w:bottom w:val="none" w:sz="0" w:space="0" w:color="auto"/>
                    <w:right w:val="none" w:sz="0" w:space="0" w:color="auto"/>
                  </w:divBdr>
                  <w:divsChild>
                    <w:div w:id="1389569571">
                      <w:marLeft w:val="0"/>
                      <w:marRight w:val="0"/>
                      <w:marTop w:val="0"/>
                      <w:marBottom w:val="0"/>
                      <w:divBdr>
                        <w:top w:val="none" w:sz="0" w:space="0" w:color="auto"/>
                        <w:left w:val="none" w:sz="0" w:space="0" w:color="auto"/>
                        <w:bottom w:val="none" w:sz="0" w:space="0" w:color="auto"/>
                        <w:right w:val="none" w:sz="0" w:space="0" w:color="auto"/>
                      </w:divBdr>
                    </w:div>
                  </w:divsChild>
                </w:div>
                <w:div w:id="290599729">
                  <w:marLeft w:val="0"/>
                  <w:marRight w:val="0"/>
                  <w:marTop w:val="0"/>
                  <w:marBottom w:val="0"/>
                  <w:divBdr>
                    <w:top w:val="none" w:sz="0" w:space="0" w:color="auto"/>
                    <w:left w:val="none" w:sz="0" w:space="0" w:color="auto"/>
                    <w:bottom w:val="none" w:sz="0" w:space="0" w:color="auto"/>
                    <w:right w:val="none" w:sz="0" w:space="0" w:color="auto"/>
                  </w:divBdr>
                  <w:divsChild>
                    <w:div w:id="447820464">
                      <w:marLeft w:val="0"/>
                      <w:marRight w:val="0"/>
                      <w:marTop w:val="0"/>
                      <w:marBottom w:val="0"/>
                      <w:divBdr>
                        <w:top w:val="none" w:sz="0" w:space="0" w:color="auto"/>
                        <w:left w:val="none" w:sz="0" w:space="0" w:color="auto"/>
                        <w:bottom w:val="none" w:sz="0" w:space="0" w:color="auto"/>
                        <w:right w:val="none" w:sz="0" w:space="0" w:color="auto"/>
                      </w:divBdr>
                    </w:div>
                  </w:divsChild>
                </w:div>
                <w:div w:id="295641449">
                  <w:marLeft w:val="0"/>
                  <w:marRight w:val="0"/>
                  <w:marTop w:val="0"/>
                  <w:marBottom w:val="0"/>
                  <w:divBdr>
                    <w:top w:val="none" w:sz="0" w:space="0" w:color="auto"/>
                    <w:left w:val="none" w:sz="0" w:space="0" w:color="auto"/>
                    <w:bottom w:val="none" w:sz="0" w:space="0" w:color="auto"/>
                    <w:right w:val="none" w:sz="0" w:space="0" w:color="auto"/>
                  </w:divBdr>
                  <w:divsChild>
                    <w:div w:id="592470857">
                      <w:marLeft w:val="0"/>
                      <w:marRight w:val="0"/>
                      <w:marTop w:val="0"/>
                      <w:marBottom w:val="0"/>
                      <w:divBdr>
                        <w:top w:val="none" w:sz="0" w:space="0" w:color="auto"/>
                        <w:left w:val="none" w:sz="0" w:space="0" w:color="auto"/>
                        <w:bottom w:val="none" w:sz="0" w:space="0" w:color="auto"/>
                        <w:right w:val="none" w:sz="0" w:space="0" w:color="auto"/>
                      </w:divBdr>
                    </w:div>
                  </w:divsChild>
                </w:div>
                <w:div w:id="320937256">
                  <w:marLeft w:val="0"/>
                  <w:marRight w:val="0"/>
                  <w:marTop w:val="0"/>
                  <w:marBottom w:val="0"/>
                  <w:divBdr>
                    <w:top w:val="none" w:sz="0" w:space="0" w:color="auto"/>
                    <w:left w:val="none" w:sz="0" w:space="0" w:color="auto"/>
                    <w:bottom w:val="none" w:sz="0" w:space="0" w:color="auto"/>
                    <w:right w:val="none" w:sz="0" w:space="0" w:color="auto"/>
                  </w:divBdr>
                  <w:divsChild>
                    <w:div w:id="1405184111">
                      <w:marLeft w:val="0"/>
                      <w:marRight w:val="0"/>
                      <w:marTop w:val="0"/>
                      <w:marBottom w:val="0"/>
                      <w:divBdr>
                        <w:top w:val="none" w:sz="0" w:space="0" w:color="auto"/>
                        <w:left w:val="none" w:sz="0" w:space="0" w:color="auto"/>
                        <w:bottom w:val="none" w:sz="0" w:space="0" w:color="auto"/>
                        <w:right w:val="none" w:sz="0" w:space="0" w:color="auto"/>
                      </w:divBdr>
                    </w:div>
                  </w:divsChild>
                </w:div>
                <w:div w:id="328296115">
                  <w:marLeft w:val="0"/>
                  <w:marRight w:val="0"/>
                  <w:marTop w:val="0"/>
                  <w:marBottom w:val="0"/>
                  <w:divBdr>
                    <w:top w:val="none" w:sz="0" w:space="0" w:color="auto"/>
                    <w:left w:val="none" w:sz="0" w:space="0" w:color="auto"/>
                    <w:bottom w:val="none" w:sz="0" w:space="0" w:color="auto"/>
                    <w:right w:val="none" w:sz="0" w:space="0" w:color="auto"/>
                  </w:divBdr>
                  <w:divsChild>
                    <w:div w:id="1165391927">
                      <w:marLeft w:val="0"/>
                      <w:marRight w:val="0"/>
                      <w:marTop w:val="0"/>
                      <w:marBottom w:val="0"/>
                      <w:divBdr>
                        <w:top w:val="none" w:sz="0" w:space="0" w:color="auto"/>
                        <w:left w:val="none" w:sz="0" w:space="0" w:color="auto"/>
                        <w:bottom w:val="none" w:sz="0" w:space="0" w:color="auto"/>
                        <w:right w:val="none" w:sz="0" w:space="0" w:color="auto"/>
                      </w:divBdr>
                    </w:div>
                  </w:divsChild>
                </w:div>
                <w:div w:id="340085969">
                  <w:marLeft w:val="0"/>
                  <w:marRight w:val="0"/>
                  <w:marTop w:val="0"/>
                  <w:marBottom w:val="0"/>
                  <w:divBdr>
                    <w:top w:val="none" w:sz="0" w:space="0" w:color="auto"/>
                    <w:left w:val="none" w:sz="0" w:space="0" w:color="auto"/>
                    <w:bottom w:val="none" w:sz="0" w:space="0" w:color="auto"/>
                    <w:right w:val="none" w:sz="0" w:space="0" w:color="auto"/>
                  </w:divBdr>
                  <w:divsChild>
                    <w:div w:id="843276035">
                      <w:marLeft w:val="0"/>
                      <w:marRight w:val="0"/>
                      <w:marTop w:val="0"/>
                      <w:marBottom w:val="0"/>
                      <w:divBdr>
                        <w:top w:val="none" w:sz="0" w:space="0" w:color="auto"/>
                        <w:left w:val="none" w:sz="0" w:space="0" w:color="auto"/>
                        <w:bottom w:val="none" w:sz="0" w:space="0" w:color="auto"/>
                        <w:right w:val="none" w:sz="0" w:space="0" w:color="auto"/>
                      </w:divBdr>
                    </w:div>
                  </w:divsChild>
                </w:div>
                <w:div w:id="344092061">
                  <w:marLeft w:val="0"/>
                  <w:marRight w:val="0"/>
                  <w:marTop w:val="0"/>
                  <w:marBottom w:val="0"/>
                  <w:divBdr>
                    <w:top w:val="none" w:sz="0" w:space="0" w:color="auto"/>
                    <w:left w:val="none" w:sz="0" w:space="0" w:color="auto"/>
                    <w:bottom w:val="none" w:sz="0" w:space="0" w:color="auto"/>
                    <w:right w:val="none" w:sz="0" w:space="0" w:color="auto"/>
                  </w:divBdr>
                  <w:divsChild>
                    <w:div w:id="113599942">
                      <w:marLeft w:val="0"/>
                      <w:marRight w:val="0"/>
                      <w:marTop w:val="0"/>
                      <w:marBottom w:val="0"/>
                      <w:divBdr>
                        <w:top w:val="none" w:sz="0" w:space="0" w:color="auto"/>
                        <w:left w:val="none" w:sz="0" w:space="0" w:color="auto"/>
                        <w:bottom w:val="none" w:sz="0" w:space="0" w:color="auto"/>
                        <w:right w:val="none" w:sz="0" w:space="0" w:color="auto"/>
                      </w:divBdr>
                    </w:div>
                  </w:divsChild>
                </w:div>
                <w:div w:id="364403137">
                  <w:marLeft w:val="0"/>
                  <w:marRight w:val="0"/>
                  <w:marTop w:val="0"/>
                  <w:marBottom w:val="0"/>
                  <w:divBdr>
                    <w:top w:val="none" w:sz="0" w:space="0" w:color="auto"/>
                    <w:left w:val="none" w:sz="0" w:space="0" w:color="auto"/>
                    <w:bottom w:val="none" w:sz="0" w:space="0" w:color="auto"/>
                    <w:right w:val="none" w:sz="0" w:space="0" w:color="auto"/>
                  </w:divBdr>
                  <w:divsChild>
                    <w:div w:id="296571620">
                      <w:marLeft w:val="0"/>
                      <w:marRight w:val="0"/>
                      <w:marTop w:val="0"/>
                      <w:marBottom w:val="0"/>
                      <w:divBdr>
                        <w:top w:val="none" w:sz="0" w:space="0" w:color="auto"/>
                        <w:left w:val="none" w:sz="0" w:space="0" w:color="auto"/>
                        <w:bottom w:val="none" w:sz="0" w:space="0" w:color="auto"/>
                        <w:right w:val="none" w:sz="0" w:space="0" w:color="auto"/>
                      </w:divBdr>
                    </w:div>
                  </w:divsChild>
                </w:div>
                <w:div w:id="381289128">
                  <w:marLeft w:val="0"/>
                  <w:marRight w:val="0"/>
                  <w:marTop w:val="0"/>
                  <w:marBottom w:val="0"/>
                  <w:divBdr>
                    <w:top w:val="none" w:sz="0" w:space="0" w:color="auto"/>
                    <w:left w:val="none" w:sz="0" w:space="0" w:color="auto"/>
                    <w:bottom w:val="none" w:sz="0" w:space="0" w:color="auto"/>
                    <w:right w:val="none" w:sz="0" w:space="0" w:color="auto"/>
                  </w:divBdr>
                  <w:divsChild>
                    <w:div w:id="663823175">
                      <w:marLeft w:val="0"/>
                      <w:marRight w:val="0"/>
                      <w:marTop w:val="0"/>
                      <w:marBottom w:val="0"/>
                      <w:divBdr>
                        <w:top w:val="none" w:sz="0" w:space="0" w:color="auto"/>
                        <w:left w:val="none" w:sz="0" w:space="0" w:color="auto"/>
                        <w:bottom w:val="none" w:sz="0" w:space="0" w:color="auto"/>
                        <w:right w:val="none" w:sz="0" w:space="0" w:color="auto"/>
                      </w:divBdr>
                    </w:div>
                    <w:div w:id="1776515121">
                      <w:marLeft w:val="0"/>
                      <w:marRight w:val="0"/>
                      <w:marTop w:val="0"/>
                      <w:marBottom w:val="0"/>
                      <w:divBdr>
                        <w:top w:val="none" w:sz="0" w:space="0" w:color="auto"/>
                        <w:left w:val="none" w:sz="0" w:space="0" w:color="auto"/>
                        <w:bottom w:val="none" w:sz="0" w:space="0" w:color="auto"/>
                        <w:right w:val="none" w:sz="0" w:space="0" w:color="auto"/>
                      </w:divBdr>
                    </w:div>
                  </w:divsChild>
                </w:div>
                <w:div w:id="400177889">
                  <w:marLeft w:val="0"/>
                  <w:marRight w:val="0"/>
                  <w:marTop w:val="0"/>
                  <w:marBottom w:val="0"/>
                  <w:divBdr>
                    <w:top w:val="none" w:sz="0" w:space="0" w:color="auto"/>
                    <w:left w:val="none" w:sz="0" w:space="0" w:color="auto"/>
                    <w:bottom w:val="none" w:sz="0" w:space="0" w:color="auto"/>
                    <w:right w:val="none" w:sz="0" w:space="0" w:color="auto"/>
                  </w:divBdr>
                  <w:divsChild>
                    <w:div w:id="793138136">
                      <w:marLeft w:val="0"/>
                      <w:marRight w:val="0"/>
                      <w:marTop w:val="0"/>
                      <w:marBottom w:val="0"/>
                      <w:divBdr>
                        <w:top w:val="none" w:sz="0" w:space="0" w:color="auto"/>
                        <w:left w:val="none" w:sz="0" w:space="0" w:color="auto"/>
                        <w:bottom w:val="none" w:sz="0" w:space="0" w:color="auto"/>
                        <w:right w:val="none" w:sz="0" w:space="0" w:color="auto"/>
                      </w:divBdr>
                    </w:div>
                  </w:divsChild>
                </w:div>
                <w:div w:id="418186306">
                  <w:marLeft w:val="0"/>
                  <w:marRight w:val="0"/>
                  <w:marTop w:val="0"/>
                  <w:marBottom w:val="0"/>
                  <w:divBdr>
                    <w:top w:val="none" w:sz="0" w:space="0" w:color="auto"/>
                    <w:left w:val="none" w:sz="0" w:space="0" w:color="auto"/>
                    <w:bottom w:val="none" w:sz="0" w:space="0" w:color="auto"/>
                    <w:right w:val="none" w:sz="0" w:space="0" w:color="auto"/>
                  </w:divBdr>
                  <w:divsChild>
                    <w:div w:id="268585062">
                      <w:marLeft w:val="0"/>
                      <w:marRight w:val="0"/>
                      <w:marTop w:val="0"/>
                      <w:marBottom w:val="0"/>
                      <w:divBdr>
                        <w:top w:val="none" w:sz="0" w:space="0" w:color="auto"/>
                        <w:left w:val="none" w:sz="0" w:space="0" w:color="auto"/>
                        <w:bottom w:val="none" w:sz="0" w:space="0" w:color="auto"/>
                        <w:right w:val="none" w:sz="0" w:space="0" w:color="auto"/>
                      </w:divBdr>
                    </w:div>
                  </w:divsChild>
                </w:div>
                <w:div w:id="419913948">
                  <w:marLeft w:val="0"/>
                  <w:marRight w:val="0"/>
                  <w:marTop w:val="0"/>
                  <w:marBottom w:val="0"/>
                  <w:divBdr>
                    <w:top w:val="none" w:sz="0" w:space="0" w:color="auto"/>
                    <w:left w:val="none" w:sz="0" w:space="0" w:color="auto"/>
                    <w:bottom w:val="none" w:sz="0" w:space="0" w:color="auto"/>
                    <w:right w:val="none" w:sz="0" w:space="0" w:color="auto"/>
                  </w:divBdr>
                  <w:divsChild>
                    <w:div w:id="77680009">
                      <w:marLeft w:val="0"/>
                      <w:marRight w:val="0"/>
                      <w:marTop w:val="0"/>
                      <w:marBottom w:val="0"/>
                      <w:divBdr>
                        <w:top w:val="none" w:sz="0" w:space="0" w:color="auto"/>
                        <w:left w:val="none" w:sz="0" w:space="0" w:color="auto"/>
                        <w:bottom w:val="none" w:sz="0" w:space="0" w:color="auto"/>
                        <w:right w:val="none" w:sz="0" w:space="0" w:color="auto"/>
                      </w:divBdr>
                    </w:div>
                  </w:divsChild>
                </w:div>
                <w:div w:id="432827593">
                  <w:marLeft w:val="0"/>
                  <w:marRight w:val="0"/>
                  <w:marTop w:val="0"/>
                  <w:marBottom w:val="0"/>
                  <w:divBdr>
                    <w:top w:val="none" w:sz="0" w:space="0" w:color="auto"/>
                    <w:left w:val="none" w:sz="0" w:space="0" w:color="auto"/>
                    <w:bottom w:val="none" w:sz="0" w:space="0" w:color="auto"/>
                    <w:right w:val="none" w:sz="0" w:space="0" w:color="auto"/>
                  </w:divBdr>
                  <w:divsChild>
                    <w:div w:id="1969316468">
                      <w:marLeft w:val="0"/>
                      <w:marRight w:val="0"/>
                      <w:marTop w:val="0"/>
                      <w:marBottom w:val="0"/>
                      <w:divBdr>
                        <w:top w:val="none" w:sz="0" w:space="0" w:color="auto"/>
                        <w:left w:val="none" w:sz="0" w:space="0" w:color="auto"/>
                        <w:bottom w:val="none" w:sz="0" w:space="0" w:color="auto"/>
                        <w:right w:val="none" w:sz="0" w:space="0" w:color="auto"/>
                      </w:divBdr>
                    </w:div>
                  </w:divsChild>
                </w:div>
                <w:div w:id="448014217">
                  <w:marLeft w:val="0"/>
                  <w:marRight w:val="0"/>
                  <w:marTop w:val="0"/>
                  <w:marBottom w:val="0"/>
                  <w:divBdr>
                    <w:top w:val="none" w:sz="0" w:space="0" w:color="auto"/>
                    <w:left w:val="none" w:sz="0" w:space="0" w:color="auto"/>
                    <w:bottom w:val="none" w:sz="0" w:space="0" w:color="auto"/>
                    <w:right w:val="none" w:sz="0" w:space="0" w:color="auto"/>
                  </w:divBdr>
                  <w:divsChild>
                    <w:div w:id="308752708">
                      <w:marLeft w:val="0"/>
                      <w:marRight w:val="0"/>
                      <w:marTop w:val="0"/>
                      <w:marBottom w:val="0"/>
                      <w:divBdr>
                        <w:top w:val="none" w:sz="0" w:space="0" w:color="auto"/>
                        <w:left w:val="none" w:sz="0" w:space="0" w:color="auto"/>
                        <w:bottom w:val="none" w:sz="0" w:space="0" w:color="auto"/>
                        <w:right w:val="none" w:sz="0" w:space="0" w:color="auto"/>
                      </w:divBdr>
                    </w:div>
                  </w:divsChild>
                </w:div>
                <w:div w:id="460270874">
                  <w:marLeft w:val="0"/>
                  <w:marRight w:val="0"/>
                  <w:marTop w:val="0"/>
                  <w:marBottom w:val="0"/>
                  <w:divBdr>
                    <w:top w:val="none" w:sz="0" w:space="0" w:color="auto"/>
                    <w:left w:val="none" w:sz="0" w:space="0" w:color="auto"/>
                    <w:bottom w:val="none" w:sz="0" w:space="0" w:color="auto"/>
                    <w:right w:val="none" w:sz="0" w:space="0" w:color="auto"/>
                  </w:divBdr>
                  <w:divsChild>
                    <w:div w:id="341933568">
                      <w:marLeft w:val="0"/>
                      <w:marRight w:val="0"/>
                      <w:marTop w:val="0"/>
                      <w:marBottom w:val="0"/>
                      <w:divBdr>
                        <w:top w:val="none" w:sz="0" w:space="0" w:color="auto"/>
                        <w:left w:val="none" w:sz="0" w:space="0" w:color="auto"/>
                        <w:bottom w:val="none" w:sz="0" w:space="0" w:color="auto"/>
                        <w:right w:val="none" w:sz="0" w:space="0" w:color="auto"/>
                      </w:divBdr>
                    </w:div>
                    <w:div w:id="2093240186">
                      <w:marLeft w:val="0"/>
                      <w:marRight w:val="0"/>
                      <w:marTop w:val="0"/>
                      <w:marBottom w:val="0"/>
                      <w:divBdr>
                        <w:top w:val="none" w:sz="0" w:space="0" w:color="auto"/>
                        <w:left w:val="none" w:sz="0" w:space="0" w:color="auto"/>
                        <w:bottom w:val="none" w:sz="0" w:space="0" w:color="auto"/>
                        <w:right w:val="none" w:sz="0" w:space="0" w:color="auto"/>
                      </w:divBdr>
                    </w:div>
                  </w:divsChild>
                </w:div>
                <w:div w:id="468283090">
                  <w:marLeft w:val="0"/>
                  <w:marRight w:val="0"/>
                  <w:marTop w:val="0"/>
                  <w:marBottom w:val="0"/>
                  <w:divBdr>
                    <w:top w:val="none" w:sz="0" w:space="0" w:color="auto"/>
                    <w:left w:val="none" w:sz="0" w:space="0" w:color="auto"/>
                    <w:bottom w:val="none" w:sz="0" w:space="0" w:color="auto"/>
                    <w:right w:val="none" w:sz="0" w:space="0" w:color="auto"/>
                  </w:divBdr>
                  <w:divsChild>
                    <w:div w:id="1790732663">
                      <w:marLeft w:val="0"/>
                      <w:marRight w:val="0"/>
                      <w:marTop w:val="0"/>
                      <w:marBottom w:val="0"/>
                      <w:divBdr>
                        <w:top w:val="none" w:sz="0" w:space="0" w:color="auto"/>
                        <w:left w:val="none" w:sz="0" w:space="0" w:color="auto"/>
                        <w:bottom w:val="none" w:sz="0" w:space="0" w:color="auto"/>
                        <w:right w:val="none" w:sz="0" w:space="0" w:color="auto"/>
                      </w:divBdr>
                    </w:div>
                  </w:divsChild>
                </w:div>
                <w:div w:id="469248098">
                  <w:marLeft w:val="0"/>
                  <w:marRight w:val="0"/>
                  <w:marTop w:val="0"/>
                  <w:marBottom w:val="0"/>
                  <w:divBdr>
                    <w:top w:val="none" w:sz="0" w:space="0" w:color="auto"/>
                    <w:left w:val="none" w:sz="0" w:space="0" w:color="auto"/>
                    <w:bottom w:val="none" w:sz="0" w:space="0" w:color="auto"/>
                    <w:right w:val="none" w:sz="0" w:space="0" w:color="auto"/>
                  </w:divBdr>
                  <w:divsChild>
                    <w:div w:id="761344077">
                      <w:marLeft w:val="0"/>
                      <w:marRight w:val="0"/>
                      <w:marTop w:val="0"/>
                      <w:marBottom w:val="0"/>
                      <w:divBdr>
                        <w:top w:val="none" w:sz="0" w:space="0" w:color="auto"/>
                        <w:left w:val="none" w:sz="0" w:space="0" w:color="auto"/>
                        <w:bottom w:val="none" w:sz="0" w:space="0" w:color="auto"/>
                        <w:right w:val="none" w:sz="0" w:space="0" w:color="auto"/>
                      </w:divBdr>
                    </w:div>
                  </w:divsChild>
                </w:div>
                <w:div w:id="486820254">
                  <w:marLeft w:val="0"/>
                  <w:marRight w:val="0"/>
                  <w:marTop w:val="0"/>
                  <w:marBottom w:val="0"/>
                  <w:divBdr>
                    <w:top w:val="none" w:sz="0" w:space="0" w:color="auto"/>
                    <w:left w:val="none" w:sz="0" w:space="0" w:color="auto"/>
                    <w:bottom w:val="none" w:sz="0" w:space="0" w:color="auto"/>
                    <w:right w:val="none" w:sz="0" w:space="0" w:color="auto"/>
                  </w:divBdr>
                  <w:divsChild>
                    <w:div w:id="1322268656">
                      <w:marLeft w:val="0"/>
                      <w:marRight w:val="0"/>
                      <w:marTop w:val="0"/>
                      <w:marBottom w:val="0"/>
                      <w:divBdr>
                        <w:top w:val="none" w:sz="0" w:space="0" w:color="auto"/>
                        <w:left w:val="none" w:sz="0" w:space="0" w:color="auto"/>
                        <w:bottom w:val="none" w:sz="0" w:space="0" w:color="auto"/>
                        <w:right w:val="none" w:sz="0" w:space="0" w:color="auto"/>
                      </w:divBdr>
                    </w:div>
                  </w:divsChild>
                </w:div>
                <w:div w:id="491944845">
                  <w:marLeft w:val="0"/>
                  <w:marRight w:val="0"/>
                  <w:marTop w:val="0"/>
                  <w:marBottom w:val="0"/>
                  <w:divBdr>
                    <w:top w:val="none" w:sz="0" w:space="0" w:color="auto"/>
                    <w:left w:val="none" w:sz="0" w:space="0" w:color="auto"/>
                    <w:bottom w:val="none" w:sz="0" w:space="0" w:color="auto"/>
                    <w:right w:val="none" w:sz="0" w:space="0" w:color="auto"/>
                  </w:divBdr>
                  <w:divsChild>
                    <w:div w:id="1344086376">
                      <w:marLeft w:val="0"/>
                      <w:marRight w:val="0"/>
                      <w:marTop w:val="0"/>
                      <w:marBottom w:val="0"/>
                      <w:divBdr>
                        <w:top w:val="none" w:sz="0" w:space="0" w:color="auto"/>
                        <w:left w:val="none" w:sz="0" w:space="0" w:color="auto"/>
                        <w:bottom w:val="none" w:sz="0" w:space="0" w:color="auto"/>
                        <w:right w:val="none" w:sz="0" w:space="0" w:color="auto"/>
                      </w:divBdr>
                    </w:div>
                  </w:divsChild>
                </w:div>
                <w:div w:id="504368835">
                  <w:marLeft w:val="0"/>
                  <w:marRight w:val="0"/>
                  <w:marTop w:val="0"/>
                  <w:marBottom w:val="0"/>
                  <w:divBdr>
                    <w:top w:val="none" w:sz="0" w:space="0" w:color="auto"/>
                    <w:left w:val="none" w:sz="0" w:space="0" w:color="auto"/>
                    <w:bottom w:val="none" w:sz="0" w:space="0" w:color="auto"/>
                    <w:right w:val="none" w:sz="0" w:space="0" w:color="auto"/>
                  </w:divBdr>
                  <w:divsChild>
                    <w:div w:id="263078337">
                      <w:marLeft w:val="0"/>
                      <w:marRight w:val="0"/>
                      <w:marTop w:val="0"/>
                      <w:marBottom w:val="0"/>
                      <w:divBdr>
                        <w:top w:val="none" w:sz="0" w:space="0" w:color="auto"/>
                        <w:left w:val="none" w:sz="0" w:space="0" w:color="auto"/>
                        <w:bottom w:val="none" w:sz="0" w:space="0" w:color="auto"/>
                        <w:right w:val="none" w:sz="0" w:space="0" w:color="auto"/>
                      </w:divBdr>
                    </w:div>
                    <w:div w:id="906064351">
                      <w:marLeft w:val="0"/>
                      <w:marRight w:val="0"/>
                      <w:marTop w:val="0"/>
                      <w:marBottom w:val="0"/>
                      <w:divBdr>
                        <w:top w:val="none" w:sz="0" w:space="0" w:color="auto"/>
                        <w:left w:val="none" w:sz="0" w:space="0" w:color="auto"/>
                        <w:bottom w:val="none" w:sz="0" w:space="0" w:color="auto"/>
                        <w:right w:val="none" w:sz="0" w:space="0" w:color="auto"/>
                      </w:divBdr>
                    </w:div>
                  </w:divsChild>
                </w:div>
                <w:div w:id="507334807">
                  <w:marLeft w:val="0"/>
                  <w:marRight w:val="0"/>
                  <w:marTop w:val="0"/>
                  <w:marBottom w:val="0"/>
                  <w:divBdr>
                    <w:top w:val="none" w:sz="0" w:space="0" w:color="auto"/>
                    <w:left w:val="none" w:sz="0" w:space="0" w:color="auto"/>
                    <w:bottom w:val="none" w:sz="0" w:space="0" w:color="auto"/>
                    <w:right w:val="none" w:sz="0" w:space="0" w:color="auto"/>
                  </w:divBdr>
                  <w:divsChild>
                    <w:div w:id="1711538647">
                      <w:marLeft w:val="0"/>
                      <w:marRight w:val="0"/>
                      <w:marTop w:val="0"/>
                      <w:marBottom w:val="0"/>
                      <w:divBdr>
                        <w:top w:val="none" w:sz="0" w:space="0" w:color="auto"/>
                        <w:left w:val="none" w:sz="0" w:space="0" w:color="auto"/>
                        <w:bottom w:val="none" w:sz="0" w:space="0" w:color="auto"/>
                        <w:right w:val="none" w:sz="0" w:space="0" w:color="auto"/>
                      </w:divBdr>
                    </w:div>
                  </w:divsChild>
                </w:div>
                <w:div w:id="550925918">
                  <w:marLeft w:val="0"/>
                  <w:marRight w:val="0"/>
                  <w:marTop w:val="0"/>
                  <w:marBottom w:val="0"/>
                  <w:divBdr>
                    <w:top w:val="none" w:sz="0" w:space="0" w:color="auto"/>
                    <w:left w:val="none" w:sz="0" w:space="0" w:color="auto"/>
                    <w:bottom w:val="none" w:sz="0" w:space="0" w:color="auto"/>
                    <w:right w:val="none" w:sz="0" w:space="0" w:color="auto"/>
                  </w:divBdr>
                  <w:divsChild>
                    <w:div w:id="1654404738">
                      <w:marLeft w:val="0"/>
                      <w:marRight w:val="0"/>
                      <w:marTop w:val="0"/>
                      <w:marBottom w:val="0"/>
                      <w:divBdr>
                        <w:top w:val="none" w:sz="0" w:space="0" w:color="auto"/>
                        <w:left w:val="none" w:sz="0" w:space="0" w:color="auto"/>
                        <w:bottom w:val="none" w:sz="0" w:space="0" w:color="auto"/>
                        <w:right w:val="none" w:sz="0" w:space="0" w:color="auto"/>
                      </w:divBdr>
                    </w:div>
                  </w:divsChild>
                </w:div>
                <w:div w:id="551118531">
                  <w:marLeft w:val="0"/>
                  <w:marRight w:val="0"/>
                  <w:marTop w:val="0"/>
                  <w:marBottom w:val="0"/>
                  <w:divBdr>
                    <w:top w:val="none" w:sz="0" w:space="0" w:color="auto"/>
                    <w:left w:val="none" w:sz="0" w:space="0" w:color="auto"/>
                    <w:bottom w:val="none" w:sz="0" w:space="0" w:color="auto"/>
                    <w:right w:val="none" w:sz="0" w:space="0" w:color="auto"/>
                  </w:divBdr>
                  <w:divsChild>
                    <w:div w:id="1760062516">
                      <w:marLeft w:val="0"/>
                      <w:marRight w:val="0"/>
                      <w:marTop w:val="0"/>
                      <w:marBottom w:val="0"/>
                      <w:divBdr>
                        <w:top w:val="none" w:sz="0" w:space="0" w:color="auto"/>
                        <w:left w:val="none" w:sz="0" w:space="0" w:color="auto"/>
                        <w:bottom w:val="none" w:sz="0" w:space="0" w:color="auto"/>
                        <w:right w:val="none" w:sz="0" w:space="0" w:color="auto"/>
                      </w:divBdr>
                    </w:div>
                  </w:divsChild>
                </w:div>
                <w:div w:id="576477642">
                  <w:marLeft w:val="0"/>
                  <w:marRight w:val="0"/>
                  <w:marTop w:val="0"/>
                  <w:marBottom w:val="0"/>
                  <w:divBdr>
                    <w:top w:val="none" w:sz="0" w:space="0" w:color="auto"/>
                    <w:left w:val="none" w:sz="0" w:space="0" w:color="auto"/>
                    <w:bottom w:val="none" w:sz="0" w:space="0" w:color="auto"/>
                    <w:right w:val="none" w:sz="0" w:space="0" w:color="auto"/>
                  </w:divBdr>
                  <w:divsChild>
                    <w:div w:id="888766063">
                      <w:marLeft w:val="0"/>
                      <w:marRight w:val="0"/>
                      <w:marTop w:val="0"/>
                      <w:marBottom w:val="0"/>
                      <w:divBdr>
                        <w:top w:val="none" w:sz="0" w:space="0" w:color="auto"/>
                        <w:left w:val="none" w:sz="0" w:space="0" w:color="auto"/>
                        <w:bottom w:val="none" w:sz="0" w:space="0" w:color="auto"/>
                        <w:right w:val="none" w:sz="0" w:space="0" w:color="auto"/>
                      </w:divBdr>
                    </w:div>
                  </w:divsChild>
                </w:div>
                <w:div w:id="625619923">
                  <w:marLeft w:val="0"/>
                  <w:marRight w:val="0"/>
                  <w:marTop w:val="0"/>
                  <w:marBottom w:val="0"/>
                  <w:divBdr>
                    <w:top w:val="none" w:sz="0" w:space="0" w:color="auto"/>
                    <w:left w:val="none" w:sz="0" w:space="0" w:color="auto"/>
                    <w:bottom w:val="none" w:sz="0" w:space="0" w:color="auto"/>
                    <w:right w:val="none" w:sz="0" w:space="0" w:color="auto"/>
                  </w:divBdr>
                  <w:divsChild>
                    <w:div w:id="1154837372">
                      <w:marLeft w:val="0"/>
                      <w:marRight w:val="0"/>
                      <w:marTop w:val="0"/>
                      <w:marBottom w:val="0"/>
                      <w:divBdr>
                        <w:top w:val="none" w:sz="0" w:space="0" w:color="auto"/>
                        <w:left w:val="none" w:sz="0" w:space="0" w:color="auto"/>
                        <w:bottom w:val="none" w:sz="0" w:space="0" w:color="auto"/>
                        <w:right w:val="none" w:sz="0" w:space="0" w:color="auto"/>
                      </w:divBdr>
                    </w:div>
                  </w:divsChild>
                </w:div>
                <w:div w:id="626401206">
                  <w:marLeft w:val="0"/>
                  <w:marRight w:val="0"/>
                  <w:marTop w:val="0"/>
                  <w:marBottom w:val="0"/>
                  <w:divBdr>
                    <w:top w:val="none" w:sz="0" w:space="0" w:color="auto"/>
                    <w:left w:val="none" w:sz="0" w:space="0" w:color="auto"/>
                    <w:bottom w:val="none" w:sz="0" w:space="0" w:color="auto"/>
                    <w:right w:val="none" w:sz="0" w:space="0" w:color="auto"/>
                  </w:divBdr>
                  <w:divsChild>
                    <w:div w:id="1866138018">
                      <w:marLeft w:val="0"/>
                      <w:marRight w:val="0"/>
                      <w:marTop w:val="0"/>
                      <w:marBottom w:val="0"/>
                      <w:divBdr>
                        <w:top w:val="none" w:sz="0" w:space="0" w:color="auto"/>
                        <w:left w:val="none" w:sz="0" w:space="0" w:color="auto"/>
                        <w:bottom w:val="none" w:sz="0" w:space="0" w:color="auto"/>
                        <w:right w:val="none" w:sz="0" w:space="0" w:color="auto"/>
                      </w:divBdr>
                    </w:div>
                  </w:divsChild>
                </w:div>
                <w:div w:id="634215829">
                  <w:marLeft w:val="0"/>
                  <w:marRight w:val="0"/>
                  <w:marTop w:val="0"/>
                  <w:marBottom w:val="0"/>
                  <w:divBdr>
                    <w:top w:val="none" w:sz="0" w:space="0" w:color="auto"/>
                    <w:left w:val="none" w:sz="0" w:space="0" w:color="auto"/>
                    <w:bottom w:val="none" w:sz="0" w:space="0" w:color="auto"/>
                    <w:right w:val="none" w:sz="0" w:space="0" w:color="auto"/>
                  </w:divBdr>
                  <w:divsChild>
                    <w:div w:id="1878159445">
                      <w:marLeft w:val="0"/>
                      <w:marRight w:val="0"/>
                      <w:marTop w:val="0"/>
                      <w:marBottom w:val="0"/>
                      <w:divBdr>
                        <w:top w:val="none" w:sz="0" w:space="0" w:color="auto"/>
                        <w:left w:val="none" w:sz="0" w:space="0" w:color="auto"/>
                        <w:bottom w:val="none" w:sz="0" w:space="0" w:color="auto"/>
                        <w:right w:val="none" w:sz="0" w:space="0" w:color="auto"/>
                      </w:divBdr>
                    </w:div>
                  </w:divsChild>
                </w:div>
                <w:div w:id="637225049">
                  <w:marLeft w:val="0"/>
                  <w:marRight w:val="0"/>
                  <w:marTop w:val="0"/>
                  <w:marBottom w:val="0"/>
                  <w:divBdr>
                    <w:top w:val="none" w:sz="0" w:space="0" w:color="auto"/>
                    <w:left w:val="none" w:sz="0" w:space="0" w:color="auto"/>
                    <w:bottom w:val="none" w:sz="0" w:space="0" w:color="auto"/>
                    <w:right w:val="none" w:sz="0" w:space="0" w:color="auto"/>
                  </w:divBdr>
                  <w:divsChild>
                    <w:div w:id="686713284">
                      <w:marLeft w:val="0"/>
                      <w:marRight w:val="0"/>
                      <w:marTop w:val="0"/>
                      <w:marBottom w:val="0"/>
                      <w:divBdr>
                        <w:top w:val="none" w:sz="0" w:space="0" w:color="auto"/>
                        <w:left w:val="none" w:sz="0" w:space="0" w:color="auto"/>
                        <w:bottom w:val="none" w:sz="0" w:space="0" w:color="auto"/>
                        <w:right w:val="none" w:sz="0" w:space="0" w:color="auto"/>
                      </w:divBdr>
                    </w:div>
                  </w:divsChild>
                </w:div>
                <w:div w:id="664011420">
                  <w:marLeft w:val="0"/>
                  <w:marRight w:val="0"/>
                  <w:marTop w:val="0"/>
                  <w:marBottom w:val="0"/>
                  <w:divBdr>
                    <w:top w:val="none" w:sz="0" w:space="0" w:color="auto"/>
                    <w:left w:val="none" w:sz="0" w:space="0" w:color="auto"/>
                    <w:bottom w:val="none" w:sz="0" w:space="0" w:color="auto"/>
                    <w:right w:val="none" w:sz="0" w:space="0" w:color="auto"/>
                  </w:divBdr>
                  <w:divsChild>
                    <w:div w:id="1439595686">
                      <w:marLeft w:val="0"/>
                      <w:marRight w:val="0"/>
                      <w:marTop w:val="0"/>
                      <w:marBottom w:val="0"/>
                      <w:divBdr>
                        <w:top w:val="none" w:sz="0" w:space="0" w:color="auto"/>
                        <w:left w:val="none" w:sz="0" w:space="0" w:color="auto"/>
                        <w:bottom w:val="none" w:sz="0" w:space="0" w:color="auto"/>
                        <w:right w:val="none" w:sz="0" w:space="0" w:color="auto"/>
                      </w:divBdr>
                    </w:div>
                  </w:divsChild>
                </w:div>
                <w:div w:id="668600115">
                  <w:marLeft w:val="0"/>
                  <w:marRight w:val="0"/>
                  <w:marTop w:val="0"/>
                  <w:marBottom w:val="0"/>
                  <w:divBdr>
                    <w:top w:val="none" w:sz="0" w:space="0" w:color="auto"/>
                    <w:left w:val="none" w:sz="0" w:space="0" w:color="auto"/>
                    <w:bottom w:val="none" w:sz="0" w:space="0" w:color="auto"/>
                    <w:right w:val="none" w:sz="0" w:space="0" w:color="auto"/>
                  </w:divBdr>
                  <w:divsChild>
                    <w:div w:id="2140296679">
                      <w:marLeft w:val="0"/>
                      <w:marRight w:val="0"/>
                      <w:marTop w:val="0"/>
                      <w:marBottom w:val="0"/>
                      <w:divBdr>
                        <w:top w:val="none" w:sz="0" w:space="0" w:color="auto"/>
                        <w:left w:val="none" w:sz="0" w:space="0" w:color="auto"/>
                        <w:bottom w:val="none" w:sz="0" w:space="0" w:color="auto"/>
                        <w:right w:val="none" w:sz="0" w:space="0" w:color="auto"/>
                      </w:divBdr>
                    </w:div>
                  </w:divsChild>
                </w:div>
                <w:div w:id="678123569">
                  <w:marLeft w:val="0"/>
                  <w:marRight w:val="0"/>
                  <w:marTop w:val="0"/>
                  <w:marBottom w:val="0"/>
                  <w:divBdr>
                    <w:top w:val="none" w:sz="0" w:space="0" w:color="auto"/>
                    <w:left w:val="none" w:sz="0" w:space="0" w:color="auto"/>
                    <w:bottom w:val="none" w:sz="0" w:space="0" w:color="auto"/>
                    <w:right w:val="none" w:sz="0" w:space="0" w:color="auto"/>
                  </w:divBdr>
                  <w:divsChild>
                    <w:div w:id="1779988381">
                      <w:marLeft w:val="0"/>
                      <w:marRight w:val="0"/>
                      <w:marTop w:val="0"/>
                      <w:marBottom w:val="0"/>
                      <w:divBdr>
                        <w:top w:val="none" w:sz="0" w:space="0" w:color="auto"/>
                        <w:left w:val="none" w:sz="0" w:space="0" w:color="auto"/>
                        <w:bottom w:val="none" w:sz="0" w:space="0" w:color="auto"/>
                        <w:right w:val="none" w:sz="0" w:space="0" w:color="auto"/>
                      </w:divBdr>
                    </w:div>
                    <w:div w:id="2031299374">
                      <w:marLeft w:val="0"/>
                      <w:marRight w:val="0"/>
                      <w:marTop w:val="0"/>
                      <w:marBottom w:val="0"/>
                      <w:divBdr>
                        <w:top w:val="none" w:sz="0" w:space="0" w:color="auto"/>
                        <w:left w:val="none" w:sz="0" w:space="0" w:color="auto"/>
                        <w:bottom w:val="none" w:sz="0" w:space="0" w:color="auto"/>
                        <w:right w:val="none" w:sz="0" w:space="0" w:color="auto"/>
                      </w:divBdr>
                    </w:div>
                  </w:divsChild>
                </w:div>
                <w:div w:id="710960637">
                  <w:marLeft w:val="0"/>
                  <w:marRight w:val="0"/>
                  <w:marTop w:val="0"/>
                  <w:marBottom w:val="0"/>
                  <w:divBdr>
                    <w:top w:val="none" w:sz="0" w:space="0" w:color="auto"/>
                    <w:left w:val="none" w:sz="0" w:space="0" w:color="auto"/>
                    <w:bottom w:val="none" w:sz="0" w:space="0" w:color="auto"/>
                    <w:right w:val="none" w:sz="0" w:space="0" w:color="auto"/>
                  </w:divBdr>
                  <w:divsChild>
                    <w:div w:id="556405649">
                      <w:marLeft w:val="0"/>
                      <w:marRight w:val="0"/>
                      <w:marTop w:val="0"/>
                      <w:marBottom w:val="0"/>
                      <w:divBdr>
                        <w:top w:val="none" w:sz="0" w:space="0" w:color="auto"/>
                        <w:left w:val="none" w:sz="0" w:space="0" w:color="auto"/>
                        <w:bottom w:val="none" w:sz="0" w:space="0" w:color="auto"/>
                        <w:right w:val="none" w:sz="0" w:space="0" w:color="auto"/>
                      </w:divBdr>
                    </w:div>
                  </w:divsChild>
                </w:div>
                <w:div w:id="714159395">
                  <w:marLeft w:val="0"/>
                  <w:marRight w:val="0"/>
                  <w:marTop w:val="0"/>
                  <w:marBottom w:val="0"/>
                  <w:divBdr>
                    <w:top w:val="none" w:sz="0" w:space="0" w:color="auto"/>
                    <w:left w:val="none" w:sz="0" w:space="0" w:color="auto"/>
                    <w:bottom w:val="none" w:sz="0" w:space="0" w:color="auto"/>
                    <w:right w:val="none" w:sz="0" w:space="0" w:color="auto"/>
                  </w:divBdr>
                  <w:divsChild>
                    <w:div w:id="1592742602">
                      <w:marLeft w:val="0"/>
                      <w:marRight w:val="0"/>
                      <w:marTop w:val="0"/>
                      <w:marBottom w:val="0"/>
                      <w:divBdr>
                        <w:top w:val="none" w:sz="0" w:space="0" w:color="auto"/>
                        <w:left w:val="none" w:sz="0" w:space="0" w:color="auto"/>
                        <w:bottom w:val="none" w:sz="0" w:space="0" w:color="auto"/>
                        <w:right w:val="none" w:sz="0" w:space="0" w:color="auto"/>
                      </w:divBdr>
                    </w:div>
                  </w:divsChild>
                </w:div>
                <w:div w:id="717585693">
                  <w:marLeft w:val="0"/>
                  <w:marRight w:val="0"/>
                  <w:marTop w:val="0"/>
                  <w:marBottom w:val="0"/>
                  <w:divBdr>
                    <w:top w:val="none" w:sz="0" w:space="0" w:color="auto"/>
                    <w:left w:val="none" w:sz="0" w:space="0" w:color="auto"/>
                    <w:bottom w:val="none" w:sz="0" w:space="0" w:color="auto"/>
                    <w:right w:val="none" w:sz="0" w:space="0" w:color="auto"/>
                  </w:divBdr>
                  <w:divsChild>
                    <w:div w:id="521281953">
                      <w:marLeft w:val="0"/>
                      <w:marRight w:val="0"/>
                      <w:marTop w:val="0"/>
                      <w:marBottom w:val="0"/>
                      <w:divBdr>
                        <w:top w:val="none" w:sz="0" w:space="0" w:color="auto"/>
                        <w:left w:val="none" w:sz="0" w:space="0" w:color="auto"/>
                        <w:bottom w:val="none" w:sz="0" w:space="0" w:color="auto"/>
                        <w:right w:val="none" w:sz="0" w:space="0" w:color="auto"/>
                      </w:divBdr>
                    </w:div>
                  </w:divsChild>
                </w:div>
                <w:div w:id="727338082">
                  <w:marLeft w:val="0"/>
                  <w:marRight w:val="0"/>
                  <w:marTop w:val="0"/>
                  <w:marBottom w:val="0"/>
                  <w:divBdr>
                    <w:top w:val="none" w:sz="0" w:space="0" w:color="auto"/>
                    <w:left w:val="none" w:sz="0" w:space="0" w:color="auto"/>
                    <w:bottom w:val="none" w:sz="0" w:space="0" w:color="auto"/>
                    <w:right w:val="none" w:sz="0" w:space="0" w:color="auto"/>
                  </w:divBdr>
                  <w:divsChild>
                    <w:div w:id="334265057">
                      <w:marLeft w:val="0"/>
                      <w:marRight w:val="0"/>
                      <w:marTop w:val="0"/>
                      <w:marBottom w:val="0"/>
                      <w:divBdr>
                        <w:top w:val="none" w:sz="0" w:space="0" w:color="auto"/>
                        <w:left w:val="none" w:sz="0" w:space="0" w:color="auto"/>
                        <w:bottom w:val="none" w:sz="0" w:space="0" w:color="auto"/>
                        <w:right w:val="none" w:sz="0" w:space="0" w:color="auto"/>
                      </w:divBdr>
                    </w:div>
                  </w:divsChild>
                </w:div>
                <w:div w:id="734086714">
                  <w:marLeft w:val="0"/>
                  <w:marRight w:val="0"/>
                  <w:marTop w:val="0"/>
                  <w:marBottom w:val="0"/>
                  <w:divBdr>
                    <w:top w:val="none" w:sz="0" w:space="0" w:color="auto"/>
                    <w:left w:val="none" w:sz="0" w:space="0" w:color="auto"/>
                    <w:bottom w:val="none" w:sz="0" w:space="0" w:color="auto"/>
                    <w:right w:val="none" w:sz="0" w:space="0" w:color="auto"/>
                  </w:divBdr>
                  <w:divsChild>
                    <w:div w:id="846364115">
                      <w:marLeft w:val="0"/>
                      <w:marRight w:val="0"/>
                      <w:marTop w:val="0"/>
                      <w:marBottom w:val="0"/>
                      <w:divBdr>
                        <w:top w:val="none" w:sz="0" w:space="0" w:color="auto"/>
                        <w:left w:val="none" w:sz="0" w:space="0" w:color="auto"/>
                        <w:bottom w:val="none" w:sz="0" w:space="0" w:color="auto"/>
                        <w:right w:val="none" w:sz="0" w:space="0" w:color="auto"/>
                      </w:divBdr>
                    </w:div>
                  </w:divsChild>
                </w:div>
                <w:div w:id="748817652">
                  <w:marLeft w:val="0"/>
                  <w:marRight w:val="0"/>
                  <w:marTop w:val="0"/>
                  <w:marBottom w:val="0"/>
                  <w:divBdr>
                    <w:top w:val="none" w:sz="0" w:space="0" w:color="auto"/>
                    <w:left w:val="none" w:sz="0" w:space="0" w:color="auto"/>
                    <w:bottom w:val="none" w:sz="0" w:space="0" w:color="auto"/>
                    <w:right w:val="none" w:sz="0" w:space="0" w:color="auto"/>
                  </w:divBdr>
                  <w:divsChild>
                    <w:div w:id="1505511857">
                      <w:marLeft w:val="0"/>
                      <w:marRight w:val="0"/>
                      <w:marTop w:val="0"/>
                      <w:marBottom w:val="0"/>
                      <w:divBdr>
                        <w:top w:val="none" w:sz="0" w:space="0" w:color="auto"/>
                        <w:left w:val="none" w:sz="0" w:space="0" w:color="auto"/>
                        <w:bottom w:val="none" w:sz="0" w:space="0" w:color="auto"/>
                        <w:right w:val="none" w:sz="0" w:space="0" w:color="auto"/>
                      </w:divBdr>
                    </w:div>
                  </w:divsChild>
                </w:div>
                <w:div w:id="778451480">
                  <w:marLeft w:val="0"/>
                  <w:marRight w:val="0"/>
                  <w:marTop w:val="0"/>
                  <w:marBottom w:val="0"/>
                  <w:divBdr>
                    <w:top w:val="none" w:sz="0" w:space="0" w:color="auto"/>
                    <w:left w:val="none" w:sz="0" w:space="0" w:color="auto"/>
                    <w:bottom w:val="none" w:sz="0" w:space="0" w:color="auto"/>
                    <w:right w:val="none" w:sz="0" w:space="0" w:color="auto"/>
                  </w:divBdr>
                  <w:divsChild>
                    <w:div w:id="1050302665">
                      <w:marLeft w:val="0"/>
                      <w:marRight w:val="0"/>
                      <w:marTop w:val="0"/>
                      <w:marBottom w:val="0"/>
                      <w:divBdr>
                        <w:top w:val="none" w:sz="0" w:space="0" w:color="auto"/>
                        <w:left w:val="none" w:sz="0" w:space="0" w:color="auto"/>
                        <w:bottom w:val="none" w:sz="0" w:space="0" w:color="auto"/>
                        <w:right w:val="none" w:sz="0" w:space="0" w:color="auto"/>
                      </w:divBdr>
                    </w:div>
                  </w:divsChild>
                </w:div>
                <w:div w:id="780803955">
                  <w:marLeft w:val="0"/>
                  <w:marRight w:val="0"/>
                  <w:marTop w:val="0"/>
                  <w:marBottom w:val="0"/>
                  <w:divBdr>
                    <w:top w:val="none" w:sz="0" w:space="0" w:color="auto"/>
                    <w:left w:val="none" w:sz="0" w:space="0" w:color="auto"/>
                    <w:bottom w:val="none" w:sz="0" w:space="0" w:color="auto"/>
                    <w:right w:val="none" w:sz="0" w:space="0" w:color="auto"/>
                  </w:divBdr>
                  <w:divsChild>
                    <w:div w:id="1911573163">
                      <w:marLeft w:val="0"/>
                      <w:marRight w:val="0"/>
                      <w:marTop w:val="0"/>
                      <w:marBottom w:val="0"/>
                      <w:divBdr>
                        <w:top w:val="none" w:sz="0" w:space="0" w:color="auto"/>
                        <w:left w:val="none" w:sz="0" w:space="0" w:color="auto"/>
                        <w:bottom w:val="none" w:sz="0" w:space="0" w:color="auto"/>
                        <w:right w:val="none" w:sz="0" w:space="0" w:color="auto"/>
                      </w:divBdr>
                    </w:div>
                  </w:divsChild>
                </w:div>
                <w:div w:id="783810801">
                  <w:marLeft w:val="0"/>
                  <w:marRight w:val="0"/>
                  <w:marTop w:val="0"/>
                  <w:marBottom w:val="0"/>
                  <w:divBdr>
                    <w:top w:val="none" w:sz="0" w:space="0" w:color="auto"/>
                    <w:left w:val="none" w:sz="0" w:space="0" w:color="auto"/>
                    <w:bottom w:val="none" w:sz="0" w:space="0" w:color="auto"/>
                    <w:right w:val="none" w:sz="0" w:space="0" w:color="auto"/>
                  </w:divBdr>
                  <w:divsChild>
                    <w:div w:id="997534544">
                      <w:marLeft w:val="0"/>
                      <w:marRight w:val="0"/>
                      <w:marTop w:val="0"/>
                      <w:marBottom w:val="0"/>
                      <w:divBdr>
                        <w:top w:val="none" w:sz="0" w:space="0" w:color="auto"/>
                        <w:left w:val="none" w:sz="0" w:space="0" w:color="auto"/>
                        <w:bottom w:val="none" w:sz="0" w:space="0" w:color="auto"/>
                        <w:right w:val="none" w:sz="0" w:space="0" w:color="auto"/>
                      </w:divBdr>
                    </w:div>
                  </w:divsChild>
                </w:div>
                <w:div w:id="823011761">
                  <w:marLeft w:val="0"/>
                  <w:marRight w:val="0"/>
                  <w:marTop w:val="0"/>
                  <w:marBottom w:val="0"/>
                  <w:divBdr>
                    <w:top w:val="none" w:sz="0" w:space="0" w:color="auto"/>
                    <w:left w:val="none" w:sz="0" w:space="0" w:color="auto"/>
                    <w:bottom w:val="none" w:sz="0" w:space="0" w:color="auto"/>
                    <w:right w:val="none" w:sz="0" w:space="0" w:color="auto"/>
                  </w:divBdr>
                  <w:divsChild>
                    <w:div w:id="786390604">
                      <w:marLeft w:val="0"/>
                      <w:marRight w:val="0"/>
                      <w:marTop w:val="0"/>
                      <w:marBottom w:val="0"/>
                      <w:divBdr>
                        <w:top w:val="none" w:sz="0" w:space="0" w:color="auto"/>
                        <w:left w:val="none" w:sz="0" w:space="0" w:color="auto"/>
                        <w:bottom w:val="none" w:sz="0" w:space="0" w:color="auto"/>
                        <w:right w:val="none" w:sz="0" w:space="0" w:color="auto"/>
                      </w:divBdr>
                    </w:div>
                  </w:divsChild>
                </w:div>
                <w:div w:id="825896527">
                  <w:marLeft w:val="0"/>
                  <w:marRight w:val="0"/>
                  <w:marTop w:val="0"/>
                  <w:marBottom w:val="0"/>
                  <w:divBdr>
                    <w:top w:val="none" w:sz="0" w:space="0" w:color="auto"/>
                    <w:left w:val="none" w:sz="0" w:space="0" w:color="auto"/>
                    <w:bottom w:val="none" w:sz="0" w:space="0" w:color="auto"/>
                    <w:right w:val="none" w:sz="0" w:space="0" w:color="auto"/>
                  </w:divBdr>
                  <w:divsChild>
                    <w:div w:id="739138074">
                      <w:marLeft w:val="0"/>
                      <w:marRight w:val="0"/>
                      <w:marTop w:val="0"/>
                      <w:marBottom w:val="0"/>
                      <w:divBdr>
                        <w:top w:val="none" w:sz="0" w:space="0" w:color="auto"/>
                        <w:left w:val="none" w:sz="0" w:space="0" w:color="auto"/>
                        <w:bottom w:val="none" w:sz="0" w:space="0" w:color="auto"/>
                        <w:right w:val="none" w:sz="0" w:space="0" w:color="auto"/>
                      </w:divBdr>
                    </w:div>
                  </w:divsChild>
                </w:div>
                <w:div w:id="850752666">
                  <w:marLeft w:val="0"/>
                  <w:marRight w:val="0"/>
                  <w:marTop w:val="0"/>
                  <w:marBottom w:val="0"/>
                  <w:divBdr>
                    <w:top w:val="none" w:sz="0" w:space="0" w:color="auto"/>
                    <w:left w:val="none" w:sz="0" w:space="0" w:color="auto"/>
                    <w:bottom w:val="none" w:sz="0" w:space="0" w:color="auto"/>
                    <w:right w:val="none" w:sz="0" w:space="0" w:color="auto"/>
                  </w:divBdr>
                  <w:divsChild>
                    <w:div w:id="796725684">
                      <w:marLeft w:val="0"/>
                      <w:marRight w:val="0"/>
                      <w:marTop w:val="0"/>
                      <w:marBottom w:val="0"/>
                      <w:divBdr>
                        <w:top w:val="none" w:sz="0" w:space="0" w:color="auto"/>
                        <w:left w:val="none" w:sz="0" w:space="0" w:color="auto"/>
                        <w:bottom w:val="none" w:sz="0" w:space="0" w:color="auto"/>
                        <w:right w:val="none" w:sz="0" w:space="0" w:color="auto"/>
                      </w:divBdr>
                    </w:div>
                  </w:divsChild>
                </w:div>
                <w:div w:id="885142239">
                  <w:marLeft w:val="0"/>
                  <w:marRight w:val="0"/>
                  <w:marTop w:val="0"/>
                  <w:marBottom w:val="0"/>
                  <w:divBdr>
                    <w:top w:val="none" w:sz="0" w:space="0" w:color="auto"/>
                    <w:left w:val="none" w:sz="0" w:space="0" w:color="auto"/>
                    <w:bottom w:val="none" w:sz="0" w:space="0" w:color="auto"/>
                    <w:right w:val="none" w:sz="0" w:space="0" w:color="auto"/>
                  </w:divBdr>
                  <w:divsChild>
                    <w:div w:id="1943565241">
                      <w:marLeft w:val="0"/>
                      <w:marRight w:val="0"/>
                      <w:marTop w:val="0"/>
                      <w:marBottom w:val="0"/>
                      <w:divBdr>
                        <w:top w:val="none" w:sz="0" w:space="0" w:color="auto"/>
                        <w:left w:val="none" w:sz="0" w:space="0" w:color="auto"/>
                        <w:bottom w:val="none" w:sz="0" w:space="0" w:color="auto"/>
                        <w:right w:val="none" w:sz="0" w:space="0" w:color="auto"/>
                      </w:divBdr>
                    </w:div>
                  </w:divsChild>
                </w:div>
                <w:div w:id="889731857">
                  <w:marLeft w:val="0"/>
                  <w:marRight w:val="0"/>
                  <w:marTop w:val="0"/>
                  <w:marBottom w:val="0"/>
                  <w:divBdr>
                    <w:top w:val="none" w:sz="0" w:space="0" w:color="auto"/>
                    <w:left w:val="none" w:sz="0" w:space="0" w:color="auto"/>
                    <w:bottom w:val="none" w:sz="0" w:space="0" w:color="auto"/>
                    <w:right w:val="none" w:sz="0" w:space="0" w:color="auto"/>
                  </w:divBdr>
                  <w:divsChild>
                    <w:div w:id="529033518">
                      <w:marLeft w:val="0"/>
                      <w:marRight w:val="0"/>
                      <w:marTop w:val="0"/>
                      <w:marBottom w:val="0"/>
                      <w:divBdr>
                        <w:top w:val="none" w:sz="0" w:space="0" w:color="auto"/>
                        <w:left w:val="none" w:sz="0" w:space="0" w:color="auto"/>
                        <w:bottom w:val="none" w:sz="0" w:space="0" w:color="auto"/>
                        <w:right w:val="none" w:sz="0" w:space="0" w:color="auto"/>
                      </w:divBdr>
                    </w:div>
                  </w:divsChild>
                </w:div>
                <w:div w:id="905259090">
                  <w:marLeft w:val="0"/>
                  <w:marRight w:val="0"/>
                  <w:marTop w:val="0"/>
                  <w:marBottom w:val="0"/>
                  <w:divBdr>
                    <w:top w:val="none" w:sz="0" w:space="0" w:color="auto"/>
                    <w:left w:val="none" w:sz="0" w:space="0" w:color="auto"/>
                    <w:bottom w:val="none" w:sz="0" w:space="0" w:color="auto"/>
                    <w:right w:val="none" w:sz="0" w:space="0" w:color="auto"/>
                  </w:divBdr>
                  <w:divsChild>
                    <w:div w:id="1069841695">
                      <w:marLeft w:val="0"/>
                      <w:marRight w:val="0"/>
                      <w:marTop w:val="0"/>
                      <w:marBottom w:val="0"/>
                      <w:divBdr>
                        <w:top w:val="none" w:sz="0" w:space="0" w:color="auto"/>
                        <w:left w:val="none" w:sz="0" w:space="0" w:color="auto"/>
                        <w:bottom w:val="none" w:sz="0" w:space="0" w:color="auto"/>
                        <w:right w:val="none" w:sz="0" w:space="0" w:color="auto"/>
                      </w:divBdr>
                    </w:div>
                    <w:div w:id="1170218608">
                      <w:marLeft w:val="0"/>
                      <w:marRight w:val="0"/>
                      <w:marTop w:val="0"/>
                      <w:marBottom w:val="0"/>
                      <w:divBdr>
                        <w:top w:val="none" w:sz="0" w:space="0" w:color="auto"/>
                        <w:left w:val="none" w:sz="0" w:space="0" w:color="auto"/>
                        <w:bottom w:val="none" w:sz="0" w:space="0" w:color="auto"/>
                        <w:right w:val="none" w:sz="0" w:space="0" w:color="auto"/>
                      </w:divBdr>
                    </w:div>
                  </w:divsChild>
                </w:div>
                <w:div w:id="915633688">
                  <w:marLeft w:val="0"/>
                  <w:marRight w:val="0"/>
                  <w:marTop w:val="0"/>
                  <w:marBottom w:val="0"/>
                  <w:divBdr>
                    <w:top w:val="none" w:sz="0" w:space="0" w:color="auto"/>
                    <w:left w:val="none" w:sz="0" w:space="0" w:color="auto"/>
                    <w:bottom w:val="none" w:sz="0" w:space="0" w:color="auto"/>
                    <w:right w:val="none" w:sz="0" w:space="0" w:color="auto"/>
                  </w:divBdr>
                  <w:divsChild>
                    <w:div w:id="1652054334">
                      <w:marLeft w:val="0"/>
                      <w:marRight w:val="0"/>
                      <w:marTop w:val="0"/>
                      <w:marBottom w:val="0"/>
                      <w:divBdr>
                        <w:top w:val="none" w:sz="0" w:space="0" w:color="auto"/>
                        <w:left w:val="none" w:sz="0" w:space="0" w:color="auto"/>
                        <w:bottom w:val="none" w:sz="0" w:space="0" w:color="auto"/>
                        <w:right w:val="none" w:sz="0" w:space="0" w:color="auto"/>
                      </w:divBdr>
                    </w:div>
                  </w:divsChild>
                </w:div>
                <w:div w:id="946237730">
                  <w:marLeft w:val="0"/>
                  <w:marRight w:val="0"/>
                  <w:marTop w:val="0"/>
                  <w:marBottom w:val="0"/>
                  <w:divBdr>
                    <w:top w:val="none" w:sz="0" w:space="0" w:color="auto"/>
                    <w:left w:val="none" w:sz="0" w:space="0" w:color="auto"/>
                    <w:bottom w:val="none" w:sz="0" w:space="0" w:color="auto"/>
                    <w:right w:val="none" w:sz="0" w:space="0" w:color="auto"/>
                  </w:divBdr>
                  <w:divsChild>
                    <w:div w:id="509638032">
                      <w:marLeft w:val="0"/>
                      <w:marRight w:val="0"/>
                      <w:marTop w:val="0"/>
                      <w:marBottom w:val="0"/>
                      <w:divBdr>
                        <w:top w:val="none" w:sz="0" w:space="0" w:color="auto"/>
                        <w:left w:val="none" w:sz="0" w:space="0" w:color="auto"/>
                        <w:bottom w:val="none" w:sz="0" w:space="0" w:color="auto"/>
                        <w:right w:val="none" w:sz="0" w:space="0" w:color="auto"/>
                      </w:divBdr>
                    </w:div>
                  </w:divsChild>
                </w:div>
                <w:div w:id="950164280">
                  <w:marLeft w:val="0"/>
                  <w:marRight w:val="0"/>
                  <w:marTop w:val="0"/>
                  <w:marBottom w:val="0"/>
                  <w:divBdr>
                    <w:top w:val="none" w:sz="0" w:space="0" w:color="auto"/>
                    <w:left w:val="none" w:sz="0" w:space="0" w:color="auto"/>
                    <w:bottom w:val="none" w:sz="0" w:space="0" w:color="auto"/>
                    <w:right w:val="none" w:sz="0" w:space="0" w:color="auto"/>
                  </w:divBdr>
                  <w:divsChild>
                    <w:div w:id="814613873">
                      <w:marLeft w:val="0"/>
                      <w:marRight w:val="0"/>
                      <w:marTop w:val="0"/>
                      <w:marBottom w:val="0"/>
                      <w:divBdr>
                        <w:top w:val="none" w:sz="0" w:space="0" w:color="auto"/>
                        <w:left w:val="none" w:sz="0" w:space="0" w:color="auto"/>
                        <w:bottom w:val="none" w:sz="0" w:space="0" w:color="auto"/>
                        <w:right w:val="none" w:sz="0" w:space="0" w:color="auto"/>
                      </w:divBdr>
                    </w:div>
                  </w:divsChild>
                </w:div>
                <w:div w:id="957295356">
                  <w:marLeft w:val="0"/>
                  <w:marRight w:val="0"/>
                  <w:marTop w:val="0"/>
                  <w:marBottom w:val="0"/>
                  <w:divBdr>
                    <w:top w:val="none" w:sz="0" w:space="0" w:color="auto"/>
                    <w:left w:val="none" w:sz="0" w:space="0" w:color="auto"/>
                    <w:bottom w:val="none" w:sz="0" w:space="0" w:color="auto"/>
                    <w:right w:val="none" w:sz="0" w:space="0" w:color="auto"/>
                  </w:divBdr>
                  <w:divsChild>
                    <w:div w:id="610936242">
                      <w:marLeft w:val="0"/>
                      <w:marRight w:val="0"/>
                      <w:marTop w:val="0"/>
                      <w:marBottom w:val="0"/>
                      <w:divBdr>
                        <w:top w:val="none" w:sz="0" w:space="0" w:color="auto"/>
                        <w:left w:val="none" w:sz="0" w:space="0" w:color="auto"/>
                        <w:bottom w:val="none" w:sz="0" w:space="0" w:color="auto"/>
                        <w:right w:val="none" w:sz="0" w:space="0" w:color="auto"/>
                      </w:divBdr>
                    </w:div>
                  </w:divsChild>
                </w:div>
                <w:div w:id="958416110">
                  <w:marLeft w:val="0"/>
                  <w:marRight w:val="0"/>
                  <w:marTop w:val="0"/>
                  <w:marBottom w:val="0"/>
                  <w:divBdr>
                    <w:top w:val="none" w:sz="0" w:space="0" w:color="auto"/>
                    <w:left w:val="none" w:sz="0" w:space="0" w:color="auto"/>
                    <w:bottom w:val="none" w:sz="0" w:space="0" w:color="auto"/>
                    <w:right w:val="none" w:sz="0" w:space="0" w:color="auto"/>
                  </w:divBdr>
                  <w:divsChild>
                    <w:div w:id="1069421047">
                      <w:marLeft w:val="0"/>
                      <w:marRight w:val="0"/>
                      <w:marTop w:val="0"/>
                      <w:marBottom w:val="0"/>
                      <w:divBdr>
                        <w:top w:val="none" w:sz="0" w:space="0" w:color="auto"/>
                        <w:left w:val="none" w:sz="0" w:space="0" w:color="auto"/>
                        <w:bottom w:val="none" w:sz="0" w:space="0" w:color="auto"/>
                        <w:right w:val="none" w:sz="0" w:space="0" w:color="auto"/>
                      </w:divBdr>
                    </w:div>
                  </w:divsChild>
                </w:div>
                <w:div w:id="997076558">
                  <w:marLeft w:val="0"/>
                  <w:marRight w:val="0"/>
                  <w:marTop w:val="0"/>
                  <w:marBottom w:val="0"/>
                  <w:divBdr>
                    <w:top w:val="none" w:sz="0" w:space="0" w:color="auto"/>
                    <w:left w:val="none" w:sz="0" w:space="0" w:color="auto"/>
                    <w:bottom w:val="none" w:sz="0" w:space="0" w:color="auto"/>
                    <w:right w:val="none" w:sz="0" w:space="0" w:color="auto"/>
                  </w:divBdr>
                  <w:divsChild>
                    <w:div w:id="1148327158">
                      <w:marLeft w:val="0"/>
                      <w:marRight w:val="0"/>
                      <w:marTop w:val="0"/>
                      <w:marBottom w:val="0"/>
                      <w:divBdr>
                        <w:top w:val="none" w:sz="0" w:space="0" w:color="auto"/>
                        <w:left w:val="none" w:sz="0" w:space="0" w:color="auto"/>
                        <w:bottom w:val="none" w:sz="0" w:space="0" w:color="auto"/>
                        <w:right w:val="none" w:sz="0" w:space="0" w:color="auto"/>
                      </w:divBdr>
                    </w:div>
                  </w:divsChild>
                </w:div>
                <w:div w:id="998508072">
                  <w:marLeft w:val="0"/>
                  <w:marRight w:val="0"/>
                  <w:marTop w:val="0"/>
                  <w:marBottom w:val="0"/>
                  <w:divBdr>
                    <w:top w:val="none" w:sz="0" w:space="0" w:color="auto"/>
                    <w:left w:val="none" w:sz="0" w:space="0" w:color="auto"/>
                    <w:bottom w:val="none" w:sz="0" w:space="0" w:color="auto"/>
                    <w:right w:val="none" w:sz="0" w:space="0" w:color="auto"/>
                  </w:divBdr>
                  <w:divsChild>
                    <w:div w:id="920718425">
                      <w:marLeft w:val="0"/>
                      <w:marRight w:val="0"/>
                      <w:marTop w:val="0"/>
                      <w:marBottom w:val="0"/>
                      <w:divBdr>
                        <w:top w:val="none" w:sz="0" w:space="0" w:color="auto"/>
                        <w:left w:val="none" w:sz="0" w:space="0" w:color="auto"/>
                        <w:bottom w:val="none" w:sz="0" w:space="0" w:color="auto"/>
                        <w:right w:val="none" w:sz="0" w:space="0" w:color="auto"/>
                      </w:divBdr>
                    </w:div>
                  </w:divsChild>
                </w:div>
                <w:div w:id="1005667354">
                  <w:marLeft w:val="0"/>
                  <w:marRight w:val="0"/>
                  <w:marTop w:val="0"/>
                  <w:marBottom w:val="0"/>
                  <w:divBdr>
                    <w:top w:val="none" w:sz="0" w:space="0" w:color="auto"/>
                    <w:left w:val="none" w:sz="0" w:space="0" w:color="auto"/>
                    <w:bottom w:val="none" w:sz="0" w:space="0" w:color="auto"/>
                    <w:right w:val="none" w:sz="0" w:space="0" w:color="auto"/>
                  </w:divBdr>
                  <w:divsChild>
                    <w:div w:id="1606577198">
                      <w:marLeft w:val="0"/>
                      <w:marRight w:val="0"/>
                      <w:marTop w:val="0"/>
                      <w:marBottom w:val="0"/>
                      <w:divBdr>
                        <w:top w:val="none" w:sz="0" w:space="0" w:color="auto"/>
                        <w:left w:val="none" w:sz="0" w:space="0" w:color="auto"/>
                        <w:bottom w:val="none" w:sz="0" w:space="0" w:color="auto"/>
                        <w:right w:val="none" w:sz="0" w:space="0" w:color="auto"/>
                      </w:divBdr>
                    </w:div>
                  </w:divsChild>
                </w:div>
                <w:div w:id="1022711379">
                  <w:marLeft w:val="0"/>
                  <w:marRight w:val="0"/>
                  <w:marTop w:val="0"/>
                  <w:marBottom w:val="0"/>
                  <w:divBdr>
                    <w:top w:val="none" w:sz="0" w:space="0" w:color="auto"/>
                    <w:left w:val="none" w:sz="0" w:space="0" w:color="auto"/>
                    <w:bottom w:val="none" w:sz="0" w:space="0" w:color="auto"/>
                    <w:right w:val="none" w:sz="0" w:space="0" w:color="auto"/>
                  </w:divBdr>
                  <w:divsChild>
                    <w:div w:id="516969176">
                      <w:marLeft w:val="0"/>
                      <w:marRight w:val="0"/>
                      <w:marTop w:val="0"/>
                      <w:marBottom w:val="0"/>
                      <w:divBdr>
                        <w:top w:val="none" w:sz="0" w:space="0" w:color="auto"/>
                        <w:left w:val="none" w:sz="0" w:space="0" w:color="auto"/>
                        <w:bottom w:val="none" w:sz="0" w:space="0" w:color="auto"/>
                        <w:right w:val="none" w:sz="0" w:space="0" w:color="auto"/>
                      </w:divBdr>
                    </w:div>
                  </w:divsChild>
                </w:div>
                <w:div w:id="1062369807">
                  <w:marLeft w:val="0"/>
                  <w:marRight w:val="0"/>
                  <w:marTop w:val="0"/>
                  <w:marBottom w:val="0"/>
                  <w:divBdr>
                    <w:top w:val="none" w:sz="0" w:space="0" w:color="auto"/>
                    <w:left w:val="none" w:sz="0" w:space="0" w:color="auto"/>
                    <w:bottom w:val="none" w:sz="0" w:space="0" w:color="auto"/>
                    <w:right w:val="none" w:sz="0" w:space="0" w:color="auto"/>
                  </w:divBdr>
                  <w:divsChild>
                    <w:div w:id="1548032290">
                      <w:marLeft w:val="0"/>
                      <w:marRight w:val="0"/>
                      <w:marTop w:val="0"/>
                      <w:marBottom w:val="0"/>
                      <w:divBdr>
                        <w:top w:val="none" w:sz="0" w:space="0" w:color="auto"/>
                        <w:left w:val="none" w:sz="0" w:space="0" w:color="auto"/>
                        <w:bottom w:val="none" w:sz="0" w:space="0" w:color="auto"/>
                        <w:right w:val="none" w:sz="0" w:space="0" w:color="auto"/>
                      </w:divBdr>
                    </w:div>
                  </w:divsChild>
                </w:div>
                <w:div w:id="1067798909">
                  <w:marLeft w:val="0"/>
                  <w:marRight w:val="0"/>
                  <w:marTop w:val="0"/>
                  <w:marBottom w:val="0"/>
                  <w:divBdr>
                    <w:top w:val="none" w:sz="0" w:space="0" w:color="auto"/>
                    <w:left w:val="none" w:sz="0" w:space="0" w:color="auto"/>
                    <w:bottom w:val="none" w:sz="0" w:space="0" w:color="auto"/>
                    <w:right w:val="none" w:sz="0" w:space="0" w:color="auto"/>
                  </w:divBdr>
                  <w:divsChild>
                    <w:div w:id="1763602295">
                      <w:marLeft w:val="0"/>
                      <w:marRight w:val="0"/>
                      <w:marTop w:val="0"/>
                      <w:marBottom w:val="0"/>
                      <w:divBdr>
                        <w:top w:val="none" w:sz="0" w:space="0" w:color="auto"/>
                        <w:left w:val="none" w:sz="0" w:space="0" w:color="auto"/>
                        <w:bottom w:val="none" w:sz="0" w:space="0" w:color="auto"/>
                        <w:right w:val="none" w:sz="0" w:space="0" w:color="auto"/>
                      </w:divBdr>
                    </w:div>
                  </w:divsChild>
                </w:div>
                <w:div w:id="1085030791">
                  <w:marLeft w:val="0"/>
                  <w:marRight w:val="0"/>
                  <w:marTop w:val="0"/>
                  <w:marBottom w:val="0"/>
                  <w:divBdr>
                    <w:top w:val="none" w:sz="0" w:space="0" w:color="auto"/>
                    <w:left w:val="none" w:sz="0" w:space="0" w:color="auto"/>
                    <w:bottom w:val="none" w:sz="0" w:space="0" w:color="auto"/>
                    <w:right w:val="none" w:sz="0" w:space="0" w:color="auto"/>
                  </w:divBdr>
                  <w:divsChild>
                    <w:div w:id="329138052">
                      <w:marLeft w:val="0"/>
                      <w:marRight w:val="0"/>
                      <w:marTop w:val="0"/>
                      <w:marBottom w:val="0"/>
                      <w:divBdr>
                        <w:top w:val="none" w:sz="0" w:space="0" w:color="auto"/>
                        <w:left w:val="none" w:sz="0" w:space="0" w:color="auto"/>
                        <w:bottom w:val="none" w:sz="0" w:space="0" w:color="auto"/>
                        <w:right w:val="none" w:sz="0" w:space="0" w:color="auto"/>
                      </w:divBdr>
                    </w:div>
                  </w:divsChild>
                </w:div>
                <w:div w:id="1100762175">
                  <w:marLeft w:val="0"/>
                  <w:marRight w:val="0"/>
                  <w:marTop w:val="0"/>
                  <w:marBottom w:val="0"/>
                  <w:divBdr>
                    <w:top w:val="none" w:sz="0" w:space="0" w:color="auto"/>
                    <w:left w:val="none" w:sz="0" w:space="0" w:color="auto"/>
                    <w:bottom w:val="none" w:sz="0" w:space="0" w:color="auto"/>
                    <w:right w:val="none" w:sz="0" w:space="0" w:color="auto"/>
                  </w:divBdr>
                  <w:divsChild>
                    <w:div w:id="545484199">
                      <w:marLeft w:val="0"/>
                      <w:marRight w:val="0"/>
                      <w:marTop w:val="0"/>
                      <w:marBottom w:val="0"/>
                      <w:divBdr>
                        <w:top w:val="none" w:sz="0" w:space="0" w:color="auto"/>
                        <w:left w:val="none" w:sz="0" w:space="0" w:color="auto"/>
                        <w:bottom w:val="none" w:sz="0" w:space="0" w:color="auto"/>
                        <w:right w:val="none" w:sz="0" w:space="0" w:color="auto"/>
                      </w:divBdr>
                    </w:div>
                  </w:divsChild>
                </w:div>
                <w:div w:id="1104690461">
                  <w:marLeft w:val="0"/>
                  <w:marRight w:val="0"/>
                  <w:marTop w:val="0"/>
                  <w:marBottom w:val="0"/>
                  <w:divBdr>
                    <w:top w:val="none" w:sz="0" w:space="0" w:color="auto"/>
                    <w:left w:val="none" w:sz="0" w:space="0" w:color="auto"/>
                    <w:bottom w:val="none" w:sz="0" w:space="0" w:color="auto"/>
                    <w:right w:val="none" w:sz="0" w:space="0" w:color="auto"/>
                  </w:divBdr>
                  <w:divsChild>
                    <w:div w:id="864560599">
                      <w:marLeft w:val="0"/>
                      <w:marRight w:val="0"/>
                      <w:marTop w:val="0"/>
                      <w:marBottom w:val="0"/>
                      <w:divBdr>
                        <w:top w:val="none" w:sz="0" w:space="0" w:color="auto"/>
                        <w:left w:val="none" w:sz="0" w:space="0" w:color="auto"/>
                        <w:bottom w:val="none" w:sz="0" w:space="0" w:color="auto"/>
                        <w:right w:val="none" w:sz="0" w:space="0" w:color="auto"/>
                      </w:divBdr>
                    </w:div>
                  </w:divsChild>
                </w:div>
                <w:div w:id="1108507203">
                  <w:marLeft w:val="0"/>
                  <w:marRight w:val="0"/>
                  <w:marTop w:val="0"/>
                  <w:marBottom w:val="0"/>
                  <w:divBdr>
                    <w:top w:val="none" w:sz="0" w:space="0" w:color="auto"/>
                    <w:left w:val="none" w:sz="0" w:space="0" w:color="auto"/>
                    <w:bottom w:val="none" w:sz="0" w:space="0" w:color="auto"/>
                    <w:right w:val="none" w:sz="0" w:space="0" w:color="auto"/>
                  </w:divBdr>
                  <w:divsChild>
                    <w:div w:id="715541094">
                      <w:marLeft w:val="0"/>
                      <w:marRight w:val="0"/>
                      <w:marTop w:val="0"/>
                      <w:marBottom w:val="0"/>
                      <w:divBdr>
                        <w:top w:val="none" w:sz="0" w:space="0" w:color="auto"/>
                        <w:left w:val="none" w:sz="0" w:space="0" w:color="auto"/>
                        <w:bottom w:val="none" w:sz="0" w:space="0" w:color="auto"/>
                        <w:right w:val="none" w:sz="0" w:space="0" w:color="auto"/>
                      </w:divBdr>
                    </w:div>
                  </w:divsChild>
                </w:div>
                <w:div w:id="1110704475">
                  <w:marLeft w:val="0"/>
                  <w:marRight w:val="0"/>
                  <w:marTop w:val="0"/>
                  <w:marBottom w:val="0"/>
                  <w:divBdr>
                    <w:top w:val="none" w:sz="0" w:space="0" w:color="auto"/>
                    <w:left w:val="none" w:sz="0" w:space="0" w:color="auto"/>
                    <w:bottom w:val="none" w:sz="0" w:space="0" w:color="auto"/>
                    <w:right w:val="none" w:sz="0" w:space="0" w:color="auto"/>
                  </w:divBdr>
                  <w:divsChild>
                    <w:div w:id="151531421">
                      <w:marLeft w:val="0"/>
                      <w:marRight w:val="0"/>
                      <w:marTop w:val="0"/>
                      <w:marBottom w:val="0"/>
                      <w:divBdr>
                        <w:top w:val="none" w:sz="0" w:space="0" w:color="auto"/>
                        <w:left w:val="none" w:sz="0" w:space="0" w:color="auto"/>
                        <w:bottom w:val="none" w:sz="0" w:space="0" w:color="auto"/>
                        <w:right w:val="none" w:sz="0" w:space="0" w:color="auto"/>
                      </w:divBdr>
                    </w:div>
                  </w:divsChild>
                </w:div>
                <w:div w:id="1113863910">
                  <w:marLeft w:val="0"/>
                  <w:marRight w:val="0"/>
                  <w:marTop w:val="0"/>
                  <w:marBottom w:val="0"/>
                  <w:divBdr>
                    <w:top w:val="none" w:sz="0" w:space="0" w:color="auto"/>
                    <w:left w:val="none" w:sz="0" w:space="0" w:color="auto"/>
                    <w:bottom w:val="none" w:sz="0" w:space="0" w:color="auto"/>
                    <w:right w:val="none" w:sz="0" w:space="0" w:color="auto"/>
                  </w:divBdr>
                  <w:divsChild>
                    <w:div w:id="1607805339">
                      <w:marLeft w:val="0"/>
                      <w:marRight w:val="0"/>
                      <w:marTop w:val="0"/>
                      <w:marBottom w:val="0"/>
                      <w:divBdr>
                        <w:top w:val="none" w:sz="0" w:space="0" w:color="auto"/>
                        <w:left w:val="none" w:sz="0" w:space="0" w:color="auto"/>
                        <w:bottom w:val="none" w:sz="0" w:space="0" w:color="auto"/>
                        <w:right w:val="none" w:sz="0" w:space="0" w:color="auto"/>
                      </w:divBdr>
                    </w:div>
                  </w:divsChild>
                </w:div>
                <w:div w:id="1114904202">
                  <w:marLeft w:val="0"/>
                  <w:marRight w:val="0"/>
                  <w:marTop w:val="0"/>
                  <w:marBottom w:val="0"/>
                  <w:divBdr>
                    <w:top w:val="none" w:sz="0" w:space="0" w:color="auto"/>
                    <w:left w:val="none" w:sz="0" w:space="0" w:color="auto"/>
                    <w:bottom w:val="none" w:sz="0" w:space="0" w:color="auto"/>
                    <w:right w:val="none" w:sz="0" w:space="0" w:color="auto"/>
                  </w:divBdr>
                  <w:divsChild>
                    <w:div w:id="596331167">
                      <w:marLeft w:val="0"/>
                      <w:marRight w:val="0"/>
                      <w:marTop w:val="0"/>
                      <w:marBottom w:val="0"/>
                      <w:divBdr>
                        <w:top w:val="none" w:sz="0" w:space="0" w:color="auto"/>
                        <w:left w:val="none" w:sz="0" w:space="0" w:color="auto"/>
                        <w:bottom w:val="none" w:sz="0" w:space="0" w:color="auto"/>
                        <w:right w:val="none" w:sz="0" w:space="0" w:color="auto"/>
                      </w:divBdr>
                    </w:div>
                  </w:divsChild>
                </w:div>
                <w:div w:id="1126964957">
                  <w:marLeft w:val="0"/>
                  <w:marRight w:val="0"/>
                  <w:marTop w:val="0"/>
                  <w:marBottom w:val="0"/>
                  <w:divBdr>
                    <w:top w:val="none" w:sz="0" w:space="0" w:color="auto"/>
                    <w:left w:val="none" w:sz="0" w:space="0" w:color="auto"/>
                    <w:bottom w:val="none" w:sz="0" w:space="0" w:color="auto"/>
                    <w:right w:val="none" w:sz="0" w:space="0" w:color="auto"/>
                  </w:divBdr>
                  <w:divsChild>
                    <w:div w:id="1849758826">
                      <w:marLeft w:val="0"/>
                      <w:marRight w:val="0"/>
                      <w:marTop w:val="0"/>
                      <w:marBottom w:val="0"/>
                      <w:divBdr>
                        <w:top w:val="none" w:sz="0" w:space="0" w:color="auto"/>
                        <w:left w:val="none" w:sz="0" w:space="0" w:color="auto"/>
                        <w:bottom w:val="none" w:sz="0" w:space="0" w:color="auto"/>
                        <w:right w:val="none" w:sz="0" w:space="0" w:color="auto"/>
                      </w:divBdr>
                    </w:div>
                  </w:divsChild>
                </w:div>
                <w:div w:id="1152333448">
                  <w:marLeft w:val="0"/>
                  <w:marRight w:val="0"/>
                  <w:marTop w:val="0"/>
                  <w:marBottom w:val="0"/>
                  <w:divBdr>
                    <w:top w:val="none" w:sz="0" w:space="0" w:color="auto"/>
                    <w:left w:val="none" w:sz="0" w:space="0" w:color="auto"/>
                    <w:bottom w:val="none" w:sz="0" w:space="0" w:color="auto"/>
                    <w:right w:val="none" w:sz="0" w:space="0" w:color="auto"/>
                  </w:divBdr>
                  <w:divsChild>
                    <w:div w:id="39019972">
                      <w:marLeft w:val="0"/>
                      <w:marRight w:val="0"/>
                      <w:marTop w:val="0"/>
                      <w:marBottom w:val="0"/>
                      <w:divBdr>
                        <w:top w:val="none" w:sz="0" w:space="0" w:color="auto"/>
                        <w:left w:val="none" w:sz="0" w:space="0" w:color="auto"/>
                        <w:bottom w:val="none" w:sz="0" w:space="0" w:color="auto"/>
                        <w:right w:val="none" w:sz="0" w:space="0" w:color="auto"/>
                      </w:divBdr>
                    </w:div>
                  </w:divsChild>
                </w:div>
                <w:div w:id="1157070349">
                  <w:marLeft w:val="0"/>
                  <w:marRight w:val="0"/>
                  <w:marTop w:val="0"/>
                  <w:marBottom w:val="0"/>
                  <w:divBdr>
                    <w:top w:val="none" w:sz="0" w:space="0" w:color="auto"/>
                    <w:left w:val="none" w:sz="0" w:space="0" w:color="auto"/>
                    <w:bottom w:val="none" w:sz="0" w:space="0" w:color="auto"/>
                    <w:right w:val="none" w:sz="0" w:space="0" w:color="auto"/>
                  </w:divBdr>
                  <w:divsChild>
                    <w:div w:id="1438713965">
                      <w:marLeft w:val="0"/>
                      <w:marRight w:val="0"/>
                      <w:marTop w:val="0"/>
                      <w:marBottom w:val="0"/>
                      <w:divBdr>
                        <w:top w:val="none" w:sz="0" w:space="0" w:color="auto"/>
                        <w:left w:val="none" w:sz="0" w:space="0" w:color="auto"/>
                        <w:bottom w:val="none" w:sz="0" w:space="0" w:color="auto"/>
                        <w:right w:val="none" w:sz="0" w:space="0" w:color="auto"/>
                      </w:divBdr>
                    </w:div>
                  </w:divsChild>
                </w:div>
                <w:div w:id="1157306575">
                  <w:marLeft w:val="0"/>
                  <w:marRight w:val="0"/>
                  <w:marTop w:val="0"/>
                  <w:marBottom w:val="0"/>
                  <w:divBdr>
                    <w:top w:val="none" w:sz="0" w:space="0" w:color="auto"/>
                    <w:left w:val="none" w:sz="0" w:space="0" w:color="auto"/>
                    <w:bottom w:val="none" w:sz="0" w:space="0" w:color="auto"/>
                    <w:right w:val="none" w:sz="0" w:space="0" w:color="auto"/>
                  </w:divBdr>
                  <w:divsChild>
                    <w:div w:id="568730688">
                      <w:marLeft w:val="0"/>
                      <w:marRight w:val="0"/>
                      <w:marTop w:val="0"/>
                      <w:marBottom w:val="0"/>
                      <w:divBdr>
                        <w:top w:val="none" w:sz="0" w:space="0" w:color="auto"/>
                        <w:left w:val="none" w:sz="0" w:space="0" w:color="auto"/>
                        <w:bottom w:val="none" w:sz="0" w:space="0" w:color="auto"/>
                        <w:right w:val="none" w:sz="0" w:space="0" w:color="auto"/>
                      </w:divBdr>
                    </w:div>
                  </w:divsChild>
                </w:div>
                <w:div w:id="1159492604">
                  <w:marLeft w:val="0"/>
                  <w:marRight w:val="0"/>
                  <w:marTop w:val="0"/>
                  <w:marBottom w:val="0"/>
                  <w:divBdr>
                    <w:top w:val="none" w:sz="0" w:space="0" w:color="auto"/>
                    <w:left w:val="none" w:sz="0" w:space="0" w:color="auto"/>
                    <w:bottom w:val="none" w:sz="0" w:space="0" w:color="auto"/>
                    <w:right w:val="none" w:sz="0" w:space="0" w:color="auto"/>
                  </w:divBdr>
                  <w:divsChild>
                    <w:div w:id="918368848">
                      <w:marLeft w:val="0"/>
                      <w:marRight w:val="0"/>
                      <w:marTop w:val="0"/>
                      <w:marBottom w:val="0"/>
                      <w:divBdr>
                        <w:top w:val="none" w:sz="0" w:space="0" w:color="auto"/>
                        <w:left w:val="none" w:sz="0" w:space="0" w:color="auto"/>
                        <w:bottom w:val="none" w:sz="0" w:space="0" w:color="auto"/>
                        <w:right w:val="none" w:sz="0" w:space="0" w:color="auto"/>
                      </w:divBdr>
                    </w:div>
                  </w:divsChild>
                </w:div>
                <w:div w:id="1194660178">
                  <w:marLeft w:val="0"/>
                  <w:marRight w:val="0"/>
                  <w:marTop w:val="0"/>
                  <w:marBottom w:val="0"/>
                  <w:divBdr>
                    <w:top w:val="none" w:sz="0" w:space="0" w:color="auto"/>
                    <w:left w:val="none" w:sz="0" w:space="0" w:color="auto"/>
                    <w:bottom w:val="none" w:sz="0" w:space="0" w:color="auto"/>
                    <w:right w:val="none" w:sz="0" w:space="0" w:color="auto"/>
                  </w:divBdr>
                  <w:divsChild>
                    <w:div w:id="2143957424">
                      <w:marLeft w:val="0"/>
                      <w:marRight w:val="0"/>
                      <w:marTop w:val="0"/>
                      <w:marBottom w:val="0"/>
                      <w:divBdr>
                        <w:top w:val="none" w:sz="0" w:space="0" w:color="auto"/>
                        <w:left w:val="none" w:sz="0" w:space="0" w:color="auto"/>
                        <w:bottom w:val="none" w:sz="0" w:space="0" w:color="auto"/>
                        <w:right w:val="none" w:sz="0" w:space="0" w:color="auto"/>
                      </w:divBdr>
                    </w:div>
                  </w:divsChild>
                </w:div>
                <w:div w:id="1199126959">
                  <w:marLeft w:val="0"/>
                  <w:marRight w:val="0"/>
                  <w:marTop w:val="0"/>
                  <w:marBottom w:val="0"/>
                  <w:divBdr>
                    <w:top w:val="none" w:sz="0" w:space="0" w:color="auto"/>
                    <w:left w:val="none" w:sz="0" w:space="0" w:color="auto"/>
                    <w:bottom w:val="none" w:sz="0" w:space="0" w:color="auto"/>
                    <w:right w:val="none" w:sz="0" w:space="0" w:color="auto"/>
                  </w:divBdr>
                  <w:divsChild>
                    <w:div w:id="30110960">
                      <w:marLeft w:val="0"/>
                      <w:marRight w:val="0"/>
                      <w:marTop w:val="0"/>
                      <w:marBottom w:val="0"/>
                      <w:divBdr>
                        <w:top w:val="none" w:sz="0" w:space="0" w:color="auto"/>
                        <w:left w:val="none" w:sz="0" w:space="0" w:color="auto"/>
                        <w:bottom w:val="none" w:sz="0" w:space="0" w:color="auto"/>
                        <w:right w:val="none" w:sz="0" w:space="0" w:color="auto"/>
                      </w:divBdr>
                    </w:div>
                  </w:divsChild>
                </w:div>
                <w:div w:id="1204251571">
                  <w:marLeft w:val="0"/>
                  <w:marRight w:val="0"/>
                  <w:marTop w:val="0"/>
                  <w:marBottom w:val="0"/>
                  <w:divBdr>
                    <w:top w:val="none" w:sz="0" w:space="0" w:color="auto"/>
                    <w:left w:val="none" w:sz="0" w:space="0" w:color="auto"/>
                    <w:bottom w:val="none" w:sz="0" w:space="0" w:color="auto"/>
                    <w:right w:val="none" w:sz="0" w:space="0" w:color="auto"/>
                  </w:divBdr>
                  <w:divsChild>
                    <w:div w:id="1776902813">
                      <w:marLeft w:val="0"/>
                      <w:marRight w:val="0"/>
                      <w:marTop w:val="0"/>
                      <w:marBottom w:val="0"/>
                      <w:divBdr>
                        <w:top w:val="none" w:sz="0" w:space="0" w:color="auto"/>
                        <w:left w:val="none" w:sz="0" w:space="0" w:color="auto"/>
                        <w:bottom w:val="none" w:sz="0" w:space="0" w:color="auto"/>
                        <w:right w:val="none" w:sz="0" w:space="0" w:color="auto"/>
                      </w:divBdr>
                    </w:div>
                  </w:divsChild>
                </w:div>
                <w:div w:id="1209221399">
                  <w:marLeft w:val="0"/>
                  <w:marRight w:val="0"/>
                  <w:marTop w:val="0"/>
                  <w:marBottom w:val="0"/>
                  <w:divBdr>
                    <w:top w:val="none" w:sz="0" w:space="0" w:color="auto"/>
                    <w:left w:val="none" w:sz="0" w:space="0" w:color="auto"/>
                    <w:bottom w:val="none" w:sz="0" w:space="0" w:color="auto"/>
                    <w:right w:val="none" w:sz="0" w:space="0" w:color="auto"/>
                  </w:divBdr>
                  <w:divsChild>
                    <w:div w:id="1712802910">
                      <w:marLeft w:val="0"/>
                      <w:marRight w:val="0"/>
                      <w:marTop w:val="0"/>
                      <w:marBottom w:val="0"/>
                      <w:divBdr>
                        <w:top w:val="none" w:sz="0" w:space="0" w:color="auto"/>
                        <w:left w:val="none" w:sz="0" w:space="0" w:color="auto"/>
                        <w:bottom w:val="none" w:sz="0" w:space="0" w:color="auto"/>
                        <w:right w:val="none" w:sz="0" w:space="0" w:color="auto"/>
                      </w:divBdr>
                    </w:div>
                  </w:divsChild>
                </w:div>
                <w:div w:id="1213230687">
                  <w:marLeft w:val="0"/>
                  <w:marRight w:val="0"/>
                  <w:marTop w:val="0"/>
                  <w:marBottom w:val="0"/>
                  <w:divBdr>
                    <w:top w:val="none" w:sz="0" w:space="0" w:color="auto"/>
                    <w:left w:val="none" w:sz="0" w:space="0" w:color="auto"/>
                    <w:bottom w:val="none" w:sz="0" w:space="0" w:color="auto"/>
                    <w:right w:val="none" w:sz="0" w:space="0" w:color="auto"/>
                  </w:divBdr>
                  <w:divsChild>
                    <w:div w:id="865870902">
                      <w:marLeft w:val="0"/>
                      <w:marRight w:val="0"/>
                      <w:marTop w:val="0"/>
                      <w:marBottom w:val="0"/>
                      <w:divBdr>
                        <w:top w:val="none" w:sz="0" w:space="0" w:color="auto"/>
                        <w:left w:val="none" w:sz="0" w:space="0" w:color="auto"/>
                        <w:bottom w:val="none" w:sz="0" w:space="0" w:color="auto"/>
                        <w:right w:val="none" w:sz="0" w:space="0" w:color="auto"/>
                      </w:divBdr>
                    </w:div>
                  </w:divsChild>
                </w:div>
                <w:div w:id="1216817186">
                  <w:marLeft w:val="0"/>
                  <w:marRight w:val="0"/>
                  <w:marTop w:val="0"/>
                  <w:marBottom w:val="0"/>
                  <w:divBdr>
                    <w:top w:val="none" w:sz="0" w:space="0" w:color="auto"/>
                    <w:left w:val="none" w:sz="0" w:space="0" w:color="auto"/>
                    <w:bottom w:val="none" w:sz="0" w:space="0" w:color="auto"/>
                    <w:right w:val="none" w:sz="0" w:space="0" w:color="auto"/>
                  </w:divBdr>
                  <w:divsChild>
                    <w:div w:id="2088456716">
                      <w:marLeft w:val="0"/>
                      <w:marRight w:val="0"/>
                      <w:marTop w:val="0"/>
                      <w:marBottom w:val="0"/>
                      <w:divBdr>
                        <w:top w:val="none" w:sz="0" w:space="0" w:color="auto"/>
                        <w:left w:val="none" w:sz="0" w:space="0" w:color="auto"/>
                        <w:bottom w:val="none" w:sz="0" w:space="0" w:color="auto"/>
                        <w:right w:val="none" w:sz="0" w:space="0" w:color="auto"/>
                      </w:divBdr>
                    </w:div>
                  </w:divsChild>
                </w:div>
                <w:div w:id="1222327717">
                  <w:marLeft w:val="0"/>
                  <w:marRight w:val="0"/>
                  <w:marTop w:val="0"/>
                  <w:marBottom w:val="0"/>
                  <w:divBdr>
                    <w:top w:val="none" w:sz="0" w:space="0" w:color="auto"/>
                    <w:left w:val="none" w:sz="0" w:space="0" w:color="auto"/>
                    <w:bottom w:val="none" w:sz="0" w:space="0" w:color="auto"/>
                    <w:right w:val="none" w:sz="0" w:space="0" w:color="auto"/>
                  </w:divBdr>
                  <w:divsChild>
                    <w:div w:id="1427771101">
                      <w:marLeft w:val="0"/>
                      <w:marRight w:val="0"/>
                      <w:marTop w:val="0"/>
                      <w:marBottom w:val="0"/>
                      <w:divBdr>
                        <w:top w:val="none" w:sz="0" w:space="0" w:color="auto"/>
                        <w:left w:val="none" w:sz="0" w:space="0" w:color="auto"/>
                        <w:bottom w:val="none" w:sz="0" w:space="0" w:color="auto"/>
                        <w:right w:val="none" w:sz="0" w:space="0" w:color="auto"/>
                      </w:divBdr>
                    </w:div>
                  </w:divsChild>
                </w:div>
                <w:div w:id="1236012550">
                  <w:marLeft w:val="0"/>
                  <w:marRight w:val="0"/>
                  <w:marTop w:val="0"/>
                  <w:marBottom w:val="0"/>
                  <w:divBdr>
                    <w:top w:val="none" w:sz="0" w:space="0" w:color="auto"/>
                    <w:left w:val="none" w:sz="0" w:space="0" w:color="auto"/>
                    <w:bottom w:val="none" w:sz="0" w:space="0" w:color="auto"/>
                    <w:right w:val="none" w:sz="0" w:space="0" w:color="auto"/>
                  </w:divBdr>
                  <w:divsChild>
                    <w:div w:id="992758975">
                      <w:marLeft w:val="0"/>
                      <w:marRight w:val="0"/>
                      <w:marTop w:val="0"/>
                      <w:marBottom w:val="0"/>
                      <w:divBdr>
                        <w:top w:val="none" w:sz="0" w:space="0" w:color="auto"/>
                        <w:left w:val="none" w:sz="0" w:space="0" w:color="auto"/>
                        <w:bottom w:val="none" w:sz="0" w:space="0" w:color="auto"/>
                        <w:right w:val="none" w:sz="0" w:space="0" w:color="auto"/>
                      </w:divBdr>
                    </w:div>
                  </w:divsChild>
                </w:div>
                <w:div w:id="1287858879">
                  <w:marLeft w:val="0"/>
                  <w:marRight w:val="0"/>
                  <w:marTop w:val="0"/>
                  <w:marBottom w:val="0"/>
                  <w:divBdr>
                    <w:top w:val="none" w:sz="0" w:space="0" w:color="auto"/>
                    <w:left w:val="none" w:sz="0" w:space="0" w:color="auto"/>
                    <w:bottom w:val="none" w:sz="0" w:space="0" w:color="auto"/>
                    <w:right w:val="none" w:sz="0" w:space="0" w:color="auto"/>
                  </w:divBdr>
                  <w:divsChild>
                    <w:div w:id="1889340982">
                      <w:marLeft w:val="0"/>
                      <w:marRight w:val="0"/>
                      <w:marTop w:val="0"/>
                      <w:marBottom w:val="0"/>
                      <w:divBdr>
                        <w:top w:val="none" w:sz="0" w:space="0" w:color="auto"/>
                        <w:left w:val="none" w:sz="0" w:space="0" w:color="auto"/>
                        <w:bottom w:val="none" w:sz="0" w:space="0" w:color="auto"/>
                        <w:right w:val="none" w:sz="0" w:space="0" w:color="auto"/>
                      </w:divBdr>
                    </w:div>
                  </w:divsChild>
                </w:div>
                <w:div w:id="1292515203">
                  <w:marLeft w:val="0"/>
                  <w:marRight w:val="0"/>
                  <w:marTop w:val="0"/>
                  <w:marBottom w:val="0"/>
                  <w:divBdr>
                    <w:top w:val="none" w:sz="0" w:space="0" w:color="auto"/>
                    <w:left w:val="none" w:sz="0" w:space="0" w:color="auto"/>
                    <w:bottom w:val="none" w:sz="0" w:space="0" w:color="auto"/>
                    <w:right w:val="none" w:sz="0" w:space="0" w:color="auto"/>
                  </w:divBdr>
                  <w:divsChild>
                    <w:div w:id="1844280814">
                      <w:marLeft w:val="0"/>
                      <w:marRight w:val="0"/>
                      <w:marTop w:val="0"/>
                      <w:marBottom w:val="0"/>
                      <w:divBdr>
                        <w:top w:val="none" w:sz="0" w:space="0" w:color="auto"/>
                        <w:left w:val="none" w:sz="0" w:space="0" w:color="auto"/>
                        <w:bottom w:val="none" w:sz="0" w:space="0" w:color="auto"/>
                        <w:right w:val="none" w:sz="0" w:space="0" w:color="auto"/>
                      </w:divBdr>
                    </w:div>
                  </w:divsChild>
                </w:div>
                <w:div w:id="1293629353">
                  <w:marLeft w:val="0"/>
                  <w:marRight w:val="0"/>
                  <w:marTop w:val="0"/>
                  <w:marBottom w:val="0"/>
                  <w:divBdr>
                    <w:top w:val="none" w:sz="0" w:space="0" w:color="auto"/>
                    <w:left w:val="none" w:sz="0" w:space="0" w:color="auto"/>
                    <w:bottom w:val="none" w:sz="0" w:space="0" w:color="auto"/>
                    <w:right w:val="none" w:sz="0" w:space="0" w:color="auto"/>
                  </w:divBdr>
                  <w:divsChild>
                    <w:div w:id="1860116301">
                      <w:marLeft w:val="0"/>
                      <w:marRight w:val="0"/>
                      <w:marTop w:val="0"/>
                      <w:marBottom w:val="0"/>
                      <w:divBdr>
                        <w:top w:val="none" w:sz="0" w:space="0" w:color="auto"/>
                        <w:left w:val="none" w:sz="0" w:space="0" w:color="auto"/>
                        <w:bottom w:val="none" w:sz="0" w:space="0" w:color="auto"/>
                        <w:right w:val="none" w:sz="0" w:space="0" w:color="auto"/>
                      </w:divBdr>
                    </w:div>
                  </w:divsChild>
                </w:div>
                <w:div w:id="1321081346">
                  <w:marLeft w:val="0"/>
                  <w:marRight w:val="0"/>
                  <w:marTop w:val="0"/>
                  <w:marBottom w:val="0"/>
                  <w:divBdr>
                    <w:top w:val="none" w:sz="0" w:space="0" w:color="auto"/>
                    <w:left w:val="none" w:sz="0" w:space="0" w:color="auto"/>
                    <w:bottom w:val="none" w:sz="0" w:space="0" w:color="auto"/>
                    <w:right w:val="none" w:sz="0" w:space="0" w:color="auto"/>
                  </w:divBdr>
                  <w:divsChild>
                    <w:div w:id="1394431464">
                      <w:marLeft w:val="0"/>
                      <w:marRight w:val="0"/>
                      <w:marTop w:val="0"/>
                      <w:marBottom w:val="0"/>
                      <w:divBdr>
                        <w:top w:val="none" w:sz="0" w:space="0" w:color="auto"/>
                        <w:left w:val="none" w:sz="0" w:space="0" w:color="auto"/>
                        <w:bottom w:val="none" w:sz="0" w:space="0" w:color="auto"/>
                        <w:right w:val="none" w:sz="0" w:space="0" w:color="auto"/>
                      </w:divBdr>
                    </w:div>
                  </w:divsChild>
                </w:div>
                <w:div w:id="1366297209">
                  <w:marLeft w:val="0"/>
                  <w:marRight w:val="0"/>
                  <w:marTop w:val="0"/>
                  <w:marBottom w:val="0"/>
                  <w:divBdr>
                    <w:top w:val="none" w:sz="0" w:space="0" w:color="auto"/>
                    <w:left w:val="none" w:sz="0" w:space="0" w:color="auto"/>
                    <w:bottom w:val="none" w:sz="0" w:space="0" w:color="auto"/>
                    <w:right w:val="none" w:sz="0" w:space="0" w:color="auto"/>
                  </w:divBdr>
                  <w:divsChild>
                    <w:div w:id="529999987">
                      <w:marLeft w:val="0"/>
                      <w:marRight w:val="0"/>
                      <w:marTop w:val="0"/>
                      <w:marBottom w:val="0"/>
                      <w:divBdr>
                        <w:top w:val="none" w:sz="0" w:space="0" w:color="auto"/>
                        <w:left w:val="none" w:sz="0" w:space="0" w:color="auto"/>
                        <w:bottom w:val="none" w:sz="0" w:space="0" w:color="auto"/>
                        <w:right w:val="none" w:sz="0" w:space="0" w:color="auto"/>
                      </w:divBdr>
                    </w:div>
                  </w:divsChild>
                </w:div>
                <w:div w:id="1372146162">
                  <w:marLeft w:val="0"/>
                  <w:marRight w:val="0"/>
                  <w:marTop w:val="0"/>
                  <w:marBottom w:val="0"/>
                  <w:divBdr>
                    <w:top w:val="none" w:sz="0" w:space="0" w:color="auto"/>
                    <w:left w:val="none" w:sz="0" w:space="0" w:color="auto"/>
                    <w:bottom w:val="none" w:sz="0" w:space="0" w:color="auto"/>
                    <w:right w:val="none" w:sz="0" w:space="0" w:color="auto"/>
                  </w:divBdr>
                  <w:divsChild>
                    <w:div w:id="2089689336">
                      <w:marLeft w:val="0"/>
                      <w:marRight w:val="0"/>
                      <w:marTop w:val="0"/>
                      <w:marBottom w:val="0"/>
                      <w:divBdr>
                        <w:top w:val="none" w:sz="0" w:space="0" w:color="auto"/>
                        <w:left w:val="none" w:sz="0" w:space="0" w:color="auto"/>
                        <w:bottom w:val="none" w:sz="0" w:space="0" w:color="auto"/>
                        <w:right w:val="none" w:sz="0" w:space="0" w:color="auto"/>
                      </w:divBdr>
                    </w:div>
                  </w:divsChild>
                </w:div>
                <w:div w:id="1385373180">
                  <w:marLeft w:val="0"/>
                  <w:marRight w:val="0"/>
                  <w:marTop w:val="0"/>
                  <w:marBottom w:val="0"/>
                  <w:divBdr>
                    <w:top w:val="none" w:sz="0" w:space="0" w:color="auto"/>
                    <w:left w:val="none" w:sz="0" w:space="0" w:color="auto"/>
                    <w:bottom w:val="none" w:sz="0" w:space="0" w:color="auto"/>
                    <w:right w:val="none" w:sz="0" w:space="0" w:color="auto"/>
                  </w:divBdr>
                  <w:divsChild>
                    <w:div w:id="1630941493">
                      <w:marLeft w:val="0"/>
                      <w:marRight w:val="0"/>
                      <w:marTop w:val="0"/>
                      <w:marBottom w:val="0"/>
                      <w:divBdr>
                        <w:top w:val="none" w:sz="0" w:space="0" w:color="auto"/>
                        <w:left w:val="none" w:sz="0" w:space="0" w:color="auto"/>
                        <w:bottom w:val="none" w:sz="0" w:space="0" w:color="auto"/>
                        <w:right w:val="none" w:sz="0" w:space="0" w:color="auto"/>
                      </w:divBdr>
                    </w:div>
                  </w:divsChild>
                </w:div>
                <w:div w:id="1419139162">
                  <w:marLeft w:val="0"/>
                  <w:marRight w:val="0"/>
                  <w:marTop w:val="0"/>
                  <w:marBottom w:val="0"/>
                  <w:divBdr>
                    <w:top w:val="none" w:sz="0" w:space="0" w:color="auto"/>
                    <w:left w:val="none" w:sz="0" w:space="0" w:color="auto"/>
                    <w:bottom w:val="none" w:sz="0" w:space="0" w:color="auto"/>
                    <w:right w:val="none" w:sz="0" w:space="0" w:color="auto"/>
                  </w:divBdr>
                  <w:divsChild>
                    <w:div w:id="1191532679">
                      <w:marLeft w:val="0"/>
                      <w:marRight w:val="0"/>
                      <w:marTop w:val="0"/>
                      <w:marBottom w:val="0"/>
                      <w:divBdr>
                        <w:top w:val="none" w:sz="0" w:space="0" w:color="auto"/>
                        <w:left w:val="none" w:sz="0" w:space="0" w:color="auto"/>
                        <w:bottom w:val="none" w:sz="0" w:space="0" w:color="auto"/>
                        <w:right w:val="none" w:sz="0" w:space="0" w:color="auto"/>
                      </w:divBdr>
                    </w:div>
                  </w:divsChild>
                </w:div>
                <w:div w:id="1425227509">
                  <w:marLeft w:val="0"/>
                  <w:marRight w:val="0"/>
                  <w:marTop w:val="0"/>
                  <w:marBottom w:val="0"/>
                  <w:divBdr>
                    <w:top w:val="none" w:sz="0" w:space="0" w:color="auto"/>
                    <w:left w:val="none" w:sz="0" w:space="0" w:color="auto"/>
                    <w:bottom w:val="none" w:sz="0" w:space="0" w:color="auto"/>
                    <w:right w:val="none" w:sz="0" w:space="0" w:color="auto"/>
                  </w:divBdr>
                  <w:divsChild>
                    <w:div w:id="4792167">
                      <w:marLeft w:val="0"/>
                      <w:marRight w:val="0"/>
                      <w:marTop w:val="0"/>
                      <w:marBottom w:val="0"/>
                      <w:divBdr>
                        <w:top w:val="none" w:sz="0" w:space="0" w:color="auto"/>
                        <w:left w:val="none" w:sz="0" w:space="0" w:color="auto"/>
                        <w:bottom w:val="none" w:sz="0" w:space="0" w:color="auto"/>
                        <w:right w:val="none" w:sz="0" w:space="0" w:color="auto"/>
                      </w:divBdr>
                    </w:div>
                    <w:div w:id="192425646">
                      <w:marLeft w:val="0"/>
                      <w:marRight w:val="0"/>
                      <w:marTop w:val="0"/>
                      <w:marBottom w:val="0"/>
                      <w:divBdr>
                        <w:top w:val="none" w:sz="0" w:space="0" w:color="auto"/>
                        <w:left w:val="none" w:sz="0" w:space="0" w:color="auto"/>
                        <w:bottom w:val="none" w:sz="0" w:space="0" w:color="auto"/>
                        <w:right w:val="none" w:sz="0" w:space="0" w:color="auto"/>
                      </w:divBdr>
                    </w:div>
                    <w:div w:id="1358234501">
                      <w:marLeft w:val="0"/>
                      <w:marRight w:val="0"/>
                      <w:marTop w:val="0"/>
                      <w:marBottom w:val="0"/>
                      <w:divBdr>
                        <w:top w:val="none" w:sz="0" w:space="0" w:color="auto"/>
                        <w:left w:val="none" w:sz="0" w:space="0" w:color="auto"/>
                        <w:bottom w:val="none" w:sz="0" w:space="0" w:color="auto"/>
                        <w:right w:val="none" w:sz="0" w:space="0" w:color="auto"/>
                      </w:divBdr>
                    </w:div>
                  </w:divsChild>
                </w:div>
                <w:div w:id="1443038049">
                  <w:marLeft w:val="0"/>
                  <w:marRight w:val="0"/>
                  <w:marTop w:val="0"/>
                  <w:marBottom w:val="0"/>
                  <w:divBdr>
                    <w:top w:val="none" w:sz="0" w:space="0" w:color="auto"/>
                    <w:left w:val="none" w:sz="0" w:space="0" w:color="auto"/>
                    <w:bottom w:val="none" w:sz="0" w:space="0" w:color="auto"/>
                    <w:right w:val="none" w:sz="0" w:space="0" w:color="auto"/>
                  </w:divBdr>
                  <w:divsChild>
                    <w:div w:id="191038103">
                      <w:marLeft w:val="0"/>
                      <w:marRight w:val="0"/>
                      <w:marTop w:val="0"/>
                      <w:marBottom w:val="0"/>
                      <w:divBdr>
                        <w:top w:val="none" w:sz="0" w:space="0" w:color="auto"/>
                        <w:left w:val="none" w:sz="0" w:space="0" w:color="auto"/>
                        <w:bottom w:val="none" w:sz="0" w:space="0" w:color="auto"/>
                        <w:right w:val="none" w:sz="0" w:space="0" w:color="auto"/>
                      </w:divBdr>
                    </w:div>
                  </w:divsChild>
                </w:div>
                <w:div w:id="1445230088">
                  <w:marLeft w:val="0"/>
                  <w:marRight w:val="0"/>
                  <w:marTop w:val="0"/>
                  <w:marBottom w:val="0"/>
                  <w:divBdr>
                    <w:top w:val="none" w:sz="0" w:space="0" w:color="auto"/>
                    <w:left w:val="none" w:sz="0" w:space="0" w:color="auto"/>
                    <w:bottom w:val="none" w:sz="0" w:space="0" w:color="auto"/>
                    <w:right w:val="none" w:sz="0" w:space="0" w:color="auto"/>
                  </w:divBdr>
                  <w:divsChild>
                    <w:div w:id="252082457">
                      <w:marLeft w:val="0"/>
                      <w:marRight w:val="0"/>
                      <w:marTop w:val="0"/>
                      <w:marBottom w:val="0"/>
                      <w:divBdr>
                        <w:top w:val="none" w:sz="0" w:space="0" w:color="auto"/>
                        <w:left w:val="none" w:sz="0" w:space="0" w:color="auto"/>
                        <w:bottom w:val="none" w:sz="0" w:space="0" w:color="auto"/>
                        <w:right w:val="none" w:sz="0" w:space="0" w:color="auto"/>
                      </w:divBdr>
                    </w:div>
                  </w:divsChild>
                </w:div>
                <w:div w:id="1448769593">
                  <w:marLeft w:val="0"/>
                  <w:marRight w:val="0"/>
                  <w:marTop w:val="0"/>
                  <w:marBottom w:val="0"/>
                  <w:divBdr>
                    <w:top w:val="none" w:sz="0" w:space="0" w:color="auto"/>
                    <w:left w:val="none" w:sz="0" w:space="0" w:color="auto"/>
                    <w:bottom w:val="none" w:sz="0" w:space="0" w:color="auto"/>
                    <w:right w:val="none" w:sz="0" w:space="0" w:color="auto"/>
                  </w:divBdr>
                  <w:divsChild>
                    <w:div w:id="100808490">
                      <w:marLeft w:val="0"/>
                      <w:marRight w:val="0"/>
                      <w:marTop w:val="0"/>
                      <w:marBottom w:val="0"/>
                      <w:divBdr>
                        <w:top w:val="none" w:sz="0" w:space="0" w:color="auto"/>
                        <w:left w:val="none" w:sz="0" w:space="0" w:color="auto"/>
                        <w:bottom w:val="none" w:sz="0" w:space="0" w:color="auto"/>
                        <w:right w:val="none" w:sz="0" w:space="0" w:color="auto"/>
                      </w:divBdr>
                    </w:div>
                  </w:divsChild>
                </w:div>
                <w:div w:id="1481196089">
                  <w:marLeft w:val="0"/>
                  <w:marRight w:val="0"/>
                  <w:marTop w:val="0"/>
                  <w:marBottom w:val="0"/>
                  <w:divBdr>
                    <w:top w:val="none" w:sz="0" w:space="0" w:color="auto"/>
                    <w:left w:val="none" w:sz="0" w:space="0" w:color="auto"/>
                    <w:bottom w:val="none" w:sz="0" w:space="0" w:color="auto"/>
                    <w:right w:val="none" w:sz="0" w:space="0" w:color="auto"/>
                  </w:divBdr>
                  <w:divsChild>
                    <w:div w:id="679048049">
                      <w:marLeft w:val="0"/>
                      <w:marRight w:val="0"/>
                      <w:marTop w:val="0"/>
                      <w:marBottom w:val="0"/>
                      <w:divBdr>
                        <w:top w:val="none" w:sz="0" w:space="0" w:color="auto"/>
                        <w:left w:val="none" w:sz="0" w:space="0" w:color="auto"/>
                        <w:bottom w:val="none" w:sz="0" w:space="0" w:color="auto"/>
                        <w:right w:val="none" w:sz="0" w:space="0" w:color="auto"/>
                      </w:divBdr>
                    </w:div>
                  </w:divsChild>
                </w:div>
                <w:div w:id="1526361040">
                  <w:marLeft w:val="0"/>
                  <w:marRight w:val="0"/>
                  <w:marTop w:val="0"/>
                  <w:marBottom w:val="0"/>
                  <w:divBdr>
                    <w:top w:val="none" w:sz="0" w:space="0" w:color="auto"/>
                    <w:left w:val="none" w:sz="0" w:space="0" w:color="auto"/>
                    <w:bottom w:val="none" w:sz="0" w:space="0" w:color="auto"/>
                    <w:right w:val="none" w:sz="0" w:space="0" w:color="auto"/>
                  </w:divBdr>
                  <w:divsChild>
                    <w:div w:id="792555677">
                      <w:marLeft w:val="0"/>
                      <w:marRight w:val="0"/>
                      <w:marTop w:val="0"/>
                      <w:marBottom w:val="0"/>
                      <w:divBdr>
                        <w:top w:val="none" w:sz="0" w:space="0" w:color="auto"/>
                        <w:left w:val="none" w:sz="0" w:space="0" w:color="auto"/>
                        <w:bottom w:val="none" w:sz="0" w:space="0" w:color="auto"/>
                        <w:right w:val="none" w:sz="0" w:space="0" w:color="auto"/>
                      </w:divBdr>
                    </w:div>
                  </w:divsChild>
                </w:div>
                <w:div w:id="1551065143">
                  <w:marLeft w:val="0"/>
                  <w:marRight w:val="0"/>
                  <w:marTop w:val="0"/>
                  <w:marBottom w:val="0"/>
                  <w:divBdr>
                    <w:top w:val="none" w:sz="0" w:space="0" w:color="auto"/>
                    <w:left w:val="none" w:sz="0" w:space="0" w:color="auto"/>
                    <w:bottom w:val="none" w:sz="0" w:space="0" w:color="auto"/>
                    <w:right w:val="none" w:sz="0" w:space="0" w:color="auto"/>
                  </w:divBdr>
                  <w:divsChild>
                    <w:div w:id="1157301878">
                      <w:marLeft w:val="0"/>
                      <w:marRight w:val="0"/>
                      <w:marTop w:val="0"/>
                      <w:marBottom w:val="0"/>
                      <w:divBdr>
                        <w:top w:val="none" w:sz="0" w:space="0" w:color="auto"/>
                        <w:left w:val="none" w:sz="0" w:space="0" w:color="auto"/>
                        <w:bottom w:val="none" w:sz="0" w:space="0" w:color="auto"/>
                        <w:right w:val="none" w:sz="0" w:space="0" w:color="auto"/>
                      </w:divBdr>
                    </w:div>
                  </w:divsChild>
                </w:div>
                <w:div w:id="1575049308">
                  <w:marLeft w:val="0"/>
                  <w:marRight w:val="0"/>
                  <w:marTop w:val="0"/>
                  <w:marBottom w:val="0"/>
                  <w:divBdr>
                    <w:top w:val="none" w:sz="0" w:space="0" w:color="auto"/>
                    <w:left w:val="none" w:sz="0" w:space="0" w:color="auto"/>
                    <w:bottom w:val="none" w:sz="0" w:space="0" w:color="auto"/>
                    <w:right w:val="none" w:sz="0" w:space="0" w:color="auto"/>
                  </w:divBdr>
                  <w:divsChild>
                    <w:div w:id="77798881">
                      <w:marLeft w:val="0"/>
                      <w:marRight w:val="0"/>
                      <w:marTop w:val="0"/>
                      <w:marBottom w:val="0"/>
                      <w:divBdr>
                        <w:top w:val="none" w:sz="0" w:space="0" w:color="auto"/>
                        <w:left w:val="none" w:sz="0" w:space="0" w:color="auto"/>
                        <w:bottom w:val="none" w:sz="0" w:space="0" w:color="auto"/>
                        <w:right w:val="none" w:sz="0" w:space="0" w:color="auto"/>
                      </w:divBdr>
                    </w:div>
                  </w:divsChild>
                </w:div>
                <w:div w:id="1579485140">
                  <w:marLeft w:val="0"/>
                  <w:marRight w:val="0"/>
                  <w:marTop w:val="0"/>
                  <w:marBottom w:val="0"/>
                  <w:divBdr>
                    <w:top w:val="none" w:sz="0" w:space="0" w:color="auto"/>
                    <w:left w:val="none" w:sz="0" w:space="0" w:color="auto"/>
                    <w:bottom w:val="none" w:sz="0" w:space="0" w:color="auto"/>
                    <w:right w:val="none" w:sz="0" w:space="0" w:color="auto"/>
                  </w:divBdr>
                  <w:divsChild>
                    <w:div w:id="774012235">
                      <w:marLeft w:val="0"/>
                      <w:marRight w:val="0"/>
                      <w:marTop w:val="0"/>
                      <w:marBottom w:val="0"/>
                      <w:divBdr>
                        <w:top w:val="none" w:sz="0" w:space="0" w:color="auto"/>
                        <w:left w:val="none" w:sz="0" w:space="0" w:color="auto"/>
                        <w:bottom w:val="none" w:sz="0" w:space="0" w:color="auto"/>
                        <w:right w:val="none" w:sz="0" w:space="0" w:color="auto"/>
                      </w:divBdr>
                    </w:div>
                  </w:divsChild>
                </w:div>
                <w:div w:id="1587180829">
                  <w:marLeft w:val="0"/>
                  <w:marRight w:val="0"/>
                  <w:marTop w:val="0"/>
                  <w:marBottom w:val="0"/>
                  <w:divBdr>
                    <w:top w:val="none" w:sz="0" w:space="0" w:color="auto"/>
                    <w:left w:val="none" w:sz="0" w:space="0" w:color="auto"/>
                    <w:bottom w:val="none" w:sz="0" w:space="0" w:color="auto"/>
                    <w:right w:val="none" w:sz="0" w:space="0" w:color="auto"/>
                  </w:divBdr>
                  <w:divsChild>
                    <w:div w:id="1658798554">
                      <w:marLeft w:val="0"/>
                      <w:marRight w:val="0"/>
                      <w:marTop w:val="0"/>
                      <w:marBottom w:val="0"/>
                      <w:divBdr>
                        <w:top w:val="none" w:sz="0" w:space="0" w:color="auto"/>
                        <w:left w:val="none" w:sz="0" w:space="0" w:color="auto"/>
                        <w:bottom w:val="none" w:sz="0" w:space="0" w:color="auto"/>
                        <w:right w:val="none" w:sz="0" w:space="0" w:color="auto"/>
                      </w:divBdr>
                    </w:div>
                  </w:divsChild>
                </w:div>
                <w:div w:id="1591816343">
                  <w:marLeft w:val="0"/>
                  <w:marRight w:val="0"/>
                  <w:marTop w:val="0"/>
                  <w:marBottom w:val="0"/>
                  <w:divBdr>
                    <w:top w:val="none" w:sz="0" w:space="0" w:color="auto"/>
                    <w:left w:val="none" w:sz="0" w:space="0" w:color="auto"/>
                    <w:bottom w:val="none" w:sz="0" w:space="0" w:color="auto"/>
                    <w:right w:val="none" w:sz="0" w:space="0" w:color="auto"/>
                  </w:divBdr>
                  <w:divsChild>
                    <w:div w:id="360008892">
                      <w:marLeft w:val="0"/>
                      <w:marRight w:val="0"/>
                      <w:marTop w:val="0"/>
                      <w:marBottom w:val="0"/>
                      <w:divBdr>
                        <w:top w:val="none" w:sz="0" w:space="0" w:color="auto"/>
                        <w:left w:val="none" w:sz="0" w:space="0" w:color="auto"/>
                        <w:bottom w:val="none" w:sz="0" w:space="0" w:color="auto"/>
                        <w:right w:val="none" w:sz="0" w:space="0" w:color="auto"/>
                      </w:divBdr>
                    </w:div>
                  </w:divsChild>
                </w:div>
                <w:div w:id="1596553624">
                  <w:marLeft w:val="0"/>
                  <w:marRight w:val="0"/>
                  <w:marTop w:val="0"/>
                  <w:marBottom w:val="0"/>
                  <w:divBdr>
                    <w:top w:val="none" w:sz="0" w:space="0" w:color="auto"/>
                    <w:left w:val="none" w:sz="0" w:space="0" w:color="auto"/>
                    <w:bottom w:val="none" w:sz="0" w:space="0" w:color="auto"/>
                    <w:right w:val="none" w:sz="0" w:space="0" w:color="auto"/>
                  </w:divBdr>
                  <w:divsChild>
                    <w:div w:id="1654681086">
                      <w:marLeft w:val="0"/>
                      <w:marRight w:val="0"/>
                      <w:marTop w:val="0"/>
                      <w:marBottom w:val="0"/>
                      <w:divBdr>
                        <w:top w:val="none" w:sz="0" w:space="0" w:color="auto"/>
                        <w:left w:val="none" w:sz="0" w:space="0" w:color="auto"/>
                        <w:bottom w:val="none" w:sz="0" w:space="0" w:color="auto"/>
                        <w:right w:val="none" w:sz="0" w:space="0" w:color="auto"/>
                      </w:divBdr>
                    </w:div>
                  </w:divsChild>
                </w:div>
                <w:div w:id="1600410831">
                  <w:marLeft w:val="0"/>
                  <w:marRight w:val="0"/>
                  <w:marTop w:val="0"/>
                  <w:marBottom w:val="0"/>
                  <w:divBdr>
                    <w:top w:val="none" w:sz="0" w:space="0" w:color="auto"/>
                    <w:left w:val="none" w:sz="0" w:space="0" w:color="auto"/>
                    <w:bottom w:val="none" w:sz="0" w:space="0" w:color="auto"/>
                    <w:right w:val="none" w:sz="0" w:space="0" w:color="auto"/>
                  </w:divBdr>
                  <w:divsChild>
                    <w:div w:id="348798095">
                      <w:marLeft w:val="0"/>
                      <w:marRight w:val="0"/>
                      <w:marTop w:val="0"/>
                      <w:marBottom w:val="0"/>
                      <w:divBdr>
                        <w:top w:val="none" w:sz="0" w:space="0" w:color="auto"/>
                        <w:left w:val="none" w:sz="0" w:space="0" w:color="auto"/>
                        <w:bottom w:val="none" w:sz="0" w:space="0" w:color="auto"/>
                        <w:right w:val="none" w:sz="0" w:space="0" w:color="auto"/>
                      </w:divBdr>
                    </w:div>
                  </w:divsChild>
                </w:div>
                <w:div w:id="1609309490">
                  <w:marLeft w:val="0"/>
                  <w:marRight w:val="0"/>
                  <w:marTop w:val="0"/>
                  <w:marBottom w:val="0"/>
                  <w:divBdr>
                    <w:top w:val="none" w:sz="0" w:space="0" w:color="auto"/>
                    <w:left w:val="none" w:sz="0" w:space="0" w:color="auto"/>
                    <w:bottom w:val="none" w:sz="0" w:space="0" w:color="auto"/>
                    <w:right w:val="none" w:sz="0" w:space="0" w:color="auto"/>
                  </w:divBdr>
                  <w:divsChild>
                    <w:div w:id="1549487168">
                      <w:marLeft w:val="0"/>
                      <w:marRight w:val="0"/>
                      <w:marTop w:val="0"/>
                      <w:marBottom w:val="0"/>
                      <w:divBdr>
                        <w:top w:val="none" w:sz="0" w:space="0" w:color="auto"/>
                        <w:left w:val="none" w:sz="0" w:space="0" w:color="auto"/>
                        <w:bottom w:val="none" w:sz="0" w:space="0" w:color="auto"/>
                        <w:right w:val="none" w:sz="0" w:space="0" w:color="auto"/>
                      </w:divBdr>
                    </w:div>
                  </w:divsChild>
                </w:div>
                <w:div w:id="1626694704">
                  <w:marLeft w:val="0"/>
                  <w:marRight w:val="0"/>
                  <w:marTop w:val="0"/>
                  <w:marBottom w:val="0"/>
                  <w:divBdr>
                    <w:top w:val="none" w:sz="0" w:space="0" w:color="auto"/>
                    <w:left w:val="none" w:sz="0" w:space="0" w:color="auto"/>
                    <w:bottom w:val="none" w:sz="0" w:space="0" w:color="auto"/>
                    <w:right w:val="none" w:sz="0" w:space="0" w:color="auto"/>
                  </w:divBdr>
                  <w:divsChild>
                    <w:div w:id="737174057">
                      <w:marLeft w:val="0"/>
                      <w:marRight w:val="0"/>
                      <w:marTop w:val="0"/>
                      <w:marBottom w:val="0"/>
                      <w:divBdr>
                        <w:top w:val="none" w:sz="0" w:space="0" w:color="auto"/>
                        <w:left w:val="none" w:sz="0" w:space="0" w:color="auto"/>
                        <w:bottom w:val="none" w:sz="0" w:space="0" w:color="auto"/>
                        <w:right w:val="none" w:sz="0" w:space="0" w:color="auto"/>
                      </w:divBdr>
                    </w:div>
                  </w:divsChild>
                </w:div>
                <w:div w:id="1633099461">
                  <w:marLeft w:val="0"/>
                  <w:marRight w:val="0"/>
                  <w:marTop w:val="0"/>
                  <w:marBottom w:val="0"/>
                  <w:divBdr>
                    <w:top w:val="none" w:sz="0" w:space="0" w:color="auto"/>
                    <w:left w:val="none" w:sz="0" w:space="0" w:color="auto"/>
                    <w:bottom w:val="none" w:sz="0" w:space="0" w:color="auto"/>
                    <w:right w:val="none" w:sz="0" w:space="0" w:color="auto"/>
                  </w:divBdr>
                  <w:divsChild>
                    <w:div w:id="120540405">
                      <w:marLeft w:val="0"/>
                      <w:marRight w:val="0"/>
                      <w:marTop w:val="0"/>
                      <w:marBottom w:val="0"/>
                      <w:divBdr>
                        <w:top w:val="none" w:sz="0" w:space="0" w:color="auto"/>
                        <w:left w:val="none" w:sz="0" w:space="0" w:color="auto"/>
                        <w:bottom w:val="none" w:sz="0" w:space="0" w:color="auto"/>
                        <w:right w:val="none" w:sz="0" w:space="0" w:color="auto"/>
                      </w:divBdr>
                    </w:div>
                  </w:divsChild>
                </w:div>
                <w:div w:id="1674721926">
                  <w:marLeft w:val="0"/>
                  <w:marRight w:val="0"/>
                  <w:marTop w:val="0"/>
                  <w:marBottom w:val="0"/>
                  <w:divBdr>
                    <w:top w:val="none" w:sz="0" w:space="0" w:color="auto"/>
                    <w:left w:val="none" w:sz="0" w:space="0" w:color="auto"/>
                    <w:bottom w:val="none" w:sz="0" w:space="0" w:color="auto"/>
                    <w:right w:val="none" w:sz="0" w:space="0" w:color="auto"/>
                  </w:divBdr>
                  <w:divsChild>
                    <w:div w:id="920944081">
                      <w:marLeft w:val="0"/>
                      <w:marRight w:val="0"/>
                      <w:marTop w:val="0"/>
                      <w:marBottom w:val="0"/>
                      <w:divBdr>
                        <w:top w:val="none" w:sz="0" w:space="0" w:color="auto"/>
                        <w:left w:val="none" w:sz="0" w:space="0" w:color="auto"/>
                        <w:bottom w:val="none" w:sz="0" w:space="0" w:color="auto"/>
                        <w:right w:val="none" w:sz="0" w:space="0" w:color="auto"/>
                      </w:divBdr>
                    </w:div>
                  </w:divsChild>
                </w:div>
                <w:div w:id="1680817688">
                  <w:marLeft w:val="0"/>
                  <w:marRight w:val="0"/>
                  <w:marTop w:val="0"/>
                  <w:marBottom w:val="0"/>
                  <w:divBdr>
                    <w:top w:val="none" w:sz="0" w:space="0" w:color="auto"/>
                    <w:left w:val="none" w:sz="0" w:space="0" w:color="auto"/>
                    <w:bottom w:val="none" w:sz="0" w:space="0" w:color="auto"/>
                    <w:right w:val="none" w:sz="0" w:space="0" w:color="auto"/>
                  </w:divBdr>
                  <w:divsChild>
                    <w:div w:id="1553497179">
                      <w:marLeft w:val="0"/>
                      <w:marRight w:val="0"/>
                      <w:marTop w:val="0"/>
                      <w:marBottom w:val="0"/>
                      <w:divBdr>
                        <w:top w:val="none" w:sz="0" w:space="0" w:color="auto"/>
                        <w:left w:val="none" w:sz="0" w:space="0" w:color="auto"/>
                        <w:bottom w:val="none" w:sz="0" w:space="0" w:color="auto"/>
                        <w:right w:val="none" w:sz="0" w:space="0" w:color="auto"/>
                      </w:divBdr>
                    </w:div>
                  </w:divsChild>
                </w:div>
                <w:div w:id="1701736142">
                  <w:marLeft w:val="0"/>
                  <w:marRight w:val="0"/>
                  <w:marTop w:val="0"/>
                  <w:marBottom w:val="0"/>
                  <w:divBdr>
                    <w:top w:val="none" w:sz="0" w:space="0" w:color="auto"/>
                    <w:left w:val="none" w:sz="0" w:space="0" w:color="auto"/>
                    <w:bottom w:val="none" w:sz="0" w:space="0" w:color="auto"/>
                    <w:right w:val="none" w:sz="0" w:space="0" w:color="auto"/>
                  </w:divBdr>
                  <w:divsChild>
                    <w:div w:id="316689586">
                      <w:marLeft w:val="0"/>
                      <w:marRight w:val="0"/>
                      <w:marTop w:val="0"/>
                      <w:marBottom w:val="0"/>
                      <w:divBdr>
                        <w:top w:val="none" w:sz="0" w:space="0" w:color="auto"/>
                        <w:left w:val="none" w:sz="0" w:space="0" w:color="auto"/>
                        <w:bottom w:val="none" w:sz="0" w:space="0" w:color="auto"/>
                        <w:right w:val="none" w:sz="0" w:space="0" w:color="auto"/>
                      </w:divBdr>
                    </w:div>
                    <w:div w:id="2068527158">
                      <w:marLeft w:val="0"/>
                      <w:marRight w:val="0"/>
                      <w:marTop w:val="0"/>
                      <w:marBottom w:val="0"/>
                      <w:divBdr>
                        <w:top w:val="none" w:sz="0" w:space="0" w:color="auto"/>
                        <w:left w:val="none" w:sz="0" w:space="0" w:color="auto"/>
                        <w:bottom w:val="none" w:sz="0" w:space="0" w:color="auto"/>
                        <w:right w:val="none" w:sz="0" w:space="0" w:color="auto"/>
                      </w:divBdr>
                    </w:div>
                  </w:divsChild>
                </w:div>
                <w:div w:id="1703894198">
                  <w:marLeft w:val="0"/>
                  <w:marRight w:val="0"/>
                  <w:marTop w:val="0"/>
                  <w:marBottom w:val="0"/>
                  <w:divBdr>
                    <w:top w:val="none" w:sz="0" w:space="0" w:color="auto"/>
                    <w:left w:val="none" w:sz="0" w:space="0" w:color="auto"/>
                    <w:bottom w:val="none" w:sz="0" w:space="0" w:color="auto"/>
                    <w:right w:val="none" w:sz="0" w:space="0" w:color="auto"/>
                  </w:divBdr>
                  <w:divsChild>
                    <w:div w:id="2104645601">
                      <w:marLeft w:val="0"/>
                      <w:marRight w:val="0"/>
                      <w:marTop w:val="0"/>
                      <w:marBottom w:val="0"/>
                      <w:divBdr>
                        <w:top w:val="none" w:sz="0" w:space="0" w:color="auto"/>
                        <w:left w:val="none" w:sz="0" w:space="0" w:color="auto"/>
                        <w:bottom w:val="none" w:sz="0" w:space="0" w:color="auto"/>
                        <w:right w:val="none" w:sz="0" w:space="0" w:color="auto"/>
                      </w:divBdr>
                    </w:div>
                  </w:divsChild>
                </w:div>
                <w:div w:id="1705787000">
                  <w:marLeft w:val="0"/>
                  <w:marRight w:val="0"/>
                  <w:marTop w:val="0"/>
                  <w:marBottom w:val="0"/>
                  <w:divBdr>
                    <w:top w:val="none" w:sz="0" w:space="0" w:color="auto"/>
                    <w:left w:val="none" w:sz="0" w:space="0" w:color="auto"/>
                    <w:bottom w:val="none" w:sz="0" w:space="0" w:color="auto"/>
                    <w:right w:val="none" w:sz="0" w:space="0" w:color="auto"/>
                  </w:divBdr>
                  <w:divsChild>
                    <w:div w:id="251551436">
                      <w:marLeft w:val="0"/>
                      <w:marRight w:val="0"/>
                      <w:marTop w:val="0"/>
                      <w:marBottom w:val="0"/>
                      <w:divBdr>
                        <w:top w:val="none" w:sz="0" w:space="0" w:color="auto"/>
                        <w:left w:val="none" w:sz="0" w:space="0" w:color="auto"/>
                        <w:bottom w:val="none" w:sz="0" w:space="0" w:color="auto"/>
                        <w:right w:val="none" w:sz="0" w:space="0" w:color="auto"/>
                      </w:divBdr>
                    </w:div>
                  </w:divsChild>
                </w:div>
                <w:div w:id="1716001750">
                  <w:marLeft w:val="0"/>
                  <w:marRight w:val="0"/>
                  <w:marTop w:val="0"/>
                  <w:marBottom w:val="0"/>
                  <w:divBdr>
                    <w:top w:val="none" w:sz="0" w:space="0" w:color="auto"/>
                    <w:left w:val="none" w:sz="0" w:space="0" w:color="auto"/>
                    <w:bottom w:val="none" w:sz="0" w:space="0" w:color="auto"/>
                    <w:right w:val="none" w:sz="0" w:space="0" w:color="auto"/>
                  </w:divBdr>
                  <w:divsChild>
                    <w:div w:id="696274261">
                      <w:marLeft w:val="0"/>
                      <w:marRight w:val="0"/>
                      <w:marTop w:val="0"/>
                      <w:marBottom w:val="0"/>
                      <w:divBdr>
                        <w:top w:val="none" w:sz="0" w:space="0" w:color="auto"/>
                        <w:left w:val="none" w:sz="0" w:space="0" w:color="auto"/>
                        <w:bottom w:val="none" w:sz="0" w:space="0" w:color="auto"/>
                        <w:right w:val="none" w:sz="0" w:space="0" w:color="auto"/>
                      </w:divBdr>
                    </w:div>
                  </w:divsChild>
                </w:div>
                <w:div w:id="1732734726">
                  <w:marLeft w:val="0"/>
                  <w:marRight w:val="0"/>
                  <w:marTop w:val="0"/>
                  <w:marBottom w:val="0"/>
                  <w:divBdr>
                    <w:top w:val="none" w:sz="0" w:space="0" w:color="auto"/>
                    <w:left w:val="none" w:sz="0" w:space="0" w:color="auto"/>
                    <w:bottom w:val="none" w:sz="0" w:space="0" w:color="auto"/>
                    <w:right w:val="none" w:sz="0" w:space="0" w:color="auto"/>
                  </w:divBdr>
                  <w:divsChild>
                    <w:div w:id="2069842982">
                      <w:marLeft w:val="0"/>
                      <w:marRight w:val="0"/>
                      <w:marTop w:val="0"/>
                      <w:marBottom w:val="0"/>
                      <w:divBdr>
                        <w:top w:val="none" w:sz="0" w:space="0" w:color="auto"/>
                        <w:left w:val="none" w:sz="0" w:space="0" w:color="auto"/>
                        <w:bottom w:val="none" w:sz="0" w:space="0" w:color="auto"/>
                        <w:right w:val="none" w:sz="0" w:space="0" w:color="auto"/>
                      </w:divBdr>
                    </w:div>
                  </w:divsChild>
                </w:div>
                <w:div w:id="1746561036">
                  <w:marLeft w:val="0"/>
                  <w:marRight w:val="0"/>
                  <w:marTop w:val="0"/>
                  <w:marBottom w:val="0"/>
                  <w:divBdr>
                    <w:top w:val="none" w:sz="0" w:space="0" w:color="auto"/>
                    <w:left w:val="none" w:sz="0" w:space="0" w:color="auto"/>
                    <w:bottom w:val="none" w:sz="0" w:space="0" w:color="auto"/>
                    <w:right w:val="none" w:sz="0" w:space="0" w:color="auto"/>
                  </w:divBdr>
                  <w:divsChild>
                    <w:div w:id="630356186">
                      <w:marLeft w:val="0"/>
                      <w:marRight w:val="0"/>
                      <w:marTop w:val="0"/>
                      <w:marBottom w:val="0"/>
                      <w:divBdr>
                        <w:top w:val="none" w:sz="0" w:space="0" w:color="auto"/>
                        <w:left w:val="none" w:sz="0" w:space="0" w:color="auto"/>
                        <w:bottom w:val="none" w:sz="0" w:space="0" w:color="auto"/>
                        <w:right w:val="none" w:sz="0" w:space="0" w:color="auto"/>
                      </w:divBdr>
                    </w:div>
                  </w:divsChild>
                </w:div>
                <w:div w:id="1750618642">
                  <w:marLeft w:val="0"/>
                  <w:marRight w:val="0"/>
                  <w:marTop w:val="0"/>
                  <w:marBottom w:val="0"/>
                  <w:divBdr>
                    <w:top w:val="none" w:sz="0" w:space="0" w:color="auto"/>
                    <w:left w:val="none" w:sz="0" w:space="0" w:color="auto"/>
                    <w:bottom w:val="none" w:sz="0" w:space="0" w:color="auto"/>
                    <w:right w:val="none" w:sz="0" w:space="0" w:color="auto"/>
                  </w:divBdr>
                  <w:divsChild>
                    <w:div w:id="1683044509">
                      <w:marLeft w:val="0"/>
                      <w:marRight w:val="0"/>
                      <w:marTop w:val="0"/>
                      <w:marBottom w:val="0"/>
                      <w:divBdr>
                        <w:top w:val="none" w:sz="0" w:space="0" w:color="auto"/>
                        <w:left w:val="none" w:sz="0" w:space="0" w:color="auto"/>
                        <w:bottom w:val="none" w:sz="0" w:space="0" w:color="auto"/>
                        <w:right w:val="none" w:sz="0" w:space="0" w:color="auto"/>
                      </w:divBdr>
                    </w:div>
                  </w:divsChild>
                </w:div>
                <w:div w:id="1761751589">
                  <w:marLeft w:val="0"/>
                  <w:marRight w:val="0"/>
                  <w:marTop w:val="0"/>
                  <w:marBottom w:val="0"/>
                  <w:divBdr>
                    <w:top w:val="none" w:sz="0" w:space="0" w:color="auto"/>
                    <w:left w:val="none" w:sz="0" w:space="0" w:color="auto"/>
                    <w:bottom w:val="none" w:sz="0" w:space="0" w:color="auto"/>
                    <w:right w:val="none" w:sz="0" w:space="0" w:color="auto"/>
                  </w:divBdr>
                  <w:divsChild>
                    <w:div w:id="1401711269">
                      <w:marLeft w:val="0"/>
                      <w:marRight w:val="0"/>
                      <w:marTop w:val="0"/>
                      <w:marBottom w:val="0"/>
                      <w:divBdr>
                        <w:top w:val="none" w:sz="0" w:space="0" w:color="auto"/>
                        <w:left w:val="none" w:sz="0" w:space="0" w:color="auto"/>
                        <w:bottom w:val="none" w:sz="0" w:space="0" w:color="auto"/>
                        <w:right w:val="none" w:sz="0" w:space="0" w:color="auto"/>
                      </w:divBdr>
                    </w:div>
                  </w:divsChild>
                </w:div>
                <w:div w:id="1763180598">
                  <w:marLeft w:val="0"/>
                  <w:marRight w:val="0"/>
                  <w:marTop w:val="0"/>
                  <w:marBottom w:val="0"/>
                  <w:divBdr>
                    <w:top w:val="none" w:sz="0" w:space="0" w:color="auto"/>
                    <w:left w:val="none" w:sz="0" w:space="0" w:color="auto"/>
                    <w:bottom w:val="none" w:sz="0" w:space="0" w:color="auto"/>
                    <w:right w:val="none" w:sz="0" w:space="0" w:color="auto"/>
                  </w:divBdr>
                  <w:divsChild>
                    <w:div w:id="586772804">
                      <w:marLeft w:val="0"/>
                      <w:marRight w:val="0"/>
                      <w:marTop w:val="0"/>
                      <w:marBottom w:val="0"/>
                      <w:divBdr>
                        <w:top w:val="none" w:sz="0" w:space="0" w:color="auto"/>
                        <w:left w:val="none" w:sz="0" w:space="0" w:color="auto"/>
                        <w:bottom w:val="none" w:sz="0" w:space="0" w:color="auto"/>
                        <w:right w:val="none" w:sz="0" w:space="0" w:color="auto"/>
                      </w:divBdr>
                    </w:div>
                  </w:divsChild>
                </w:div>
                <w:div w:id="1764452876">
                  <w:marLeft w:val="0"/>
                  <w:marRight w:val="0"/>
                  <w:marTop w:val="0"/>
                  <w:marBottom w:val="0"/>
                  <w:divBdr>
                    <w:top w:val="none" w:sz="0" w:space="0" w:color="auto"/>
                    <w:left w:val="none" w:sz="0" w:space="0" w:color="auto"/>
                    <w:bottom w:val="none" w:sz="0" w:space="0" w:color="auto"/>
                    <w:right w:val="none" w:sz="0" w:space="0" w:color="auto"/>
                  </w:divBdr>
                  <w:divsChild>
                    <w:div w:id="1817792307">
                      <w:marLeft w:val="0"/>
                      <w:marRight w:val="0"/>
                      <w:marTop w:val="0"/>
                      <w:marBottom w:val="0"/>
                      <w:divBdr>
                        <w:top w:val="none" w:sz="0" w:space="0" w:color="auto"/>
                        <w:left w:val="none" w:sz="0" w:space="0" w:color="auto"/>
                        <w:bottom w:val="none" w:sz="0" w:space="0" w:color="auto"/>
                        <w:right w:val="none" w:sz="0" w:space="0" w:color="auto"/>
                      </w:divBdr>
                    </w:div>
                  </w:divsChild>
                </w:div>
                <w:div w:id="1774010049">
                  <w:marLeft w:val="0"/>
                  <w:marRight w:val="0"/>
                  <w:marTop w:val="0"/>
                  <w:marBottom w:val="0"/>
                  <w:divBdr>
                    <w:top w:val="none" w:sz="0" w:space="0" w:color="auto"/>
                    <w:left w:val="none" w:sz="0" w:space="0" w:color="auto"/>
                    <w:bottom w:val="none" w:sz="0" w:space="0" w:color="auto"/>
                    <w:right w:val="none" w:sz="0" w:space="0" w:color="auto"/>
                  </w:divBdr>
                  <w:divsChild>
                    <w:div w:id="1292978277">
                      <w:marLeft w:val="0"/>
                      <w:marRight w:val="0"/>
                      <w:marTop w:val="0"/>
                      <w:marBottom w:val="0"/>
                      <w:divBdr>
                        <w:top w:val="none" w:sz="0" w:space="0" w:color="auto"/>
                        <w:left w:val="none" w:sz="0" w:space="0" w:color="auto"/>
                        <w:bottom w:val="none" w:sz="0" w:space="0" w:color="auto"/>
                        <w:right w:val="none" w:sz="0" w:space="0" w:color="auto"/>
                      </w:divBdr>
                    </w:div>
                  </w:divsChild>
                </w:div>
                <w:div w:id="1781801679">
                  <w:marLeft w:val="0"/>
                  <w:marRight w:val="0"/>
                  <w:marTop w:val="0"/>
                  <w:marBottom w:val="0"/>
                  <w:divBdr>
                    <w:top w:val="none" w:sz="0" w:space="0" w:color="auto"/>
                    <w:left w:val="none" w:sz="0" w:space="0" w:color="auto"/>
                    <w:bottom w:val="none" w:sz="0" w:space="0" w:color="auto"/>
                    <w:right w:val="none" w:sz="0" w:space="0" w:color="auto"/>
                  </w:divBdr>
                  <w:divsChild>
                    <w:div w:id="505561168">
                      <w:marLeft w:val="0"/>
                      <w:marRight w:val="0"/>
                      <w:marTop w:val="0"/>
                      <w:marBottom w:val="0"/>
                      <w:divBdr>
                        <w:top w:val="none" w:sz="0" w:space="0" w:color="auto"/>
                        <w:left w:val="none" w:sz="0" w:space="0" w:color="auto"/>
                        <w:bottom w:val="none" w:sz="0" w:space="0" w:color="auto"/>
                        <w:right w:val="none" w:sz="0" w:space="0" w:color="auto"/>
                      </w:divBdr>
                    </w:div>
                  </w:divsChild>
                </w:div>
                <w:div w:id="1800488985">
                  <w:marLeft w:val="0"/>
                  <w:marRight w:val="0"/>
                  <w:marTop w:val="0"/>
                  <w:marBottom w:val="0"/>
                  <w:divBdr>
                    <w:top w:val="none" w:sz="0" w:space="0" w:color="auto"/>
                    <w:left w:val="none" w:sz="0" w:space="0" w:color="auto"/>
                    <w:bottom w:val="none" w:sz="0" w:space="0" w:color="auto"/>
                    <w:right w:val="none" w:sz="0" w:space="0" w:color="auto"/>
                  </w:divBdr>
                  <w:divsChild>
                    <w:div w:id="442846606">
                      <w:marLeft w:val="0"/>
                      <w:marRight w:val="0"/>
                      <w:marTop w:val="0"/>
                      <w:marBottom w:val="0"/>
                      <w:divBdr>
                        <w:top w:val="none" w:sz="0" w:space="0" w:color="auto"/>
                        <w:left w:val="none" w:sz="0" w:space="0" w:color="auto"/>
                        <w:bottom w:val="none" w:sz="0" w:space="0" w:color="auto"/>
                        <w:right w:val="none" w:sz="0" w:space="0" w:color="auto"/>
                      </w:divBdr>
                    </w:div>
                  </w:divsChild>
                </w:div>
                <w:div w:id="1814133636">
                  <w:marLeft w:val="0"/>
                  <w:marRight w:val="0"/>
                  <w:marTop w:val="0"/>
                  <w:marBottom w:val="0"/>
                  <w:divBdr>
                    <w:top w:val="none" w:sz="0" w:space="0" w:color="auto"/>
                    <w:left w:val="none" w:sz="0" w:space="0" w:color="auto"/>
                    <w:bottom w:val="none" w:sz="0" w:space="0" w:color="auto"/>
                    <w:right w:val="none" w:sz="0" w:space="0" w:color="auto"/>
                  </w:divBdr>
                  <w:divsChild>
                    <w:div w:id="769424896">
                      <w:marLeft w:val="0"/>
                      <w:marRight w:val="0"/>
                      <w:marTop w:val="0"/>
                      <w:marBottom w:val="0"/>
                      <w:divBdr>
                        <w:top w:val="none" w:sz="0" w:space="0" w:color="auto"/>
                        <w:left w:val="none" w:sz="0" w:space="0" w:color="auto"/>
                        <w:bottom w:val="none" w:sz="0" w:space="0" w:color="auto"/>
                        <w:right w:val="none" w:sz="0" w:space="0" w:color="auto"/>
                      </w:divBdr>
                    </w:div>
                  </w:divsChild>
                </w:div>
                <w:div w:id="1821192450">
                  <w:marLeft w:val="0"/>
                  <w:marRight w:val="0"/>
                  <w:marTop w:val="0"/>
                  <w:marBottom w:val="0"/>
                  <w:divBdr>
                    <w:top w:val="none" w:sz="0" w:space="0" w:color="auto"/>
                    <w:left w:val="none" w:sz="0" w:space="0" w:color="auto"/>
                    <w:bottom w:val="none" w:sz="0" w:space="0" w:color="auto"/>
                    <w:right w:val="none" w:sz="0" w:space="0" w:color="auto"/>
                  </w:divBdr>
                  <w:divsChild>
                    <w:div w:id="1367482289">
                      <w:marLeft w:val="0"/>
                      <w:marRight w:val="0"/>
                      <w:marTop w:val="0"/>
                      <w:marBottom w:val="0"/>
                      <w:divBdr>
                        <w:top w:val="none" w:sz="0" w:space="0" w:color="auto"/>
                        <w:left w:val="none" w:sz="0" w:space="0" w:color="auto"/>
                        <w:bottom w:val="none" w:sz="0" w:space="0" w:color="auto"/>
                        <w:right w:val="none" w:sz="0" w:space="0" w:color="auto"/>
                      </w:divBdr>
                    </w:div>
                  </w:divsChild>
                </w:div>
                <w:div w:id="1822116228">
                  <w:marLeft w:val="0"/>
                  <w:marRight w:val="0"/>
                  <w:marTop w:val="0"/>
                  <w:marBottom w:val="0"/>
                  <w:divBdr>
                    <w:top w:val="none" w:sz="0" w:space="0" w:color="auto"/>
                    <w:left w:val="none" w:sz="0" w:space="0" w:color="auto"/>
                    <w:bottom w:val="none" w:sz="0" w:space="0" w:color="auto"/>
                    <w:right w:val="none" w:sz="0" w:space="0" w:color="auto"/>
                  </w:divBdr>
                  <w:divsChild>
                    <w:div w:id="1501777651">
                      <w:marLeft w:val="0"/>
                      <w:marRight w:val="0"/>
                      <w:marTop w:val="0"/>
                      <w:marBottom w:val="0"/>
                      <w:divBdr>
                        <w:top w:val="none" w:sz="0" w:space="0" w:color="auto"/>
                        <w:left w:val="none" w:sz="0" w:space="0" w:color="auto"/>
                        <w:bottom w:val="none" w:sz="0" w:space="0" w:color="auto"/>
                        <w:right w:val="none" w:sz="0" w:space="0" w:color="auto"/>
                      </w:divBdr>
                    </w:div>
                  </w:divsChild>
                </w:div>
                <w:div w:id="1843616399">
                  <w:marLeft w:val="0"/>
                  <w:marRight w:val="0"/>
                  <w:marTop w:val="0"/>
                  <w:marBottom w:val="0"/>
                  <w:divBdr>
                    <w:top w:val="none" w:sz="0" w:space="0" w:color="auto"/>
                    <w:left w:val="none" w:sz="0" w:space="0" w:color="auto"/>
                    <w:bottom w:val="none" w:sz="0" w:space="0" w:color="auto"/>
                    <w:right w:val="none" w:sz="0" w:space="0" w:color="auto"/>
                  </w:divBdr>
                  <w:divsChild>
                    <w:div w:id="1180975101">
                      <w:marLeft w:val="0"/>
                      <w:marRight w:val="0"/>
                      <w:marTop w:val="0"/>
                      <w:marBottom w:val="0"/>
                      <w:divBdr>
                        <w:top w:val="none" w:sz="0" w:space="0" w:color="auto"/>
                        <w:left w:val="none" w:sz="0" w:space="0" w:color="auto"/>
                        <w:bottom w:val="none" w:sz="0" w:space="0" w:color="auto"/>
                        <w:right w:val="none" w:sz="0" w:space="0" w:color="auto"/>
                      </w:divBdr>
                    </w:div>
                  </w:divsChild>
                </w:div>
                <w:div w:id="1862015561">
                  <w:marLeft w:val="0"/>
                  <w:marRight w:val="0"/>
                  <w:marTop w:val="0"/>
                  <w:marBottom w:val="0"/>
                  <w:divBdr>
                    <w:top w:val="none" w:sz="0" w:space="0" w:color="auto"/>
                    <w:left w:val="none" w:sz="0" w:space="0" w:color="auto"/>
                    <w:bottom w:val="none" w:sz="0" w:space="0" w:color="auto"/>
                    <w:right w:val="none" w:sz="0" w:space="0" w:color="auto"/>
                  </w:divBdr>
                  <w:divsChild>
                    <w:div w:id="332221792">
                      <w:marLeft w:val="0"/>
                      <w:marRight w:val="0"/>
                      <w:marTop w:val="0"/>
                      <w:marBottom w:val="0"/>
                      <w:divBdr>
                        <w:top w:val="none" w:sz="0" w:space="0" w:color="auto"/>
                        <w:left w:val="none" w:sz="0" w:space="0" w:color="auto"/>
                        <w:bottom w:val="none" w:sz="0" w:space="0" w:color="auto"/>
                        <w:right w:val="none" w:sz="0" w:space="0" w:color="auto"/>
                      </w:divBdr>
                    </w:div>
                  </w:divsChild>
                </w:div>
                <w:div w:id="1866676784">
                  <w:marLeft w:val="0"/>
                  <w:marRight w:val="0"/>
                  <w:marTop w:val="0"/>
                  <w:marBottom w:val="0"/>
                  <w:divBdr>
                    <w:top w:val="none" w:sz="0" w:space="0" w:color="auto"/>
                    <w:left w:val="none" w:sz="0" w:space="0" w:color="auto"/>
                    <w:bottom w:val="none" w:sz="0" w:space="0" w:color="auto"/>
                    <w:right w:val="none" w:sz="0" w:space="0" w:color="auto"/>
                  </w:divBdr>
                  <w:divsChild>
                    <w:div w:id="1671105189">
                      <w:marLeft w:val="0"/>
                      <w:marRight w:val="0"/>
                      <w:marTop w:val="0"/>
                      <w:marBottom w:val="0"/>
                      <w:divBdr>
                        <w:top w:val="none" w:sz="0" w:space="0" w:color="auto"/>
                        <w:left w:val="none" w:sz="0" w:space="0" w:color="auto"/>
                        <w:bottom w:val="none" w:sz="0" w:space="0" w:color="auto"/>
                        <w:right w:val="none" w:sz="0" w:space="0" w:color="auto"/>
                      </w:divBdr>
                    </w:div>
                  </w:divsChild>
                </w:div>
                <w:div w:id="1871717630">
                  <w:marLeft w:val="0"/>
                  <w:marRight w:val="0"/>
                  <w:marTop w:val="0"/>
                  <w:marBottom w:val="0"/>
                  <w:divBdr>
                    <w:top w:val="none" w:sz="0" w:space="0" w:color="auto"/>
                    <w:left w:val="none" w:sz="0" w:space="0" w:color="auto"/>
                    <w:bottom w:val="none" w:sz="0" w:space="0" w:color="auto"/>
                    <w:right w:val="none" w:sz="0" w:space="0" w:color="auto"/>
                  </w:divBdr>
                  <w:divsChild>
                    <w:div w:id="597518259">
                      <w:marLeft w:val="0"/>
                      <w:marRight w:val="0"/>
                      <w:marTop w:val="0"/>
                      <w:marBottom w:val="0"/>
                      <w:divBdr>
                        <w:top w:val="none" w:sz="0" w:space="0" w:color="auto"/>
                        <w:left w:val="none" w:sz="0" w:space="0" w:color="auto"/>
                        <w:bottom w:val="none" w:sz="0" w:space="0" w:color="auto"/>
                        <w:right w:val="none" w:sz="0" w:space="0" w:color="auto"/>
                      </w:divBdr>
                    </w:div>
                  </w:divsChild>
                </w:div>
                <w:div w:id="1883590083">
                  <w:marLeft w:val="0"/>
                  <w:marRight w:val="0"/>
                  <w:marTop w:val="0"/>
                  <w:marBottom w:val="0"/>
                  <w:divBdr>
                    <w:top w:val="none" w:sz="0" w:space="0" w:color="auto"/>
                    <w:left w:val="none" w:sz="0" w:space="0" w:color="auto"/>
                    <w:bottom w:val="none" w:sz="0" w:space="0" w:color="auto"/>
                    <w:right w:val="none" w:sz="0" w:space="0" w:color="auto"/>
                  </w:divBdr>
                  <w:divsChild>
                    <w:div w:id="148448189">
                      <w:marLeft w:val="0"/>
                      <w:marRight w:val="0"/>
                      <w:marTop w:val="0"/>
                      <w:marBottom w:val="0"/>
                      <w:divBdr>
                        <w:top w:val="none" w:sz="0" w:space="0" w:color="auto"/>
                        <w:left w:val="none" w:sz="0" w:space="0" w:color="auto"/>
                        <w:bottom w:val="none" w:sz="0" w:space="0" w:color="auto"/>
                        <w:right w:val="none" w:sz="0" w:space="0" w:color="auto"/>
                      </w:divBdr>
                    </w:div>
                    <w:div w:id="373702483">
                      <w:marLeft w:val="0"/>
                      <w:marRight w:val="0"/>
                      <w:marTop w:val="0"/>
                      <w:marBottom w:val="0"/>
                      <w:divBdr>
                        <w:top w:val="none" w:sz="0" w:space="0" w:color="auto"/>
                        <w:left w:val="none" w:sz="0" w:space="0" w:color="auto"/>
                        <w:bottom w:val="none" w:sz="0" w:space="0" w:color="auto"/>
                        <w:right w:val="none" w:sz="0" w:space="0" w:color="auto"/>
                      </w:divBdr>
                    </w:div>
                  </w:divsChild>
                </w:div>
                <w:div w:id="1884515905">
                  <w:marLeft w:val="0"/>
                  <w:marRight w:val="0"/>
                  <w:marTop w:val="0"/>
                  <w:marBottom w:val="0"/>
                  <w:divBdr>
                    <w:top w:val="none" w:sz="0" w:space="0" w:color="auto"/>
                    <w:left w:val="none" w:sz="0" w:space="0" w:color="auto"/>
                    <w:bottom w:val="none" w:sz="0" w:space="0" w:color="auto"/>
                    <w:right w:val="none" w:sz="0" w:space="0" w:color="auto"/>
                  </w:divBdr>
                  <w:divsChild>
                    <w:div w:id="344939513">
                      <w:marLeft w:val="0"/>
                      <w:marRight w:val="0"/>
                      <w:marTop w:val="0"/>
                      <w:marBottom w:val="0"/>
                      <w:divBdr>
                        <w:top w:val="none" w:sz="0" w:space="0" w:color="auto"/>
                        <w:left w:val="none" w:sz="0" w:space="0" w:color="auto"/>
                        <w:bottom w:val="none" w:sz="0" w:space="0" w:color="auto"/>
                        <w:right w:val="none" w:sz="0" w:space="0" w:color="auto"/>
                      </w:divBdr>
                    </w:div>
                  </w:divsChild>
                </w:div>
                <w:div w:id="1922134647">
                  <w:marLeft w:val="0"/>
                  <w:marRight w:val="0"/>
                  <w:marTop w:val="0"/>
                  <w:marBottom w:val="0"/>
                  <w:divBdr>
                    <w:top w:val="none" w:sz="0" w:space="0" w:color="auto"/>
                    <w:left w:val="none" w:sz="0" w:space="0" w:color="auto"/>
                    <w:bottom w:val="none" w:sz="0" w:space="0" w:color="auto"/>
                    <w:right w:val="none" w:sz="0" w:space="0" w:color="auto"/>
                  </w:divBdr>
                  <w:divsChild>
                    <w:div w:id="666321747">
                      <w:marLeft w:val="0"/>
                      <w:marRight w:val="0"/>
                      <w:marTop w:val="0"/>
                      <w:marBottom w:val="0"/>
                      <w:divBdr>
                        <w:top w:val="none" w:sz="0" w:space="0" w:color="auto"/>
                        <w:left w:val="none" w:sz="0" w:space="0" w:color="auto"/>
                        <w:bottom w:val="none" w:sz="0" w:space="0" w:color="auto"/>
                        <w:right w:val="none" w:sz="0" w:space="0" w:color="auto"/>
                      </w:divBdr>
                    </w:div>
                    <w:div w:id="815142267">
                      <w:marLeft w:val="0"/>
                      <w:marRight w:val="0"/>
                      <w:marTop w:val="0"/>
                      <w:marBottom w:val="0"/>
                      <w:divBdr>
                        <w:top w:val="none" w:sz="0" w:space="0" w:color="auto"/>
                        <w:left w:val="none" w:sz="0" w:space="0" w:color="auto"/>
                        <w:bottom w:val="none" w:sz="0" w:space="0" w:color="auto"/>
                        <w:right w:val="none" w:sz="0" w:space="0" w:color="auto"/>
                      </w:divBdr>
                    </w:div>
                  </w:divsChild>
                </w:div>
                <w:div w:id="1925340987">
                  <w:marLeft w:val="0"/>
                  <w:marRight w:val="0"/>
                  <w:marTop w:val="0"/>
                  <w:marBottom w:val="0"/>
                  <w:divBdr>
                    <w:top w:val="none" w:sz="0" w:space="0" w:color="auto"/>
                    <w:left w:val="none" w:sz="0" w:space="0" w:color="auto"/>
                    <w:bottom w:val="none" w:sz="0" w:space="0" w:color="auto"/>
                    <w:right w:val="none" w:sz="0" w:space="0" w:color="auto"/>
                  </w:divBdr>
                  <w:divsChild>
                    <w:div w:id="1206606077">
                      <w:marLeft w:val="0"/>
                      <w:marRight w:val="0"/>
                      <w:marTop w:val="0"/>
                      <w:marBottom w:val="0"/>
                      <w:divBdr>
                        <w:top w:val="none" w:sz="0" w:space="0" w:color="auto"/>
                        <w:left w:val="none" w:sz="0" w:space="0" w:color="auto"/>
                        <w:bottom w:val="none" w:sz="0" w:space="0" w:color="auto"/>
                        <w:right w:val="none" w:sz="0" w:space="0" w:color="auto"/>
                      </w:divBdr>
                    </w:div>
                  </w:divsChild>
                </w:div>
                <w:div w:id="1926570279">
                  <w:marLeft w:val="0"/>
                  <w:marRight w:val="0"/>
                  <w:marTop w:val="0"/>
                  <w:marBottom w:val="0"/>
                  <w:divBdr>
                    <w:top w:val="none" w:sz="0" w:space="0" w:color="auto"/>
                    <w:left w:val="none" w:sz="0" w:space="0" w:color="auto"/>
                    <w:bottom w:val="none" w:sz="0" w:space="0" w:color="auto"/>
                    <w:right w:val="none" w:sz="0" w:space="0" w:color="auto"/>
                  </w:divBdr>
                  <w:divsChild>
                    <w:div w:id="840507614">
                      <w:marLeft w:val="0"/>
                      <w:marRight w:val="0"/>
                      <w:marTop w:val="0"/>
                      <w:marBottom w:val="0"/>
                      <w:divBdr>
                        <w:top w:val="none" w:sz="0" w:space="0" w:color="auto"/>
                        <w:left w:val="none" w:sz="0" w:space="0" w:color="auto"/>
                        <w:bottom w:val="none" w:sz="0" w:space="0" w:color="auto"/>
                        <w:right w:val="none" w:sz="0" w:space="0" w:color="auto"/>
                      </w:divBdr>
                    </w:div>
                  </w:divsChild>
                </w:div>
                <w:div w:id="1940794202">
                  <w:marLeft w:val="0"/>
                  <w:marRight w:val="0"/>
                  <w:marTop w:val="0"/>
                  <w:marBottom w:val="0"/>
                  <w:divBdr>
                    <w:top w:val="none" w:sz="0" w:space="0" w:color="auto"/>
                    <w:left w:val="none" w:sz="0" w:space="0" w:color="auto"/>
                    <w:bottom w:val="none" w:sz="0" w:space="0" w:color="auto"/>
                    <w:right w:val="none" w:sz="0" w:space="0" w:color="auto"/>
                  </w:divBdr>
                  <w:divsChild>
                    <w:div w:id="1401437451">
                      <w:marLeft w:val="0"/>
                      <w:marRight w:val="0"/>
                      <w:marTop w:val="0"/>
                      <w:marBottom w:val="0"/>
                      <w:divBdr>
                        <w:top w:val="none" w:sz="0" w:space="0" w:color="auto"/>
                        <w:left w:val="none" w:sz="0" w:space="0" w:color="auto"/>
                        <w:bottom w:val="none" w:sz="0" w:space="0" w:color="auto"/>
                        <w:right w:val="none" w:sz="0" w:space="0" w:color="auto"/>
                      </w:divBdr>
                    </w:div>
                  </w:divsChild>
                </w:div>
                <w:div w:id="1946881621">
                  <w:marLeft w:val="0"/>
                  <w:marRight w:val="0"/>
                  <w:marTop w:val="0"/>
                  <w:marBottom w:val="0"/>
                  <w:divBdr>
                    <w:top w:val="none" w:sz="0" w:space="0" w:color="auto"/>
                    <w:left w:val="none" w:sz="0" w:space="0" w:color="auto"/>
                    <w:bottom w:val="none" w:sz="0" w:space="0" w:color="auto"/>
                    <w:right w:val="none" w:sz="0" w:space="0" w:color="auto"/>
                  </w:divBdr>
                  <w:divsChild>
                    <w:div w:id="760874861">
                      <w:marLeft w:val="0"/>
                      <w:marRight w:val="0"/>
                      <w:marTop w:val="0"/>
                      <w:marBottom w:val="0"/>
                      <w:divBdr>
                        <w:top w:val="none" w:sz="0" w:space="0" w:color="auto"/>
                        <w:left w:val="none" w:sz="0" w:space="0" w:color="auto"/>
                        <w:bottom w:val="none" w:sz="0" w:space="0" w:color="auto"/>
                        <w:right w:val="none" w:sz="0" w:space="0" w:color="auto"/>
                      </w:divBdr>
                    </w:div>
                  </w:divsChild>
                </w:div>
                <w:div w:id="1956133671">
                  <w:marLeft w:val="0"/>
                  <w:marRight w:val="0"/>
                  <w:marTop w:val="0"/>
                  <w:marBottom w:val="0"/>
                  <w:divBdr>
                    <w:top w:val="none" w:sz="0" w:space="0" w:color="auto"/>
                    <w:left w:val="none" w:sz="0" w:space="0" w:color="auto"/>
                    <w:bottom w:val="none" w:sz="0" w:space="0" w:color="auto"/>
                    <w:right w:val="none" w:sz="0" w:space="0" w:color="auto"/>
                  </w:divBdr>
                  <w:divsChild>
                    <w:div w:id="1292595831">
                      <w:marLeft w:val="0"/>
                      <w:marRight w:val="0"/>
                      <w:marTop w:val="0"/>
                      <w:marBottom w:val="0"/>
                      <w:divBdr>
                        <w:top w:val="none" w:sz="0" w:space="0" w:color="auto"/>
                        <w:left w:val="none" w:sz="0" w:space="0" w:color="auto"/>
                        <w:bottom w:val="none" w:sz="0" w:space="0" w:color="auto"/>
                        <w:right w:val="none" w:sz="0" w:space="0" w:color="auto"/>
                      </w:divBdr>
                    </w:div>
                  </w:divsChild>
                </w:div>
                <w:div w:id="1990010183">
                  <w:marLeft w:val="0"/>
                  <w:marRight w:val="0"/>
                  <w:marTop w:val="0"/>
                  <w:marBottom w:val="0"/>
                  <w:divBdr>
                    <w:top w:val="none" w:sz="0" w:space="0" w:color="auto"/>
                    <w:left w:val="none" w:sz="0" w:space="0" w:color="auto"/>
                    <w:bottom w:val="none" w:sz="0" w:space="0" w:color="auto"/>
                    <w:right w:val="none" w:sz="0" w:space="0" w:color="auto"/>
                  </w:divBdr>
                  <w:divsChild>
                    <w:div w:id="680546643">
                      <w:marLeft w:val="0"/>
                      <w:marRight w:val="0"/>
                      <w:marTop w:val="0"/>
                      <w:marBottom w:val="0"/>
                      <w:divBdr>
                        <w:top w:val="none" w:sz="0" w:space="0" w:color="auto"/>
                        <w:left w:val="none" w:sz="0" w:space="0" w:color="auto"/>
                        <w:bottom w:val="none" w:sz="0" w:space="0" w:color="auto"/>
                        <w:right w:val="none" w:sz="0" w:space="0" w:color="auto"/>
                      </w:divBdr>
                    </w:div>
                  </w:divsChild>
                </w:div>
                <w:div w:id="2025863669">
                  <w:marLeft w:val="0"/>
                  <w:marRight w:val="0"/>
                  <w:marTop w:val="0"/>
                  <w:marBottom w:val="0"/>
                  <w:divBdr>
                    <w:top w:val="none" w:sz="0" w:space="0" w:color="auto"/>
                    <w:left w:val="none" w:sz="0" w:space="0" w:color="auto"/>
                    <w:bottom w:val="none" w:sz="0" w:space="0" w:color="auto"/>
                    <w:right w:val="none" w:sz="0" w:space="0" w:color="auto"/>
                  </w:divBdr>
                  <w:divsChild>
                    <w:div w:id="137381016">
                      <w:marLeft w:val="0"/>
                      <w:marRight w:val="0"/>
                      <w:marTop w:val="0"/>
                      <w:marBottom w:val="0"/>
                      <w:divBdr>
                        <w:top w:val="none" w:sz="0" w:space="0" w:color="auto"/>
                        <w:left w:val="none" w:sz="0" w:space="0" w:color="auto"/>
                        <w:bottom w:val="none" w:sz="0" w:space="0" w:color="auto"/>
                        <w:right w:val="none" w:sz="0" w:space="0" w:color="auto"/>
                      </w:divBdr>
                    </w:div>
                    <w:div w:id="444662834">
                      <w:marLeft w:val="0"/>
                      <w:marRight w:val="0"/>
                      <w:marTop w:val="0"/>
                      <w:marBottom w:val="0"/>
                      <w:divBdr>
                        <w:top w:val="none" w:sz="0" w:space="0" w:color="auto"/>
                        <w:left w:val="none" w:sz="0" w:space="0" w:color="auto"/>
                        <w:bottom w:val="none" w:sz="0" w:space="0" w:color="auto"/>
                        <w:right w:val="none" w:sz="0" w:space="0" w:color="auto"/>
                      </w:divBdr>
                    </w:div>
                  </w:divsChild>
                </w:div>
                <w:div w:id="2057387427">
                  <w:marLeft w:val="0"/>
                  <w:marRight w:val="0"/>
                  <w:marTop w:val="0"/>
                  <w:marBottom w:val="0"/>
                  <w:divBdr>
                    <w:top w:val="none" w:sz="0" w:space="0" w:color="auto"/>
                    <w:left w:val="none" w:sz="0" w:space="0" w:color="auto"/>
                    <w:bottom w:val="none" w:sz="0" w:space="0" w:color="auto"/>
                    <w:right w:val="none" w:sz="0" w:space="0" w:color="auto"/>
                  </w:divBdr>
                  <w:divsChild>
                    <w:div w:id="2113550116">
                      <w:marLeft w:val="0"/>
                      <w:marRight w:val="0"/>
                      <w:marTop w:val="0"/>
                      <w:marBottom w:val="0"/>
                      <w:divBdr>
                        <w:top w:val="none" w:sz="0" w:space="0" w:color="auto"/>
                        <w:left w:val="none" w:sz="0" w:space="0" w:color="auto"/>
                        <w:bottom w:val="none" w:sz="0" w:space="0" w:color="auto"/>
                        <w:right w:val="none" w:sz="0" w:space="0" w:color="auto"/>
                      </w:divBdr>
                    </w:div>
                  </w:divsChild>
                </w:div>
                <w:div w:id="2061856919">
                  <w:marLeft w:val="0"/>
                  <w:marRight w:val="0"/>
                  <w:marTop w:val="0"/>
                  <w:marBottom w:val="0"/>
                  <w:divBdr>
                    <w:top w:val="none" w:sz="0" w:space="0" w:color="auto"/>
                    <w:left w:val="none" w:sz="0" w:space="0" w:color="auto"/>
                    <w:bottom w:val="none" w:sz="0" w:space="0" w:color="auto"/>
                    <w:right w:val="none" w:sz="0" w:space="0" w:color="auto"/>
                  </w:divBdr>
                  <w:divsChild>
                    <w:div w:id="1280450482">
                      <w:marLeft w:val="0"/>
                      <w:marRight w:val="0"/>
                      <w:marTop w:val="0"/>
                      <w:marBottom w:val="0"/>
                      <w:divBdr>
                        <w:top w:val="none" w:sz="0" w:space="0" w:color="auto"/>
                        <w:left w:val="none" w:sz="0" w:space="0" w:color="auto"/>
                        <w:bottom w:val="none" w:sz="0" w:space="0" w:color="auto"/>
                        <w:right w:val="none" w:sz="0" w:space="0" w:color="auto"/>
                      </w:divBdr>
                    </w:div>
                  </w:divsChild>
                </w:div>
                <w:div w:id="2063167448">
                  <w:marLeft w:val="0"/>
                  <w:marRight w:val="0"/>
                  <w:marTop w:val="0"/>
                  <w:marBottom w:val="0"/>
                  <w:divBdr>
                    <w:top w:val="none" w:sz="0" w:space="0" w:color="auto"/>
                    <w:left w:val="none" w:sz="0" w:space="0" w:color="auto"/>
                    <w:bottom w:val="none" w:sz="0" w:space="0" w:color="auto"/>
                    <w:right w:val="none" w:sz="0" w:space="0" w:color="auto"/>
                  </w:divBdr>
                  <w:divsChild>
                    <w:div w:id="485778395">
                      <w:marLeft w:val="0"/>
                      <w:marRight w:val="0"/>
                      <w:marTop w:val="0"/>
                      <w:marBottom w:val="0"/>
                      <w:divBdr>
                        <w:top w:val="none" w:sz="0" w:space="0" w:color="auto"/>
                        <w:left w:val="none" w:sz="0" w:space="0" w:color="auto"/>
                        <w:bottom w:val="none" w:sz="0" w:space="0" w:color="auto"/>
                        <w:right w:val="none" w:sz="0" w:space="0" w:color="auto"/>
                      </w:divBdr>
                    </w:div>
                    <w:div w:id="612253598">
                      <w:marLeft w:val="0"/>
                      <w:marRight w:val="0"/>
                      <w:marTop w:val="0"/>
                      <w:marBottom w:val="0"/>
                      <w:divBdr>
                        <w:top w:val="none" w:sz="0" w:space="0" w:color="auto"/>
                        <w:left w:val="none" w:sz="0" w:space="0" w:color="auto"/>
                        <w:bottom w:val="none" w:sz="0" w:space="0" w:color="auto"/>
                        <w:right w:val="none" w:sz="0" w:space="0" w:color="auto"/>
                      </w:divBdr>
                    </w:div>
                  </w:divsChild>
                </w:div>
                <w:div w:id="2078698415">
                  <w:marLeft w:val="0"/>
                  <w:marRight w:val="0"/>
                  <w:marTop w:val="0"/>
                  <w:marBottom w:val="0"/>
                  <w:divBdr>
                    <w:top w:val="none" w:sz="0" w:space="0" w:color="auto"/>
                    <w:left w:val="none" w:sz="0" w:space="0" w:color="auto"/>
                    <w:bottom w:val="none" w:sz="0" w:space="0" w:color="auto"/>
                    <w:right w:val="none" w:sz="0" w:space="0" w:color="auto"/>
                  </w:divBdr>
                  <w:divsChild>
                    <w:div w:id="759376665">
                      <w:marLeft w:val="0"/>
                      <w:marRight w:val="0"/>
                      <w:marTop w:val="0"/>
                      <w:marBottom w:val="0"/>
                      <w:divBdr>
                        <w:top w:val="none" w:sz="0" w:space="0" w:color="auto"/>
                        <w:left w:val="none" w:sz="0" w:space="0" w:color="auto"/>
                        <w:bottom w:val="none" w:sz="0" w:space="0" w:color="auto"/>
                        <w:right w:val="none" w:sz="0" w:space="0" w:color="auto"/>
                      </w:divBdr>
                    </w:div>
                  </w:divsChild>
                </w:div>
                <w:div w:id="2081977182">
                  <w:marLeft w:val="0"/>
                  <w:marRight w:val="0"/>
                  <w:marTop w:val="0"/>
                  <w:marBottom w:val="0"/>
                  <w:divBdr>
                    <w:top w:val="none" w:sz="0" w:space="0" w:color="auto"/>
                    <w:left w:val="none" w:sz="0" w:space="0" w:color="auto"/>
                    <w:bottom w:val="none" w:sz="0" w:space="0" w:color="auto"/>
                    <w:right w:val="none" w:sz="0" w:space="0" w:color="auto"/>
                  </w:divBdr>
                  <w:divsChild>
                    <w:div w:id="1942447024">
                      <w:marLeft w:val="0"/>
                      <w:marRight w:val="0"/>
                      <w:marTop w:val="0"/>
                      <w:marBottom w:val="0"/>
                      <w:divBdr>
                        <w:top w:val="none" w:sz="0" w:space="0" w:color="auto"/>
                        <w:left w:val="none" w:sz="0" w:space="0" w:color="auto"/>
                        <w:bottom w:val="none" w:sz="0" w:space="0" w:color="auto"/>
                        <w:right w:val="none" w:sz="0" w:space="0" w:color="auto"/>
                      </w:divBdr>
                    </w:div>
                  </w:divsChild>
                </w:div>
                <w:div w:id="2083720782">
                  <w:marLeft w:val="0"/>
                  <w:marRight w:val="0"/>
                  <w:marTop w:val="0"/>
                  <w:marBottom w:val="0"/>
                  <w:divBdr>
                    <w:top w:val="none" w:sz="0" w:space="0" w:color="auto"/>
                    <w:left w:val="none" w:sz="0" w:space="0" w:color="auto"/>
                    <w:bottom w:val="none" w:sz="0" w:space="0" w:color="auto"/>
                    <w:right w:val="none" w:sz="0" w:space="0" w:color="auto"/>
                  </w:divBdr>
                  <w:divsChild>
                    <w:div w:id="1431966501">
                      <w:marLeft w:val="0"/>
                      <w:marRight w:val="0"/>
                      <w:marTop w:val="0"/>
                      <w:marBottom w:val="0"/>
                      <w:divBdr>
                        <w:top w:val="none" w:sz="0" w:space="0" w:color="auto"/>
                        <w:left w:val="none" w:sz="0" w:space="0" w:color="auto"/>
                        <w:bottom w:val="none" w:sz="0" w:space="0" w:color="auto"/>
                        <w:right w:val="none" w:sz="0" w:space="0" w:color="auto"/>
                      </w:divBdr>
                    </w:div>
                  </w:divsChild>
                </w:div>
                <w:div w:id="2091804192">
                  <w:marLeft w:val="0"/>
                  <w:marRight w:val="0"/>
                  <w:marTop w:val="0"/>
                  <w:marBottom w:val="0"/>
                  <w:divBdr>
                    <w:top w:val="none" w:sz="0" w:space="0" w:color="auto"/>
                    <w:left w:val="none" w:sz="0" w:space="0" w:color="auto"/>
                    <w:bottom w:val="none" w:sz="0" w:space="0" w:color="auto"/>
                    <w:right w:val="none" w:sz="0" w:space="0" w:color="auto"/>
                  </w:divBdr>
                  <w:divsChild>
                    <w:div w:id="738483617">
                      <w:marLeft w:val="0"/>
                      <w:marRight w:val="0"/>
                      <w:marTop w:val="0"/>
                      <w:marBottom w:val="0"/>
                      <w:divBdr>
                        <w:top w:val="none" w:sz="0" w:space="0" w:color="auto"/>
                        <w:left w:val="none" w:sz="0" w:space="0" w:color="auto"/>
                        <w:bottom w:val="none" w:sz="0" w:space="0" w:color="auto"/>
                        <w:right w:val="none" w:sz="0" w:space="0" w:color="auto"/>
                      </w:divBdr>
                    </w:div>
                  </w:divsChild>
                </w:div>
                <w:div w:id="2093887238">
                  <w:marLeft w:val="0"/>
                  <w:marRight w:val="0"/>
                  <w:marTop w:val="0"/>
                  <w:marBottom w:val="0"/>
                  <w:divBdr>
                    <w:top w:val="none" w:sz="0" w:space="0" w:color="auto"/>
                    <w:left w:val="none" w:sz="0" w:space="0" w:color="auto"/>
                    <w:bottom w:val="none" w:sz="0" w:space="0" w:color="auto"/>
                    <w:right w:val="none" w:sz="0" w:space="0" w:color="auto"/>
                  </w:divBdr>
                  <w:divsChild>
                    <w:div w:id="50660178">
                      <w:marLeft w:val="0"/>
                      <w:marRight w:val="0"/>
                      <w:marTop w:val="0"/>
                      <w:marBottom w:val="0"/>
                      <w:divBdr>
                        <w:top w:val="none" w:sz="0" w:space="0" w:color="auto"/>
                        <w:left w:val="none" w:sz="0" w:space="0" w:color="auto"/>
                        <w:bottom w:val="none" w:sz="0" w:space="0" w:color="auto"/>
                        <w:right w:val="none" w:sz="0" w:space="0" w:color="auto"/>
                      </w:divBdr>
                    </w:div>
                  </w:divsChild>
                </w:div>
                <w:div w:id="2120367720">
                  <w:marLeft w:val="0"/>
                  <w:marRight w:val="0"/>
                  <w:marTop w:val="0"/>
                  <w:marBottom w:val="0"/>
                  <w:divBdr>
                    <w:top w:val="none" w:sz="0" w:space="0" w:color="auto"/>
                    <w:left w:val="none" w:sz="0" w:space="0" w:color="auto"/>
                    <w:bottom w:val="none" w:sz="0" w:space="0" w:color="auto"/>
                    <w:right w:val="none" w:sz="0" w:space="0" w:color="auto"/>
                  </w:divBdr>
                  <w:divsChild>
                    <w:div w:id="1524785636">
                      <w:marLeft w:val="0"/>
                      <w:marRight w:val="0"/>
                      <w:marTop w:val="0"/>
                      <w:marBottom w:val="0"/>
                      <w:divBdr>
                        <w:top w:val="none" w:sz="0" w:space="0" w:color="auto"/>
                        <w:left w:val="none" w:sz="0" w:space="0" w:color="auto"/>
                        <w:bottom w:val="none" w:sz="0" w:space="0" w:color="auto"/>
                        <w:right w:val="none" w:sz="0" w:space="0" w:color="auto"/>
                      </w:divBdr>
                    </w:div>
                  </w:divsChild>
                </w:div>
                <w:div w:id="2142846965">
                  <w:marLeft w:val="0"/>
                  <w:marRight w:val="0"/>
                  <w:marTop w:val="0"/>
                  <w:marBottom w:val="0"/>
                  <w:divBdr>
                    <w:top w:val="none" w:sz="0" w:space="0" w:color="auto"/>
                    <w:left w:val="none" w:sz="0" w:space="0" w:color="auto"/>
                    <w:bottom w:val="none" w:sz="0" w:space="0" w:color="auto"/>
                    <w:right w:val="none" w:sz="0" w:space="0" w:color="auto"/>
                  </w:divBdr>
                  <w:divsChild>
                    <w:div w:id="138880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614607">
          <w:marLeft w:val="0"/>
          <w:marRight w:val="0"/>
          <w:marTop w:val="0"/>
          <w:marBottom w:val="0"/>
          <w:divBdr>
            <w:top w:val="none" w:sz="0" w:space="0" w:color="auto"/>
            <w:left w:val="none" w:sz="0" w:space="0" w:color="auto"/>
            <w:bottom w:val="none" w:sz="0" w:space="0" w:color="auto"/>
            <w:right w:val="none" w:sz="0" w:space="0" w:color="auto"/>
          </w:divBdr>
        </w:div>
        <w:div w:id="1682315247">
          <w:marLeft w:val="0"/>
          <w:marRight w:val="0"/>
          <w:marTop w:val="0"/>
          <w:marBottom w:val="0"/>
          <w:divBdr>
            <w:top w:val="none" w:sz="0" w:space="0" w:color="auto"/>
            <w:left w:val="none" w:sz="0" w:space="0" w:color="auto"/>
            <w:bottom w:val="none" w:sz="0" w:space="0" w:color="auto"/>
            <w:right w:val="none" w:sz="0" w:space="0" w:color="auto"/>
          </w:divBdr>
          <w:divsChild>
            <w:div w:id="923683441">
              <w:marLeft w:val="-75"/>
              <w:marRight w:val="0"/>
              <w:marTop w:val="30"/>
              <w:marBottom w:val="30"/>
              <w:divBdr>
                <w:top w:val="none" w:sz="0" w:space="0" w:color="auto"/>
                <w:left w:val="none" w:sz="0" w:space="0" w:color="auto"/>
                <w:bottom w:val="none" w:sz="0" w:space="0" w:color="auto"/>
                <w:right w:val="none" w:sz="0" w:space="0" w:color="auto"/>
              </w:divBdr>
              <w:divsChild>
                <w:div w:id="407963013">
                  <w:marLeft w:val="0"/>
                  <w:marRight w:val="0"/>
                  <w:marTop w:val="0"/>
                  <w:marBottom w:val="0"/>
                  <w:divBdr>
                    <w:top w:val="none" w:sz="0" w:space="0" w:color="auto"/>
                    <w:left w:val="none" w:sz="0" w:space="0" w:color="auto"/>
                    <w:bottom w:val="none" w:sz="0" w:space="0" w:color="auto"/>
                    <w:right w:val="none" w:sz="0" w:space="0" w:color="auto"/>
                  </w:divBdr>
                  <w:divsChild>
                    <w:div w:id="476530640">
                      <w:marLeft w:val="0"/>
                      <w:marRight w:val="0"/>
                      <w:marTop w:val="0"/>
                      <w:marBottom w:val="0"/>
                      <w:divBdr>
                        <w:top w:val="none" w:sz="0" w:space="0" w:color="auto"/>
                        <w:left w:val="none" w:sz="0" w:space="0" w:color="auto"/>
                        <w:bottom w:val="none" w:sz="0" w:space="0" w:color="auto"/>
                        <w:right w:val="none" w:sz="0" w:space="0" w:color="auto"/>
                      </w:divBdr>
                    </w:div>
                  </w:divsChild>
                </w:div>
                <w:div w:id="568424551">
                  <w:marLeft w:val="0"/>
                  <w:marRight w:val="0"/>
                  <w:marTop w:val="0"/>
                  <w:marBottom w:val="0"/>
                  <w:divBdr>
                    <w:top w:val="none" w:sz="0" w:space="0" w:color="auto"/>
                    <w:left w:val="none" w:sz="0" w:space="0" w:color="auto"/>
                    <w:bottom w:val="none" w:sz="0" w:space="0" w:color="auto"/>
                    <w:right w:val="none" w:sz="0" w:space="0" w:color="auto"/>
                  </w:divBdr>
                  <w:divsChild>
                    <w:div w:id="1035428885">
                      <w:marLeft w:val="0"/>
                      <w:marRight w:val="0"/>
                      <w:marTop w:val="0"/>
                      <w:marBottom w:val="0"/>
                      <w:divBdr>
                        <w:top w:val="none" w:sz="0" w:space="0" w:color="auto"/>
                        <w:left w:val="none" w:sz="0" w:space="0" w:color="auto"/>
                        <w:bottom w:val="none" w:sz="0" w:space="0" w:color="auto"/>
                        <w:right w:val="none" w:sz="0" w:space="0" w:color="auto"/>
                      </w:divBdr>
                    </w:div>
                  </w:divsChild>
                </w:div>
                <w:div w:id="675573880">
                  <w:marLeft w:val="0"/>
                  <w:marRight w:val="0"/>
                  <w:marTop w:val="0"/>
                  <w:marBottom w:val="0"/>
                  <w:divBdr>
                    <w:top w:val="none" w:sz="0" w:space="0" w:color="auto"/>
                    <w:left w:val="none" w:sz="0" w:space="0" w:color="auto"/>
                    <w:bottom w:val="none" w:sz="0" w:space="0" w:color="auto"/>
                    <w:right w:val="none" w:sz="0" w:space="0" w:color="auto"/>
                  </w:divBdr>
                  <w:divsChild>
                    <w:div w:id="599945709">
                      <w:marLeft w:val="0"/>
                      <w:marRight w:val="0"/>
                      <w:marTop w:val="0"/>
                      <w:marBottom w:val="0"/>
                      <w:divBdr>
                        <w:top w:val="none" w:sz="0" w:space="0" w:color="auto"/>
                        <w:left w:val="none" w:sz="0" w:space="0" w:color="auto"/>
                        <w:bottom w:val="none" w:sz="0" w:space="0" w:color="auto"/>
                        <w:right w:val="none" w:sz="0" w:space="0" w:color="auto"/>
                      </w:divBdr>
                    </w:div>
                    <w:div w:id="658506450">
                      <w:marLeft w:val="0"/>
                      <w:marRight w:val="0"/>
                      <w:marTop w:val="0"/>
                      <w:marBottom w:val="0"/>
                      <w:divBdr>
                        <w:top w:val="none" w:sz="0" w:space="0" w:color="auto"/>
                        <w:left w:val="none" w:sz="0" w:space="0" w:color="auto"/>
                        <w:bottom w:val="none" w:sz="0" w:space="0" w:color="auto"/>
                        <w:right w:val="none" w:sz="0" w:space="0" w:color="auto"/>
                      </w:divBdr>
                    </w:div>
                    <w:div w:id="982582620">
                      <w:marLeft w:val="0"/>
                      <w:marRight w:val="0"/>
                      <w:marTop w:val="0"/>
                      <w:marBottom w:val="0"/>
                      <w:divBdr>
                        <w:top w:val="none" w:sz="0" w:space="0" w:color="auto"/>
                        <w:left w:val="none" w:sz="0" w:space="0" w:color="auto"/>
                        <w:bottom w:val="none" w:sz="0" w:space="0" w:color="auto"/>
                        <w:right w:val="none" w:sz="0" w:space="0" w:color="auto"/>
                      </w:divBdr>
                    </w:div>
                    <w:div w:id="1577784372">
                      <w:marLeft w:val="0"/>
                      <w:marRight w:val="0"/>
                      <w:marTop w:val="0"/>
                      <w:marBottom w:val="0"/>
                      <w:divBdr>
                        <w:top w:val="none" w:sz="0" w:space="0" w:color="auto"/>
                        <w:left w:val="none" w:sz="0" w:space="0" w:color="auto"/>
                        <w:bottom w:val="none" w:sz="0" w:space="0" w:color="auto"/>
                        <w:right w:val="none" w:sz="0" w:space="0" w:color="auto"/>
                      </w:divBdr>
                    </w:div>
                  </w:divsChild>
                </w:div>
                <w:div w:id="804543603">
                  <w:marLeft w:val="0"/>
                  <w:marRight w:val="0"/>
                  <w:marTop w:val="0"/>
                  <w:marBottom w:val="0"/>
                  <w:divBdr>
                    <w:top w:val="none" w:sz="0" w:space="0" w:color="auto"/>
                    <w:left w:val="none" w:sz="0" w:space="0" w:color="auto"/>
                    <w:bottom w:val="none" w:sz="0" w:space="0" w:color="auto"/>
                    <w:right w:val="none" w:sz="0" w:space="0" w:color="auto"/>
                  </w:divBdr>
                  <w:divsChild>
                    <w:div w:id="1151366967">
                      <w:marLeft w:val="0"/>
                      <w:marRight w:val="0"/>
                      <w:marTop w:val="0"/>
                      <w:marBottom w:val="0"/>
                      <w:divBdr>
                        <w:top w:val="none" w:sz="0" w:space="0" w:color="auto"/>
                        <w:left w:val="none" w:sz="0" w:space="0" w:color="auto"/>
                        <w:bottom w:val="none" w:sz="0" w:space="0" w:color="auto"/>
                        <w:right w:val="none" w:sz="0" w:space="0" w:color="auto"/>
                      </w:divBdr>
                    </w:div>
                  </w:divsChild>
                </w:div>
                <w:div w:id="1370572366">
                  <w:marLeft w:val="0"/>
                  <w:marRight w:val="0"/>
                  <w:marTop w:val="0"/>
                  <w:marBottom w:val="0"/>
                  <w:divBdr>
                    <w:top w:val="none" w:sz="0" w:space="0" w:color="auto"/>
                    <w:left w:val="none" w:sz="0" w:space="0" w:color="auto"/>
                    <w:bottom w:val="none" w:sz="0" w:space="0" w:color="auto"/>
                    <w:right w:val="none" w:sz="0" w:space="0" w:color="auto"/>
                  </w:divBdr>
                  <w:divsChild>
                    <w:div w:id="753625604">
                      <w:marLeft w:val="0"/>
                      <w:marRight w:val="0"/>
                      <w:marTop w:val="0"/>
                      <w:marBottom w:val="0"/>
                      <w:divBdr>
                        <w:top w:val="none" w:sz="0" w:space="0" w:color="auto"/>
                        <w:left w:val="none" w:sz="0" w:space="0" w:color="auto"/>
                        <w:bottom w:val="none" w:sz="0" w:space="0" w:color="auto"/>
                        <w:right w:val="none" w:sz="0" w:space="0" w:color="auto"/>
                      </w:divBdr>
                    </w:div>
                  </w:divsChild>
                </w:div>
                <w:div w:id="1649245033">
                  <w:marLeft w:val="0"/>
                  <w:marRight w:val="0"/>
                  <w:marTop w:val="0"/>
                  <w:marBottom w:val="0"/>
                  <w:divBdr>
                    <w:top w:val="none" w:sz="0" w:space="0" w:color="auto"/>
                    <w:left w:val="none" w:sz="0" w:space="0" w:color="auto"/>
                    <w:bottom w:val="none" w:sz="0" w:space="0" w:color="auto"/>
                    <w:right w:val="none" w:sz="0" w:space="0" w:color="auto"/>
                  </w:divBdr>
                  <w:divsChild>
                    <w:div w:id="652178986">
                      <w:marLeft w:val="0"/>
                      <w:marRight w:val="0"/>
                      <w:marTop w:val="0"/>
                      <w:marBottom w:val="0"/>
                      <w:divBdr>
                        <w:top w:val="none" w:sz="0" w:space="0" w:color="auto"/>
                        <w:left w:val="none" w:sz="0" w:space="0" w:color="auto"/>
                        <w:bottom w:val="none" w:sz="0" w:space="0" w:color="auto"/>
                        <w:right w:val="none" w:sz="0" w:space="0" w:color="auto"/>
                      </w:divBdr>
                    </w:div>
                    <w:div w:id="1320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411250">
          <w:marLeft w:val="0"/>
          <w:marRight w:val="0"/>
          <w:marTop w:val="0"/>
          <w:marBottom w:val="0"/>
          <w:divBdr>
            <w:top w:val="none" w:sz="0" w:space="0" w:color="auto"/>
            <w:left w:val="none" w:sz="0" w:space="0" w:color="auto"/>
            <w:bottom w:val="none" w:sz="0" w:space="0" w:color="auto"/>
            <w:right w:val="none" w:sz="0" w:space="0" w:color="auto"/>
          </w:divBdr>
        </w:div>
        <w:div w:id="2081252609">
          <w:marLeft w:val="0"/>
          <w:marRight w:val="0"/>
          <w:marTop w:val="0"/>
          <w:marBottom w:val="0"/>
          <w:divBdr>
            <w:top w:val="none" w:sz="0" w:space="0" w:color="auto"/>
            <w:left w:val="none" w:sz="0" w:space="0" w:color="auto"/>
            <w:bottom w:val="none" w:sz="0" w:space="0" w:color="auto"/>
            <w:right w:val="none" w:sz="0" w:space="0" w:color="auto"/>
          </w:divBdr>
          <w:divsChild>
            <w:div w:id="114911382">
              <w:marLeft w:val="-75"/>
              <w:marRight w:val="0"/>
              <w:marTop w:val="30"/>
              <w:marBottom w:val="30"/>
              <w:divBdr>
                <w:top w:val="none" w:sz="0" w:space="0" w:color="auto"/>
                <w:left w:val="none" w:sz="0" w:space="0" w:color="auto"/>
                <w:bottom w:val="none" w:sz="0" w:space="0" w:color="auto"/>
                <w:right w:val="none" w:sz="0" w:space="0" w:color="auto"/>
              </w:divBdr>
              <w:divsChild>
                <w:div w:id="1207582">
                  <w:marLeft w:val="0"/>
                  <w:marRight w:val="0"/>
                  <w:marTop w:val="0"/>
                  <w:marBottom w:val="0"/>
                  <w:divBdr>
                    <w:top w:val="none" w:sz="0" w:space="0" w:color="auto"/>
                    <w:left w:val="none" w:sz="0" w:space="0" w:color="auto"/>
                    <w:bottom w:val="none" w:sz="0" w:space="0" w:color="auto"/>
                    <w:right w:val="none" w:sz="0" w:space="0" w:color="auto"/>
                  </w:divBdr>
                  <w:divsChild>
                    <w:div w:id="1333216928">
                      <w:marLeft w:val="0"/>
                      <w:marRight w:val="0"/>
                      <w:marTop w:val="0"/>
                      <w:marBottom w:val="0"/>
                      <w:divBdr>
                        <w:top w:val="none" w:sz="0" w:space="0" w:color="auto"/>
                        <w:left w:val="none" w:sz="0" w:space="0" w:color="auto"/>
                        <w:bottom w:val="none" w:sz="0" w:space="0" w:color="auto"/>
                        <w:right w:val="none" w:sz="0" w:space="0" w:color="auto"/>
                      </w:divBdr>
                    </w:div>
                  </w:divsChild>
                </w:div>
                <w:div w:id="20595358">
                  <w:marLeft w:val="0"/>
                  <w:marRight w:val="0"/>
                  <w:marTop w:val="0"/>
                  <w:marBottom w:val="0"/>
                  <w:divBdr>
                    <w:top w:val="none" w:sz="0" w:space="0" w:color="auto"/>
                    <w:left w:val="none" w:sz="0" w:space="0" w:color="auto"/>
                    <w:bottom w:val="none" w:sz="0" w:space="0" w:color="auto"/>
                    <w:right w:val="none" w:sz="0" w:space="0" w:color="auto"/>
                  </w:divBdr>
                  <w:divsChild>
                    <w:div w:id="1308051161">
                      <w:marLeft w:val="0"/>
                      <w:marRight w:val="0"/>
                      <w:marTop w:val="0"/>
                      <w:marBottom w:val="0"/>
                      <w:divBdr>
                        <w:top w:val="none" w:sz="0" w:space="0" w:color="auto"/>
                        <w:left w:val="none" w:sz="0" w:space="0" w:color="auto"/>
                        <w:bottom w:val="none" w:sz="0" w:space="0" w:color="auto"/>
                        <w:right w:val="none" w:sz="0" w:space="0" w:color="auto"/>
                      </w:divBdr>
                    </w:div>
                  </w:divsChild>
                </w:div>
                <w:div w:id="39205665">
                  <w:marLeft w:val="0"/>
                  <w:marRight w:val="0"/>
                  <w:marTop w:val="0"/>
                  <w:marBottom w:val="0"/>
                  <w:divBdr>
                    <w:top w:val="none" w:sz="0" w:space="0" w:color="auto"/>
                    <w:left w:val="none" w:sz="0" w:space="0" w:color="auto"/>
                    <w:bottom w:val="none" w:sz="0" w:space="0" w:color="auto"/>
                    <w:right w:val="none" w:sz="0" w:space="0" w:color="auto"/>
                  </w:divBdr>
                  <w:divsChild>
                    <w:div w:id="1278104075">
                      <w:marLeft w:val="0"/>
                      <w:marRight w:val="0"/>
                      <w:marTop w:val="0"/>
                      <w:marBottom w:val="0"/>
                      <w:divBdr>
                        <w:top w:val="none" w:sz="0" w:space="0" w:color="auto"/>
                        <w:left w:val="none" w:sz="0" w:space="0" w:color="auto"/>
                        <w:bottom w:val="none" w:sz="0" w:space="0" w:color="auto"/>
                        <w:right w:val="none" w:sz="0" w:space="0" w:color="auto"/>
                      </w:divBdr>
                    </w:div>
                  </w:divsChild>
                </w:div>
                <w:div w:id="70271738">
                  <w:marLeft w:val="0"/>
                  <w:marRight w:val="0"/>
                  <w:marTop w:val="0"/>
                  <w:marBottom w:val="0"/>
                  <w:divBdr>
                    <w:top w:val="none" w:sz="0" w:space="0" w:color="auto"/>
                    <w:left w:val="none" w:sz="0" w:space="0" w:color="auto"/>
                    <w:bottom w:val="none" w:sz="0" w:space="0" w:color="auto"/>
                    <w:right w:val="none" w:sz="0" w:space="0" w:color="auto"/>
                  </w:divBdr>
                  <w:divsChild>
                    <w:div w:id="509296034">
                      <w:marLeft w:val="0"/>
                      <w:marRight w:val="0"/>
                      <w:marTop w:val="0"/>
                      <w:marBottom w:val="0"/>
                      <w:divBdr>
                        <w:top w:val="none" w:sz="0" w:space="0" w:color="auto"/>
                        <w:left w:val="none" w:sz="0" w:space="0" w:color="auto"/>
                        <w:bottom w:val="none" w:sz="0" w:space="0" w:color="auto"/>
                        <w:right w:val="none" w:sz="0" w:space="0" w:color="auto"/>
                      </w:divBdr>
                    </w:div>
                  </w:divsChild>
                </w:div>
                <w:div w:id="177813787">
                  <w:marLeft w:val="0"/>
                  <w:marRight w:val="0"/>
                  <w:marTop w:val="0"/>
                  <w:marBottom w:val="0"/>
                  <w:divBdr>
                    <w:top w:val="none" w:sz="0" w:space="0" w:color="auto"/>
                    <w:left w:val="none" w:sz="0" w:space="0" w:color="auto"/>
                    <w:bottom w:val="none" w:sz="0" w:space="0" w:color="auto"/>
                    <w:right w:val="none" w:sz="0" w:space="0" w:color="auto"/>
                  </w:divBdr>
                  <w:divsChild>
                    <w:div w:id="2057468386">
                      <w:marLeft w:val="0"/>
                      <w:marRight w:val="0"/>
                      <w:marTop w:val="0"/>
                      <w:marBottom w:val="0"/>
                      <w:divBdr>
                        <w:top w:val="none" w:sz="0" w:space="0" w:color="auto"/>
                        <w:left w:val="none" w:sz="0" w:space="0" w:color="auto"/>
                        <w:bottom w:val="none" w:sz="0" w:space="0" w:color="auto"/>
                        <w:right w:val="none" w:sz="0" w:space="0" w:color="auto"/>
                      </w:divBdr>
                    </w:div>
                  </w:divsChild>
                </w:div>
                <w:div w:id="209459931">
                  <w:marLeft w:val="0"/>
                  <w:marRight w:val="0"/>
                  <w:marTop w:val="0"/>
                  <w:marBottom w:val="0"/>
                  <w:divBdr>
                    <w:top w:val="none" w:sz="0" w:space="0" w:color="auto"/>
                    <w:left w:val="none" w:sz="0" w:space="0" w:color="auto"/>
                    <w:bottom w:val="none" w:sz="0" w:space="0" w:color="auto"/>
                    <w:right w:val="none" w:sz="0" w:space="0" w:color="auto"/>
                  </w:divBdr>
                  <w:divsChild>
                    <w:div w:id="1536044876">
                      <w:marLeft w:val="0"/>
                      <w:marRight w:val="0"/>
                      <w:marTop w:val="0"/>
                      <w:marBottom w:val="0"/>
                      <w:divBdr>
                        <w:top w:val="none" w:sz="0" w:space="0" w:color="auto"/>
                        <w:left w:val="none" w:sz="0" w:space="0" w:color="auto"/>
                        <w:bottom w:val="none" w:sz="0" w:space="0" w:color="auto"/>
                        <w:right w:val="none" w:sz="0" w:space="0" w:color="auto"/>
                      </w:divBdr>
                    </w:div>
                  </w:divsChild>
                </w:div>
                <w:div w:id="247737312">
                  <w:marLeft w:val="0"/>
                  <w:marRight w:val="0"/>
                  <w:marTop w:val="0"/>
                  <w:marBottom w:val="0"/>
                  <w:divBdr>
                    <w:top w:val="none" w:sz="0" w:space="0" w:color="auto"/>
                    <w:left w:val="none" w:sz="0" w:space="0" w:color="auto"/>
                    <w:bottom w:val="none" w:sz="0" w:space="0" w:color="auto"/>
                    <w:right w:val="none" w:sz="0" w:space="0" w:color="auto"/>
                  </w:divBdr>
                  <w:divsChild>
                    <w:div w:id="2118207633">
                      <w:marLeft w:val="0"/>
                      <w:marRight w:val="0"/>
                      <w:marTop w:val="0"/>
                      <w:marBottom w:val="0"/>
                      <w:divBdr>
                        <w:top w:val="none" w:sz="0" w:space="0" w:color="auto"/>
                        <w:left w:val="none" w:sz="0" w:space="0" w:color="auto"/>
                        <w:bottom w:val="none" w:sz="0" w:space="0" w:color="auto"/>
                        <w:right w:val="none" w:sz="0" w:space="0" w:color="auto"/>
                      </w:divBdr>
                    </w:div>
                  </w:divsChild>
                </w:div>
                <w:div w:id="350453129">
                  <w:marLeft w:val="0"/>
                  <w:marRight w:val="0"/>
                  <w:marTop w:val="0"/>
                  <w:marBottom w:val="0"/>
                  <w:divBdr>
                    <w:top w:val="none" w:sz="0" w:space="0" w:color="auto"/>
                    <w:left w:val="none" w:sz="0" w:space="0" w:color="auto"/>
                    <w:bottom w:val="none" w:sz="0" w:space="0" w:color="auto"/>
                    <w:right w:val="none" w:sz="0" w:space="0" w:color="auto"/>
                  </w:divBdr>
                  <w:divsChild>
                    <w:div w:id="153034761">
                      <w:marLeft w:val="0"/>
                      <w:marRight w:val="0"/>
                      <w:marTop w:val="0"/>
                      <w:marBottom w:val="0"/>
                      <w:divBdr>
                        <w:top w:val="none" w:sz="0" w:space="0" w:color="auto"/>
                        <w:left w:val="none" w:sz="0" w:space="0" w:color="auto"/>
                        <w:bottom w:val="none" w:sz="0" w:space="0" w:color="auto"/>
                        <w:right w:val="none" w:sz="0" w:space="0" w:color="auto"/>
                      </w:divBdr>
                    </w:div>
                  </w:divsChild>
                </w:div>
                <w:div w:id="388575848">
                  <w:marLeft w:val="0"/>
                  <w:marRight w:val="0"/>
                  <w:marTop w:val="0"/>
                  <w:marBottom w:val="0"/>
                  <w:divBdr>
                    <w:top w:val="none" w:sz="0" w:space="0" w:color="auto"/>
                    <w:left w:val="none" w:sz="0" w:space="0" w:color="auto"/>
                    <w:bottom w:val="none" w:sz="0" w:space="0" w:color="auto"/>
                    <w:right w:val="none" w:sz="0" w:space="0" w:color="auto"/>
                  </w:divBdr>
                  <w:divsChild>
                    <w:div w:id="1317880347">
                      <w:marLeft w:val="0"/>
                      <w:marRight w:val="0"/>
                      <w:marTop w:val="0"/>
                      <w:marBottom w:val="0"/>
                      <w:divBdr>
                        <w:top w:val="none" w:sz="0" w:space="0" w:color="auto"/>
                        <w:left w:val="none" w:sz="0" w:space="0" w:color="auto"/>
                        <w:bottom w:val="none" w:sz="0" w:space="0" w:color="auto"/>
                        <w:right w:val="none" w:sz="0" w:space="0" w:color="auto"/>
                      </w:divBdr>
                    </w:div>
                  </w:divsChild>
                </w:div>
                <w:div w:id="432283208">
                  <w:marLeft w:val="0"/>
                  <w:marRight w:val="0"/>
                  <w:marTop w:val="0"/>
                  <w:marBottom w:val="0"/>
                  <w:divBdr>
                    <w:top w:val="none" w:sz="0" w:space="0" w:color="auto"/>
                    <w:left w:val="none" w:sz="0" w:space="0" w:color="auto"/>
                    <w:bottom w:val="none" w:sz="0" w:space="0" w:color="auto"/>
                    <w:right w:val="none" w:sz="0" w:space="0" w:color="auto"/>
                  </w:divBdr>
                  <w:divsChild>
                    <w:div w:id="792209184">
                      <w:marLeft w:val="0"/>
                      <w:marRight w:val="0"/>
                      <w:marTop w:val="0"/>
                      <w:marBottom w:val="0"/>
                      <w:divBdr>
                        <w:top w:val="none" w:sz="0" w:space="0" w:color="auto"/>
                        <w:left w:val="none" w:sz="0" w:space="0" w:color="auto"/>
                        <w:bottom w:val="none" w:sz="0" w:space="0" w:color="auto"/>
                        <w:right w:val="none" w:sz="0" w:space="0" w:color="auto"/>
                      </w:divBdr>
                    </w:div>
                  </w:divsChild>
                </w:div>
                <w:div w:id="576280460">
                  <w:marLeft w:val="0"/>
                  <w:marRight w:val="0"/>
                  <w:marTop w:val="0"/>
                  <w:marBottom w:val="0"/>
                  <w:divBdr>
                    <w:top w:val="none" w:sz="0" w:space="0" w:color="auto"/>
                    <w:left w:val="none" w:sz="0" w:space="0" w:color="auto"/>
                    <w:bottom w:val="none" w:sz="0" w:space="0" w:color="auto"/>
                    <w:right w:val="none" w:sz="0" w:space="0" w:color="auto"/>
                  </w:divBdr>
                  <w:divsChild>
                    <w:div w:id="561603505">
                      <w:marLeft w:val="0"/>
                      <w:marRight w:val="0"/>
                      <w:marTop w:val="0"/>
                      <w:marBottom w:val="0"/>
                      <w:divBdr>
                        <w:top w:val="none" w:sz="0" w:space="0" w:color="auto"/>
                        <w:left w:val="none" w:sz="0" w:space="0" w:color="auto"/>
                        <w:bottom w:val="none" w:sz="0" w:space="0" w:color="auto"/>
                        <w:right w:val="none" w:sz="0" w:space="0" w:color="auto"/>
                      </w:divBdr>
                    </w:div>
                  </w:divsChild>
                </w:div>
                <w:div w:id="710035426">
                  <w:marLeft w:val="0"/>
                  <w:marRight w:val="0"/>
                  <w:marTop w:val="0"/>
                  <w:marBottom w:val="0"/>
                  <w:divBdr>
                    <w:top w:val="none" w:sz="0" w:space="0" w:color="auto"/>
                    <w:left w:val="none" w:sz="0" w:space="0" w:color="auto"/>
                    <w:bottom w:val="none" w:sz="0" w:space="0" w:color="auto"/>
                    <w:right w:val="none" w:sz="0" w:space="0" w:color="auto"/>
                  </w:divBdr>
                  <w:divsChild>
                    <w:div w:id="1009525617">
                      <w:marLeft w:val="0"/>
                      <w:marRight w:val="0"/>
                      <w:marTop w:val="0"/>
                      <w:marBottom w:val="0"/>
                      <w:divBdr>
                        <w:top w:val="none" w:sz="0" w:space="0" w:color="auto"/>
                        <w:left w:val="none" w:sz="0" w:space="0" w:color="auto"/>
                        <w:bottom w:val="none" w:sz="0" w:space="0" w:color="auto"/>
                        <w:right w:val="none" w:sz="0" w:space="0" w:color="auto"/>
                      </w:divBdr>
                    </w:div>
                  </w:divsChild>
                </w:div>
                <w:div w:id="855773830">
                  <w:marLeft w:val="0"/>
                  <w:marRight w:val="0"/>
                  <w:marTop w:val="0"/>
                  <w:marBottom w:val="0"/>
                  <w:divBdr>
                    <w:top w:val="none" w:sz="0" w:space="0" w:color="auto"/>
                    <w:left w:val="none" w:sz="0" w:space="0" w:color="auto"/>
                    <w:bottom w:val="none" w:sz="0" w:space="0" w:color="auto"/>
                    <w:right w:val="none" w:sz="0" w:space="0" w:color="auto"/>
                  </w:divBdr>
                  <w:divsChild>
                    <w:div w:id="1464078965">
                      <w:marLeft w:val="0"/>
                      <w:marRight w:val="0"/>
                      <w:marTop w:val="0"/>
                      <w:marBottom w:val="0"/>
                      <w:divBdr>
                        <w:top w:val="none" w:sz="0" w:space="0" w:color="auto"/>
                        <w:left w:val="none" w:sz="0" w:space="0" w:color="auto"/>
                        <w:bottom w:val="none" w:sz="0" w:space="0" w:color="auto"/>
                        <w:right w:val="none" w:sz="0" w:space="0" w:color="auto"/>
                      </w:divBdr>
                    </w:div>
                  </w:divsChild>
                </w:div>
                <w:div w:id="1194459153">
                  <w:marLeft w:val="0"/>
                  <w:marRight w:val="0"/>
                  <w:marTop w:val="0"/>
                  <w:marBottom w:val="0"/>
                  <w:divBdr>
                    <w:top w:val="none" w:sz="0" w:space="0" w:color="auto"/>
                    <w:left w:val="none" w:sz="0" w:space="0" w:color="auto"/>
                    <w:bottom w:val="none" w:sz="0" w:space="0" w:color="auto"/>
                    <w:right w:val="none" w:sz="0" w:space="0" w:color="auto"/>
                  </w:divBdr>
                  <w:divsChild>
                    <w:div w:id="1810590606">
                      <w:marLeft w:val="0"/>
                      <w:marRight w:val="0"/>
                      <w:marTop w:val="0"/>
                      <w:marBottom w:val="0"/>
                      <w:divBdr>
                        <w:top w:val="none" w:sz="0" w:space="0" w:color="auto"/>
                        <w:left w:val="none" w:sz="0" w:space="0" w:color="auto"/>
                        <w:bottom w:val="none" w:sz="0" w:space="0" w:color="auto"/>
                        <w:right w:val="none" w:sz="0" w:space="0" w:color="auto"/>
                      </w:divBdr>
                    </w:div>
                  </w:divsChild>
                </w:div>
                <w:div w:id="1253007573">
                  <w:marLeft w:val="0"/>
                  <w:marRight w:val="0"/>
                  <w:marTop w:val="0"/>
                  <w:marBottom w:val="0"/>
                  <w:divBdr>
                    <w:top w:val="none" w:sz="0" w:space="0" w:color="auto"/>
                    <w:left w:val="none" w:sz="0" w:space="0" w:color="auto"/>
                    <w:bottom w:val="none" w:sz="0" w:space="0" w:color="auto"/>
                    <w:right w:val="none" w:sz="0" w:space="0" w:color="auto"/>
                  </w:divBdr>
                  <w:divsChild>
                    <w:div w:id="896892372">
                      <w:marLeft w:val="0"/>
                      <w:marRight w:val="0"/>
                      <w:marTop w:val="0"/>
                      <w:marBottom w:val="0"/>
                      <w:divBdr>
                        <w:top w:val="none" w:sz="0" w:space="0" w:color="auto"/>
                        <w:left w:val="none" w:sz="0" w:space="0" w:color="auto"/>
                        <w:bottom w:val="none" w:sz="0" w:space="0" w:color="auto"/>
                        <w:right w:val="none" w:sz="0" w:space="0" w:color="auto"/>
                      </w:divBdr>
                    </w:div>
                  </w:divsChild>
                </w:div>
                <w:div w:id="1270043024">
                  <w:marLeft w:val="0"/>
                  <w:marRight w:val="0"/>
                  <w:marTop w:val="0"/>
                  <w:marBottom w:val="0"/>
                  <w:divBdr>
                    <w:top w:val="none" w:sz="0" w:space="0" w:color="auto"/>
                    <w:left w:val="none" w:sz="0" w:space="0" w:color="auto"/>
                    <w:bottom w:val="none" w:sz="0" w:space="0" w:color="auto"/>
                    <w:right w:val="none" w:sz="0" w:space="0" w:color="auto"/>
                  </w:divBdr>
                  <w:divsChild>
                    <w:div w:id="1047491547">
                      <w:marLeft w:val="0"/>
                      <w:marRight w:val="0"/>
                      <w:marTop w:val="0"/>
                      <w:marBottom w:val="0"/>
                      <w:divBdr>
                        <w:top w:val="none" w:sz="0" w:space="0" w:color="auto"/>
                        <w:left w:val="none" w:sz="0" w:space="0" w:color="auto"/>
                        <w:bottom w:val="none" w:sz="0" w:space="0" w:color="auto"/>
                        <w:right w:val="none" w:sz="0" w:space="0" w:color="auto"/>
                      </w:divBdr>
                    </w:div>
                  </w:divsChild>
                </w:div>
                <w:div w:id="1282610645">
                  <w:marLeft w:val="0"/>
                  <w:marRight w:val="0"/>
                  <w:marTop w:val="0"/>
                  <w:marBottom w:val="0"/>
                  <w:divBdr>
                    <w:top w:val="none" w:sz="0" w:space="0" w:color="auto"/>
                    <w:left w:val="none" w:sz="0" w:space="0" w:color="auto"/>
                    <w:bottom w:val="none" w:sz="0" w:space="0" w:color="auto"/>
                    <w:right w:val="none" w:sz="0" w:space="0" w:color="auto"/>
                  </w:divBdr>
                  <w:divsChild>
                    <w:div w:id="1474909539">
                      <w:marLeft w:val="0"/>
                      <w:marRight w:val="0"/>
                      <w:marTop w:val="0"/>
                      <w:marBottom w:val="0"/>
                      <w:divBdr>
                        <w:top w:val="none" w:sz="0" w:space="0" w:color="auto"/>
                        <w:left w:val="none" w:sz="0" w:space="0" w:color="auto"/>
                        <w:bottom w:val="none" w:sz="0" w:space="0" w:color="auto"/>
                        <w:right w:val="none" w:sz="0" w:space="0" w:color="auto"/>
                      </w:divBdr>
                    </w:div>
                  </w:divsChild>
                </w:div>
                <w:div w:id="1448043649">
                  <w:marLeft w:val="0"/>
                  <w:marRight w:val="0"/>
                  <w:marTop w:val="0"/>
                  <w:marBottom w:val="0"/>
                  <w:divBdr>
                    <w:top w:val="none" w:sz="0" w:space="0" w:color="auto"/>
                    <w:left w:val="none" w:sz="0" w:space="0" w:color="auto"/>
                    <w:bottom w:val="none" w:sz="0" w:space="0" w:color="auto"/>
                    <w:right w:val="none" w:sz="0" w:space="0" w:color="auto"/>
                  </w:divBdr>
                  <w:divsChild>
                    <w:div w:id="1315988359">
                      <w:marLeft w:val="0"/>
                      <w:marRight w:val="0"/>
                      <w:marTop w:val="0"/>
                      <w:marBottom w:val="0"/>
                      <w:divBdr>
                        <w:top w:val="none" w:sz="0" w:space="0" w:color="auto"/>
                        <w:left w:val="none" w:sz="0" w:space="0" w:color="auto"/>
                        <w:bottom w:val="none" w:sz="0" w:space="0" w:color="auto"/>
                        <w:right w:val="none" w:sz="0" w:space="0" w:color="auto"/>
                      </w:divBdr>
                    </w:div>
                  </w:divsChild>
                </w:div>
                <w:div w:id="1536232776">
                  <w:marLeft w:val="0"/>
                  <w:marRight w:val="0"/>
                  <w:marTop w:val="0"/>
                  <w:marBottom w:val="0"/>
                  <w:divBdr>
                    <w:top w:val="none" w:sz="0" w:space="0" w:color="auto"/>
                    <w:left w:val="none" w:sz="0" w:space="0" w:color="auto"/>
                    <w:bottom w:val="none" w:sz="0" w:space="0" w:color="auto"/>
                    <w:right w:val="none" w:sz="0" w:space="0" w:color="auto"/>
                  </w:divBdr>
                  <w:divsChild>
                    <w:div w:id="150827098">
                      <w:marLeft w:val="0"/>
                      <w:marRight w:val="0"/>
                      <w:marTop w:val="0"/>
                      <w:marBottom w:val="0"/>
                      <w:divBdr>
                        <w:top w:val="none" w:sz="0" w:space="0" w:color="auto"/>
                        <w:left w:val="none" w:sz="0" w:space="0" w:color="auto"/>
                        <w:bottom w:val="none" w:sz="0" w:space="0" w:color="auto"/>
                        <w:right w:val="none" w:sz="0" w:space="0" w:color="auto"/>
                      </w:divBdr>
                    </w:div>
                  </w:divsChild>
                </w:div>
                <w:div w:id="1625578160">
                  <w:marLeft w:val="0"/>
                  <w:marRight w:val="0"/>
                  <w:marTop w:val="0"/>
                  <w:marBottom w:val="0"/>
                  <w:divBdr>
                    <w:top w:val="none" w:sz="0" w:space="0" w:color="auto"/>
                    <w:left w:val="none" w:sz="0" w:space="0" w:color="auto"/>
                    <w:bottom w:val="none" w:sz="0" w:space="0" w:color="auto"/>
                    <w:right w:val="none" w:sz="0" w:space="0" w:color="auto"/>
                  </w:divBdr>
                  <w:divsChild>
                    <w:div w:id="744290">
                      <w:marLeft w:val="0"/>
                      <w:marRight w:val="0"/>
                      <w:marTop w:val="0"/>
                      <w:marBottom w:val="0"/>
                      <w:divBdr>
                        <w:top w:val="none" w:sz="0" w:space="0" w:color="auto"/>
                        <w:left w:val="none" w:sz="0" w:space="0" w:color="auto"/>
                        <w:bottom w:val="none" w:sz="0" w:space="0" w:color="auto"/>
                        <w:right w:val="none" w:sz="0" w:space="0" w:color="auto"/>
                      </w:divBdr>
                    </w:div>
                  </w:divsChild>
                </w:div>
                <w:div w:id="1656952471">
                  <w:marLeft w:val="0"/>
                  <w:marRight w:val="0"/>
                  <w:marTop w:val="0"/>
                  <w:marBottom w:val="0"/>
                  <w:divBdr>
                    <w:top w:val="none" w:sz="0" w:space="0" w:color="auto"/>
                    <w:left w:val="none" w:sz="0" w:space="0" w:color="auto"/>
                    <w:bottom w:val="none" w:sz="0" w:space="0" w:color="auto"/>
                    <w:right w:val="none" w:sz="0" w:space="0" w:color="auto"/>
                  </w:divBdr>
                  <w:divsChild>
                    <w:div w:id="1086881326">
                      <w:marLeft w:val="0"/>
                      <w:marRight w:val="0"/>
                      <w:marTop w:val="0"/>
                      <w:marBottom w:val="0"/>
                      <w:divBdr>
                        <w:top w:val="none" w:sz="0" w:space="0" w:color="auto"/>
                        <w:left w:val="none" w:sz="0" w:space="0" w:color="auto"/>
                        <w:bottom w:val="none" w:sz="0" w:space="0" w:color="auto"/>
                        <w:right w:val="none" w:sz="0" w:space="0" w:color="auto"/>
                      </w:divBdr>
                    </w:div>
                  </w:divsChild>
                </w:div>
                <w:div w:id="1715885681">
                  <w:marLeft w:val="0"/>
                  <w:marRight w:val="0"/>
                  <w:marTop w:val="0"/>
                  <w:marBottom w:val="0"/>
                  <w:divBdr>
                    <w:top w:val="none" w:sz="0" w:space="0" w:color="auto"/>
                    <w:left w:val="none" w:sz="0" w:space="0" w:color="auto"/>
                    <w:bottom w:val="none" w:sz="0" w:space="0" w:color="auto"/>
                    <w:right w:val="none" w:sz="0" w:space="0" w:color="auto"/>
                  </w:divBdr>
                  <w:divsChild>
                    <w:div w:id="1058741886">
                      <w:marLeft w:val="0"/>
                      <w:marRight w:val="0"/>
                      <w:marTop w:val="0"/>
                      <w:marBottom w:val="0"/>
                      <w:divBdr>
                        <w:top w:val="none" w:sz="0" w:space="0" w:color="auto"/>
                        <w:left w:val="none" w:sz="0" w:space="0" w:color="auto"/>
                        <w:bottom w:val="none" w:sz="0" w:space="0" w:color="auto"/>
                        <w:right w:val="none" w:sz="0" w:space="0" w:color="auto"/>
                      </w:divBdr>
                    </w:div>
                  </w:divsChild>
                </w:div>
                <w:div w:id="1767966366">
                  <w:marLeft w:val="0"/>
                  <w:marRight w:val="0"/>
                  <w:marTop w:val="0"/>
                  <w:marBottom w:val="0"/>
                  <w:divBdr>
                    <w:top w:val="none" w:sz="0" w:space="0" w:color="auto"/>
                    <w:left w:val="none" w:sz="0" w:space="0" w:color="auto"/>
                    <w:bottom w:val="none" w:sz="0" w:space="0" w:color="auto"/>
                    <w:right w:val="none" w:sz="0" w:space="0" w:color="auto"/>
                  </w:divBdr>
                  <w:divsChild>
                    <w:div w:id="271133495">
                      <w:marLeft w:val="0"/>
                      <w:marRight w:val="0"/>
                      <w:marTop w:val="0"/>
                      <w:marBottom w:val="0"/>
                      <w:divBdr>
                        <w:top w:val="none" w:sz="0" w:space="0" w:color="auto"/>
                        <w:left w:val="none" w:sz="0" w:space="0" w:color="auto"/>
                        <w:bottom w:val="none" w:sz="0" w:space="0" w:color="auto"/>
                        <w:right w:val="none" w:sz="0" w:space="0" w:color="auto"/>
                      </w:divBdr>
                    </w:div>
                  </w:divsChild>
                </w:div>
                <w:div w:id="1925725385">
                  <w:marLeft w:val="0"/>
                  <w:marRight w:val="0"/>
                  <w:marTop w:val="0"/>
                  <w:marBottom w:val="0"/>
                  <w:divBdr>
                    <w:top w:val="none" w:sz="0" w:space="0" w:color="auto"/>
                    <w:left w:val="none" w:sz="0" w:space="0" w:color="auto"/>
                    <w:bottom w:val="none" w:sz="0" w:space="0" w:color="auto"/>
                    <w:right w:val="none" w:sz="0" w:space="0" w:color="auto"/>
                  </w:divBdr>
                  <w:divsChild>
                    <w:div w:id="1548254883">
                      <w:marLeft w:val="0"/>
                      <w:marRight w:val="0"/>
                      <w:marTop w:val="0"/>
                      <w:marBottom w:val="0"/>
                      <w:divBdr>
                        <w:top w:val="none" w:sz="0" w:space="0" w:color="auto"/>
                        <w:left w:val="none" w:sz="0" w:space="0" w:color="auto"/>
                        <w:bottom w:val="none" w:sz="0" w:space="0" w:color="auto"/>
                        <w:right w:val="none" w:sz="0" w:space="0" w:color="auto"/>
                      </w:divBdr>
                    </w:div>
                  </w:divsChild>
                </w:div>
                <w:div w:id="1927416406">
                  <w:marLeft w:val="0"/>
                  <w:marRight w:val="0"/>
                  <w:marTop w:val="0"/>
                  <w:marBottom w:val="0"/>
                  <w:divBdr>
                    <w:top w:val="none" w:sz="0" w:space="0" w:color="auto"/>
                    <w:left w:val="none" w:sz="0" w:space="0" w:color="auto"/>
                    <w:bottom w:val="none" w:sz="0" w:space="0" w:color="auto"/>
                    <w:right w:val="none" w:sz="0" w:space="0" w:color="auto"/>
                  </w:divBdr>
                  <w:divsChild>
                    <w:div w:id="155021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808722">
      <w:bodyDiv w:val="1"/>
      <w:marLeft w:val="0"/>
      <w:marRight w:val="0"/>
      <w:marTop w:val="0"/>
      <w:marBottom w:val="0"/>
      <w:divBdr>
        <w:top w:val="none" w:sz="0" w:space="0" w:color="auto"/>
        <w:left w:val="none" w:sz="0" w:space="0" w:color="auto"/>
        <w:bottom w:val="none" w:sz="0" w:space="0" w:color="auto"/>
        <w:right w:val="none" w:sz="0" w:space="0" w:color="auto"/>
      </w:divBdr>
      <w:divsChild>
        <w:div w:id="95488979">
          <w:marLeft w:val="0"/>
          <w:marRight w:val="0"/>
          <w:marTop w:val="0"/>
          <w:marBottom w:val="0"/>
          <w:divBdr>
            <w:top w:val="none" w:sz="0" w:space="0" w:color="auto"/>
            <w:left w:val="none" w:sz="0" w:space="0" w:color="auto"/>
            <w:bottom w:val="none" w:sz="0" w:space="0" w:color="auto"/>
            <w:right w:val="none" w:sz="0" w:space="0" w:color="auto"/>
          </w:divBdr>
        </w:div>
        <w:div w:id="267278212">
          <w:marLeft w:val="0"/>
          <w:marRight w:val="0"/>
          <w:marTop w:val="0"/>
          <w:marBottom w:val="0"/>
          <w:divBdr>
            <w:top w:val="none" w:sz="0" w:space="0" w:color="auto"/>
            <w:left w:val="none" w:sz="0" w:space="0" w:color="auto"/>
            <w:bottom w:val="none" w:sz="0" w:space="0" w:color="auto"/>
            <w:right w:val="none" w:sz="0" w:space="0" w:color="auto"/>
          </w:divBdr>
        </w:div>
        <w:div w:id="335303912">
          <w:marLeft w:val="0"/>
          <w:marRight w:val="0"/>
          <w:marTop w:val="0"/>
          <w:marBottom w:val="0"/>
          <w:divBdr>
            <w:top w:val="none" w:sz="0" w:space="0" w:color="auto"/>
            <w:left w:val="none" w:sz="0" w:space="0" w:color="auto"/>
            <w:bottom w:val="none" w:sz="0" w:space="0" w:color="auto"/>
            <w:right w:val="none" w:sz="0" w:space="0" w:color="auto"/>
          </w:divBdr>
        </w:div>
        <w:div w:id="448285493">
          <w:marLeft w:val="0"/>
          <w:marRight w:val="0"/>
          <w:marTop w:val="0"/>
          <w:marBottom w:val="0"/>
          <w:divBdr>
            <w:top w:val="none" w:sz="0" w:space="0" w:color="auto"/>
            <w:left w:val="none" w:sz="0" w:space="0" w:color="auto"/>
            <w:bottom w:val="none" w:sz="0" w:space="0" w:color="auto"/>
            <w:right w:val="none" w:sz="0" w:space="0" w:color="auto"/>
          </w:divBdr>
        </w:div>
        <w:div w:id="534392239">
          <w:marLeft w:val="0"/>
          <w:marRight w:val="0"/>
          <w:marTop w:val="0"/>
          <w:marBottom w:val="0"/>
          <w:divBdr>
            <w:top w:val="none" w:sz="0" w:space="0" w:color="auto"/>
            <w:left w:val="none" w:sz="0" w:space="0" w:color="auto"/>
            <w:bottom w:val="none" w:sz="0" w:space="0" w:color="auto"/>
            <w:right w:val="none" w:sz="0" w:space="0" w:color="auto"/>
          </w:divBdr>
          <w:divsChild>
            <w:div w:id="1098598085">
              <w:marLeft w:val="-75"/>
              <w:marRight w:val="0"/>
              <w:marTop w:val="30"/>
              <w:marBottom w:val="30"/>
              <w:divBdr>
                <w:top w:val="none" w:sz="0" w:space="0" w:color="auto"/>
                <w:left w:val="none" w:sz="0" w:space="0" w:color="auto"/>
                <w:bottom w:val="none" w:sz="0" w:space="0" w:color="auto"/>
                <w:right w:val="none" w:sz="0" w:space="0" w:color="auto"/>
              </w:divBdr>
              <w:divsChild>
                <w:div w:id="11958302">
                  <w:marLeft w:val="0"/>
                  <w:marRight w:val="0"/>
                  <w:marTop w:val="0"/>
                  <w:marBottom w:val="0"/>
                  <w:divBdr>
                    <w:top w:val="none" w:sz="0" w:space="0" w:color="auto"/>
                    <w:left w:val="none" w:sz="0" w:space="0" w:color="auto"/>
                    <w:bottom w:val="none" w:sz="0" w:space="0" w:color="auto"/>
                    <w:right w:val="none" w:sz="0" w:space="0" w:color="auto"/>
                  </w:divBdr>
                  <w:divsChild>
                    <w:div w:id="1580552721">
                      <w:marLeft w:val="0"/>
                      <w:marRight w:val="0"/>
                      <w:marTop w:val="0"/>
                      <w:marBottom w:val="0"/>
                      <w:divBdr>
                        <w:top w:val="none" w:sz="0" w:space="0" w:color="auto"/>
                        <w:left w:val="none" w:sz="0" w:space="0" w:color="auto"/>
                        <w:bottom w:val="none" w:sz="0" w:space="0" w:color="auto"/>
                        <w:right w:val="none" w:sz="0" w:space="0" w:color="auto"/>
                      </w:divBdr>
                    </w:div>
                  </w:divsChild>
                </w:div>
                <w:div w:id="28341445">
                  <w:marLeft w:val="0"/>
                  <w:marRight w:val="0"/>
                  <w:marTop w:val="0"/>
                  <w:marBottom w:val="0"/>
                  <w:divBdr>
                    <w:top w:val="none" w:sz="0" w:space="0" w:color="auto"/>
                    <w:left w:val="none" w:sz="0" w:space="0" w:color="auto"/>
                    <w:bottom w:val="none" w:sz="0" w:space="0" w:color="auto"/>
                    <w:right w:val="none" w:sz="0" w:space="0" w:color="auto"/>
                  </w:divBdr>
                  <w:divsChild>
                    <w:div w:id="1758820460">
                      <w:marLeft w:val="0"/>
                      <w:marRight w:val="0"/>
                      <w:marTop w:val="0"/>
                      <w:marBottom w:val="0"/>
                      <w:divBdr>
                        <w:top w:val="none" w:sz="0" w:space="0" w:color="auto"/>
                        <w:left w:val="none" w:sz="0" w:space="0" w:color="auto"/>
                        <w:bottom w:val="none" w:sz="0" w:space="0" w:color="auto"/>
                        <w:right w:val="none" w:sz="0" w:space="0" w:color="auto"/>
                      </w:divBdr>
                    </w:div>
                  </w:divsChild>
                </w:div>
                <w:div w:id="69545707">
                  <w:marLeft w:val="0"/>
                  <w:marRight w:val="0"/>
                  <w:marTop w:val="0"/>
                  <w:marBottom w:val="0"/>
                  <w:divBdr>
                    <w:top w:val="none" w:sz="0" w:space="0" w:color="auto"/>
                    <w:left w:val="none" w:sz="0" w:space="0" w:color="auto"/>
                    <w:bottom w:val="none" w:sz="0" w:space="0" w:color="auto"/>
                    <w:right w:val="none" w:sz="0" w:space="0" w:color="auto"/>
                  </w:divBdr>
                  <w:divsChild>
                    <w:div w:id="178857830">
                      <w:marLeft w:val="0"/>
                      <w:marRight w:val="0"/>
                      <w:marTop w:val="0"/>
                      <w:marBottom w:val="0"/>
                      <w:divBdr>
                        <w:top w:val="none" w:sz="0" w:space="0" w:color="auto"/>
                        <w:left w:val="none" w:sz="0" w:space="0" w:color="auto"/>
                        <w:bottom w:val="none" w:sz="0" w:space="0" w:color="auto"/>
                        <w:right w:val="none" w:sz="0" w:space="0" w:color="auto"/>
                      </w:divBdr>
                    </w:div>
                  </w:divsChild>
                </w:div>
                <w:div w:id="112335996">
                  <w:marLeft w:val="0"/>
                  <w:marRight w:val="0"/>
                  <w:marTop w:val="0"/>
                  <w:marBottom w:val="0"/>
                  <w:divBdr>
                    <w:top w:val="none" w:sz="0" w:space="0" w:color="auto"/>
                    <w:left w:val="none" w:sz="0" w:space="0" w:color="auto"/>
                    <w:bottom w:val="none" w:sz="0" w:space="0" w:color="auto"/>
                    <w:right w:val="none" w:sz="0" w:space="0" w:color="auto"/>
                  </w:divBdr>
                  <w:divsChild>
                    <w:div w:id="712388525">
                      <w:marLeft w:val="0"/>
                      <w:marRight w:val="0"/>
                      <w:marTop w:val="0"/>
                      <w:marBottom w:val="0"/>
                      <w:divBdr>
                        <w:top w:val="none" w:sz="0" w:space="0" w:color="auto"/>
                        <w:left w:val="none" w:sz="0" w:space="0" w:color="auto"/>
                        <w:bottom w:val="none" w:sz="0" w:space="0" w:color="auto"/>
                        <w:right w:val="none" w:sz="0" w:space="0" w:color="auto"/>
                      </w:divBdr>
                    </w:div>
                  </w:divsChild>
                </w:div>
                <w:div w:id="137646499">
                  <w:marLeft w:val="0"/>
                  <w:marRight w:val="0"/>
                  <w:marTop w:val="0"/>
                  <w:marBottom w:val="0"/>
                  <w:divBdr>
                    <w:top w:val="none" w:sz="0" w:space="0" w:color="auto"/>
                    <w:left w:val="none" w:sz="0" w:space="0" w:color="auto"/>
                    <w:bottom w:val="none" w:sz="0" w:space="0" w:color="auto"/>
                    <w:right w:val="none" w:sz="0" w:space="0" w:color="auto"/>
                  </w:divBdr>
                  <w:divsChild>
                    <w:div w:id="965549161">
                      <w:marLeft w:val="0"/>
                      <w:marRight w:val="0"/>
                      <w:marTop w:val="0"/>
                      <w:marBottom w:val="0"/>
                      <w:divBdr>
                        <w:top w:val="none" w:sz="0" w:space="0" w:color="auto"/>
                        <w:left w:val="none" w:sz="0" w:space="0" w:color="auto"/>
                        <w:bottom w:val="none" w:sz="0" w:space="0" w:color="auto"/>
                        <w:right w:val="none" w:sz="0" w:space="0" w:color="auto"/>
                      </w:divBdr>
                    </w:div>
                  </w:divsChild>
                </w:div>
                <w:div w:id="160660993">
                  <w:marLeft w:val="0"/>
                  <w:marRight w:val="0"/>
                  <w:marTop w:val="0"/>
                  <w:marBottom w:val="0"/>
                  <w:divBdr>
                    <w:top w:val="none" w:sz="0" w:space="0" w:color="auto"/>
                    <w:left w:val="none" w:sz="0" w:space="0" w:color="auto"/>
                    <w:bottom w:val="none" w:sz="0" w:space="0" w:color="auto"/>
                    <w:right w:val="none" w:sz="0" w:space="0" w:color="auto"/>
                  </w:divBdr>
                  <w:divsChild>
                    <w:div w:id="1260676347">
                      <w:marLeft w:val="0"/>
                      <w:marRight w:val="0"/>
                      <w:marTop w:val="0"/>
                      <w:marBottom w:val="0"/>
                      <w:divBdr>
                        <w:top w:val="none" w:sz="0" w:space="0" w:color="auto"/>
                        <w:left w:val="none" w:sz="0" w:space="0" w:color="auto"/>
                        <w:bottom w:val="none" w:sz="0" w:space="0" w:color="auto"/>
                        <w:right w:val="none" w:sz="0" w:space="0" w:color="auto"/>
                      </w:divBdr>
                    </w:div>
                  </w:divsChild>
                </w:div>
                <w:div w:id="193662254">
                  <w:marLeft w:val="0"/>
                  <w:marRight w:val="0"/>
                  <w:marTop w:val="0"/>
                  <w:marBottom w:val="0"/>
                  <w:divBdr>
                    <w:top w:val="none" w:sz="0" w:space="0" w:color="auto"/>
                    <w:left w:val="none" w:sz="0" w:space="0" w:color="auto"/>
                    <w:bottom w:val="none" w:sz="0" w:space="0" w:color="auto"/>
                    <w:right w:val="none" w:sz="0" w:space="0" w:color="auto"/>
                  </w:divBdr>
                  <w:divsChild>
                    <w:div w:id="1296060228">
                      <w:marLeft w:val="0"/>
                      <w:marRight w:val="0"/>
                      <w:marTop w:val="0"/>
                      <w:marBottom w:val="0"/>
                      <w:divBdr>
                        <w:top w:val="none" w:sz="0" w:space="0" w:color="auto"/>
                        <w:left w:val="none" w:sz="0" w:space="0" w:color="auto"/>
                        <w:bottom w:val="none" w:sz="0" w:space="0" w:color="auto"/>
                        <w:right w:val="none" w:sz="0" w:space="0" w:color="auto"/>
                      </w:divBdr>
                    </w:div>
                  </w:divsChild>
                </w:div>
                <w:div w:id="225531413">
                  <w:marLeft w:val="0"/>
                  <w:marRight w:val="0"/>
                  <w:marTop w:val="0"/>
                  <w:marBottom w:val="0"/>
                  <w:divBdr>
                    <w:top w:val="none" w:sz="0" w:space="0" w:color="auto"/>
                    <w:left w:val="none" w:sz="0" w:space="0" w:color="auto"/>
                    <w:bottom w:val="none" w:sz="0" w:space="0" w:color="auto"/>
                    <w:right w:val="none" w:sz="0" w:space="0" w:color="auto"/>
                  </w:divBdr>
                  <w:divsChild>
                    <w:div w:id="1284771394">
                      <w:marLeft w:val="0"/>
                      <w:marRight w:val="0"/>
                      <w:marTop w:val="0"/>
                      <w:marBottom w:val="0"/>
                      <w:divBdr>
                        <w:top w:val="none" w:sz="0" w:space="0" w:color="auto"/>
                        <w:left w:val="none" w:sz="0" w:space="0" w:color="auto"/>
                        <w:bottom w:val="none" w:sz="0" w:space="0" w:color="auto"/>
                        <w:right w:val="none" w:sz="0" w:space="0" w:color="auto"/>
                      </w:divBdr>
                    </w:div>
                  </w:divsChild>
                </w:div>
                <w:div w:id="236793317">
                  <w:marLeft w:val="0"/>
                  <w:marRight w:val="0"/>
                  <w:marTop w:val="0"/>
                  <w:marBottom w:val="0"/>
                  <w:divBdr>
                    <w:top w:val="none" w:sz="0" w:space="0" w:color="auto"/>
                    <w:left w:val="none" w:sz="0" w:space="0" w:color="auto"/>
                    <w:bottom w:val="none" w:sz="0" w:space="0" w:color="auto"/>
                    <w:right w:val="none" w:sz="0" w:space="0" w:color="auto"/>
                  </w:divBdr>
                  <w:divsChild>
                    <w:div w:id="1123109116">
                      <w:marLeft w:val="0"/>
                      <w:marRight w:val="0"/>
                      <w:marTop w:val="0"/>
                      <w:marBottom w:val="0"/>
                      <w:divBdr>
                        <w:top w:val="none" w:sz="0" w:space="0" w:color="auto"/>
                        <w:left w:val="none" w:sz="0" w:space="0" w:color="auto"/>
                        <w:bottom w:val="none" w:sz="0" w:space="0" w:color="auto"/>
                        <w:right w:val="none" w:sz="0" w:space="0" w:color="auto"/>
                      </w:divBdr>
                    </w:div>
                  </w:divsChild>
                </w:div>
                <w:div w:id="274482142">
                  <w:marLeft w:val="0"/>
                  <w:marRight w:val="0"/>
                  <w:marTop w:val="0"/>
                  <w:marBottom w:val="0"/>
                  <w:divBdr>
                    <w:top w:val="none" w:sz="0" w:space="0" w:color="auto"/>
                    <w:left w:val="none" w:sz="0" w:space="0" w:color="auto"/>
                    <w:bottom w:val="none" w:sz="0" w:space="0" w:color="auto"/>
                    <w:right w:val="none" w:sz="0" w:space="0" w:color="auto"/>
                  </w:divBdr>
                  <w:divsChild>
                    <w:div w:id="920723078">
                      <w:marLeft w:val="0"/>
                      <w:marRight w:val="0"/>
                      <w:marTop w:val="0"/>
                      <w:marBottom w:val="0"/>
                      <w:divBdr>
                        <w:top w:val="none" w:sz="0" w:space="0" w:color="auto"/>
                        <w:left w:val="none" w:sz="0" w:space="0" w:color="auto"/>
                        <w:bottom w:val="none" w:sz="0" w:space="0" w:color="auto"/>
                        <w:right w:val="none" w:sz="0" w:space="0" w:color="auto"/>
                      </w:divBdr>
                    </w:div>
                  </w:divsChild>
                </w:div>
                <w:div w:id="282462117">
                  <w:marLeft w:val="0"/>
                  <w:marRight w:val="0"/>
                  <w:marTop w:val="0"/>
                  <w:marBottom w:val="0"/>
                  <w:divBdr>
                    <w:top w:val="none" w:sz="0" w:space="0" w:color="auto"/>
                    <w:left w:val="none" w:sz="0" w:space="0" w:color="auto"/>
                    <w:bottom w:val="none" w:sz="0" w:space="0" w:color="auto"/>
                    <w:right w:val="none" w:sz="0" w:space="0" w:color="auto"/>
                  </w:divBdr>
                  <w:divsChild>
                    <w:div w:id="557522326">
                      <w:marLeft w:val="0"/>
                      <w:marRight w:val="0"/>
                      <w:marTop w:val="0"/>
                      <w:marBottom w:val="0"/>
                      <w:divBdr>
                        <w:top w:val="none" w:sz="0" w:space="0" w:color="auto"/>
                        <w:left w:val="none" w:sz="0" w:space="0" w:color="auto"/>
                        <w:bottom w:val="none" w:sz="0" w:space="0" w:color="auto"/>
                        <w:right w:val="none" w:sz="0" w:space="0" w:color="auto"/>
                      </w:divBdr>
                    </w:div>
                  </w:divsChild>
                </w:div>
                <w:div w:id="296376302">
                  <w:marLeft w:val="0"/>
                  <w:marRight w:val="0"/>
                  <w:marTop w:val="0"/>
                  <w:marBottom w:val="0"/>
                  <w:divBdr>
                    <w:top w:val="none" w:sz="0" w:space="0" w:color="auto"/>
                    <w:left w:val="none" w:sz="0" w:space="0" w:color="auto"/>
                    <w:bottom w:val="none" w:sz="0" w:space="0" w:color="auto"/>
                    <w:right w:val="none" w:sz="0" w:space="0" w:color="auto"/>
                  </w:divBdr>
                  <w:divsChild>
                    <w:div w:id="1206137346">
                      <w:marLeft w:val="0"/>
                      <w:marRight w:val="0"/>
                      <w:marTop w:val="0"/>
                      <w:marBottom w:val="0"/>
                      <w:divBdr>
                        <w:top w:val="none" w:sz="0" w:space="0" w:color="auto"/>
                        <w:left w:val="none" w:sz="0" w:space="0" w:color="auto"/>
                        <w:bottom w:val="none" w:sz="0" w:space="0" w:color="auto"/>
                        <w:right w:val="none" w:sz="0" w:space="0" w:color="auto"/>
                      </w:divBdr>
                    </w:div>
                  </w:divsChild>
                </w:div>
                <w:div w:id="308096756">
                  <w:marLeft w:val="0"/>
                  <w:marRight w:val="0"/>
                  <w:marTop w:val="0"/>
                  <w:marBottom w:val="0"/>
                  <w:divBdr>
                    <w:top w:val="none" w:sz="0" w:space="0" w:color="auto"/>
                    <w:left w:val="none" w:sz="0" w:space="0" w:color="auto"/>
                    <w:bottom w:val="none" w:sz="0" w:space="0" w:color="auto"/>
                    <w:right w:val="none" w:sz="0" w:space="0" w:color="auto"/>
                  </w:divBdr>
                  <w:divsChild>
                    <w:div w:id="950628764">
                      <w:marLeft w:val="0"/>
                      <w:marRight w:val="0"/>
                      <w:marTop w:val="0"/>
                      <w:marBottom w:val="0"/>
                      <w:divBdr>
                        <w:top w:val="none" w:sz="0" w:space="0" w:color="auto"/>
                        <w:left w:val="none" w:sz="0" w:space="0" w:color="auto"/>
                        <w:bottom w:val="none" w:sz="0" w:space="0" w:color="auto"/>
                        <w:right w:val="none" w:sz="0" w:space="0" w:color="auto"/>
                      </w:divBdr>
                    </w:div>
                  </w:divsChild>
                </w:div>
                <w:div w:id="324283806">
                  <w:marLeft w:val="0"/>
                  <w:marRight w:val="0"/>
                  <w:marTop w:val="0"/>
                  <w:marBottom w:val="0"/>
                  <w:divBdr>
                    <w:top w:val="none" w:sz="0" w:space="0" w:color="auto"/>
                    <w:left w:val="none" w:sz="0" w:space="0" w:color="auto"/>
                    <w:bottom w:val="none" w:sz="0" w:space="0" w:color="auto"/>
                    <w:right w:val="none" w:sz="0" w:space="0" w:color="auto"/>
                  </w:divBdr>
                  <w:divsChild>
                    <w:div w:id="1010528625">
                      <w:marLeft w:val="0"/>
                      <w:marRight w:val="0"/>
                      <w:marTop w:val="0"/>
                      <w:marBottom w:val="0"/>
                      <w:divBdr>
                        <w:top w:val="none" w:sz="0" w:space="0" w:color="auto"/>
                        <w:left w:val="none" w:sz="0" w:space="0" w:color="auto"/>
                        <w:bottom w:val="none" w:sz="0" w:space="0" w:color="auto"/>
                        <w:right w:val="none" w:sz="0" w:space="0" w:color="auto"/>
                      </w:divBdr>
                    </w:div>
                  </w:divsChild>
                </w:div>
                <w:div w:id="383331741">
                  <w:marLeft w:val="0"/>
                  <w:marRight w:val="0"/>
                  <w:marTop w:val="0"/>
                  <w:marBottom w:val="0"/>
                  <w:divBdr>
                    <w:top w:val="none" w:sz="0" w:space="0" w:color="auto"/>
                    <w:left w:val="none" w:sz="0" w:space="0" w:color="auto"/>
                    <w:bottom w:val="none" w:sz="0" w:space="0" w:color="auto"/>
                    <w:right w:val="none" w:sz="0" w:space="0" w:color="auto"/>
                  </w:divBdr>
                  <w:divsChild>
                    <w:div w:id="415321808">
                      <w:marLeft w:val="0"/>
                      <w:marRight w:val="0"/>
                      <w:marTop w:val="0"/>
                      <w:marBottom w:val="0"/>
                      <w:divBdr>
                        <w:top w:val="none" w:sz="0" w:space="0" w:color="auto"/>
                        <w:left w:val="none" w:sz="0" w:space="0" w:color="auto"/>
                        <w:bottom w:val="none" w:sz="0" w:space="0" w:color="auto"/>
                        <w:right w:val="none" w:sz="0" w:space="0" w:color="auto"/>
                      </w:divBdr>
                    </w:div>
                  </w:divsChild>
                </w:div>
                <w:div w:id="386417353">
                  <w:marLeft w:val="0"/>
                  <w:marRight w:val="0"/>
                  <w:marTop w:val="0"/>
                  <w:marBottom w:val="0"/>
                  <w:divBdr>
                    <w:top w:val="none" w:sz="0" w:space="0" w:color="auto"/>
                    <w:left w:val="none" w:sz="0" w:space="0" w:color="auto"/>
                    <w:bottom w:val="none" w:sz="0" w:space="0" w:color="auto"/>
                    <w:right w:val="none" w:sz="0" w:space="0" w:color="auto"/>
                  </w:divBdr>
                  <w:divsChild>
                    <w:div w:id="1577545476">
                      <w:marLeft w:val="0"/>
                      <w:marRight w:val="0"/>
                      <w:marTop w:val="0"/>
                      <w:marBottom w:val="0"/>
                      <w:divBdr>
                        <w:top w:val="none" w:sz="0" w:space="0" w:color="auto"/>
                        <w:left w:val="none" w:sz="0" w:space="0" w:color="auto"/>
                        <w:bottom w:val="none" w:sz="0" w:space="0" w:color="auto"/>
                        <w:right w:val="none" w:sz="0" w:space="0" w:color="auto"/>
                      </w:divBdr>
                    </w:div>
                  </w:divsChild>
                </w:div>
                <w:div w:id="404453336">
                  <w:marLeft w:val="0"/>
                  <w:marRight w:val="0"/>
                  <w:marTop w:val="0"/>
                  <w:marBottom w:val="0"/>
                  <w:divBdr>
                    <w:top w:val="none" w:sz="0" w:space="0" w:color="auto"/>
                    <w:left w:val="none" w:sz="0" w:space="0" w:color="auto"/>
                    <w:bottom w:val="none" w:sz="0" w:space="0" w:color="auto"/>
                    <w:right w:val="none" w:sz="0" w:space="0" w:color="auto"/>
                  </w:divBdr>
                  <w:divsChild>
                    <w:div w:id="908730160">
                      <w:marLeft w:val="0"/>
                      <w:marRight w:val="0"/>
                      <w:marTop w:val="0"/>
                      <w:marBottom w:val="0"/>
                      <w:divBdr>
                        <w:top w:val="none" w:sz="0" w:space="0" w:color="auto"/>
                        <w:left w:val="none" w:sz="0" w:space="0" w:color="auto"/>
                        <w:bottom w:val="none" w:sz="0" w:space="0" w:color="auto"/>
                        <w:right w:val="none" w:sz="0" w:space="0" w:color="auto"/>
                      </w:divBdr>
                    </w:div>
                  </w:divsChild>
                </w:div>
                <w:div w:id="407847692">
                  <w:marLeft w:val="0"/>
                  <w:marRight w:val="0"/>
                  <w:marTop w:val="0"/>
                  <w:marBottom w:val="0"/>
                  <w:divBdr>
                    <w:top w:val="none" w:sz="0" w:space="0" w:color="auto"/>
                    <w:left w:val="none" w:sz="0" w:space="0" w:color="auto"/>
                    <w:bottom w:val="none" w:sz="0" w:space="0" w:color="auto"/>
                    <w:right w:val="none" w:sz="0" w:space="0" w:color="auto"/>
                  </w:divBdr>
                  <w:divsChild>
                    <w:div w:id="174079264">
                      <w:marLeft w:val="0"/>
                      <w:marRight w:val="0"/>
                      <w:marTop w:val="0"/>
                      <w:marBottom w:val="0"/>
                      <w:divBdr>
                        <w:top w:val="none" w:sz="0" w:space="0" w:color="auto"/>
                        <w:left w:val="none" w:sz="0" w:space="0" w:color="auto"/>
                        <w:bottom w:val="none" w:sz="0" w:space="0" w:color="auto"/>
                        <w:right w:val="none" w:sz="0" w:space="0" w:color="auto"/>
                      </w:divBdr>
                    </w:div>
                  </w:divsChild>
                </w:div>
                <w:div w:id="418142432">
                  <w:marLeft w:val="0"/>
                  <w:marRight w:val="0"/>
                  <w:marTop w:val="0"/>
                  <w:marBottom w:val="0"/>
                  <w:divBdr>
                    <w:top w:val="none" w:sz="0" w:space="0" w:color="auto"/>
                    <w:left w:val="none" w:sz="0" w:space="0" w:color="auto"/>
                    <w:bottom w:val="none" w:sz="0" w:space="0" w:color="auto"/>
                    <w:right w:val="none" w:sz="0" w:space="0" w:color="auto"/>
                  </w:divBdr>
                  <w:divsChild>
                    <w:div w:id="1877153047">
                      <w:marLeft w:val="0"/>
                      <w:marRight w:val="0"/>
                      <w:marTop w:val="0"/>
                      <w:marBottom w:val="0"/>
                      <w:divBdr>
                        <w:top w:val="none" w:sz="0" w:space="0" w:color="auto"/>
                        <w:left w:val="none" w:sz="0" w:space="0" w:color="auto"/>
                        <w:bottom w:val="none" w:sz="0" w:space="0" w:color="auto"/>
                        <w:right w:val="none" w:sz="0" w:space="0" w:color="auto"/>
                      </w:divBdr>
                    </w:div>
                  </w:divsChild>
                </w:div>
                <w:div w:id="455030276">
                  <w:marLeft w:val="0"/>
                  <w:marRight w:val="0"/>
                  <w:marTop w:val="0"/>
                  <w:marBottom w:val="0"/>
                  <w:divBdr>
                    <w:top w:val="none" w:sz="0" w:space="0" w:color="auto"/>
                    <w:left w:val="none" w:sz="0" w:space="0" w:color="auto"/>
                    <w:bottom w:val="none" w:sz="0" w:space="0" w:color="auto"/>
                    <w:right w:val="none" w:sz="0" w:space="0" w:color="auto"/>
                  </w:divBdr>
                  <w:divsChild>
                    <w:div w:id="1276525389">
                      <w:marLeft w:val="0"/>
                      <w:marRight w:val="0"/>
                      <w:marTop w:val="0"/>
                      <w:marBottom w:val="0"/>
                      <w:divBdr>
                        <w:top w:val="none" w:sz="0" w:space="0" w:color="auto"/>
                        <w:left w:val="none" w:sz="0" w:space="0" w:color="auto"/>
                        <w:bottom w:val="none" w:sz="0" w:space="0" w:color="auto"/>
                        <w:right w:val="none" w:sz="0" w:space="0" w:color="auto"/>
                      </w:divBdr>
                    </w:div>
                  </w:divsChild>
                </w:div>
                <w:div w:id="488441496">
                  <w:marLeft w:val="0"/>
                  <w:marRight w:val="0"/>
                  <w:marTop w:val="0"/>
                  <w:marBottom w:val="0"/>
                  <w:divBdr>
                    <w:top w:val="none" w:sz="0" w:space="0" w:color="auto"/>
                    <w:left w:val="none" w:sz="0" w:space="0" w:color="auto"/>
                    <w:bottom w:val="none" w:sz="0" w:space="0" w:color="auto"/>
                    <w:right w:val="none" w:sz="0" w:space="0" w:color="auto"/>
                  </w:divBdr>
                  <w:divsChild>
                    <w:div w:id="1106538344">
                      <w:marLeft w:val="0"/>
                      <w:marRight w:val="0"/>
                      <w:marTop w:val="0"/>
                      <w:marBottom w:val="0"/>
                      <w:divBdr>
                        <w:top w:val="none" w:sz="0" w:space="0" w:color="auto"/>
                        <w:left w:val="none" w:sz="0" w:space="0" w:color="auto"/>
                        <w:bottom w:val="none" w:sz="0" w:space="0" w:color="auto"/>
                        <w:right w:val="none" w:sz="0" w:space="0" w:color="auto"/>
                      </w:divBdr>
                    </w:div>
                  </w:divsChild>
                </w:div>
                <w:div w:id="501550306">
                  <w:marLeft w:val="0"/>
                  <w:marRight w:val="0"/>
                  <w:marTop w:val="0"/>
                  <w:marBottom w:val="0"/>
                  <w:divBdr>
                    <w:top w:val="none" w:sz="0" w:space="0" w:color="auto"/>
                    <w:left w:val="none" w:sz="0" w:space="0" w:color="auto"/>
                    <w:bottom w:val="none" w:sz="0" w:space="0" w:color="auto"/>
                    <w:right w:val="none" w:sz="0" w:space="0" w:color="auto"/>
                  </w:divBdr>
                  <w:divsChild>
                    <w:div w:id="229969581">
                      <w:marLeft w:val="0"/>
                      <w:marRight w:val="0"/>
                      <w:marTop w:val="0"/>
                      <w:marBottom w:val="0"/>
                      <w:divBdr>
                        <w:top w:val="none" w:sz="0" w:space="0" w:color="auto"/>
                        <w:left w:val="none" w:sz="0" w:space="0" w:color="auto"/>
                        <w:bottom w:val="none" w:sz="0" w:space="0" w:color="auto"/>
                        <w:right w:val="none" w:sz="0" w:space="0" w:color="auto"/>
                      </w:divBdr>
                    </w:div>
                  </w:divsChild>
                </w:div>
                <w:div w:id="612128977">
                  <w:marLeft w:val="0"/>
                  <w:marRight w:val="0"/>
                  <w:marTop w:val="0"/>
                  <w:marBottom w:val="0"/>
                  <w:divBdr>
                    <w:top w:val="none" w:sz="0" w:space="0" w:color="auto"/>
                    <w:left w:val="none" w:sz="0" w:space="0" w:color="auto"/>
                    <w:bottom w:val="none" w:sz="0" w:space="0" w:color="auto"/>
                    <w:right w:val="none" w:sz="0" w:space="0" w:color="auto"/>
                  </w:divBdr>
                  <w:divsChild>
                    <w:div w:id="934753568">
                      <w:marLeft w:val="0"/>
                      <w:marRight w:val="0"/>
                      <w:marTop w:val="0"/>
                      <w:marBottom w:val="0"/>
                      <w:divBdr>
                        <w:top w:val="none" w:sz="0" w:space="0" w:color="auto"/>
                        <w:left w:val="none" w:sz="0" w:space="0" w:color="auto"/>
                        <w:bottom w:val="none" w:sz="0" w:space="0" w:color="auto"/>
                        <w:right w:val="none" w:sz="0" w:space="0" w:color="auto"/>
                      </w:divBdr>
                    </w:div>
                  </w:divsChild>
                </w:div>
                <w:div w:id="634720107">
                  <w:marLeft w:val="0"/>
                  <w:marRight w:val="0"/>
                  <w:marTop w:val="0"/>
                  <w:marBottom w:val="0"/>
                  <w:divBdr>
                    <w:top w:val="none" w:sz="0" w:space="0" w:color="auto"/>
                    <w:left w:val="none" w:sz="0" w:space="0" w:color="auto"/>
                    <w:bottom w:val="none" w:sz="0" w:space="0" w:color="auto"/>
                    <w:right w:val="none" w:sz="0" w:space="0" w:color="auto"/>
                  </w:divBdr>
                  <w:divsChild>
                    <w:div w:id="1784105793">
                      <w:marLeft w:val="0"/>
                      <w:marRight w:val="0"/>
                      <w:marTop w:val="0"/>
                      <w:marBottom w:val="0"/>
                      <w:divBdr>
                        <w:top w:val="none" w:sz="0" w:space="0" w:color="auto"/>
                        <w:left w:val="none" w:sz="0" w:space="0" w:color="auto"/>
                        <w:bottom w:val="none" w:sz="0" w:space="0" w:color="auto"/>
                        <w:right w:val="none" w:sz="0" w:space="0" w:color="auto"/>
                      </w:divBdr>
                    </w:div>
                  </w:divsChild>
                </w:div>
                <w:div w:id="639653817">
                  <w:marLeft w:val="0"/>
                  <w:marRight w:val="0"/>
                  <w:marTop w:val="0"/>
                  <w:marBottom w:val="0"/>
                  <w:divBdr>
                    <w:top w:val="none" w:sz="0" w:space="0" w:color="auto"/>
                    <w:left w:val="none" w:sz="0" w:space="0" w:color="auto"/>
                    <w:bottom w:val="none" w:sz="0" w:space="0" w:color="auto"/>
                    <w:right w:val="none" w:sz="0" w:space="0" w:color="auto"/>
                  </w:divBdr>
                  <w:divsChild>
                    <w:div w:id="1103499947">
                      <w:marLeft w:val="0"/>
                      <w:marRight w:val="0"/>
                      <w:marTop w:val="0"/>
                      <w:marBottom w:val="0"/>
                      <w:divBdr>
                        <w:top w:val="none" w:sz="0" w:space="0" w:color="auto"/>
                        <w:left w:val="none" w:sz="0" w:space="0" w:color="auto"/>
                        <w:bottom w:val="none" w:sz="0" w:space="0" w:color="auto"/>
                        <w:right w:val="none" w:sz="0" w:space="0" w:color="auto"/>
                      </w:divBdr>
                    </w:div>
                  </w:divsChild>
                </w:div>
                <w:div w:id="718438143">
                  <w:marLeft w:val="0"/>
                  <w:marRight w:val="0"/>
                  <w:marTop w:val="0"/>
                  <w:marBottom w:val="0"/>
                  <w:divBdr>
                    <w:top w:val="none" w:sz="0" w:space="0" w:color="auto"/>
                    <w:left w:val="none" w:sz="0" w:space="0" w:color="auto"/>
                    <w:bottom w:val="none" w:sz="0" w:space="0" w:color="auto"/>
                    <w:right w:val="none" w:sz="0" w:space="0" w:color="auto"/>
                  </w:divBdr>
                  <w:divsChild>
                    <w:div w:id="321323988">
                      <w:marLeft w:val="0"/>
                      <w:marRight w:val="0"/>
                      <w:marTop w:val="0"/>
                      <w:marBottom w:val="0"/>
                      <w:divBdr>
                        <w:top w:val="none" w:sz="0" w:space="0" w:color="auto"/>
                        <w:left w:val="none" w:sz="0" w:space="0" w:color="auto"/>
                        <w:bottom w:val="none" w:sz="0" w:space="0" w:color="auto"/>
                        <w:right w:val="none" w:sz="0" w:space="0" w:color="auto"/>
                      </w:divBdr>
                    </w:div>
                    <w:div w:id="1164784775">
                      <w:marLeft w:val="0"/>
                      <w:marRight w:val="0"/>
                      <w:marTop w:val="0"/>
                      <w:marBottom w:val="0"/>
                      <w:divBdr>
                        <w:top w:val="none" w:sz="0" w:space="0" w:color="auto"/>
                        <w:left w:val="none" w:sz="0" w:space="0" w:color="auto"/>
                        <w:bottom w:val="none" w:sz="0" w:space="0" w:color="auto"/>
                        <w:right w:val="none" w:sz="0" w:space="0" w:color="auto"/>
                      </w:divBdr>
                    </w:div>
                    <w:div w:id="1917592363">
                      <w:marLeft w:val="0"/>
                      <w:marRight w:val="0"/>
                      <w:marTop w:val="0"/>
                      <w:marBottom w:val="0"/>
                      <w:divBdr>
                        <w:top w:val="none" w:sz="0" w:space="0" w:color="auto"/>
                        <w:left w:val="none" w:sz="0" w:space="0" w:color="auto"/>
                        <w:bottom w:val="none" w:sz="0" w:space="0" w:color="auto"/>
                        <w:right w:val="none" w:sz="0" w:space="0" w:color="auto"/>
                      </w:divBdr>
                    </w:div>
                  </w:divsChild>
                </w:div>
                <w:div w:id="746538178">
                  <w:marLeft w:val="0"/>
                  <w:marRight w:val="0"/>
                  <w:marTop w:val="0"/>
                  <w:marBottom w:val="0"/>
                  <w:divBdr>
                    <w:top w:val="none" w:sz="0" w:space="0" w:color="auto"/>
                    <w:left w:val="none" w:sz="0" w:space="0" w:color="auto"/>
                    <w:bottom w:val="none" w:sz="0" w:space="0" w:color="auto"/>
                    <w:right w:val="none" w:sz="0" w:space="0" w:color="auto"/>
                  </w:divBdr>
                  <w:divsChild>
                    <w:div w:id="954367570">
                      <w:marLeft w:val="0"/>
                      <w:marRight w:val="0"/>
                      <w:marTop w:val="0"/>
                      <w:marBottom w:val="0"/>
                      <w:divBdr>
                        <w:top w:val="none" w:sz="0" w:space="0" w:color="auto"/>
                        <w:left w:val="none" w:sz="0" w:space="0" w:color="auto"/>
                        <w:bottom w:val="none" w:sz="0" w:space="0" w:color="auto"/>
                        <w:right w:val="none" w:sz="0" w:space="0" w:color="auto"/>
                      </w:divBdr>
                    </w:div>
                  </w:divsChild>
                </w:div>
                <w:div w:id="772289678">
                  <w:marLeft w:val="0"/>
                  <w:marRight w:val="0"/>
                  <w:marTop w:val="0"/>
                  <w:marBottom w:val="0"/>
                  <w:divBdr>
                    <w:top w:val="none" w:sz="0" w:space="0" w:color="auto"/>
                    <w:left w:val="none" w:sz="0" w:space="0" w:color="auto"/>
                    <w:bottom w:val="none" w:sz="0" w:space="0" w:color="auto"/>
                    <w:right w:val="none" w:sz="0" w:space="0" w:color="auto"/>
                  </w:divBdr>
                  <w:divsChild>
                    <w:div w:id="71203116">
                      <w:marLeft w:val="0"/>
                      <w:marRight w:val="0"/>
                      <w:marTop w:val="0"/>
                      <w:marBottom w:val="0"/>
                      <w:divBdr>
                        <w:top w:val="none" w:sz="0" w:space="0" w:color="auto"/>
                        <w:left w:val="none" w:sz="0" w:space="0" w:color="auto"/>
                        <w:bottom w:val="none" w:sz="0" w:space="0" w:color="auto"/>
                        <w:right w:val="none" w:sz="0" w:space="0" w:color="auto"/>
                      </w:divBdr>
                    </w:div>
                  </w:divsChild>
                </w:div>
                <w:div w:id="798453400">
                  <w:marLeft w:val="0"/>
                  <w:marRight w:val="0"/>
                  <w:marTop w:val="0"/>
                  <w:marBottom w:val="0"/>
                  <w:divBdr>
                    <w:top w:val="none" w:sz="0" w:space="0" w:color="auto"/>
                    <w:left w:val="none" w:sz="0" w:space="0" w:color="auto"/>
                    <w:bottom w:val="none" w:sz="0" w:space="0" w:color="auto"/>
                    <w:right w:val="none" w:sz="0" w:space="0" w:color="auto"/>
                  </w:divBdr>
                  <w:divsChild>
                    <w:div w:id="2013793906">
                      <w:marLeft w:val="0"/>
                      <w:marRight w:val="0"/>
                      <w:marTop w:val="0"/>
                      <w:marBottom w:val="0"/>
                      <w:divBdr>
                        <w:top w:val="none" w:sz="0" w:space="0" w:color="auto"/>
                        <w:left w:val="none" w:sz="0" w:space="0" w:color="auto"/>
                        <w:bottom w:val="none" w:sz="0" w:space="0" w:color="auto"/>
                        <w:right w:val="none" w:sz="0" w:space="0" w:color="auto"/>
                      </w:divBdr>
                    </w:div>
                  </w:divsChild>
                </w:div>
                <w:div w:id="821771513">
                  <w:marLeft w:val="0"/>
                  <w:marRight w:val="0"/>
                  <w:marTop w:val="0"/>
                  <w:marBottom w:val="0"/>
                  <w:divBdr>
                    <w:top w:val="none" w:sz="0" w:space="0" w:color="auto"/>
                    <w:left w:val="none" w:sz="0" w:space="0" w:color="auto"/>
                    <w:bottom w:val="none" w:sz="0" w:space="0" w:color="auto"/>
                    <w:right w:val="none" w:sz="0" w:space="0" w:color="auto"/>
                  </w:divBdr>
                  <w:divsChild>
                    <w:div w:id="198514110">
                      <w:marLeft w:val="0"/>
                      <w:marRight w:val="0"/>
                      <w:marTop w:val="0"/>
                      <w:marBottom w:val="0"/>
                      <w:divBdr>
                        <w:top w:val="none" w:sz="0" w:space="0" w:color="auto"/>
                        <w:left w:val="none" w:sz="0" w:space="0" w:color="auto"/>
                        <w:bottom w:val="none" w:sz="0" w:space="0" w:color="auto"/>
                        <w:right w:val="none" w:sz="0" w:space="0" w:color="auto"/>
                      </w:divBdr>
                    </w:div>
                  </w:divsChild>
                </w:div>
                <w:div w:id="841706148">
                  <w:marLeft w:val="0"/>
                  <w:marRight w:val="0"/>
                  <w:marTop w:val="0"/>
                  <w:marBottom w:val="0"/>
                  <w:divBdr>
                    <w:top w:val="none" w:sz="0" w:space="0" w:color="auto"/>
                    <w:left w:val="none" w:sz="0" w:space="0" w:color="auto"/>
                    <w:bottom w:val="none" w:sz="0" w:space="0" w:color="auto"/>
                    <w:right w:val="none" w:sz="0" w:space="0" w:color="auto"/>
                  </w:divBdr>
                  <w:divsChild>
                    <w:div w:id="133718051">
                      <w:marLeft w:val="0"/>
                      <w:marRight w:val="0"/>
                      <w:marTop w:val="0"/>
                      <w:marBottom w:val="0"/>
                      <w:divBdr>
                        <w:top w:val="none" w:sz="0" w:space="0" w:color="auto"/>
                        <w:left w:val="none" w:sz="0" w:space="0" w:color="auto"/>
                        <w:bottom w:val="none" w:sz="0" w:space="0" w:color="auto"/>
                        <w:right w:val="none" w:sz="0" w:space="0" w:color="auto"/>
                      </w:divBdr>
                    </w:div>
                  </w:divsChild>
                </w:div>
                <w:div w:id="848568638">
                  <w:marLeft w:val="0"/>
                  <w:marRight w:val="0"/>
                  <w:marTop w:val="0"/>
                  <w:marBottom w:val="0"/>
                  <w:divBdr>
                    <w:top w:val="none" w:sz="0" w:space="0" w:color="auto"/>
                    <w:left w:val="none" w:sz="0" w:space="0" w:color="auto"/>
                    <w:bottom w:val="none" w:sz="0" w:space="0" w:color="auto"/>
                    <w:right w:val="none" w:sz="0" w:space="0" w:color="auto"/>
                  </w:divBdr>
                  <w:divsChild>
                    <w:div w:id="1299795511">
                      <w:marLeft w:val="0"/>
                      <w:marRight w:val="0"/>
                      <w:marTop w:val="0"/>
                      <w:marBottom w:val="0"/>
                      <w:divBdr>
                        <w:top w:val="none" w:sz="0" w:space="0" w:color="auto"/>
                        <w:left w:val="none" w:sz="0" w:space="0" w:color="auto"/>
                        <w:bottom w:val="none" w:sz="0" w:space="0" w:color="auto"/>
                        <w:right w:val="none" w:sz="0" w:space="0" w:color="auto"/>
                      </w:divBdr>
                    </w:div>
                  </w:divsChild>
                </w:div>
                <w:div w:id="861748282">
                  <w:marLeft w:val="0"/>
                  <w:marRight w:val="0"/>
                  <w:marTop w:val="0"/>
                  <w:marBottom w:val="0"/>
                  <w:divBdr>
                    <w:top w:val="none" w:sz="0" w:space="0" w:color="auto"/>
                    <w:left w:val="none" w:sz="0" w:space="0" w:color="auto"/>
                    <w:bottom w:val="none" w:sz="0" w:space="0" w:color="auto"/>
                    <w:right w:val="none" w:sz="0" w:space="0" w:color="auto"/>
                  </w:divBdr>
                  <w:divsChild>
                    <w:div w:id="346060389">
                      <w:marLeft w:val="0"/>
                      <w:marRight w:val="0"/>
                      <w:marTop w:val="0"/>
                      <w:marBottom w:val="0"/>
                      <w:divBdr>
                        <w:top w:val="none" w:sz="0" w:space="0" w:color="auto"/>
                        <w:left w:val="none" w:sz="0" w:space="0" w:color="auto"/>
                        <w:bottom w:val="none" w:sz="0" w:space="0" w:color="auto"/>
                        <w:right w:val="none" w:sz="0" w:space="0" w:color="auto"/>
                      </w:divBdr>
                    </w:div>
                  </w:divsChild>
                </w:div>
                <w:div w:id="889419723">
                  <w:marLeft w:val="0"/>
                  <w:marRight w:val="0"/>
                  <w:marTop w:val="0"/>
                  <w:marBottom w:val="0"/>
                  <w:divBdr>
                    <w:top w:val="none" w:sz="0" w:space="0" w:color="auto"/>
                    <w:left w:val="none" w:sz="0" w:space="0" w:color="auto"/>
                    <w:bottom w:val="none" w:sz="0" w:space="0" w:color="auto"/>
                    <w:right w:val="none" w:sz="0" w:space="0" w:color="auto"/>
                  </w:divBdr>
                  <w:divsChild>
                    <w:div w:id="65539302">
                      <w:marLeft w:val="0"/>
                      <w:marRight w:val="0"/>
                      <w:marTop w:val="0"/>
                      <w:marBottom w:val="0"/>
                      <w:divBdr>
                        <w:top w:val="none" w:sz="0" w:space="0" w:color="auto"/>
                        <w:left w:val="none" w:sz="0" w:space="0" w:color="auto"/>
                        <w:bottom w:val="none" w:sz="0" w:space="0" w:color="auto"/>
                        <w:right w:val="none" w:sz="0" w:space="0" w:color="auto"/>
                      </w:divBdr>
                    </w:div>
                    <w:div w:id="693534123">
                      <w:marLeft w:val="0"/>
                      <w:marRight w:val="0"/>
                      <w:marTop w:val="0"/>
                      <w:marBottom w:val="0"/>
                      <w:divBdr>
                        <w:top w:val="none" w:sz="0" w:space="0" w:color="auto"/>
                        <w:left w:val="none" w:sz="0" w:space="0" w:color="auto"/>
                        <w:bottom w:val="none" w:sz="0" w:space="0" w:color="auto"/>
                        <w:right w:val="none" w:sz="0" w:space="0" w:color="auto"/>
                      </w:divBdr>
                    </w:div>
                    <w:div w:id="1860387235">
                      <w:marLeft w:val="0"/>
                      <w:marRight w:val="0"/>
                      <w:marTop w:val="0"/>
                      <w:marBottom w:val="0"/>
                      <w:divBdr>
                        <w:top w:val="none" w:sz="0" w:space="0" w:color="auto"/>
                        <w:left w:val="none" w:sz="0" w:space="0" w:color="auto"/>
                        <w:bottom w:val="none" w:sz="0" w:space="0" w:color="auto"/>
                        <w:right w:val="none" w:sz="0" w:space="0" w:color="auto"/>
                      </w:divBdr>
                    </w:div>
                  </w:divsChild>
                </w:div>
                <w:div w:id="939727480">
                  <w:marLeft w:val="0"/>
                  <w:marRight w:val="0"/>
                  <w:marTop w:val="0"/>
                  <w:marBottom w:val="0"/>
                  <w:divBdr>
                    <w:top w:val="none" w:sz="0" w:space="0" w:color="auto"/>
                    <w:left w:val="none" w:sz="0" w:space="0" w:color="auto"/>
                    <w:bottom w:val="none" w:sz="0" w:space="0" w:color="auto"/>
                    <w:right w:val="none" w:sz="0" w:space="0" w:color="auto"/>
                  </w:divBdr>
                  <w:divsChild>
                    <w:div w:id="357974749">
                      <w:marLeft w:val="0"/>
                      <w:marRight w:val="0"/>
                      <w:marTop w:val="0"/>
                      <w:marBottom w:val="0"/>
                      <w:divBdr>
                        <w:top w:val="none" w:sz="0" w:space="0" w:color="auto"/>
                        <w:left w:val="none" w:sz="0" w:space="0" w:color="auto"/>
                        <w:bottom w:val="none" w:sz="0" w:space="0" w:color="auto"/>
                        <w:right w:val="none" w:sz="0" w:space="0" w:color="auto"/>
                      </w:divBdr>
                    </w:div>
                  </w:divsChild>
                </w:div>
                <w:div w:id="960040588">
                  <w:marLeft w:val="0"/>
                  <w:marRight w:val="0"/>
                  <w:marTop w:val="0"/>
                  <w:marBottom w:val="0"/>
                  <w:divBdr>
                    <w:top w:val="none" w:sz="0" w:space="0" w:color="auto"/>
                    <w:left w:val="none" w:sz="0" w:space="0" w:color="auto"/>
                    <w:bottom w:val="none" w:sz="0" w:space="0" w:color="auto"/>
                    <w:right w:val="none" w:sz="0" w:space="0" w:color="auto"/>
                  </w:divBdr>
                  <w:divsChild>
                    <w:div w:id="1281034746">
                      <w:marLeft w:val="0"/>
                      <w:marRight w:val="0"/>
                      <w:marTop w:val="0"/>
                      <w:marBottom w:val="0"/>
                      <w:divBdr>
                        <w:top w:val="none" w:sz="0" w:space="0" w:color="auto"/>
                        <w:left w:val="none" w:sz="0" w:space="0" w:color="auto"/>
                        <w:bottom w:val="none" w:sz="0" w:space="0" w:color="auto"/>
                        <w:right w:val="none" w:sz="0" w:space="0" w:color="auto"/>
                      </w:divBdr>
                    </w:div>
                  </w:divsChild>
                </w:div>
                <w:div w:id="1019430970">
                  <w:marLeft w:val="0"/>
                  <w:marRight w:val="0"/>
                  <w:marTop w:val="0"/>
                  <w:marBottom w:val="0"/>
                  <w:divBdr>
                    <w:top w:val="none" w:sz="0" w:space="0" w:color="auto"/>
                    <w:left w:val="none" w:sz="0" w:space="0" w:color="auto"/>
                    <w:bottom w:val="none" w:sz="0" w:space="0" w:color="auto"/>
                    <w:right w:val="none" w:sz="0" w:space="0" w:color="auto"/>
                  </w:divBdr>
                  <w:divsChild>
                    <w:div w:id="982737922">
                      <w:marLeft w:val="0"/>
                      <w:marRight w:val="0"/>
                      <w:marTop w:val="0"/>
                      <w:marBottom w:val="0"/>
                      <w:divBdr>
                        <w:top w:val="none" w:sz="0" w:space="0" w:color="auto"/>
                        <w:left w:val="none" w:sz="0" w:space="0" w:color="auto"/>
                        <w:bottom w:val="none" w:sz="0" w:space="0" w:color="auto"/>
                        <w:right w:val="none" w:sz="0" w:space="0" w:color="auto"/>
                      </w:divBdr>
                    </w:div>
                  </w:divsChild>
                </w:div>
                <w:div w:id="1064530017">
                  <w:marLeft w:val="0"/>
                  <w:marRight w:val="0"/>
                  <w:marTop w:val="0"/>
                  <w:marBottom w:val="0"/>
                  <w:divBdr>
                    <w:top w:val="none" w:sz="0" w:space="0" w:color="auto"/>
                    <w:left w:val="none" w:sz="0" w:space="0" w:color="auto"/>
                    <w:bottom w:val="none" w:sz="0" w:space="0" w:color="auto"/>
                    <w:right w:val="none" w:sz="0" w:space="0" w:color="auto"/>
                  </w:divBdr>
                  <w:divsChild>
                    <w:div w:id="366444388">
                      <w:marLeft w:val="0"/>
                      <w:marRight w:val="0"/>
                      <w:marTop w:val="0"/>
                      <w:marBottom w:val="0"/>
                      <w:divBdr>
                        <w:top w:val="none" w:sz="0" w:space="0" w:color="auto"/>
                        <w:left w:val="none" w:sz="0" w:space="0" w:color="auto"/>
                        <w:bottom w:val="none" w:sz="0" w:space="0" w:color="auto"/>
                        <w:right w:val="none" w:sz="0" w:space="0" w:color="auto"/>
                      </w:divBdr>
                    </w:div>
                  </w:divsChild>
                </w:div>
                <w:div w:id="1067260739">
                  <w:marLeft w:val="0"/>
                  <w:marRight w:val="0"/>
                  <w:marTop w:val="0"/>
                  <w:marBottom w:val="0"/>
                  <w:divBdr>
                    <w:top w:val="none" w:sz="0" w:space="0" w:color="auto"/>
                    <w:left w:val="none" w:sz="0" w:space="0" w:color="auto"/>
                    <w:bottom w:val="none" w:sz="0" w:space="0" w:color="auto"/>
                    <w:right w:val="none" w:sz="0" w:space="0" w:color="auto"/>
                  </w:divBdr>
                  <w:divsChild>
                    <w:div w:id="589504746">
                      <w:marLeft w:val="0"/>
                      <w:marRight w:val="0"/>
                      <w:marTop w:val="0"/>
                      <w:marBottom w:val="0"/>
                      <w:divBdr>
                        <w:top w:val="none" w:sz="0" w:space="0" w:color="auto"/>
                        <w:left w:val="none" w:sz="0" w:space="0" w:color="auto"/>
                        <w:bottom w:val="none" w:sz="0" w:space="0" w:color="auto"/>
                        <w:right w:val="none" w:sz="0" w:space="0" w:color="auto"/>
                      </w:divBdr>
                    </w:div>
                  </w:divsChild>
                </w:div>
                <w:div w:id="1089421558">
                  <w:marLeft w:val="0"/>
                  <w:marRight w:val="0"/>
                  <w:marTop w:val="0"/>
                  <w:marBottom w:val="0"/>
                  <w:divBdr>
                    <w:top w:val="none" w:sz="0" w:space="0" w:color="auto"/>
                    <w:left w:val="none" w:sz="0" w:space="0" w:color="auto"/>
                    <w:bottom w:val="none" w:sz="0" w:space="0" w:color="auto"/>
                    <w:right w:val="none" w:sz="0" w:space="0" w:color="auto"/>
                  </w:divBdr>
                  <w:divsChild>
                    <w:div w:id="1787575175">
                      <w:marLeft w:val="0"/>
                      <w:marRight w:val="0"/>
                      <w:marTop w:val="0"/>
                      <w:marBottom w:val="0"/>
                      <w:divBdr>
                        <w:top w:val="none" w:sz="0" w:space="0" w:color="auto"/>
                        <w:left w:val="none" w:sz="0" w:space="0" w:color="auto"/>
                        <w:bottom w:val="none" w:sz="0" w:space="0" w:color="auto"/>
                        <w:right w:val="none" w:sz="0" w:space="0" w:color="auto"/>
                      </w:divBdr>
                    </w:div>
                  </w:divsChild>
                </w:div>
                <w:div w:id="1106998548">
                  <w:marLeft w:val="0"/>
                  <w:marRight w:val="0"/>
                  <w:marTop w:val="0"/>
                  <w:marBottom w:val="0"/>
                  <w:divBdr>
                    <w:top w:val="none" w:sz="0" w:space="0" w:color="auto"/>
                    <w:left w:val="none" w:sz="0" w:space="0" w:color="auto"/>
                    <w:bottom w:val="none" w:sz="0" w:space="0" w:color="auto"/>
                    <w:right w:val="none" w:sz="0" w:space="0" w:color="auto"/>
                  </w:divBdr>
                  <w:divsChild>
                    <w:div w:id="1568611972">
                      <w:marLeft w:val="0"/>
                      <w:marRight w:val="0"/>
                      <w:marTop w:val="0"/>
                      <w:marBottom w:val="0"/>
                      <w:divBdr>
                        <w:top w:val="none" w:sz="0" w:space="0" w:color="auto"/>
                        <w:left w:val="none" w:sz="0" w:space="0" w:color="auto"/>
                        <w:bottom w:val="none" w:sz="0" w:space="0" w:color="auto"/>
                        <w:right w:val="none" w:sz="0" w:space="0" w:color="auto"/>
                      </w:divBdr>
                    </w:div>
                  </w:divsChild>
                </w:div>
                <w:div w:id="1110202198">
                  <w:marLeft w:val="0"/>
                  <w:marRight w:val="0"/>
                  <w:marTop w:val="0"/>
                  <w:marBottom w:val="0"/>
                  <w:divBdr>
                    <w:top w:val="none" w:sz="0" w:space="0" w:color="auto"/>
                    <w:left w:val="none" w:sz="0" w:space="0" w:color="auto"/>
                    <w:bottom w:val="none" w:sz="0" w:space="0" w:color="auto"/>
                    <w:right w:val="none" w:sz="0" w:space="0" w:color="auto"/>
                  </w:divBdr>
                  <w:divsChild>
                    <w:div w:id="344984508">
                      <w:marLeft w:val="0"/>
                      <w:marRight w:val="0"/>
                      <w:marTop w:val="0"/>
                      <w:marBottom w:val="0"/>
                      <w:divBdr>
                        <w:top w:val="none" w:sz="0" w:space="0" w:color="auto"/>
                        <w:left w:val="none" w:sz="0" w:space="0" w:color="auto"/>
                        <w:bottom w:val="none" w:sz="0" w:space="0" w:color="auto"/>
                        <w:right w:val="none" w:sz="0" w:space="0" w:color="auto"/>
                      </w:divBdr>
                    </w:div>
                    <w:div w:id="980502133">
                      <w:marLeft w:val="0"/>
                      <w:marRight w:val="0"/>
                      <w:marTop w:val="0"/>
                      <w:marBottom w:val="0"/>
                      <w:divBdr>
                        <w:top w:val="none" w:sz="0" w:space="0" w:color="auto"/>
                        <w:left w:val="none" w:sz="0" w:space="0" w:color="auto"/>
                        <w:bottom w:val="none" w:sz="0" w:space="0" w:color="auto"/>
                        <w:right w:val="none" w:sz="0" w:space="0" w:color="auto"/>
                      </w:divBdr>
                    </w:div>
                    <w:div w:id="1019284019">
                      <w:marLeft w:val="0"/>
                      <w:marRight w:val="0"/>
                      <w:marTop w:val="0"/>
                      <w:marBottom w:val="0"/>
                      <w:divBdr>
                        <w:top w:val="none" w:sz="0" w:space="0" w:color="auto"/>
                        <w:left w:val="none" w:sz="0" w:space="0" w:color="auto"/>
                        <w:bottom w:val="none" w:sz="0" w:space="0" w:color="auto"/>
                        <w:right w:val="none" w:sz="0" w:space="0" w:color="auto"/>
                      </w:divBdr>
                    </w:div>
                  </w:divsChild>
                </w:div>
                <w:div w:id="1114595411">
                  <w:marLeft w:val="0"/>
                  <w:marRight w:val="0"/>
                  <w:marTop w:val="0"/>
                  <w:marBottom w:val="0"/>
                  <w:divBdr>
                    <w:top w:val="none" w:sz="0" w:space="0" w:color="auto"/>
                    <w:left w:val="none" w:sz="0" w:space="0" w:color="auto"/>
                    <w:bottom w:val="none" w:sz="0" w:space="0" w:color="auto"/>
                    <w:right w:val="none" w:sz="0" w:space="0" w:color="auto"/>
                  </w:divBdr>
                  <w:divsChild>
                    <w:div w:id="1739160353">
                      <w:marLeft w:val="0"/>
                      <w:marRight w:val="0"/>
                      <w:marTop w:val="0"/>
                      <w:marBottom w:val="0"/>
                      <w:divBdr>
                        <w:top w:val="none" w:sz="0" w:space="0" w:color="auto"/>
                        <w:left w:val="none" w:sz="0" w:space="0" w:color="auto"/>
                        <w:bottom w:val="none" w:sz="0" w:space="0" w:color="auto"/>
                        <w:right w:val="none" w:sz="0" w:space="0" w:color="auto"/>
                      </w:divBdr>
                    </w:div>
                  </w:divsChild>
                </w:div>
                <w:div w:id="1128083224">
                  <w:marLeft w:val="0"/>
                  <w:marRight w:val="0"/>
                  <w:marTop w:val="0"/>
                  <w:marBottom w:val="0"/>
                  <w:divBdr>
                    <w:top w:val="none" w:sz="0" w:space="0" w:color="auto"/>
                    <w:left w:val="none" w:sz="0" w:space="0" w:color="auto"/>
                    <w:bottom w:val="none" w:sz="0" w:space="0" w:color="auto"/>
                    <w:right w:val="none" w:sz="0" w:space="0" w:color="auto"/>
                  </w:divBdr>
                  <w:divsChild>
                    <w:div w:id="433481513">
                      <w:marLeft w:val="0"/>
                      <w:marRight w:val="0"/>
                      <w:marTop w:val="0"/>
                      <w:marBottom w:val="0"/>
                      <w:divBdr>
                        <w:top w:val="none" w:sz="0" w:space="0" w:color="auto"/>
                        <w:left w:val="none" w:sz="0" w:space="0" w:color="auto"/>
                        <w:bottom w:val="none" w:sz="0" w:space="0" w:color="auto"/>
                        <w:right w:val="none" w:sz="0" w:space="0" w:color="auto"/>
                      </w:divBdr>
                    </w:div>
                  </w:divsChild>
                </w:div>
                <w:div w:id="1134104180">
                  <w:marLeft w:val="0"/>
                  <w:marRight w:val="0"/>
                  <w:marTop w:val="0"/>
                  <w:marBottom w:val="0"/>
                  <w:divBdr>
                    <w:top w:val="none" w:sz="0" w:space="0" w:color="auto"/>
                    <w:left w:val="none" w:sz="0" w:space="0" w:color="auto"/>
                    <w:bottom w:val="none" w:sz="0" w:space="0" w:color="auto"/>
                    <w:right w:val="none" w:sz="0" w:space="0" w:color="auto"/>
                  </w:divBdr>
                  <w:divsChild>
                    <w:div w:id="1756704706">
                      <w:marLeft w:val="0"/>
                      <w:marRight w:val="0"/>
                      <w:marTop w:val="0"/>
                      <w:marBottom w:val="0"/>
                      <w:divBdr>
                        <w:top w:val="none" w:sz="0" w:space="0" w:color="auto"/>
                        <w:left w:val="none" w:sz="0" w:space="0" w:color="auto"/>
                        <w:bottom w:val="none" w:sz="0" w:space="0" w:color="auto"/>
                        <w:right w:val="none" w:sz="0" w:space="0" w:color="auto"/>
                      </w:divBdr>
                    </w:div>
                  </w:divsChild>
                </w:div>
                <w:div w:id="1234513133">
                  <w:marLeft w:val="0"/>
                  <w:marRight w:val="0"/>
                  <w:marTop w:val="0"/>
                  <w:marBottom w:val="0"/>
                  <w:divBdr>
                    <w:top w:val="none" w:sz="0" w:space="0" w:color="auto"/>
                    <w:left w:val="none" w:sz="0" w:space="0" w:color="auto"/>
                    <w:bottom w:val="none" w:sz="0" w:space="0" w:color="auto"/>
                    <w:right w:val="none" w:sz="0" w:space="0" w:color="auto"/>
                  </w:divBdr>
                  <w:divsChild>
                    <w:div w:id="631836111">
                      <w:marLeft w:val="0"/>
                      <w:marRight w:val="0"/>
                      <w:marTop w:val="0"/>
                      <w:marBottom w:val="0"/>
                      <w:divBdr>
                        <w:top w:val="none" w:sz="0" w:space="0" w:color="auto"/>
                        <w:left w:val="none" w:sz="0" w:space="0" w:color="auto"/>
                        <w:bottom w:val="none" w:sz="0" w:space="0" w:color="auto"/>
                        <w:right w:val="none" w:sz="0" w:space="0" w:color="auto"/>
                      </w:divBdr>
                    </w:div>
                  </w:divsChild>
                </w:div>
                <w:div w:id="1268663084">
                  <w:marLeft w:val="0"/>
                  <w:marRight w:val="0"/>
                  <w:marTop w:val="0"/>
                  <w:marBottom w:val="0"/>
                  <w:divBdr>
                    <w:top w:val="none" w:sz="0" w:space="0" w:color="auto"/>
                    <w:left w:val="none" w:sz="0" w:space="0" w:color="auto"/>
                    <w:bottom w:val="none" w:sz="0" w:space="0" w:color="auto"/>
                    <w:right w:val="none" w:sz="0" w:space="0" w:color="auto"/>
                  </w:divBdr>
                  <w:divsChild>
                    <w:div w:id="26955867">
                      <w:marLeft w:val="0"/>
                      <w:marRight w:val="0"/>
                      <w:marTop w:val="0"/>
                      <w:marBottom w:val="0"/>
                      <w:divBdr>
                        <w:top w:val="none" w:sz="0" w:space="0" w:color="auto"/>
                        <w:left w:val="none" w:sz="0" w:space="0" w:color="auto"/>
                        <w:bottom w:val="none" w:sz="0" w:space="0" w:color="auto"/>
                        <w:right w:val="none" w:sz="0" w:space="0" w:color="auto"/>
                      </w:divBdr>
                    </w:div>
                  </w:divsChild>
                </w:div>
                <w:div w:id="1279675294">
                  <w:marLeft w:val="0"/>
                  <w:marRight w:val="0"/>
                  <w:marTop w:val="0"/>
                  <w:marBottom w:val="0"/>
                  <w:divBdr>
                    <w:top w:val="none" w:sz="0" w:space="0" w:color="auto"/>
                    <w:left w:val="none" w:sz="0" w:space="0" w:color="auto"/>
                    <w:bottom w:val="none" w:sz="0" w:space="0" w:color="auto"/>
                    <w:right w:val="none" w:sz="0" w:space="0" w:color="auto"/>
                  </w:divBdr>
                  <w:divsChild>
                    <w:div w:id="1170410739">
                      <w:marLeft w:val="0"/>
                      <w:marRight w:val="0"/>
                      <w:marTop w:val="0"/>
                      <w:marBottom w:val="0"/>
                      <w:divBdr>
                        <w:top w:val="none" w:sz="0" w:space="0" w:color="auto"/>
                        <w:left w:val="none" w:sz="0" w:space="0" w:color="auto"/>
                        <w:bottom w:val="none" w:sz="0" w:space="0" w:color="auto"/>
                        <w:right w:val="none" w:sz="0" w:space="0" w:color="auto"/>
                      </w:divBdr>
                    </w:div>
                  </w:divsChild>
                </w:div>
                <w:div w:id="1281641707">
                  <w:marLeft w:val="0"/>
                  <w:marRight w:val="0"/>
                  <w:marTop w:val="0"/>
                  <w:marBottom w:val="0"/>
                  <w:divBdr>
                    <w:top w:val="none" w:sz="0" w:space="0" w:color="auto"/>
                    <w:left w:val="none" w:sz="0" w:space="0" w:color="auto"/>
                    <w:bottom w:val="none" w:sz="0" w:space="0" w:color="auto"/>
                    <w:right w:val="none" w:sz="0" w:space="0" w:color="auto"/>
                  </w:divBdr>
                  <w:divsChild>
                    <w:div w:id="1543208937">
                      <w:marLeft w:val="0"/>
                      <w:marRight w:val="0"/>
                      <w:marTop w:val="0"/>
                      <w:marBottom w:val="0"/>
                      <w:divBdr>
                        <w:top w:val="none" w:sz="0" w:space="0" w:color="auto"/>
                        <w:left w:val="none" w:sz="0" w:space="0" w:color="auto"/>
                        <w:bottom w:val="none" w:sz="0" w:space="0" w:color="auto"/>
                        <w:right w:val="none" w:sz="0" w:space="0" w:color="auto"/>
                      </w:divBdr>
                    </w:div>
                  </w:divsChild>
                </w:div>
                <w:div w:id="1287153933">
                  <w:marLeft w:val="0"/>
                  <w:marRight w:val="0"/>
                  <w:marTop w:val="0"/>
                  <w:marBottom w:val="0"/>
                  <w:divBdr>
                    <w:top w:val="none" w:sz="0" w:space="0" w:color="auto"/>
                    <w:left w:val="none" w:sz="0" w:space="0" w:color="auto"/>
                    <w:bottom w:val="none" w:sz="0" w:space="0" w:color="auto"/>
                    <w:right w:val="none" w:sz="0" w:space="0" w:color="auto"/>
                  </w:divBdr>
                  <w:divsChild>
                    <w:div w:id="2091191105">
                      <w:marLeft w:val="0"/>
                      <w:marRight w:val="0"/>
                      <w:marTop w:val="0"/>
                      <w:marBottom w:val="0"/>
                      <w:divBdr>
                        <w:top w:val="none" w:sz="0" w:space="0" w:color="auto"/>
                        <w:left w:val="none" w:sz="0" w:space="0" w:color="auto"/>
                        <w:bottom w:val="none" w:sz="0" w:space="0" w:color="auto"/>
                        <w:right w:val="none" w:sz="0" w:space="0" w:color="auto"/>
                      </w:divBdr>
                    </w:div>
                  </w:divsChild>
                </w:div>
                <w:div w:id="1303923807">
                  <w:marLeft w:val="0"/>
                  <w:marRight w:val="0"/>
                  <w:marTop w:val="0"/>
                  <w:marBottom w:val="0"/>
                  <w:divBdr>
                    <w:top w:val="none" w:sz="0" w:space="0" w:color="auto"/>
                    <w:left w:val="none" w:sz="0" w:space="0" w:color="auto"/>
                    <w:bottom w:val="none" w:sz="0" w:space="0" w:color="auto"/>
                    <w:right w:val="none" w:sz="0" w:space="0" w:color="auto"/>
                  </w:divBdr>
                  <w:divsChild>
                    <w:div w:id="642196124">
                      <w:marLeft w:val="0"/>
                      <w:marRight w:val="0"/>
                      <w:marTop w:val="0"/>
                      <w:marBottom w:val="0"/>
                      <w:divBdr>
                        <w:top w:val="none" w:sz="0" w:space="0" w:color="auto"/>
                        <w:left w:val="none" w:sz="0" w:space="0" w:color="auto"/>
                        <w:bottom w:val="none" w:sz="0" w:space="0" w:color="auto"/>
                        <w:right w:val="none" w:sz="0" w:space="0" w:color="auto"/>
                      </w:divBdr>
                    </w:div>
                  </w:divsChild>
                </w:div>
                <w:div w:id="1319115296">
                  <w:marLeft w:val="0"/>
                  <w:marRight w:val="0"/>
                  <w:marTop w:val="0"/>
                  <w:marBottom w:val="0"/>
                  <w:divBdr>
                    <w:top w:val="none" w:sz="0" w:space="0" w:color="auto"/>
                    <w:left w:val="none" w:sz="0" w:space="0" w:color="auto"/>
                    <w:bottom w:val="none" w:sz="0" w:space="0" w:color="auto"/>
                    <w:right w:val="none" w:sz="0" w:space="0" w:color="auto"/>
                  </w:divBdr>
                  <w:divsChild>
                    <w:div w:id="937370735">
                      <w:marLeft w:val="0"/>
                      <w:marRight w:val="0"/>
                      <w:marTop w:val="0"/>
                      <w:marBottom w:val="0"/>
                      <w:divBdr>
                        <w:top w:val="none" w:sz="0" w:space="0" w:color="auto"/>
                        <w:left w:val="none" w:sz="0" w:space="0" w:color="auto"/>
                        <w:bottom w:val="none" w:sz="0" w:space="0" w:color="auto"/>
                        <w:right w:val="none" w:sz="0" w:space="0" w:color="auto"/>
                      </w:divBdr>
                    </w:div>
                  </w:divsChild>
                </w:div>
                <w:div w:id="1351831016">
                  <w:marLeft w:val="0"/>
                  <w:marRight w:val="0"/>
                  <w:marTop w:val="0"/>
                  <w:marBottom w:val="0"/>
                  <w:divBdr>
                    <w:top w:val="none" w:sz="0" w:space="0" w:color="auto"/>
                    <w:left w:val="none" w:sz="0" w:space="0" w:color="auto"/>
                    <w:bottom w:val="none" w:sz="0" w:space="0" w:color="auto"/>
                    <w:right w:val="none" w:sz="0" w:space="0" w:color="auto"/>
                  </w:divBdr>
                  <w:divsChild>
                    <w:div w:id="45837218">
                      <w:marLeft w:val="0"/>
                      <w:marRight w:val="0"/>
                      <w:marTop w:val="0"/>
                      <w:marBottom w:val="0"/>
                      <w:divBdr>
                        <w:top w:val="none" w:sz="0" w:space="0" w:color="auto"/>
                        <w:left w:val="none" w:sz="0" w:space="0" w:color="auto"/>
                        <w:bottom w:val="none" w:sz="0" w:space="0" w:color="auto"/>
                        <w:right w:val="none" w:sz="0" w:space="0" w:color="auto"/>
                      </w:divBdr>
                    </w:div>
                  </w:divsChild>
                </w:div>
                <w:div w:id="1360544753">
                  <w:marLeft w:val="0"/>
                  <w:marRight w:val="0"/>
                  <w:marTop w:val="0"/>
                  <w:marBottom w:val="0"/>
                  <w:divBdr>
                    <w:top w:val="none" w:sz="0" w:space="0" w:color="auto"/>
                    <w:left w:val="none" w:sz="0" w:space="0" w:color="auto"/>
                    <w:bottom w:val="none" w:sz="0" w:space="0" w:color="auto"/>
                    <w:right w:val="none" w:sz="0" w:space="0" w:color="auto"/>
                  </w:divBdr>
                  <w:divsChild>
                    <w:div w:id="1552880810">
                      <w:marLeft w:val="0"/>
                      <w:marRight w:val="0"/>
                      <w:marTop w:val="0"/>
                      <w:marBottom w:val="0"/>
                      <w:divBdr>
                        <w:top w:val="none" w:sz="0" w:space="0" w:color="auto"/>
                        <w:left w:val="none" w:sz="0" w:space="0" w:color="auto"/>
                        <w:bottom w:val="none" w:sz="0" w:space="0" w:color="auto"/>
                        <w:right w:val="none" w:sz="0" w:space="0" w:color="auto"/>
                      </w:divBdr>
                    </w:div>
                  </w:divsChild>
                </w:div>
                <w:div w:id="1361468774">
                  <w:marLeft w:val="0"/>
                  <w:marRight w:val="0"/>
                  <w:marTop w:val="0"/>
                  <w:marBottom w:val="0"/>
                  <w:divBdr>
                    <w:top w:val="none" w:sz="0" w:space="0" w:color="auto"/>
                    <w:left w:val="none" w:sz="0" w:space="0" w:color="auto"/>
                    <w:bottom w:val="none" w:sz="0" w:space="0" w:color="auto"/>
                    <w:right w:val="none" w:sz="0" w:space="0" w:color="auto"/>
                  </w:divBdr>
                  <w:divsChild>
                    <w:div w:id="1904369039">
                      <w:marLeft w:val="0"/>
                      <w:marRight w:val="0"/>
                      <w:marTop w:val="0"/>
                      <w:marBottom w:val="0"/>
                      <w:divBdr>
                        <w:top w:val="none" w:sz="0" w:space="0" w:color="auto"/>
                        <w:left w:val="none" w:sz="0" w:space="0" w:color="auto"/>
                        <w:bottom w:val="none" w:sz="0" w:space="0" w:color="auto"/>
                        <w:right w:val="none" w:sz="0" w:space="0" w:color="auto"/>
                      </w:divBdr>
                    </w:div>
                  </w:divsChild>
                </w:div>
                <w:div w:id="1415008006">
                  <w:marLeft w:val="0"/>
                  <w:marRight w:val="0"/>
                  <w:marTop w:val="0"/>
                  <w:marBottom w:val="0"/>
                  <w:divBdr>
                    <w:top w:val="none" w:sz="0" w:space="0" w:color="auto"/>
                    <w:left w:val="none" w:sz="0" w:space="0" w:color="auto"/>
                    <w:bottom w:val="none" w:sz="0" w:space="0" w:color="auto"/>
                    <w:right w:val="none" w:sz="0" w:space="0" w:color="auto"/>
                  </w:divBdr>
                  <w:divsChild>
                    <w:div w:id="1726641659">
                      <w:marLeft w:val="0"/>
                      <w:marRight w:val="0"/>
                      <w:marTop w:val="0"/>
                      <w:marBottom w:val="0"/>
                      <w:divBdr>
                        <w:top w:val="none" w:sz="0" w:space="0" w:color="auto"/>
                        <w:left w:val="none" w:sz="0" w:space="0" w:color="auto"/>
                        <w:bottom w:val="none" w:sz="0" w:space="0" w:color="auto"/>
                        <w:right w:val="none" w:sz="0" w:space="0" w:color="auto"/>
                      </w:divBdr>
                    </w:div>
                  </w:divsChild>
                </w:div>
                <w:div w:id="1427001163">
                  <w:marLeft w:val="0"/>
                  <w:marRight w:val="0"/>
                  <w:marTop w:val="0"/>
                  <w:marBottom w:val="0"/>
                  <w:divBdr>
                    <w:top w:val="none" w:sz="0" w:space="0" w:color="auto"/>
                    <w:left w:val="none" w:sz="0" w:space="0" w:color="auto"/>
                    <w:bottom w:val="none" w:sz="0" w:space="0" w:color="auto"/>
                    <w:right w:val="none" w:sz="0" w:space="0" w:color="auto"/>
                  </w:divBdr>
                  <w:divsChild>
                    <w:div w:id="67848526">
                      <w:marLeft w:val="0"/>
                      <w:marRight w:val="0"/>
                      <w:marTop w:val="0"/>
                      <w:marBottom w:val="0"/>
                      <w:divBdr>
                        <w:top w:val="none" w:sz="0" w:space="0" w:color="auto"/>
                        <w:left w:val="none" w:sz="0" w:space="0" w:color="auto"/>
                        <w:bottom w:val="none" w:sz="0" w:space="0" w:color="auto"/>
                        <w:right w:val="none" w:sz="0" w:space="0" w:color="auto"/>
                      </w:divBdr>
                    </w:div>
                  </w:divsChild>
                </w:div>
                <w:div w:id="1428845315">
                  <w:marLeft w:val="0"/>
                  <w:marRight w:val="0"/>
                  <w:marTop w:val="0"/>
                  <w:marBottom w:val="0"/>
                  <w:divBdr>
                    <w:top w:val="none" w:sz="0" w:space="0" w:color="auto"/>
                    <w:left w:val="none" w:sz="0" w:space="0" w:color="auto"/>
                    <w:bottom w:val="none" w:sz="0" w:space="0" w:color="auto"/>
                    <w:right w:val="none" w:sz="0" w:space="0" w:color="auto"/>
                  </w:divBdr>
                  <w:divsChild>
                    <w:div w:id="870922923">
                      <w:marLeft w:val="0"/>
                      <w:marRight w:val="0"/>
                      <w:marTop w:val="0"/>
                      <w:marBottom w:val="0"/>
                      <w:divBdr>
                        <w:top w:val="none" w:sz="0" w:space="0" w:color="auto"/>
                        <w:left w:val="none" w:sz="0" w:space="0" w:color="auto"/>
                        <w:bottom w:val="none" w:sz="0" w:space="0" w:color="auto"/>
                        <w:right w:val="none" w:sz="0" w:space="0" w:color="auto"/>
                      </w:divBdr>
                    </w:div>
                  </w:divsChild>
                </w:div>
                <w:div w:id="1502502362">
                  <w:marLeft w:val="0"/>
                  <w:marRight w:val="0"/>
                  <w:marTop w:val="0"/>
                  <w:marBottom w:val="0"/>
                  <w:divBdr>
                    <w:top w:val="none" w:sz="0" w:space="0" w:color="auto"/>
                    <w:left w:val="none" w:sz="0" w:space="0" w:color="auto"/>
                    <w:bottom w:val="none" w:sz="0" w:space="0" w:color="auto"/>
                    <w:right w:val="none" w:sz="0" w:space="0" w:color="auto"/>
                  </w:divBdr>
                  <w:divsChild>
                    <w:div w:id="125707492">
                      <w:marLeft w:val="0"/>
                      <w:marRight w:val="0"/>
                      <w:marTop w:val="0"/>
                      <w:marBottom w:val="0"/>
                      <w:divBdr>
                        <w:top w:val="none" w:sz="0" w:space="0" w:color="auto"/>
                        <w:left w:val="none" w:sz="0" w:space="0" w:color="auto"/>
                        <w:bottom w:val="none" w:sz="0" w:space="0" w:color="auto"/>
                        <w:right w:val="none" w:sz="0" w:space="0" w:color="auto"/>
                      </w:divBdr>
                    </w:div>
                  </w:divsChild>
                </w:div>
                <w:div w:id="1507289205">
                  <w:marLeft w:val="0"/>
                  <w:marRight w:val="0"/>
                  <w:marTop w:val="0"/>
                  <w:marBottom w:val="0"/>
                  <w:divBdr>
                    <w:top w:val="none" w:sz="0" w:space="0" w:color="auto"/>
                    <w:left w:val="none" w:sz="0" w:space="0" w:color="auto"/>
                    <w:bottom w:val="none" w:sz="0" w:space="0" w:color="auto"/>
                    <w:right w:val="none" w:sz="0" w:space="0" w:color="auto"/>
                  </w:divBdr>
                  <w:divsChild>
                    <w:div w:id="1529634842">
                      <w:marLeft w:val="0"/>
                      <w:marRight w:val="0"/>
                      <w:marTop w:val="0"/>
                      <w:marBottom w:val="0"/>
                      <w:divBdr>
                        <w:top w:val="none" w:sz="0" w:space="0" w:color="auto"/>
                        <w:left w:val="none" w:sz="0" w:space="0" w:color="auto"/>
                        <w:bottom w:val="none" w:sz="0" w:space="0" w:color="auto"/>
                        <w:right w:val="none" w:sz="0" w:space="0" w:color="auto"/>
                      </w:divBdr>
                    </w:div>
                  </w:divsChild>
                </w:div>
                <w:div w:id="1598908726">
                  <w:marLeft w:val="0"/>
                  <w:marRight w:val="0"/>
                  <w:marTop w:val="0"/>
                  <w:marBottom w:val="0"/>
                  <w:divBdr>
                    <w:top w:val="none" w:sz="0" w:space="0" w:color="auto"/>
                    <w:left w:val="none" w:sz="0" w:space="0" w:color="auto"/>
                    <w:bottom w:val="none" w:sz="0" w:space="0" w:color="auto"/>
                    <w:right w:val="none" w:sz="0" w:space="0" w:color="auto"/>
                  </w:divBdr>
                  <w:divsChild>
                    <w:div w:id="1774860067">
                      <w:marLeft w:val="0"/>
                      <w:marRight w:val="0"/>
                      <w:marTop w:val="0"/>
                      <w:marBottom w:val="0"/>
                      <w:divBdr>
                        <w:top w:val="none" w:sz="0" w:space="0" w:color="auto"/>
                        <w:left w:val="none" w:sz="0" w:space="0" w:color="auto"/>
                        <w:bottom w:val="none" w:sz="0" w:space="0" w:color="auto"/>
                        <w:right w:val="none" w:sz="0" w:space="0" w:color="auto"/>
                      </w:divBdr>
                    </w:div>
                  </w:divsChild>
                </w:div>
                <w:div w:id="1677070187">
                  <w:marLeft w:val="0"/>
                  <w:marRight w:val="0"/>
                  <w:marTop w:val="0"/>
                  <w:marBottom w:val="0"/>
                  <w:divBdr>
                    <w:top w:val="none" w:sz="0" w:space="0" w:color="auto"/>
                    <w:left w:val="none" w:sz="0" w:space="0" w:color="auto"/>
                    <w:bottom w:val="none" w:sz="0" w:space="0" w:color="auto"/>
                    <w:right w:val="none" w:sz="0" w:space="0" w:color="auto"/>
                  </w:divBdr>
                  <w:divsChild>
                    <w:div w:id="224990469">
                      <w:marLeft w:val="0"/>
                      <w:marRight w:val="0"/>
                      <w:marTop w:val="0"/>
                      <w:marBottom w:val="0"/>
                      <w:divBdr>
                        <w:top w:val="none" w:sz="0" w:space="0" w:color="auto"/>
                        <w:left w:val="none" w:sz="0" w:space="0" w:color="auto"/>
                        <w:bottom w:val="none" w:sz="0" w:space="0" w:color="auto"/>
                        <w:right w:val="none" w:sz="0" w:space="0" w:color="auto"/>
                      </w:divBdr>
                    </w:div>
                  </w:divsChild>
                </w:div>
                <w:div w:id="1690643691">
                  <w:marLeft w:val="0"/>
                  <w:marRight w:val="0"/>
                  <w:marTop w:val="0"/>
                  <w:marBottom w:val="0"/>
                  <w:divBdr>
                    <w:top w:val="none" w:sz="0" w:space="0" w:color="auto"/>
                    <w:left w:val="none" w:sz="0" w:space="0" w:color="auto"/>
                    <w:bottom w:val="none" w:sz="0" w:space="0" w:color="auto"/>
                    <w:right w:val="none" w:sz="0" w:space="0" w:color="auto"/>
                  </w:divBdr>
                  <w:divsChild>
                    <w:div w:id="84230164">
                      <w:marLeft w:val="0"/>
                      <w:marRight w:val="0"/>
                      <w:marTop w:val="0"/>
                      <w:marBottom w:val="0"/>
                      <w:divBdr>
                        <w:top w:val="none" w:sz="0" w:space="0" w:color="auto"/>
                        <w:left w:val="none" w:sz="0" w:space="0" w:color="auto"/>
                        <w:bottom w:val="none" w:sz="0" w:space="0" w:color="auto"/>
                        <w:right w:val="none" w:sz="0" w:space="0" w:color="auto"/>
                      </w:divBdr>
                    </w:div>
                  </w:divsChild>
                </w:div>
                <w:div w:id="1707942939">
                  <w:marLeft w:val="0"/>
                  <w:marRight w:val="0"/>
                  <w:marTop w:val="0"/>
                  <w:marBottom w:val="0"/>
                  <w:divBdr>
                    <w:top w:val="none" w:sz="0" w:space="0" w:color="auto"/>
                    <w:left w:val="none" w:sz="0" w:space="0" w:color="auto"/>
                    <w:bottom w:val="none" w:sz="0" w:space="0" w:color="auto"/>
                    <w:right w:val="none" w:sz="0" w:space="0" w:color="auto"/>
                  </w:divBdr>
                  <w:divsChild>
                    <w:div w:id="2132282672">
                      <w:marLeft w:val="0"/>
                      <w:marRight w:val="0"/>
                      <w:marTop w:val="0"/>
                      <w:marBottom w:val="0"/>
                      <w:divBdr>
                        <w:top w:val="none" w:sz="0" w:space="0" w:color="auto"/>
                        <w:left w:val="none" w:sz="0" w:space="0" w:color="auto"/>
                        <w:bottom w:val="none" w:sz="0" w:space="0" w:color="auto"/>
                        <w:right w:val="none" w:sz="0" w:space="0" w:color="auto"/>
                      </w:divBdr>
                    </w:div>
                  </w:divsChild>
                </w:div>
                <w:div w:id="1733507897">
                  <w:marLeft w:val="0"/>
                  <w:marRight w:val="0"/>
                  <w:marTop w:val="0"/>
                  <w:marBottom w:val="0"/>
                  <w:divBdr>
                    <w:top w:val="none" w:sz="0" w:space="0" w:color="auto"/>
                    <w:left w:val="none" w:sz="0" w:space="0" w:color="auto"/>
                    <w:bottom w:val="none" w:sz="0" w:space="0" w:color="auto"/>
                    <w:right w:val="none" w:sz="0" w:space="0" w:color="auto"/>
                  </w:divBdr>
                  <w:divsChild>
                    <w:div w:id="1698693877">
                      <w:marLeft w:val="0"/>
                      <w:marRight w:val="0"/>
                      <w:marTop w:val="0"/>
                      <w:marBottom w:val="0"/>
                      <w:divBdr>
                        <w:top w:val="none" w:sz="0" w:space="0" w:color="auto"/>
                        <w:left w:val="none" w:sz="0" w:space="0" w:color="auto"/>
                        <w:bottom w:val="none" w:sz="0" w:space="0" w:color="auto"/>
                        <w:right w:val="none" w:sz="0" w:space="0" w:color="auto"/>
                      </w:divBdr>
                    </w:div>
                  </w:divsChild>
                </w:div>
                <w:div w:id="1763137868">
                  <w:marLeft w:val="0"/>
                  <w:marRight w:val="0"/>
                  <w:marTop w:val="0"/>
                  <w:marBottom w:val="0"/>
                  <w:divBdr>
                    <w:top w:val="none" w:sz="0" w:space="0" w:color="auto"/>
                    <w:left w:val="none" w:sz="0" w:space="0" w:color="auto"/>
                    <w:bottom w:val="none" w:sz="0" w:space="0" w:color="auto"/>
                    <w:right w:val="none" w:sz="0" w:space="0" w:color="auto"/>
                  </w:divBdr>
                  <w:divsChild>
                    <w:div w:id="1675256838">
                      <w:marLeft w:val="0"/>
                      <w:marRight w:val="0"/>
                      <w:marTop w:val="0"/>
                      <w:marBottom w:val="0"/>
                      <w:divBdr>
                        <w:top w:val="none" w:sz="0" w:space="0" w:color="auto"/>
                        <w:left w:val="none" w:sz="0" w:space="0" w:color="auto"/>
                        <w:bottom w:val="none" w:sz="0" w:space="0" w:color="auto"/>
                        <w:right w:val="none" w:sz="0" w:space="0" w:color="auto"/>
                      </w:divBdr>
                    </w:div>
                  </w:divsChild>
                </w:div>
                <w:div w:id="1780252648">
                  <w:marLeft w:val="0"/>
                  <w:marRight w:val="0"/>
                  <w:marTop w:val="0"/>
                  <w:marBottom w:val="0"/>
                  <w:divBdr>
                    <w:top w:val="none" w:sz="0" w:space="0" w:color="auto"/>
                    <w:left w:val="none" w:sz="0" w:space="0" w:color="auto"/>
                    <w:bottom w:val="none" w:sz="0" w:space="0" w:color="auto"/>
                    <w:right w:val="none" w:sz="0" w:space="0" w:color="auto"/>
                  </w:divBdr>
                  <w:divsChild>
                    <w:div w:id="686752521">
                      <w:marLeft w:val="0"/>
                      <w:marRight w:val="0"/>
                      <w:marTop w:val="0"/>
                      <w:marBottom w:val="0"/>
                      <w:divBdr>
                        <w:top w:val="none" w:sz="0" w:space="0" w:color="auto"/>
                        <w:left w:val="none" w:sz="0" w:space="0" w:color="auto"/>
                        <w:bottom w:val="none" w:sz="0" w:space="0" w:color="auto"/>
                        <w:right w:val="none" w:sz="0" w:space="0" w:color="auto"/>
                      </w:divBdr>
                    </w:div>
                  </w:divsChild>
                </w:div>
                <w:div w:id="1787504615">
                  <w:marLeft w:val="0"/>
                  <w:marRight w:val="0"/>
                  <w:marTop w:val="0"/>
                  <w:marBottom w:val="0"/>
                  <w:divBdr>
                    <w:top w:val="none" w:sz="0" w:space="0" w:color="auto"/>
                    <w:left w:val="none" w:sz="0" w:space="0" w:color="auto"/>
                    <w:bottom w:val="none" w:sz="0" w:space="0" w:color="auto"/>
                    <w:right w:val="none" w:sz="0" w:space="0" w:color="auto"/>
                  </w:divBdr>
                  <w:divsChild>
                    <w:div w:id="1761027157">
                      <w:marLeft w:val="0"/>
                      <w:marRight w:val="0"/>
                      <w:marTop w:val="0"/>
                      <w:marBottom w:val="0"/>
                      <w:divBdr>
                        <w:top w:val="none" w:sz="0" w:space="0" w:color="auto"/>
                        <w:left w:val="none" w:sz="0" w:space="0" w:color="auto"/>
                        <w:bottom w:val="none" w:sz="0" w:space="0" w:color="auto"/>
                        <w:right w:val="none" w:sz="0" w:space="0" w:color="auto"/>
                      </w:divBdr>
                    </w:div>
                  </w:divsChild>
                </w:div>
                <w:div w:id="1807894145">
                  <w:marLeft w:val="0"/>
                  <w:marRight w:val="0"/>
                  <w:marTop w:val="0"/>
                  <w:marBottom w:val="0"/>
                  <w:divBdr>
                    <w:top w:val="none" w:sz="0" w:space="0" w:color="auto"/>
                    <w:left w:val="none" w:sz="0" w:space="0" w:color="auto"/>
                    <w:bottom w:val="none" w:sz="0" w:space="0" w:color="auto"/>
                    <w:right w:val="none" w:sz="0" w:space="0" w:color="auto"/>
                  </w:divBdr>
                  <w:divsChild>
                    <w:div w:id="1286043536">
                      <w:marLeft w:val="0"/>
                      <w:marRight w:val="0"/>
                      <w:marTop w:val="0"/>
                      <w:marBottom w:val="0"/>
                      <w:divBdr>
                        <w:top w:val="none" w:sz="0" w:space="0" w:color="auto"/>
                        <w:left w:val="none" w:sz="0" w:space="0" w:color="auto"/>
                        <w:bottom w:val="none" w:sz="0" w:space="0" w:color="auto"/>
                        <w:right w:val="none" w:sz="0" w:space="0" w:color="auto"/>
                      </w:divBdr>
                    </w:div>
                  </w:divsChild>
                </w:div>
                <w:div w:id="1848597818">
                  <w:marLeft w:val="0"/>
                  <w:marRight w:val="0"/>
                  <w:marTop w:val="0"/>
                  <w:marBottom w:val="0"/>
                  <w:divBdr>
                    <w:top w:val="none" w:sz="0" w:space="0" w:color="auto"/>
                    <w:left w:val="none" w:sz="0" w:space="0" w:color="auto"/>
                    <w:bottom w:val="none" w:sz="0" w:space="0" w:color="auto"/>
                    <w:right w:val="none" w:sz="0" w:space="0" w:color="auto"/>
                  </w:divBdr>
                  <w:divsChild>
                    <w:div w:id="1804807200">
                      <w:marLeft w:val="0"/>
                      <w:marRight w:val="0"/>
                      <w:marTop w:val="0"/>
                      <w:marBottom w:val="0"/>
                      <w:divBdr>
                        <w:top w:val="none" w:sz="0" w:space="0" w:color="auto"/>
                        <w:left w:val="none" w:sz="0" w:space="0" w:color="auto"/>
                        <w:bottom w:val="none" w:sz="0" w:space="0" w:color="auto"/>
                        <w:right w:val="none" w:sz="0" w:space="0" w:color="auto"/>
                      </w:divBdr>
                    </w:div>
                  </w:divsChild>
                </w:div>
                <w:div w:id="1866825006">
                  <w:marLeft w:val="0"/>
                  <w:marRight w:val="0"/>
                  <w:marTop w:val="0"/>
                  <w:marBottom w:val="0"/>
                  <w:divBdr>
                    <w:top w:val="none" w:sz="0" w:space="0" w:color="auto"/>
                    <w:left w:val="none" w:sz="0" w:space="0" w:color="auto"/>
                    <w:bottom w:val="none" w:sz="0" w:space="0" w:color="auto"/>
                    <w:right w:val="none" w:sz="0" w:space="0" w:color="auto"/>
                  </w:divBdr>
                  <w:divsChild>
                    <w:div w:id="721707611">
                      <w:marLeft w:val="0"/>
                      <w:marRight w:val="0"/>
                      <w:marTop w:val="0"/>
                      <w:marBottom w:val="0"/>
                      <w:divBdr>
                        <w:top w:val="none" w:sz="0" w:space="0" w:color="auto"/>
                        <w:left w:val="none" w:sz="0" w:space="0" w:color="auto"/>
                        <w:bottom w:val="none" w:sz="0" w:space="0" w:color="auto"/>
                        <w:right w:val="none" w:sz="0" w:space="0" w:color="auto"/>
                      </w:divBdr>
                    </w:div>
                  </w:divsChild>
                </w:div>
                <w:div w:id="1899239408">
                  <w:marLeft w:val="0"/>
                  <w:marRight w:val="0"/>
                  <w:marTop w:val="0"/>
                  <w:marBottom w:val="0"/>
                  <w:divBdr>
                    <w:top w:val="none" w:sz="0" w:space="0" w:color="auto"/>
                    <w:left w:val="none" w:sz="0" w:space="0" w:color="auto"/>
                    <w:bottom w:val="none" w:sz="0" w:space="0" w:color="auto"/>
                    <w:right w:val="none" w:sz="0" w:space="0" w:color="auto"/>
                  </w:divBdr>
                  <w:divsChild>
                    <w:div w:id="531840104">
                      <w:marLeft w:val="0"/>
                      <w:marRight w:val="0"/>
                      <w:marTop w:val="0"/>
                      <w:marBottom w:val="0"/>
                      <w:divBdr>
                        <w:top w:val="none" w:sz="0" w:space="0" w:color="auto"/>
                        <w:left w:val="none" w:sz="0" w:space="0" w:color="auto"/>
                        <w:bottom w:val="none" w:sz="0" w:space="0" w:color="auto"/>
                        <w:right w:val="none" w:sz="0" w:space="0" w:color="auto"/>
                      </w:divBdr>
                    </w:div>
                    <w:div w:id="1748763445">
                      <w:marLeft w:val="0"/>
                      <w:marRight w:val="0"/>
                      <w:marTop w:val="0"/>
                      <w:marBottom w:val="0"/>
                      <w:divBdr>
                        <w:top w:val="none" w:sz="0" w:space="0" w:color="auto"/>
                        <w:left w:val="none" w:sz="0" w:space="0" w:color="auto"/>
                        <w:bottom w:val="none" w:sz="0" w:space="0" w:color="auto"/>
                        <w:right w:val="none" w:sz="0" w:space="0" w:color="auto"/>
                      </w:divBdr>
                    </w:div>
                    <w:div w:id="1927299963">
                      <w:marLeft w:val="0"/>
                      <w:marRight w:val="0"/>
                      <w:marTop w:val="0"/>
                      <w:marBottom w:val="0"/>
                      <w:divBdr>
                        <w:top w:val="none" w:sz="0" w:space="0" w:color="auto"/>
                        <w:left w:val="none" w:sz="0" w:space="0" w:color="auto"/>
                        <w:bottom w:val="none" w:sz="0" w:space="0" w:color="auto"/>
                        <w:right w:val="none" w:sz="0" w:space="0" w:color="auto"/>
                      </w:divBdr>
                    </w:div>
                  </w:divsChild>
                </w:div>
                <w:div w:id="1930119284">
                  <w:marLeft w:val="0"/>
                  <w:marRight w:val="0"/>
                  <w:marTop w:val="0"/>
                  <w:marBottom w:val="0"/>
                  <w:divBdr>
                    <w:top w:val="none" w:sz="0" w:space="0" w:color="auto"/>
                    <w:left w:val="none" w:sz="0" w:space="0" w:color="auto"/>
                    <w:bottom w:val="none" w:sz="0" w:space="0" w:color="auto"/>
                    <w:right w:val="none" w:sz="0" w:space="0" w:color="auto"/>
                  </w:divBdr>
                  <w:divsChild>
                    <w:div w:id="704645530">
                      <w:marLeft w:val="0"/>
                      <w:marRight w:val="0"/>
                      <w:marTop w:val="0"/>
                      <w:marBottom w:val="0"/>
                      <w:divBdr>
                        <w:top w:val="none" w:sz="0" w:space="0" w:color="auto"/>
                        <w:left w:val="none" w:sz="0" w:space="0" w:color="auto"/>
                        <w:bottom w:val="none" w:sz="0" w:space="0" w:color="auto"/>
                        <w:right w:val="none" w:sz="0" w:space="0" w:color="auto"/>
                      </w:divBdr>
                    </w:div>
                  </w:divsChild>
                </w:div>
                <w:div w:id="1930314095">
                  <w:marLeft w:val="0"/>
                  <w:marRight w:val="0"/>
                  <w:marTop w:val="0"/>
                  <w:marBottom w:val="0"/>
                  <w:divBdr>
                    <w:top w:val="none" w:sz="0" w:space="0" w:color="auto"/>
                    <w:left w:val="none" w:sz="0" w:space="0" w:color="auto"/>
                    <w:bottom w:val="none" w:sz="0" w:space="0" w:color="auto"/>
                    <w:right w:val="none" w:sz="0" w:space="0" w:color="auto"/>
                  </w:divBdr>
                  <w:divsChild>
                    <w:div w:id="152569703">
                      <w:marLeft w:val="0"/>
                      <w:marRight w:val="0"/>
                      <w:marTop w:val="0"/>
                      <w:marBottom w:val="0"/>
                      <w:divBdr>
                        <w:top w:val="none" w:sz="0" w:space="0" w:color="auto"/>
                        <w:left w:val="none" w:sz="0" w:space="0" w:color="auto"/>
                        <w:bottom w:val="none" w:sz="0" w:space="0" w:color="auto"/>
                        <w:right w:val="none" w:sz="0" w:space="0" w:color="auto"/>
                      </w:divBdr>
                    </w:div>
                  </w:divsChild>
                </w:div>
                <w:div w:id="1997954805">
                  <w:marLeft w:val="0"/>
                  <w:marRight w:val="0"/>
                  <w:marTop w:val="0"/>
                  <w:marBottom w:val="0"/>
                  <w:divBdr>
                    <w:top w:val="none" w:sz="0" w:space="0" w:color="auto"/>
                    <w:left w:val="none" w:sz="0" w:space="0" w:color="auto"/>
                    <w:bottom w:val="none" w:sz="0" w:space="0" w:color="auto"/>
                    <w:right w:val="none" w:sz="0" w:space="0" w:color="auto"/>
                  </w:divBdr>
                  <w:divsChild>
                    <w:div w:id="1861966274">
                      <w:marLeft w:val="0"/>
                      <w:marRight w:val="0"/>
                      <w:marTop w:val="0"/>
                      <w:marBottom w:val="0"/>
                      <w:divBdr>
                        <w:top w:val="none" w:sz="0" w:space="0" w:color="auto"/>
                        <w:left w:val="none" w:sz="0" w:space="0" w:color="auto"/>
                        <w:bottom w:val="none" w:sz="0" w:space="0" w:color="auto"/>
                        <w:right w:val="none" w:sz="0" w:space="0" w:color="auto"/>
                      </w:divBdr>
                    </w:div>
                  </w:divsChild>
                </w:div>
                <w:div w:id="2032533918">
                  <w:marLeft w:val="0"/>
                  <w:marRight w:val="0"/>
                  <w:marTop w:val="0"/>
                  <w:marBottom w:val="0"/>
                  <w:divBdr>
                    <w:top w:val="none" w:sz="0" w:space="0" w:color="auto"/>
                    <w:left w:val="none" w:sz="0" w:space="0" w:color="auto"/>
                    <w:bottom w:val="none" w:sz="0" w:space="0" w:color="auto"/>
                    <w:right w:val="none" w:sz="0" w:space="0" w:color="auto"/>
                  </w:divBdr>
                  <w:divsChild>
                    <w:div w:id="2002929802">
                      <w:marLeft w:val="0"/>
                      <w:marRight w:val="0"/>
                      <w:marTop w:val="0"/>
                      <w:marBottom w:val="0"/>
                      <w:divBdr>
                        <w:top w:val="none" w:sz="0" w:space="0" w:color="auto"/>
                        <w:left w:val="none" w:sz="0" w:space="0" w:color="auto"/>
                        <w:bottom w:val="none" w:sz="0" w:space="0" w:color="auto"/>
                        <w:right w:val="none" w:sz="0" w:space="0" w:color="auto"/>
                      </w:divBdr>
                    </w:div>
                  </w:divsChild>
                </w:div>
                <w:div w:id="2048724736">
                  <w:marLeft w:val="0"/>
                  <w:marRight w:val="0"/>
                  <w:marTop w:val="0"/>
                  <w:marBottom w:val="0"/>
                  <w:divBdr>
                    <w:top w:val="none" w:sz="0" w:space="0" w:color="auto"/>
                    <w:left w:val="none" w:sz="0" w:space="0" w:color="auto"/>
                    <w:bottom w:val="none" w:sz="0" w:space="0" w:color="auto"/>
                    <w:right w:val="none" w:sz="0" w:space="0" w:color="auto"/>
                  </w:divBdr>
                  <w:divsChild>
                    <w:div w:id="1062216258">
                      <w:marLeft w:val="0"/>
                      <w:marRight w:val="0"/>
                      <w:marTop w:val="0"/>
                      <w:marBottom w:val="0"/>
                      <w:divBdr>
                        <w:top w:val="none" w:sz="0" w:space="0" w:color="auto"/>
                        <w:left w:val="none" w:sz="0" w:space="0" w:color="auto"/>
                        <w:bottom w:val="none" w:sz="0" w:space="0" w:color="auto"/>
                        <w:right w:val="none" w:sz="0" w:space="0" w:color="auto"/>
                      </w:divBdr>
                    </w:div>
                    <w:div w:id="1080562489">
                      <w:marLeft w:val="0"/>
                      <w:marRight w:val="0"/>
                      <w:marTop w:val="0"/>
                      <w:marBottom w:val="0"/>
                      <w:divBdr>
                        <w:top w:val="none" w:sz="0" w:space="0" w:color="auto"/>
                        <w:left w:val="none" w:sz="0" w:space="0" w:color="auto"/>
                        <w:bottom w:val="none" w:sz="0" w:space="0" w:color="auto"/>
                        <w:right w:val="none" w:sz="0" w:space="0" w:color="auto"/>
                      </w:divBdr>
                    </w:div>
                    <w:div w:id="1419714924">
                      <w:marLeft w:val="0"/>
                      <w:marRight w:val="0"/>
                      <w:marTop w:val="0"/>
                      <w:marBottom w:val="0"/>
                      <w:divBdr>
                        <w:top w:val="none" w:sz="0" w:space="0" w:color="auto"/>
                        <w:left w:val="none" w:sz="0" w:space="0" w:color="auto"/>
                        <w:bottom w:val="none" w:sz="0" w:space="0" w:color="auto"/>
                        <w:right w:val="none" w:sz="0" w:space="0" w:color="auto"/>
                      </w:divBdr>
                    </w:div>
                  </w:divsChild>
                </w:div>
                <w:div w:id="2060127850">
                  <w:marLeft w:val="0"/>
                  <w:marRight w:val="0"/>
                  <w:marTop w:val="0"/>
                  <w:marBottom w:val="0"/>
                  <w:divBdr>
                    <w:top w:val="none" w:sz="0" w:space="0" w:color="auto"/>
                    <w:left w:val="none" w:sz="0" w:space="0" w:color="auto"/>
                    <w:bottom w:val="none" w:sz="0" w:space="0" w:color="auto"/>
                    <w:right w:val="none" w:sz="0" w:space="0" w:color="auto"/>
                  </w:divBdr>
                  <w:divsChild>
                    <w:div w:id="1737507080">
                      <w:marLeft w:val="0"/>
                      <w:marRight w:val="0"/>
                      <w:marTop w:val="0"/>
                      <w:marBottom w:val="0"/>
                      <w:divBdr>
                        <w:top w:val="none" w:sz="0" w:space="0" w:color="auto"/>
                        <w:left w:val="none" w:sz="0" w:space="0" w:color="auto"/>
                        <w:bottom w:val="none" w:sz="0" w:space="0" w:color="auto"/>
                        <w:right w:val="none" w:sz="0" w:space="0" w:color="auto"/>
                      </w:divBdr>
                    </w:div>
                  </w:divsChild>
                </w:div>
                <w:div w:id="2077505368">
                  <w:marLeft w:val="0"/>
                  <w:marRight w:val="0"/>
                  <w:marTop w:val="0"/>
                  <w:marBottom w:val="0"/>
                  <w:divBdr>
                    <w:top w:val="none" w:sz="0" w:space="0" w:color="auto"/>
                    <w:left w:val="none" w:sz="0" w:space="0" w:color="auto"/>
                    <w:bottom w:val="none" w:sz="0" w:space="0" w:color="auto"/>
                    <w:right w:val="none" w:sz="0" w:space="0" w:color="auto"/>
                  </w:divBdr>
                  <w:divsChild>
                    <w:div w:id="402416473">
                      <w:marLeft w:val="0"/>
                      <w:marRight w:val="0"/>
                      <w:marTop w:val="0"/>
                      <w:marBottom w:val="0"/>
                      <w:divBdr>
                        <w:top w:val="none" w:sz="0" w:space="0" w:color="auto"/>
                        <w:left w:val="none" w:sz="0" w:space="0" w:color="auto"/>
                        <w:bottom w:val="none" w:sz="0" w:space="0" w:color="auto"/>
                        <w:right w:val="none" w:sz="0" w:space="0" w:color="auto"/>
                      </w:divBdr>
                    </w:div>
                    <w:div w:id="903024028">
                      <w:marLeft w:val="0"/>
                      <w:marRight w:val="0"/>
                      <w:marTop w:val="0"/>
                      <w:marBottom w:val="0"/>
                      <w:divBdr>
                        <w:top w:val="none" w:sz="0" w:space="0" w:color="auto"/>
                        <w:left w:val="none" w:sz="0" w:space="0" w:color="auto"/>
                        <w:bottom w:val="none" w:sz="0" w:space="0" w:color="auto"/>
                        <w:right w:val="none" w:sz="0" w:space="0" w:color="auto"/>
                      </w:divBdr>
                    </w:div>
                    <w:div w:id="1246721767">
                      <w:marLeft w:val="0"/>
                      <w:marRight w:val="0"/>
                      <w:marTop w:val="0"/>
                      <w:marBottom w:val="0"/>
                      <w:divBdr>
                        <w:top w:val="none" w:sz="0" w:space="0" w:color="auto"/>
                        <w:left w:val="none" w:sz="0" w:space="0" w:color="auto"/>
                        <w:bottom w:val="none" w:sz="0" w:space="0" w:color="auto"/>
                        <w:right w:val="none" w:sz="0" w:space="0" w:color="auto"/>
                      </w:divBdr>
                    </w:div>
                  </w:divsChild>
                </w:div>
                <w:div w:id="2081175262">
                  <w:marLeft w:val="0"/>
                  <w:marRight w:val="0"/>
                  <w:marTop w:val="0"/>
                  <w:marBottom w:val="0"/>
                  <w:divBdr>
                    <w:top w:val="none" w:sz="0" w:space="0" w:color="auto"/>
                    <w:left w:val="none" w:sz="0" w:space="0" w:color="auto"/>
                    <w:bottom w:val="none" w:sz="0" w:space="0" w:color="auto"/>
                    <w:right w:val="none" w:sz="0" w:space="0" w:color="auto"/>
                  </w:divBdr>
                  <w:divsChild>
                    <w:div w:id="1457720050">
                      <w:marLeft w:val="0"/>
                      <w:marRight w:val="0"/>
                      <w:marTop w:val="0"/>
                      <w:marBottom w:val="0"/>
                      <w:divBdr>
                        <w:top w:val="none" w:sz="0" w:space="0" w:color="auto"/>
                        <w:left w:val="none" w:sz="0" w:space="0" w:color="auto"/>
                        <w:bottom w:val="none" w:sz="0" w:space="0" w:color="auto"/>
                        <w:right w:val="none" w:sz="0" w:space="0" w:color="auto"/>
                      </w:divBdr>
                    </w:div>
                  </w:divsChild>
                </w:div>
                <w:div w:id="2086608593">
                  <w:marLeft w:val="0"/>
                  <w:marRight w:val="0"/>
                  <w:marTop w:val="0"/>
                  <w:marBottom w:val="0"/>
                  <w:divBdr>
                    <w:top w:val="none" w:sz="0" w:space="0" w:color="auto"/>
                    <w:left w:val="none" w:sz="0" w:space="0" w:color="auto"/>
                    <w:bottom w:val="none" w:sz="0" w:space="0" w:color="auto"/>
                    <w:right w:val="none" w:sz="0" w:space="0" w:color="auto"/>
                  </w:divBdr>
                  <w:divsChild>
                    <w:div w:id="793525502">
                      <w:marLeft w:val="0"/>
                      <w:marRight w:val="0"/>
                      <w:marTop w:val="0"/>
                      <w:marBottom w:val="0"/>
                      <w:divBdr>
                        <w:top w:val="none" w:sz="0" w:space="0" w:color="auto"/>
                        <w:left w:val="none" w:sz="0" w:space="0" w:color="auto"/>
                        <w:bottom w:val="none" w:sz="0" w:space="0" w:color="auto"/>
                        <w:right w:val="none" w:sz="0" w:space="0" w:color="auto"/>
                      </w:divBdr>
                    </w:div>
                    <w:div w:id="1358387478">
                      <w:marLeft w:val="0"/>
                      <w:marRight w:val="0"/>
                      <w:marTop w:val="0"/>
                      <w:marBottom w:val="0"/>
                      <w:divBdr>
                        <w:top w:val="none" w:sz="0" w:space="0" w:color="auto"/>
                        <w:left w:val="none" w:sz="0" w:space="0" w:color="auto"/>
                        <w:bottom w:val="none" w:sz="0" w:space="0" w:color="auto"/>
                        <w:right w:val="none" w:sz="0" w:space="0" w:color="auto"/>
                      </w:divBdr>
                    </w:div>
                    <w:div w:id="1384792340">
                      <w:marLeft w:val="0"/>
                      <w:marRight w:val="0"/>
                      <w:marTop w:val="0"/>
                      <w:marBottom w:val="0"/>
                      <w:divBdr>
                        <w:top w:val="none" w:sz="0" w:space="0" w:color="auto"/>
                        <w:left w:val="none" w:sz="0" w:space="0" w:color="auto"/>
                        <w:bottom w:val="none" w:sz="0" w:space="0" w:color="auto"/>
                        <w:right w:val="none" w:sz="0" w:space="0" w:color="auto"/>
                      </w:divBdr>
                    </w:div>
                  </w:divsChild>
                </w:div>
                <w:div w:id="2091078423">
                  <w:marLeft w:val="0"/>
                  <w:marRight w:val="0"/>
                  <w:marTop w:val="0"/>
                  <w:marBottom w:val="0"/>
                  <w:divBdr>
                    <w:top w:val="none" w:sz="0" w:space="0" w:color="auto"/>
                    <w:left w:val="none" w:sz="0" w:space="0" w:color="auto"/>
                    <w:bottom w:val="none" w:sz="0" w:space="0" w:color="auto"/>
                    <w:right w:val="none" w:sz="0" w:space="0" w:color="auto"/>
                  </w:divBdr>
                  <w:divsChild>
                    <w:div w:id="231546111">
                      <w:marLeft w:val="0"/>
                      <w:marRight w:val="0"/>
                      <w:marTop w:val="0"/>
                      <w:marBottom w:val="0"/>
                      <w:divBdr>
                        <w:top w:val="none" w:sz="0" w:space="0" w:color="auto"/>
                        <w:left w:val="none" w:sz="0" w:space="0" w:color="auto"/>
                        <w:bottom w:val="none" w:sz="0" w:space="0" w:color="auto"/>
                        <w:right w:val="none" w:sz="0" w:space="0" w:color="auto"/>
                      </w:divBdr>
                    </w:div>
                  </w:divsChild>
                </w:div>
                <w:div w:id="2106411831">
                  <w:marLeft w:val="0"/>
                  <w:marRight w:val="0"/>
                  <w:marTop w:val="0"/>
                  <w:marBottom w:val="0"/>
                  <w:divBdr>
                    <w:top w:val="none" w:sz="0" w:space="0" w:color="auto"/>
                    <w:left w:val="none" w:sz="0" w:space="0" w:color="auto"/>
                    <w:bottom w:val="none" w:sz="0" w:space="0" w:color="auto"/>
                    <w:right w:val="none" w:sz="0" w:space="0" w:color="auto"/>
                  </w:divBdr>
                  <w:divsChild>
                    <w:div w:id="612827493">
                      <w:marLeft w:val="0"/>
                      <w:marRight w:val="0"/>
                      <w:marTop w:val="0"/>
                      <w:marBottom w:val="0"/>
                      <w:divBdr>
                        <w:top w:val="none" w:sz="0" w:space="0" w:color="auto"/>
                        <w:left w:val="none" w:sz="0" w:space="0" w:color="auto"/>
                        <w:bottom w:val="none" w:sz="0" w:space="0" w:color="auto"/>
                        <w:right w:val="none" w:sz="0" w:space="0" w:color="auto"/>
                      </w:divBdr>
                    </w:div>
                  </w:divsChild>
                </w:div>
                <w:div w:id="2138790943">
                  <w:marLeft w:val="0"/>
                  <w:marRight w:val="0"/>
                  <w:marTop w:val="0"/>
                  <w:marBottom w:val="0"/>
                  <w:divBdr>
                    <w:top w:val="none" w:sz="0" w:space="0" w:color="auto"/>
                    <w:left w:val="none" w:sz="0" w:space="0" w:color="auto"/>
                    <w:bottom w:val="none" w:sz="0" w:space="0" w:color="auto"/>
                    <w:right w:val="none" w:sz="0" w:space="0" w:color="auto"/>
                  </w:divBdr>
                  <w:divsChild>
                    <w:div w:id="117121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068058">
          <w:marLeft w:val="0"/>
          <w:marRight w:val="0"/>
          <w:marTop w:val="0"/>
          <w:marBottom w:val="0"/>
          <w:divBdr>
            <w:top w:val="none" w:sz="0" w:space="0" w:color="auto"/>
            <w:left w:val="none" w:sz="0" w:space="0" w:color="auto"/>
            <w:bottom w:val="none" w:sz="0" w:space="0" w:color="auto"/>
            <w:right w:val="none" w:sz="0" w:space="0" w:color="auto"/>
          </w:divBdr>
          <w:divsChild>
            <w:div w:id="2032562271">
              <w:marLeft w:val="-75"/>
              <w:marRight w:val="0"/>
              <w:marTop w:val="30"/>
              <w:marBottom w:val="30"/>
              <w:divBdr>
                <w:top w:val="none" w:sz="0" w:space="0" w:color="auto"/>
                <w:left w:val="none" w:sz="0" w:space="0" w:color="auto"/>
                <w:bottom w:val="none" w:sz="0" w:space="0" w:color="auto"/>
                <w:right w:val="none" w:sz="0" w:space="0" w:color="auto"/>
              </w:divBdr>
              <w:divsChild>
                <w:div w:id="226305491">
                  <w:marLeft w:val="0"/>
                  <w:marRight w:val="0"/>
                  <w:marTop w:val="0"/>
                  <w:marBottom w:val="0"/>
                  <w:divBdr>
                    <w:top w:val="none" w:sz="0" w:space="0" w:color="auto"/>
                    <w:left w:val="none" w:sz="0" w:space="0" w:color="auto"/>
                    <w:bottom w:val="none" w:sz="0" w:space="0" w:color="auto"/>
                    <w:right w:val="none" w:sz="0" w:space="0" w:color="auto"/>
                  </w:divBdr>
                  <w:divsChild>
                    <w:div w:id="1186795118">
                      <w:marLeft w:val="0"/>
                      <w:marRight w:val="0"/>
                      <w:marTop w:val="0"/>
                      <w:marBottom w:val="0"/>
                      <w:divBdr>
                        <w:top w:val="none" w:sz="0" w:space="0" w:color="auto"/>
                        <w:left w:val="none" w:sz="0" w:space="0" w:color="auto"/>
                        <w:bottom w:val="none" w:sz="0" w:space="0" w:color="auto"/>
                        <w:right w:val="none" w:sz="0" w:space="0" w:color="auto"/>
                      </w:divBdr>
                    </w:div>
                  </w:divsChild>
                </w:div>
                <w:div w:id="246353569">
                  <w:marLeft w:val="0"/>
                  <w:marRight w:val="0"/>
                  <w:marTop w:val="0"/>
                  <w:marBottom w:val="0"/>
                  <w:divBdr>
                    <w:top w:val="none" w:sz="0" w:space="0" w:color="auto"/>
                    <w:left w:val="none" w:sz="0" w:space="0" w:color="auto"/>
                    <w:bottom w:val="none" w:sz="0" w:space="0" w:color="auto"/>
                    <w:right w:val="none" w:sz="0" w:space="0" w:color="auto"/>
                  </w:divBdr>
                  <w:divsChild>
                    <w:div w:id="820266303">
                      <w:marLeft w:val="0"/>
                      <w:marRight w:val="0"/>
                      <w:marTop w:val="0"/>
                      <w:marBottom w:val="0"/>
                      <w:divBdr>
                        <w:top w:val="none" w:sz="0" w:space="0" w:color="auto"/>
                        <w:left w:val="none" w:sz="0" w:space="0" w:color="auto"/>
                        <w:bottom w:val="none" w:sz="0" w:space="0" w:color="auto"/>
                        <w:right w:val="none" w:sz="0" w:space="0" w:color="auto"/>
                      </w:divBdr>
                    </w:div>
                  </w:divsChild>
                </w:div>
                <w:div w:id="358776030">
                  <w:marLeft w:val="0"/>
                  <w:marRight w:val="0"/>
                  <w:marTop w:val="0"/>
                  <w:marBottom w:val="0"/>
                  <w:divBdr>
                    <w:top w:val="none" w:sz="0" w:space="0" w:color="auto"/>
                    <w:left w:val="none" w:sz="0" w:space="0" w:color="auto"/>
                    <w:bottom w:val="none" w:sz="0" w:space="0" w:color="auto"/>
                    <w:right w:val="none" w:sz="0" w:space="0" w:color="auto"/>
                  </w:divBdr>
                  <w:divsChild>
                    <w:div w:id="731923691">
                      <w:marLeft w:val="0"/>
                      <w:marRight w:val="0"/>
                      <w:marTop w:val="0"/>
                      <w:marBottom w:val="0"/>
                      <w:divBdr>
                        <w:top w:val="none" w:sz="0" w:space="0" w:color="auto"/>
                        <w:left w:val="none" w:sz="0" w:space="0" w:color="auto"/>
                        <w:bottom w:val="none" w:sz="0" w:space="0" w:color="auto"/>
                        <w:right w:val="none" w:sz="0" w:space="0" w:color="auto"/>
                      </w:divBdr>
                    </w:div>
                  </w:divsChild>
                </w:div>
                <w:div w:id="360133850">
                  <w:marLeft w:val="0"/>
                  <w:marRight w:val="0"/>
                  <w:marTop w:val="0"/>
                  <w:marBottom w:val="0"/>
                  <w:divBdr>
                    <w:top w:val="none" w:sz="0" w:space="0" w:color="auto"/>
                    <w:left w:val="none" w:sz="0" w:space="0" w:color="auto"/>
                    <w:bottom w:val="none" w:sz="0" w:space="0" w:color="auto"/>
                    <w:right w:val="none" w:sz="0" w:space="0" w:color="auto"/>
                  </w:divBdr>
                  <w:divsChild>
                    <w:div w:id="734745900">
                      <w:marLeft w:val="0"/>
                      <w:marRight w:val="0"/>
                      <w:marTop w:val="0"/>
                      <w:marBottom w:val="0"/>
                      <w:divBdr>
                        <w:top w:val="none" w:sz="0" w:space="0" w:color="auto"/>
                        <w:left w:val="none" w:sz="0" w:space="0" w:color="auto"/>
                        <w:bottom w:val="none" w:sz="0" w:space="0" w:color="auto"/>
                        <w:right w:val="none" w:sz="0" w:space="0" w:color="auto"/>
                      </w:divBdr>
                    </w:div>
                  </w:divsChild>
                </w:div>
                <w:div w:id="484662736">
                  <w:marLeft w:val="0"/>
                  <w:marRight w:val="0"/>
                  <w:marTop w:val="0"/>
                  <w:marBottom w:val="0"/>
                  <w:divBdr>
                    <w:top w:val="none" w:sz="0" w:space="0" w:color="auto"/>
                    <w:left w:val="none" w:sz="0" w:space="0" w:color="auto"/>
                    <w:bottom w:val="none" w:sz="0" w:space="0" w:color="auto"/>
                    <w:right w:val="none" w:sz="0" w:space="0" w:color="auto"/>
                  </w:divBdr>
                  <w:divsChild>
                    <w:div w:id="1623031227">
                      <w:marLeft w:val="0"/>
                      <w:marRight w:val="0"/>
                      <w:marTop w:val="0"/>
                      <w:marBottom w:val="0"/>
                      <w:divBdr>
                        <w:top w:val="none" w:sz="0" w:space="0" w:color="auto"/>
                        <w:left w:val="none" w:sz="0" w:space="0" w:color="auto"/>
                        <w:bottom w:val="none" w:sz="0" w:space="0" w:color="auto"/>
                        <w:right w:val="none" w:sz="0" w:space="0" w:color="auto"/>
                      </w:divBdr>
                    </w:div>
                  </w:divsChild>
                </w:div>
                <w:div w:id="620039560">
                  <w:marLeft w:val="0"/>
                  <w:marRight w:val="0"/>
                  <w:marTop w:val="0"/>
                  <w:marBottom w:val="0"/>
                  <w:divBdr>
                    <w:top w:val="none" w:sz="0" w:space="0" w:color="auto"/>
                    <w:left w:val="none" w:sz="0" w:space="0" w:color="auto"/>
                    <w:bottom w:val="none" w:sz="0" w:space="0" w:color="auto"/>
                    <w:right w:val="none" w:sz="0" w:space="0" w:color="auto"/>
                  </w:divBdr>
                  <w:divsChild>
                    <w:div w:id="1761682856">
                      <w:marLeft w:val="0"/>
                      <w:marRight w:val="0"/>
                      <w:marTop w:val="0"/>
                      <w:marBottom w:val="0"/>
                      <w:divBdr>
                        <w:top w:val="none" w:sz="0" w:space="0" w:color="auto"/>
                        <w:left w:val="none" w:sz="0" w:space="0" w:color="auto"/>
                        <w:bottom w:val="none" w:sz="0" w:space="0" w:color="auto"/>
                        <w:right w:val="none" w:sz="0" w:space="0" w:color="auto"/>
                      </w:divBdr>
                    </w:div>
                  </w:divsChild>
                </w:div>
                <w:div w:id="695545152">
                  <w:marLeft w:val="0"/>
                  <w:marRight w:val="0"/>
                  <w:marTop w:val="0"/>
                  <w:marBottom w:val="0"/>
                  <w:divBdr>
                    <w:top w:val="none" w:sz="0" w:space="0" w:color="auto"/>
                    <w:left w:val="none" w:sz="0" w:space="0" w:color="auto"/>
                    <w:bottom w:val="none" w:sz="0" w:space="0" w:color="auto"/>
                    <w:right w:val="none" w:sz="0" w:space="0" w:color="auto"/>
                  </w:divBdr>
                  <w:divsChild>
                    <w:div w:id="389769381">
                      <w:marLeft w:val="0"/>
                      <w:marRight w:val="0"/>
                      <w:marTop w:val="0"/>
                      <w:marBottom w:val="0"/>
                      <w:divBdr>
                        <w:top w:val="none" w:sz="0" w:space="0" w:color="auto"/>
                        <w:left w:val="none" w:sz="0" w:space="0" w:color="auto"/>
                        <w:bottom w:val="none" w:sz="0" w:space="0" w:color="auto"/>
                        <w:right w:val="none" w:sz="0" w:space="0" w:color="auto"/>
                      </w:divBdr>
                    </w:div>
                  </w:divsChild>
                </w:div>
                <w:div w:id="926964180">
                  <w:marLeft w:val="0"/>
                  <w:marRight w:val="0"/>
                  <w:marTop w:val="0"/>
                  <w:marBottom w:val="0"/>
                  <w:divBdr>
                    <w:top w:val="none" w:sz="0" w:space="0" w:color="auto"/>
                    <w:left w:val="none" w:sz="0" w:space="0" w:color="auto"/>
                    <w:bottom w:val="none" w:sz="0" w:space="0" w:color="auto"/>
                    <w:right w:val="none" w:sz="0" w:space="0" w:color="auto"/>
                  </w:divBdr>
                  <w:divsChild>
                    <w:div w:id="2103718260">
                      <w:marLeft w:val="0"/>
                      <w:marRight w:val="0"/>
                      <w:marTop w:val="0"/>
                      <w:marBottom w:val="0"/>
                      <w:divBdr>
                        <w:top w:val="none" w:sz="0" w:space="0" w:color="auto"/>
                        <w:left w:val="none" w:sz="0" w:space="0" w:color="auto"/>
                        <w:bottom w:val="none" w:sz="0" w:space="0" w:color="auto"/>
                        <w:right w:val="none" w:sz="0" w:space="0" w:color="auto"/>
                      </w:divBdr>
                    </w:div>
                  </w:divsChild>
                </w:div>
                <w:div w:id="1035883784">
                  <w:marLeft w:val="0"/>
                  <w:marRight w:val="0"/>
                  <w:marTop w:val="0"/>
                  <w:marBottom w:val="0"/>
                  <w:divBdr>
                    <w:top w:val="none" w:sz="0" w:space="0" w:color="auto"/>
                    <w:left w:val="none" w:sz="0" w:space="0" w:color="auto"/>
                    <w:bottom w:val="none" w:sz="0" w:space="0" w:color="auto"/>
                    <w:right w:val="none" w:sz="0" w:space="0" w:color="auto"/>
                  </w:divBdr>
                  <w:divsChild>
                    <w:div w:id="1128740356">
                      <w:marLeft w:val="0"/>
                      <w:marRight w:val="0"/>
                      <w:marTop w:val="0"/>
                      <w:marBottom w:val="0"/>
                      <w:divBdr>
                        <w:top w:val="none" w:sz="0" w:space="0" w:color="auto"/>
                        <w:left w:val="none" w:sz="0" w:space="0" w:color="auto"/>
                        <w:bottom w:val="none" w:sz="0" w:space="0" w:color="auto"/>
                        <w:right w:val="none" w:sz="0" w:space="0" w:color="auto"/>
                      </w:divBdr>
                    </w:div>
                  </w:divsChild>
                </w:div>
                <w:div w:id="1109012432">
                  <w:marLeft w:val="0"/>
                  <w:marRight w:val="0"/>
                  <w:marTop w:val="0"/>
                  <w:marBottom w:val="0"/>
                  <w:divBdr>
                    <w:top w:val="none" w:sz="0" w:space="0" w:color="auto"/>
                    <w:left w:val="none" w:sz="0" w:space="0" w:color="auto"/>
                    <w:bottom w:val="none" w:sz="0" w:space="0" w:color="auto"/>
                    <w:right w:val="none" w:sz="0" w:space="0" w:color="auto"/>
                  </w:divBdr>
                  <w:divsChild>
                    <w:div w:id="681081322">
                      <w:marLeft w:val="0"/>
                      <w:marRight w:val="0"/>
                      <w:marTop w:val="0"/>
                      <w:marBottom w:val="0"/>
                      <w:divBdr>
                        <w:top w:val="none" w:sz="0" w:space="0" w:color="auto"/>
                        <w:left w:val="none" w:sz="0" w:space="0" w:color="auto"/>
                        <w:bottom w:val="none" w:sz="0" w:space="0" w:color="auto"/>
                        <w:right w:val="none" w:sz="0" w:space="0" w:color="auto"/>
                      </w:divBdr>
                    </w:div>
                  </w:divsChild>
                </w:div>
                <w:div w:id="1252859241">
                  <w:marLeft w:val="0"/>
                  <w:marRight w:val="0"/>
                  <w:marTop w:val="0"/>
                  <w:marBottom w:val="0"/>
                  <w:divBdr>
                    <w:top w:val="none" w:sz="0" w:space="0" w:color="auto"/>
                    <w:left w:val="none" w:sz="0" w:space="0" w:color="auto"/>
                    <w:bottom w:val="none" w:sz="0" w:space="0" w:color="auto"/>
                    <w:right w:val="none" w:sz="0" w:space="0" w:color="auto"/>
                  </w:divBdr>
                  <w:divsChild>
                    <w:div w:id="797380584">
                      <w:marLeft w:val="0"/>
                      <w:marRight w:val="0"/>
                      <w:marTop w:val="0"/>
                      <w:marBottom w:val="0"/>
                      <w:divBdr>
                        <w:top w:val="none" w:sz="0" w:space="0" w:color="auto"/>
                        <w:left w:val="none" w:sz="0" w:space="0" w:color="auto"/>
                        <w:bottom w:val="none" w:sz="0" w:space="0" w:color="auto"/>
                        <w:right w:val="none" w:sz="0" w:space="0" w:color="auto"/>
                      </w:divBdr>
                    </w:div>
                  </w:divsChild>
                </w:div>
                <w:div w:id="1464731468">
                  <w:marLeft w:val="0"/>
                  <w:marRight w:val="0"/>
                  <w:marTop w:val="0"/>
                  <w:marBottom w:val="0"/>
                  <w:divBdr>
                    <w:top w:val="none" w:sz="0" w:space="0" w:color="auto"/>
                    <w:left w:val="none" w:sz="0" w:space="0" w:color="auto"/>
                    <w:bottom w:val="none" w:sz="0" w:space="0" w:color="auto"/>
                    <w:right w:val="none" w:sz="0" w:space="0" w:color="auto"/>
                  </w:divBdr>
                  <w:divsChild>
                    <w:div w:id="1906797030">
                      <w:marLeft w:val="0"/>
                      <w:marRight w:val="0"/>
                      <w:marTop w:val="0"/>
                      <w:marBottom w:val="0"/>
                      <w:divBdr>
                        <w:top w:val="none" w:sz="0" w:space="0" w:color="auto"/>
                        <w:left w:val="none" w:sz="0" w:space="0" w:color="auto"/>
                        <w:bottom w:val="none" w:sz="0" w:space="0" w:color="auto"/>
                        <w:right w:val="none" w:sz="0" w:space="0" w:color="auto"/>
                      </w:divBdr>
                    </w:div>
                  </w:divsChild>
                </w:div>
                <w:div w:id="1475875282">
                  <w:marLeft w:val="0"/>
                  <w:marRight w:val="0"/>
                  <w:marTop w:val="0"/>
                  <w:marBottom w:val="0"/>
                  <w:divBdr>
                    <w:top w:val="none" w:sz="0" w:space="0" w:color="auto"/>
                    <w:left w:val="none" w:sz="0" w:space="0" w:color="auto"/>
                    <w:bottom w:val="none" w:sz="0" w:space="0" w:color="auto"/>
                    <w:right w:val="none" w:sz="0" w:space="0" w:color="auto"/>
                  </w:divBdr>
                  <w:divsChild>
                    <w:div w:id="323170707">
                      <w:marLeft w:val="0"/>
                      <w:marRight w:val="0"/>
                      <w:marTop w:val="0"/>
                      <w:marBottom w:val="0"/>
                      <w:divBdr>
                        <w:top w:val="none" w:sz="0" w:space="0" w:color="auto"/>
                        <w:left w:val="none" w:sz="0" w:space="0" w:color="auto"/>
                        <w:bottom w:val="none" w:sz="0" w:space="0" w:color="auto"/>
                        <w:right w:val="none" w:sz="0" w:space="0" w:color="auto"/>
                      </w:divBdr>
                    </w:div>
                  </w:divsChild>
                </w:div>
                <w:div w:id="1627345148">
                  <w:marLeft w:val="0"/>
                  <w:marRight w:val="0"/>
                  <w:marTop w:val="0"/>
                  <w:marBottom w:val="0"/>
                  <w:divBdr>
                    <w:top w:val="none" w:sz="0" w:space="0" w:color="auto"/>
                    <w:left w:val="none" w:sz="0" w:space="0" w:color="auto"/>
                    <w:bottom w:val="none" w:sz="0" w:space="0" w:color="auto"/>
                    <w:right w:val="none" w:sz="0" w:space="0" w:color="auto"/>
                  </w:divBdr>
                  <w:divsChild>
                    <w:div w:id="1062220319">
                      <w:marLeft w:val="0"/>
                      <w:marRight w:val="0"/>
                      <w:marTop w:val="0"/>
                      <w:marBottom w:val="0"/>
                      <w:divBdr>
                        <w:top w:val="none" w:sz="0" w:space="0" w:color="auto"/>
                        <w:left w:val="none" w:sz="0" w:space="0" w:color="auto"/>
                        <w:bottom w:val="none" w:sz="0" w:space="0" w:color="auto"/>
                        <w:right w:val="none" w:sz="0" w:space="0" w:color="auto"/>
                      </w:divBdr>
                    </w:div>
                  </w:divsChild>
                </w:div>
                <w:div w:id="1652826994">
                  <w:marLeft w:val="0"/>
                  <w:marRight w:val="0"/>
                  <w:marTop w:val="0"/>
                  <w:marBottom w:val="0"/>
                  <w:divBdr>
                    <w:top w:val="none" w:sz="0" w:space="0" w:color="auto"/>
                    <w:left w:val="none" w:sz="0" w:space="0" w:color="auto"/>
                    <w:bottom w:val="none" w:sz="0" w:space="0" w:color="auto"/>
                    <w:right w:val="none" w:sz="0" w:space="0" w:color="auto"/>
                  </w:divBdr>
                  <w:divsChild>
                    <w:div w:id="764688704">
                      <w:marLeft w:val="0"/>
                      <w:marRight w:val="0"/>
                      <w:marTop w:val="0"/>
                      <w:marBottom w:val="0"/>
                      <w:divBdr>
                        <w:top w:val="none" w:sz="0" w:space="0" w:color="auto"/>
                        <w:left w:val="none" w:sz="0" w:space="0" w:color="auto"/>
                        <w:bottom w:val="none" w:sz="0" w:space="0" w:color="auto"/>
                        <w:right w:val="none" w:sz="0" w:space="0" w:color="auto"/>
                      </w:divBdr>
                    </w:div>
                  </w:divsChild>
                </w:div>
                <w:div w:id="1671181960">
                  <w:marLeft w:val="0"/>
                  <w:marRight w:val="0"/>
                  <w:marTop w:val="0"/>
                  <w:marBottom w:val="0"/>
                  <w:divBdr>
                    <w:top w:val="none" w:sz="0" w:space="0" w:color="auto"/>
                    <w:left w:val="none" w:sz="0" w:space="0" w:color="auto"/>
                    <w:bottom w:val="none" w:sz="0" w:space="0" w:color="auto"/>
                    <w:right w:val="none" w:sz="0" w:space="0" w:color="auto"/>
                  </w:divBdr>
                  <w:divsChild>
                    <w:div w:id="1516338030">
                      <w:marLeft w:val="0"/>
                      <w:marRight w:val="0"/>
                      <w:marTop w:val="0"/>
                      <w:marBottom w:val="0"/>
                      <w:divBdr>
                        <w:top w:val="none" w:sz="0" w:space="0" w:color="auto"/>
                        <w:left w:val="none" w:sz="0" w:space="0" w:color="auto"/>
                        <w:bottom w:val="none" w:sz="0" w:space="0" w:color="auto"/>
                        <w:right w:val="none" w:sz="0" w:space="0" w:color="auto"/>
                      </w:divBdr>
                    </w:div>
                  </w:divsChild>
                </w:div>
                <w:div w:id="1788306421">
                  <w:marLeft w:val="0"/>
                  <w:marRight w:val="0"/>
                  <w:marTop w:val="0"/>
                  <w:marBottom w:val="0"/>
                  <w:divBdr>
                    <w:top w:val="none" w:sz="0" w:space="0" w:color="auto"/>
                    <w:left w:val="none" w:sz="0" w:space="0" w:color="auto"/>
                    <w:bottom w:val="none" w:sz="0" w:space="0" w:color="auto"/>
                    <w:right w:val="none" w:sz="0" w:space="0" w:color="auto"/>
                  </w:divBdr>
                  <w:divsChild>
                    <w:div w:id="594825228">
                      <w:marLeft w:val="0"/>
                      <w:marRight w:val="0"/>
                      <w:marTop w:val="0"/>
                      <w:marBottom w:val="0"/>
                      <w:divBdr>
                        <w:top w:val="none" w:sz="0" w:space="0" w:color="auto"/>
                        <w:left w:val="none" w:sz="0" w:space="0" w:color="auto"/>
                        <w:bottom w:val="none" w:sz="0" w:space="0" w:color="auto"/>
                        <w:right w:val="none" w:sz="0" w:space="0" w:color="auto"/>
                      </w:divBdr>
                    </w:div>
                  </w:divsChild>
                </w:div>
                <w:div w:id="1788739915">
                  <w:marLeft w:val="0"/>
                  <w:marRight w:val="0"/>
                  <w:marTop w:val="0"/>
                  <w:marBottom w:val="0"/>
                  <w:divBdr>
                    <w:top w:val="none" w:sz="0" w:space="0" w:color="auto"/>
                    <w:left w:val="none" w:sz="0" w:space="0" w:color="auto"/>
                    <w:bottom w:val="none" w:sz="0" w:space="0" w:color="auto"/>
                    <w:right w:val="none" w:sz="0" w:space="0" w:color="auto"/>
                  </w:divBdr>
                  <w:divsChild>
                    <w:div w:id="2145535757">
                      <w:marLeft w:val="0"/>
                      <w:marRight w:val="0"/>
                      <w:marTop w:val="0"/>
                      <w:marBottom w:val="0"/>
                      <w:divBdr>
                        <w:top w:val="none" w:sz="0" w:space="0" w:color="auto"/>
                        <w:left w:val="none" w:sz="0" w:space="0" w:color="auto"/>
                        <w:bottom w:val="none" w:sz="0" w:space="0" w:color="auto"/>
                        <w:right w:val="none" w:sz="0" w:space="0" w:color="auto"/>
                      </w:divBdr>
                    </w:div>
                  </w:divsChild>
                </w:div>
                <w:div w:id="1917089905">
                  <w:marLeft w:val="0"/>
                  <w:marRight w:val="0"/>
                  <w:marTop w:val="0"/>
                  <w:marBottom w:val="0"/>
                  <w:divBdr>
                    <w:top w:val="none" w:sz="0" w:space="0" w:color="auto"/>
                    <w:left w:val="none" w:sz="0" w:space="0" w:color="auto"/>
                    <w:bottom w:val="none" w:sz="0" w:space="0" w:color="auto"/>
                    <w:right w:val="none" w:sz="0" w:space="0" w:color="auto"/>
                  </w:divBdr>
                  <w:divsChild>
                    <w:div w:id="2134863469">
                      <w:marLeft w:val="0"/>
                      <w:marRight w:val="0"/>
                      <w:marTop w:val="0"/>
                      <w:marBottom w:val="0"/>
                      <w:divBdr>
                        <w:top w:val="none" w:sz="0" w:space="0" w:color="auto"/>
                        <w:left w:val="none" w:sz="0" w:space="0" w:color="auto"/>
                        <w:bottom w:val="none" w:sz="0" w:space="0" w:color="auto"/>
                        <w:right w:val="none" w:sz="0" w:space="0" w:color="auto"/>
                      </w:divBdr>
                    </w:div>
                  </w:divsChild>
                </w:div>
                <w:div w:id="1958371379">
                  <w:marLeft w:val="0"/>
                  <w:marRight w:val="0"/>
                  <w:marTop w:val="0"/>
                  <w:marBottom w:val="0"/>
                  <w:divBdr>
                    <w:top w:val="none" w:sz="0" w:space="0" w:color="auto"/>
                    <w:left w:val="none" w:sz="0" w:space="0" w:color="auto"/>
                    <w:bottom w:val="none" w:sz="0" w:space="0" w:color="auto"/>
                    <w:right w:val="none" w:sz="0" w:space="0" w:color="auto"/>
                  </w:divBdr>
                  <w:divsChild>
                    <w:div w:id="818309297">
                      <w:marLeft w:val="0"/>
                      <w:marRight w:val="0"/>
                      <w:marTop w:val="0"/>
                      <w:marBottom w:val="0"/>
                      <w:divBdr>
                        <w:top w:val="none" w:sz="0" w:space="0" w:color="auto"/>
                        <w:left w:val="none" w:sz="0" w:space="0" w:color="auto"/>
                        <w:bottom w:val="none" w:sz="0" w:space="0" w:color="auto"/>
                        <w:right w:val="none" w:sz="0" w:space="0" w:color="auto"/>
                      </w:divBdr>
                    </w:div>
                  </w:divsChild>
                </w:div>
                <w:div w:id="2005275083">
                  <w:marLeft w:val="0"/>
                  <w:marRight w:val="0"/>
                  <w:marTop w:val="0"/>
                  <w:marBottom w:val="0"/>
                  <w:divBdr>
                    <w:top w:val="none" w:sz="0" w:space="0" w:color="auto"/>
                    <w:left w:val="none" w:sz="0" w:space="0" w:color="auto"/>
                    <w:bottom w:val="none" w:sz="0" w:space="0" w:color="auto"/>
                    <w:right w:val="none" w:sz="0" w:space="0" w:color="auto"/>
                  </w:divBdr>
                  <w:divsChild>
                    <w:div w:id="8037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798987">
          <w:marLeft w:val="0"/>
          <w:marRight w:val="0"/>
          <w:marTop w:val="0"/>
          <w:marBottom w:val="0"/>
          <w:divBdr>
            <w:top w:val="none" w:sz="0" w:space="0" w:color="auto"/>
            <w:left w:val="none" w:sz="0" w:space="0" w:color="auto"/>
            <w:bottom w:val="none" w:sz="0" w:space="0" w:color="auto"/>
            <w:right w:val="none" w:sz="0" w:space="0" w:color="auto"/>
          </w:divBdr>
        </w:div>
        <w:div w:id="839544531">
          <w:marLeft w:val="0"/>
          <w:marRight w:val="0"/>
          <w:marTop w:val="0"/>
          <w:marBottom w:val="0"/>
          <w:divBdr>
            <w:top w:val="none" w:sz="0" w:space="0" w:color="auto"/>
            <w:left w:val="none" w:sz="0" w:space="0" w:color="auto"/>
            <w:bottom w:val="none" w:sz="0" w:space="0" w:color="auto"/>
            <w:right w:val="none" w:sz="0" w:space="0" w:color="auto"/>
          </w:divBdr>
        </w:div>
        <w:div w:id="913927933">
          <w:marLeft w:val="0"/>
          <w:marRight w:val="0"/>
          <w:marTop w:val="0"/>
          <w:marBottom w:val="0"/>
          <w:divBdr>
            <w:top w:val="none" w:sz="0" w:space="0" w:color="auto"/>
            <w:left w:val="none" w:sz="0" w:space="0" w:color="auto"/>
            <w:bottom w:val="none" w:sz="0" w:space="0" w:color="auto"/>
            <w:right w:val="none" w:sz="0" w:space="0" w:color="auto"/>
          </w:divBdr>
        </w:div>
        <w:div w:id="990402420">
          <w:marLeft w:val="0"/>
          <w:marRight w:val="0"/>
          <w:marTop w:val="0"/>
          <w:marBottom w:val="0"/>
          <w:divBdr>
            <w:top w:val="none" w:sz="0" w:space="0" w:color="auto"/>
            <w:left w:val="none" w:sz="0" w:space="0" w:color="auto"/>
            <w:bottom w:val="none" w:sz="0" w:space="0" w:color="auto"/>
            <w:right w:val="none" w:sz="0" w:space="0" w:color="auto"/>
          </w:divBdr>
        </w:div>
        <w:div w:id="1030573923">
          <w:marLeft w:val="0"/>
          <w:marRight w:val="0"/>
          <w:marTop w:val="0"/>
          <w:marBottom w:val="0"/>
          <w:divBdr>
            <w:top w:val="none" w:sz="0" w:space="0" w:color="auto"/>
            <w:left w:val="none" w:sz="0" w:space="0" w:color="auto"/>
            <w:bottom w:val="none" w:sz="0" w:space="0" w:color="auto"/>
            <w:right w:val="none" w:sz="0" w:space="0" w:color="auto"/>
          </w:divBdr>
        </w:div>
        <w:div w:id="1171022120">
          <w:marLeft w:val="0"/>
          <w:marRight w:val="0"/>
          <w:marTop w:val="0"/>
          <w:marBottom w:val="0"/>
          <w:divBdr>
            <w:top w:val="none" w:sz="0" w:space="0" w:color="auto"/>
            <w:left w:val="none" w:sz="0" w:space="0" w:color="auto"/>
            <w:bottom w:val="none" w:sz="0" w:space="0" w:color="auto"/>
            <w:right w:val="none" w:sz="0" w:space="0" w:color="auto"/>
          </w:divBdr>
          <w:divsChild>
            <w:div w:id="1754668720">
              <w:marLeft w:val="-75"/>
              <w:marRight w:val="0"/>
              <w:marTop w:val="30"/>
              <w:marBottom w:val="30"/>
              <w:divBdr>
                <w:top w:val="none" w:sz="0" w:space="0" w:color="auto"/>
                <w:left w:val="none" w:sz="0" w:space="0" w:color="auto"/>
                <w:bottom w:val="none" w:sz="0" w:space="0" w:color="auto"/>
                <w:right w:val="none" w:sz="0" w:space="0" w:color="auto"/>
              </w:divBdr>
              <w:divsChild>
                <w:div w:id="265584137">
                  <w:marLeft w:val="0"/>
                  <w:marRight w:val="0"/>
                  <w:marTop w:val="0"/>
                  <w:marBottom w:val="0"/>
                  <w:divBdr>
                    <w:top w:val="none" w:sz="0" w:space="0" w:color="auto"/>
                    <w:left w:val="none" w:sz="0" w:space="0" w:color="auto"/>
                    <w:bottom w:val="none" w:sz="0" w:space="0" w:color="auto"/>
                    <w:right w:val="none" w:sz="0" w:space="0" w:color="auto"/>
                  </w:divBdr>
                  <w:divsChild>
                    <w:div w:id="935676390">
                      <w:marLeft w:val="0"/>
                      <w:marRight w:val="0"/>
                      <w:marTop w:val="0"/>
                      <w:marBottom w:val="0"/>
                      <w:divBdr>
                        <w:top w:val="none" w:sz="0" w:space="0" w:color="auto"/>
                        <w:left w:val="none" w:sz="0" w:space="0" w:color="auto"/>
                        <w:bottom w:val="none" w:sz="0" w:space="0" w:color="auto"/>
                        <w:right w:val="none" w:sz="0" w:space="0" w:color="auto"/>
                      </w:divBdr>
                    </w:div>
                  </w:divsChild>
                </w:div>
                <w:div w:id="317422891">
                  <w:marLeft w:val="0"/>
                  <w:marRight w:val="0"/>
                  <w:marTop w:val="0"/>
                  <w:marBottom w:val="0"/>
                  <w:divBdr>
                    <w:top w:val="none" w:sz="0" w:space="0" w:color="auto"/>
                    <w:left w:val="none" w:sz="0" w:space="0" w:color="auto"/>
                    <w:bottom w:val="none" w:sz="0" w:space="0" w:color="auto"/>
                    <w:right w:val="none" w:sz="0" w:space="0" w:color="auto"/>
                  </w:divBdr>
                  <w:divsChild>
                    <w:div w:id="103157158">
                      <w:marLeft w:val="0"/>
                      <w:marRight w:val="0"/>
                      <w:marTop w:val="0"/>
                      <w:marBottom w:val="0"/>
                      <w:divBdr>
                        <w:top w:val="none" w:sz="0" w:space="0" w:color="auto"/>
                        <w:left w:val="none" w:sz="0" w:space="0" w:color="auto"/>
                        <w:bottom w:val="none" w:sz="0" w:space="0" w:color="auto"/>
                        <w:right w:val="none" w:sz="0" w:space="0" w:color="auto"/>
                      </w:divBdr>
                    </w:div>
                  </w:divsChild>
                </w:div>
                <w:div w:id="1243366921">
                  <w:marLeft w:val="0"/>
                  <w:marRight w:val="0"/>
                  <w:marTop w:val="0"/>
                  <w:marBottom w:val="0"/>
                  <w:divBdr>
                    <w:top w:val="none" w:sz="0" w:space="0" w:color="auto"/>
                    <w:left w:val="none" w:sz="0" w:space="0" w:color="auto"/>
                    <w:bottom w:val="none" w:sz="0" w:space="0" w:color="auto"/>
                    <w:right w:val="none" w:sz="0" w:space="0" w:color="auto"/>
                  </w:divBdr>
                  <w:divsChild>
                    <w:div w:id="1861696021">
                      <w:marLeft w:val="0"/>
                      <w:marRight w:val="0"/>
                      <w:marTop w:val="0"/>
                      <w:marBottom w:val="0"/>
                      <w:divBdr>
                        <w:top w:val="none" w:sz="0" w:space="0" w:color="auto"/>
                        <w:left w:val="none" w:sz="0" w:space="0" w:color="auto"/>
                        <w:bottom w:val="none" w:sz="0" w:space="0" w:color="auto"/>
                        <w:right w:val="none" w:sz="0" w:space="0" w:color="auto"/>
                      </w:divBdr>
                    </w:div>
                  </w:divsChild>
                </w:div>
                <w:div w:id="1922178273">
                  <w:marLeft w:val="0"/>
                  <w:marRight w:val="0"/>
                  <w:marTop w:val="0"/>
                  <w:marBottom w:val="0"/>
                  <w:divBdr>
                    <w:top w:val="none" w:sz="0" w:space="0" w:color="auto"/>
                    <w:left w:val="none" w:sz="0" w:space="0" w:color="auto"/>
                    <w:bottom w:val="none" w:sz="0" w:space="0" w:color="auto"/>
                    <w:right w:val="none" w:sz="0" w:space="0" w:color="auto"/>
                  </w:divBdr>
                  <w:divsChild>
                    <w:div w:id="331566515">
                      <w:marLeft w:val="0"/>
                      <w:marRight w:val="0"/>
                      <w:marTop w:val="0"/>
                      <w:marBottom w:val="0"/>
                      <w:divBdr>
                        <w:top w:val="none" w:sz="0" w:space="0" w:color="auto"/>
                        <w:left w:val="none" w:sz="0" w:space="0" w:color="auto"/>
                        <w:bottom w:val="none" w:sz="0" w:space="0" w:color="auto"/>
                        <w:right w:val="none" w:sz="0" w:space="0" w:color="auto"/>
                      </w:divBdr>
                    </w:div>
                  </w:divsChild>
                </w:div>
                <w:div w:id="1970892584">
                  <w:marLeft w:val="0"/>
                  <w:marRight w:val="0"/>
                  <w:marTop w:val="0"/>
                  <w:marBottom w:val="0"/>
                  <w:divBdr>
                    <w:top w:val="none" w:sz="0" w:space="0" w:color="auto"/>
                    <w:left w:val="none" w:sz="0" w:space="0" w:color="auto"/>
                    <w:bottom w:val="none" w:sz="0" w:space="0" w:color="auto"/>
                    <w:right w:val="none" w:sz="0" w:space="0" w:color="auto"/>
                  </w:divBdr>
                  <w:divsChild>
                    <w:div w:id="1307471793">
                      <w:marLeft w:val="0"/>
                      <w:marRight w:val="0"/>
                      <w:marTop w:val="0"/>
                      <w:marBottom w:val="0"/>
                      <w:divBdr>
                        <w:top w:val="none" w:sz="0" w:space="0" w:color="auto"/>
                        <w:left w:val="none" w:sz="0" w:space="0" w:color="auto"/>
                        <w:bottom w:val="none" w:sz="0" w:space="0" w:color="auto"/>
                        <w:right w:val="none" w:sz="0" w:space="0" w:color="auto"/>
                      </w:divBdr>
                    </w:div>
                  </w:divsChild>
                </w:div>
                <w:div w:id="1993291052">
                  <w:marLeft w:val="0"/>
                  <w:marRight w:val="0"/>
                  <w:marTop w:val="0"/>
                  <w:marBottom w:val="0"/>
                  <w:divBdr>
                    <w:top w:val="none" w:sz="0" w:space="0" w:color="auto"/>
                    <w:left w:val="none" w:sz="0" w:space="0" w:color="auto"/>
                    <w:bottom w:val="none" w:sz="0" w:space="0" w:color="auto"/>
                    <w:right w:val="none" w:sz="0" w:space="0" w:color="auto"/>
                  </w:divBdr>
                  <w:divsChild>
                    <w:div w:id="20592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028131">
          <w:marLeft w:val="0"/>
          <w:marRight w:val="0"/>
          <w:marTop w:val="0"/>
          <w:marBottom w:val="0"/>
          <w:divBdr>
            <w:top w:val="none" w:sz="0" w:space="0" w:color="auto"/>
            <w:left w:val="none" w:sz="0" w:space="0" w:color="auto"/>
            <w:bottom w:val="none" w:sz="0" w:space="0" w:color="auto"/>
            <w:right w:val="none" w:sz="0" w:space="0" w:color="auto"/>
          </w:divBdr>
        </w:div>
        <w:div w:id="1334646052">
          <w:marLeft w:val="0"/>
          <w:marRight w:val="0"/>
          <w:marTop w:val="0"/>
          <w:marBottom w:val="0"/>
          <w:divBdr>
            <w:top w:val="none" w:sz="0" w:space="0" w:color="auto"/>
            <w:left w:val="none" w:sz="0" w:space="0" w:color="auto"/>
            <w:bottom w:val="none" w:sz="0" w:space="0" w:color="auto"/>
            <w:right w:val="none" w:sz="0" w:space="0" w:color="auto"/>
          </w:divBdr>
        </w:div>
      </w:divsChild>
    </w:div>
    <w:div w:id="306596911">
      <w:bodyDiv w:val="1"/>
      <w:marLeft w:val="0"/>
      <w:marRight w:val="0"/>
      <w:marTop w:val="0"/>
      <w:marBottom w:val="0"/>
      <w:divBdr>
        <w:top w:val="none" w:sz="0" w:space="0" w:color="auto"/>
        <w:left w:val="none" w:sz="0" w:space="0" w:color="auto"/>
        <w:bottom w:val="none" w:sz="0" w:space="0" w:color="auto"/>
        <w:right w:val="none" w:sz="0" w:space="0" w:color="auto"/>
      </w:divBdr>
      <w:divsChild>
        <w:div w:id="1007533">
          <w:marLeft w:val="0"/>
          <w:marRight w:val="0"/>
          <w:marTop w:val="0"/>
          <w:marBottom w:val="0"/>
          <w:divBdr>
            <w:top w:val="none" w:sz="0" w:space="0" w:color="auto"/>
            <w:left w:val="none" w:sz="0" w:space="0" w:color="auto"/>
            <w:bottom w:val="none" w:sz="0" w:space="0" w:color="auto"/>
            <w:right w:val="none" w:sz="0" w:space="0" w:color="auto"/>
          </w:divBdr>
        </w:div>
        <w:div w:id="427506068">
          <w:marLeft w:val="0"/>
          <w:marRight w:val="0"/>
          <w:marTop w:val="0"/>
          <w:marBottom w:val="0"/>
          <w:divBdr>
            <w:top w:val="none" w:sz="0" w:space="0" w:color="auto"/>
            <w:left w:val="none" w:sz="0" w:space="0" w:color="auto"/>
            <w:bottom w:val="none" w:sz="0" w:space="0" w:color="auto"/>
            <w:right w:val="none" w:sz="0" w:space="0" w:color="auto"/>
          </w:divBdr>
        </w:div>
        <w:div w:id="963124034">
          <w:marLeft w:val="0"/>
          <w:marRight w:val="0"/>
          <w:marTop w:val="0"/>
          <w:marBottom w:val="0"/>
          <w:divBdr>
            <w:top w:val="none" w:sz="0" w:space="0" w:color="auto"/>
            <w:left w:val="none" w:sz="0" w:space="0" w:color="auto"/>
            <w:bottom w:val="none" w:sz="0" w:space="0" w:color="auto"/>
            <w:right w:val="none" w:sz="0" w:space="0" w:color="auto"/>
          </w:divBdr>
        </w:div>
        <w:div w:id="990018761">
          <w:marLeft w:val="0"/>
          <w:marRight w:val="0"/>
          <w:marTop w:val="0"/>
          <w:marBottom w:val="0"/>
          <w:divBdr>
            <w:top w:val="none" w:sz="0" w:space="0" w:color="auto"/>
            <w:left w:val="none" w:sz="0" w:space="0" w:color="auto"/>
            <w:bottom w:val="none" w:sz="0" w:space="0" w:color="auto"/>
            <w:right w:val="none" w:sz="0" w:space="0" w:color="auto"/>
          </w:divBdr>
          <w:divsChild>
            <w:div w:id="547454029">
              <w:marLeft w:val="-75"/>
              <w:marRight w:val="0"/>
              <w:marTop w:val="30"/>
              <w:marBottom w:val="30"/>
              <w:divBdr>
                <w:top w:val="none" w:sz="0" w:space="0" w:color="auto"/>
                <w:left w:val="none" w:sz="0" w:space="0" w:color="auto"/>
                <w:bottom w:val="none" w:sz="0" w:space="0" w:color="auto"/>
                <w:right w:val="none" w:sz="0" w:space="0" w:color="auto"/>
              </w:divBdr>
              <w:divsChild>
                <w:div w:id="11886020">
                  <w:marLeft w:val="0"/>
                  <w:marRight w:val="0"/>
                  <w:marTop w:val="0"/>
                  <w:marBottom w:val="0"/>
                  <w:divBdr>
                    <w:top w:val="none" w:sz="0" w:space="0" w:color="auto"/>
                    <w:left w:val="none" w:sz="0" w:space="0" w:color="auto"/>
                    <w:bottom w:val="none" w:sz="0" w:space="0" w:color="auto"/>
                    <w:right w:val="none" w:sz="0" w:space="0" w:color="auto"/>
                  </w:divBdr>
                  <w:divsChild>
                    <w:div w:id="1743137862">
                      <w:marLeft w:val="0"/>
                      <w:marRight w:val="0"/>
                      <w:marTop w:val="0"/>
                      <w:marBottom w:val="0"/>
                      <w:divBdr>
                        <w:top w:val="none" w:sz="0" w:space="0" w:color="auto"/>
                        <w:left w:val="none" w:sz="0" w:space="0" w:color="auto"/>
                        <w:bottom w:val="none" w:sz="0" w:space="0" w:color="auto"/>
                        <w:right w:val="none" w:sz="0" w:space="0" w:color="auto"/>
                      </w:divBdr>
                    </w:div>
                  </w:divsChild>
                </w:div>
                <w:div w:id="14578458">
                  <w:marLeft w:val="0"/>
                  <w:marRight w:val="0"/>
                  <w:marTop w:val="0"/>
                  <w:marBottom w:val="0"/>
                  <w:divBdr>
                    <w:top w:val="none" w:sz="0" w:space="0" w:color="auto"/>
                    <w:left w:val="none" w:sz="0" w:space="0" w:color="auto"/>
                    <w:bottom w:val="none" w:sz="0" w:space="0" w:color="auto"/>
                    <w:right w:val="none" w:sz="0" w:space="0" w:color="auto"/>
                  </w:divBdr>
                  <w:divsChild>
                    <w:div w:id="445543852">
                      <w:marLeft w:val="0"/>
                      <w:marRight w:val="0"/>
                      <w:marTop w:val="0"/>
                      <w:marBottom w:val="0"/>
                      <w:divBdr>
                        <w:top w:val="none" w:sz="0" w:space="0" w:color="auto"/>
                        <w:left w:val="none" w:sz="0" w:space="0" w:color="auto"/>
                        <w:bottom w:val="none" w:sz="0" w:space="0" w:color="auto"/>
                        <w:right w:val="none" w:sz="0" w:space="0" w:color="auto"/>
                      </w:divBdr>
                    </w:div>
                    <w:div w:id="768621239">
                      <w:marLeft w:val="0"/>
                      <w:marRight w:val="0"/>
                      <w:marTop w:val="0"/>
                      <w:marBottom w:val="0"/>
                      <w:divBdr>
                        <w:top w:val="none" w:sz="0" w:space="0" w:color="auto"/>
                        <w:left w:val="none" w:sz="0" w:space="0" w:color="auto"/>
                        <w:bottom w:val="none" w:sz="0" w:space="0" w:color="auto"/>
                        <w:right w:val="none" w:sz="0" w:space="0" w:color="auto"/>
                      </w:divBdr>
                    </w:div>
                  </w:divsChild>
                </w:div>
                <w:div w:id="80879370">
                  <w:marLeft w:val="0"/>
                  <w:marRight w:val="0"/>
                  <w:marTop w:val="0"/>
                  <w:marBottom w:val="0"/>
                  <w:divBdr>
                    <w:top w:val="none" w:sz="0" w:space="0" w:color="auto"/>
                    <w:left w:val="none" w:sz="0" w:space="0" w:color="auto"/>
                    <w:bottom w:val="none" w:sz="0" w:space="0" w:color="auto"/>
                    <w:right w:val="none" w:sz="0" w:space="0" w:color="auto"/>
                  </w:divBdr>
                  <w:divsChild>
                    <w:div w:id="1798521684">
                      <w:marLeft w:val="0"/>
                      <w:marRight w:val="0"/>
                      <w:marTop w:val="0"/>
                      <w:marBottom w:val="0"/>
                      <w:divBdr>
                        <w:top w:val="none" w:sz="0" w:space="0" w:color="auto"/>
                        <w:left w:val="none" w:sz="0" w:space="0" w:color="auto"/>
                        <w:bottom w:val="none" w:sz="0" w:space="0" w:color="auto"/>
                        <w:right w:val="none" w:sz="0" w:space="0" w:color="auto"/>
                      </w:divBdr>
                    </w:div>
                  </w:divsChild>
                </w:div>
                <w:div w:id="112286792">
                  <w:marLeft w:val="0"/>
                  <w:marRight w:val="0"/>
                  <w:marTop w:val="0"/>
                  <w:marBottom w:val="0"/>
                  <w:divBdr>
                    <w:top w:val="none" w:sz="0" w:space="0" w:color="auto"/>
                    <w:left w:val="none" w:sz="0" w:space="0" w:color="auto"/>
                    <w:bottom w:val="none" w:sz="0" w:space="0" w:color="auto"/>
                    <w:right w:val="none" w:sz="0" w:space="0" w:color="auto"/>
                  </w:divBdr>
                  <w:divsChild>
                    <w:div w:id="636838976">
                      <w:marLeft w:val="0"/>
                      <w:marRight w:val="0"/>
                      <w:marTop w:val="0"/>
                      <w:marBottom w:val="0"/>
                      <w:divBdr>
                        <w:top w:val="none" w:sz="0" w:space="0" w:color="auto"/>
                        <w:left w:val="none" w:sz="0" w:space="0" w:color="auto"/>
                        <w:bottom w:val="none" w:sz="0" w:space="0" w:color="auto"/>
                        <w:right w:val="none" w:sz="0" w:space="0" w:color="auto"/>
                      </w:divBdr>
                    </w:div>
                    <w:div w:id="1387139631">
                      <w:marLeft w:val="0"/>
                      <w:marRight w:val="0"/>
                      <w:marTop w:val="0"/>
                      <w:marBottom w:val="0"/>
                      <w:divBdr>
                        <w:top w:val="none" w:sz="0" w:space="0" w:color="auto"/>
                        <w:left w:val="none" w:sz="0" w:space="0" w:color="auto"/>
                        <w:bottom w:val="none" w:sz="0" w:space="0" w:color="auto"/>
                        <w:right w:val="none" w:sz="0" w:space="0" w:color="auto"/>
                      </w:divBdr>
                    </w:div>
                  </w:divsChild>
                </w:div>
                <w:div w:id="209388346">
                  <w:marLeft w:val="0"/>
                  <w:marRight w:val="0"/>
                  <w:marTop w:val="0"/>
                  <w:marBottom w:val="0"/>
                  <w:divBdr>
                    <w:top w:val="none" w:sz="0" w:space="0" w:color="auto"/>
                    <w:left w:val="none" w:sz="0" w:space="0" w:color="auto"/>
                    <w:bottom w:val="none" w:sz="0" w:space="0" w:color="auto"/>
                    <w:right w:val="none" w:sz="0" w:space="0" w:color="auto"/>
                  </w:divBdr>
                  <w:divsChild>
                    <w:div w:id="448403111">
                      <w:marLeft w:val="0"/>
                      <w:marRight w:val="0"/>
                      <w:marTop w:val="0"/>
                      <w:marBottom w:val="0"/>
                      <w:divBdr>
                        <w:top w:val="none" w:sz="0" w:space="0" w:color="auto"/>
                        <w:left w:val="none" w:sz="0" w:space="0" w:color="auto"/>
                        <w:bottom w:val="none" w:sz="0" w:space="0" w:color="auto"/>
                        <w:right w:val="none" w:sz="0" w:space="0" w:color="auto"/>
                      </w:divBdr>
                    </w:div>
                  </w:divsChild>
                </w:div>
                <w:div w:id="238171077">
                  <w:marLeft w:val="0"/>
                  <w:marRight w:val="0"/>
                  <w:marTop w:val="0"/>
                  <w:marBottom w:val="0"/>
                  <w:divBdr>
                    <w:top w:val="none" w:sz="0" w:space="0" w:color="auto"/>
                    <w:left w:val="none" w:sz="0" w:space="0" w:color="auto"/>
                    <w:bottom w:val="none" w:sz="0" w:space="0" w:color="auto"/>
                    <w:right w:val="none" w:sz="0" w:space="0" w:color="auto"/>
                  </w:divBdr>
                  <w:divsChild>
                    <w:div w:id="1706175601">
                      <w:marLeft w:val="0"/>
                      <w:marRight w:val="0"/>
                      <w:marTop w:val="0"/>
                      <w:marBottom w:val="0"/>
                      <w:divBdr>
                        <w:top w:val="none" w:sz="0" w:space="0" w:color="auto"/>
                        <w:left w:val="none" w:sz="0" w:space="0" w:color="auto"/>
                        <w:bottom w:val="none" w:sz="0" w:space="0" w:color="auto"/>
                        <w:right w:val="none" w:sz="0" w:space="0" w:color="auto"/>
                      </w:divBdr>
                    </w:div>
                  </w:divsChild>
                </w:div>
                <w:div w:id="316492457">
                  <w:marLeft w:val="0"/>
                  <w:marRight w:val="0"/>
                  <w:marTop w:val="0"/>
                  <w:marBottom w:val="0"/>
                  <w:divBdr>
                    <w:top w:val="none" w:sz="0" w:space="0" w:color="auto"/>
                    <w:left w:val="none" w:sz="0" w:space="0" w:color="auto"/>
                    <w:bottom w:val="none" w:sz="0" w:space="0" w:color="auto"/>
                    <w:right w:val="none" w:sz="0" w:space="0" w:color="auto"/>
                  </w:divBdr>
                  <w:divsChild>
                    <w:div w:id="488904729">
                      <w:marLeft w:val="0"/>
                      <w:marRight w:val="0"/>
                      <w:marTop w:val="0"/>
                      <w:marBottom w:val="0"/>
                      <w:divBdr>
                        <w:top w:val="none" w:sz="0" w:space="0" w:color="auto"/>
                        <w:left w:val="none" w:sz="0" w:space="0" w:color="auto"/>
                        <w:bottom w:val="none" w:sz="0" w:space="0" w:color="auto"/>
                        <w:right w:val="none" w:sz="0" w:space="0" w:color="auto"/>
                      </w:divBdr>
                    </w:div>
                  </w:divsChild>
                </w:div>
                <w:div w:id="325938144">
                  <w:marLeft w:val="0"/>
                  <w:marRight w:val="0"/>
                  <w:marTop w:val="0"/>
                  <w:marBottom w:val="0"/>
                  <w:divBdr>
                    <w:top w:val="none" w:sz="0" w:space="0" w:color="auto"/>
                    <w:left w:val="none" w:sz="0" w:space="0" w:color="auto"/>
                    <w:bottom w:val="none" w:sz="0" w:space="0" w:color="auto"/>
                    <w:right w:val="none" w:sz="0" w:space="0" w:color="auto"/>
                  </w:divBdr>
                  <w:divsChild>
                    <w:div w:id="1923635420">
                      <w:marLeft w:val="0"/>
                      <w:marRight w:val="0"/>
                      <w:marTop w:val="0"/>
                      <w:marBottom w:val="0"/>
                      <w:divBdr>
                        <w:top w:val="none" w:sz="0" w:space="0" w:color="auto"/>
                        <w:left w:val="none" w:sz="0" w:space="0" w:color="auto"/>
                        <w:bottom w:val="none" w:sz="0" w:space="0" w:color="auto"/>
                        <w:right w:val="none" w:sz="0" w:space="0" w:color="auto"/>
                      </w:divBdr>
                    </w:div>
                  </w:divsChild>
                </w:div>
                <w:div w:id="414013898">
                  <w:marLeft w:val="0"/>
                  <w:marRight w:val="0"/>
                  <w:marTop w:val="0"/>
                  <w:marBottom w:val="0"/>
                  <w:divBdr>
                    <w:top w:val="none" w:sz="0" w:space="0" w:color="auto"/>
                    <w:left w:val="none" w:sz="0" w:space="0" w:color="auto"/>
                    <w:bottom w:val="none" w:sz="0" w:space="0" w:color="auto"/>
                    <w:right w:val="none" w:sz="0" w:space="0" w:color="auto"/>
                  </w:divBdr>
                  <w:divsChild>
                    <w:div w:id="1158224525">
                      <w:marLeft w:val="0"/>
                      <w:marRight w:val="0"/>
                      <w:marTop w:val="0"/>
                      <w:marBottom w:val="0"/>
                      <w:divBdr>
                        <w:top w:val="none" w:sz="0" w:space="0" w:color="auto"/>
                        <w:left w:val="none" w:sz="0" w:space="0" w:color="auto"/>
                        <w:bottom w:val="none" w:sz="0" w:space="0" w:color="auto"/>
                        <w:right w:val="none" w:sz="0" w:space="0" w:color="auto"/>
                      </w:divBdr>
                    </w:div>
                  </w:divsChild>
                </w:div>
                <w:div w:id="419257572">
                  <w:marLeft w:val="0"/>
                  <w:marRight w:val="0"/>
                  <w:marTop w:val="0"/>
                  <w:marBottom w:val="0"/>
                  <w:divBdr>
                    <w:top w:val="none" w:sz="0" w:space="0" w:color="auto"/>
                    <w:left w:val="none" w:sz="0" w:space="0" w:color="auto"/>
                    <w:bottom w:val="none" w:sz="0" w:space="0" w:color="auto"/>
                    <w:right w:val="none" w:sz="0" w:space="0" w:color="auto"/>
                  </w:divBdr>
                  <w:divsChild>
                    <w:div w:id="1093282816">
                      <w:marLeft w:val="0"/>
                      <w:marRight w:val="0"/>
                      <w:marTop w:val="0"/>
                      <w:marBottom w:val="0"/>
                      <w:divBdr>
                        <w:top w:val="none" w:sz="0" w:space="0" w:color="auto"/>
                        <w:left w:val="none" w:sz="0" w:space="0" w:color="auto"/>
                        <w:bottom w:val="none" w:sz="0" w:space="0" w:color="auto"/>
                        <w:right w:val="none" w:sz="0" w:space="0" w:color="auto"/>
                      </w:divBdr>
                    </w:div>
                  </w:divsChild>
                </w:div>
                <w:div w:id="494304895">
                  <w:marLeft w:val="0"/>
                  <w:marRight w:val="0"/>
                  <w:marTop w:val="0"/>
                  <w:marBottom w:val="0"/>
                  <w:divBdr>
                    <w:top w:val="none" w:sz="0" w:space="0" w:color="auto"/>
                    <w:left w:val="none" w:sz="0" w:space="0" w:color="auto"/>
                    <w:bottom w:val="none" w:sz="0" w:space="0" w:color="auto"/>
                    <w:right w:val="none" w:sz="0" w:space="0" w:color="auto"/>
                  </w:divBdr>
                  <w:divsChild>
                    <w:div w:id="1172644700">
                      <w:marLeft w:val="0"/>
                      <w:marRight w:val="0"/>
                      <w:marTop w:val="0"/>
                      <w:marBottom w:val="0"/>
                      <w:divBdr>
                        <w:top w:val="none" w:sz="0" w:space="0" w:color="auto"/>
                        <w:left w:val="none" w:sz="0" w:space="0" w:color="auto"/>
                        <w:bottom w:val="none" w:sz="0" w:space="0" w:color="auto"/>
                        <w:right w:val="none" w:sz="0" w:space="0" w:color="auto"/>
                      </w:divBdr>
                    </w:div>
                  </w:divsChild>
                </w:div>
                <w:div w:id="528032822">
                  <w:marLeft w:val="0"/>
                  <w:marRight w:val="0"/>
                  <w:marTop w:val="0"/>
                  <w:marBottom w:val="0"/>
                  <w:divBdr>
                    <w:top w:val="none" w:sz="0" w:space="0" w:color="auto"/>
                    <w:left w:val="none" w:sz="0" w:space="0" w:color="auto"/>
                    <w:bottom w:val="none" w:sz="0" w:space="0" w:color="auto"/>
                    <w:right w:val="none" w:sz="0" w:space="0" w:color="auto"/>
                  </w:divBdr>
                  <w:divsChild>
                    <w:div w:id="1664967444">
                      <w:marLeft w:val="0"/>
                      <w:marRight w:val="0"/>
                      <w:marTop w:val="0"/>
                      <w:marBottom w:val="0"/>
                      <w:divBdr>
                        <w:top w:val="none" w:sz="0" w:space="0" w:color="auto"/>
                        <w:left w:val="none" w:sz="0" w:space="0" w:color="auto"/>
                        <w:bottom w:val="none" w:sz="0" w:space="0" w:color="auto"/>
                        <w:right w:val="none" w:sz="0" w:space="0" w:color="auto"/>
                      </w:divBdr>
                    </w:div>
                  </w:divsChild>
                </w:div>
                <w:div w:id="689842120">
                  <w:marLeft w:val="0"/>
                  <w:marRight w:val="0"/>
                  <w:marTop w:val="0"/>
                  <w:marBottom w:val="0"/>
                  <w:divBdr>
                    <w:top w:val="none" w:sz="0" w:space="0" w:color="auto"/>
                    <w:left w:val="none" w:sz="0" w:space="0" w:color="auto"/>
                    <w:bottom w:val="none" w:sz="0" w:space="0" w:color="auto"/>
                    <w:right w:val="none" w:sz="0" w:space="0" w:color="auto"/>
                  </w:divBdr>
                  <w:divsChild>
                    <w:div w:id="29187596">
                      <w:marLeft w:val="0"/>
                      <w:marRight w:val="0"/>
                      <w:marTop w:val="0"/>
                      <w:marBottom w:val="0"/>
                      <w:divBdr>
                        <w:top w:val="none" w:sz="0" w:space="0" w:color="auto"/>
                        <w:left w:val="none" w:sz="0" w:space="0" w:color="auto"/>
                        <w:bottom w:val="none" w:sz="0" w:space="0" w:color="auto"/>
                        <w:right w:val="none" w:sz="0" w:space="0" w:color="auto"/>
                      </w:divBdr>
                    </w:div>
                    <w:div w:id="1922720081">
                      <w:marLeft w:val="0"/>
                      <w:marRight w:val="0"/>
                      <w:marTop w:val="0"/>
                      <w:marBottom w:val="0"/>
                      <w:divBdr>
                        <w:top w:val="none" w:sz="0" w:space="0" w:color="auto"/>
                        <w:left w:val="none" w:sz="0" w:space="0" w:color="auto"/>
                        <w:bottom w:val="none" w:sz="0" w:space="0" w:color="auto"/>
                        <w:right w:val="none" w:sz="0" w:space="0" w:color="auto"/>
                      </w:divBdr>
                    </w:div>
                  </w:divsChild>
                </w:div>
                <w:div w:id="782311846">
                  <w:marLeft w:val="0"/>
                  <w:marRight w:val="0"/>
                  <w:marTop w:val="0"/>
                  <w:marBottom w:val="0"/>
                  <w:divBdr>
                    <w:top w:val="none" w:sz="0" w:space="0" w:color="auto"/>
                    <w:left w:val="none" w:sz="0" w:space="0" w:color="auto"/>
                    <w:bottom w:val="none" w:sz="0" w:space="0" w:color="auto"/>
                    <w:right w:val="none" w:sz="0" w:space="0" w:color="auto"/>
                  </w:divBdr>
                  <w:divsChild>
                    <w:div w:id="504707968">
                      <w:marLeft w:val="0"/>
                      <w:marRight w:val="0"/>
                      <w:marTop w:val="0"/>
                      <w:marBottom w:val="0"/>
                      <w:divBdr>
                        <w:top w:val="none" w:sz="0" w:space="0" w:color="auto"/>
                        <w:left w:val="none" w:sz="0" w:space="0" w:color="auto"/>
                        <w:bottom w:val="none" w:sz="0" w:space="0" w:color="auto"/>
                        <w:right w:val="none" w:sz="0" w:space="0" w:color="auto"/>
                      </w:divBdr>
                    </w:div>
                  </w:divsChild>
                </w:div>
                <w:div w:id="907764688">
                  <w:marLeft w:val="0"/>
                  <w:marRight w:val="0"/>
                  <w:marTop w:val="0"/>
                  <w:marBottom w:val="0"/>
                  <w:divBdr>
                    <w:top w:val="none" w:sz="0" w:space="0" w:color="auto"/>
                    <w:left w:val="none" w:sz="0" w:space="0" w:color="auto"/>
                    <w:bottom w:val="none" w:sz="0" w:space="0" w:color="auto"/>
                    <w:right w:val="none" w:sz="0" w:space="0" w:color="auto"/>
                  </w:divBdr>
                  <w:divsChild>
                    <w:div w:id="1207138691">
                      <w:marLeft w:val="0"/>
                      <w:marRight w:val="0"/>
                      <w:marTop w:val="0"/>
                      <w:marBottom w:val="0"/>
                      <w:divBdr>
                        <w:top w:val="none" w:sz="0" w:space="0" w:color="auto"/>
                        <w:left w:val="none" w:sz="0" w:space="0" w:color="auto"/>
                        <w:bottom w:val="none" w:sz="0" w:space="0" w:color="auto"/>
                        <w:right w:val="none" w:sz="0" w:space="0" w:color="auto"/>
                      </w:divBdr>
                    </w:div>
                    <w:div w:id="1219634003">
                      <w:marLeft w:val="0"/>
                      <w:marRight w:val="0"/>
                      <w:marTop w:val="0"/>
                      <w:marBottom w:val="0"/>
                      <w:divBdr>
                        <w:top w:val="none" w:sz="0" w:space="0" w:color="auto"/>
                        <w:left w:val="none" w:sz="0" w:space="0" w:color="auto"/>
                        <w:bottom w:val="none" w:sz="0" w:space="0" w:color="auto"/>
                        <w:right w:val="none" w:sz="0" w:space="0" w:color="auto"/>
                      </w:divBdr>
                    </w:div>
                    <w:div w:id="1234925451">
                      <w:marLeft w:val="0"/>
                      <w:marRight w:val="0"/>
                      <w:marTop w:val="0"/>
                      <w:marBottom w:val="0"/>
                      <w:divBdr>
                        <w:top w:val="none" w:sz="0" w:space="0" w:color="auto"/>
                        <w:left w:val="none" w:sz="0" w:space="0" w:color="auto"/>
                        <w:bottom w:val="none" w:sz="0" w:space="0" w:color="auto"/>
                        <w:right w:val="none" w:sz="0" w:space="0" w:color="auto"/>
                      </w:divBdr>
                    </w:div>
                  </w:divsChild>
                </w:div>
                <w:div w:id="976185261">
                  <w:marLeft w:val="0"/>
                  <w:marRight w:val="0"/>
                  <w:marTop w:val="0"/>
                  <w:marBottom w:val="0"/>
                  <w:divBdr>
                    <w:top w:val="none" w:sz="0" w:space="0" w:color="auto"/>
                    <w:left w:val="none" w:sz="0" w:space="0" w:color="auto"/>
                    <w:bottom w:val="none" w:sz="0" w:space="0" w:color="auto"/>
                    <w:right w:val="none" w:sz="0" w:space="0" w:color="auto"/>
                  </w:divBdr>
                  <w:divsChild>
                    <w:div w:id="1105886655">
                      <w:marLeft w:val="0"/>
                      <w:marRight w:val="0"/>
                      <w:marTop w:val="0"/>
                      <w:marBottom w:val="0"/>
                      <w:divBdr>
                        <w:top w:val="none" w:sz="0" w:space="0" w:color="auto"/>
                        <w:left w:val="none" w:sz="0" w:space="0" w:color="auto"/>
                        <w:bottom w:val="none" w:sz="0" w:space="0" w:color="auto"/>
                        <w:right w:val="none" w:sz="0" w:space="0" w:color="auto"/>
                      </w:divBdr>
                    </w:div>
                  </w:divsChild>
                </w:div>
                <w:div w:id="982852393">
                  <w:marLeft w:val="0"/>
                  <w:marRight w:val="0"/>
                  <w:marTop w:val="0"/>
                  <w:marBottom w:val="0"/>
                  <w:divBdr>
                    <w:top w:val="none" w:sz="0" w:space="0" w:color="auto"/>
                    <w:left w:val="none" w:sz="0" w:space="0" w:color="auto"/>
                    <w:bottom w:val="none" w:sz="0" w:space="0" w:color="auto"/>
                    <w:right w:val="none" w:sz="0" w:space="0" w:color="auto"/>
                  </w:divBdr>
                  <w:divsChild>
                    <w:div w:id="1582908445">
                      <w:marLeft w:val="0"/>
                      <w:marRight w:val="0"/>
                      <w:marTop w:val="0"/>
                      <w:marBottom w:val="0"/>
                      <w:divBdr>
                        <w:top w:val="none" w:sz="0" w:space="0" w:color="auto"/>
                        <w:left w:val="none" w:sz="0" w:space="0" w:color="auto"/>
                        <w:bottom w:val="none" w:sz="0" w:space="0" w:color="auto"/>
                        <w:right w:val="none" w:sz="0" w:space="0" w:color="auto"/>
                      </w:divBdr>
                    </w:div>
                  </w:divsChild>
                </w:div>
                <w:div w:id="989597771">
                  <w:marLeft w:val="0"/>
                  <w:marRight w:val="0"/>
                  <w:marTop w:val="0"/>
                  <w:marBottom w:val="0"/>
                  <w:divBdr>
                    <w:top w:val="none" w:sz="0" w:space="0" w:color="auto"/>
                    <w:left w:val="none" w:sz="0" w:space="0" w:color="auto"/>
                    <w:bottom w:val="none" w:sz="0" w:space="0" w:color="auto"/>
                    <w:right w:val="none" w:sz="0" w:space="0" w:color="auto"/>
                  </w:divBdr>
                  <w:divsChild>
                    <w:div w:id="838811814">
                      <w:marLeft w:val="0"/>
                      <w:marRight w:val="0"/>
                      <w:marTop w:val="0"/>
                      <w:marBottom w:val="0"/>
                      <w:divBdr>
                        <w:top w:val="none" w:sz="0" w:space="0" w:color="auto"/>
                        <w:left w:val="none" w:sz="0" w:space="0" w:color="auto"/>
                        <w:bottom w:val="none" w:sz="0" w:space="0" w:color="auto"/>
                        <w:right w:val="none" w:sz="0" w:space="0" w:color="auto"/>
                      </w:divBdr>
                    </w:div>
                  </w:divsChild>
                </w:div>
                <w:div w:id="1005942482">
                  <w:marLeft w:val="0"/>
                  <w:marRight w:val="0"/>
                  <w:marTop w:val="0"/>
                  <w:marBottom w:val="0"/>
                  <w:divBdr>
                    <w:top w:val="none" w:sz="0" w:space="0" w:color="auto"/>
                    <w:left w:val="none" w:sz="0" w:space="0" w:color="auto"/>
                    <w:bottom w:val="none" w:sz="0" w:space="0" w:color="auto"/>
                    <w:right w:val="none" w:sz="0" w:space="0" w:color="auto"/>
                  </w:divBdr>
                  <w:divsChild>
                    <w:div w:id="1300572908">
                      <w:marLeft w:val="0"/>
                      <w:marRight w:val="0"/>
                      <w:marTop w:val="0"/>
                      <w:marBottom w:val="0"/>
                      <w:divBdr>
                        <w:top w:val="none" w:sz="0" w:space="0" w:color="auto"/>
                        <w:left w:val="none" w:sz="0" w:space="0" w:color="auto"/>
                        <w:bottom w:val="none" w:sz="0" w:space="0" w:color="auto"/>
                        <w:right w:val="none" w:sz="0" w:space="0" w:color="auto"/>
                      </w:divBdr>
                    </w:div>
                  </w:divsChild>
                </w:div>
                <w:div w:id="1031224612">
                  <w:marLeft w:val="0"/>
                  <w:marRight w:val="0"/>
                  <w:marTop w:val="0"/>
                  <w:marBottom w:val="0"/>
                  <w:divBdr>
                    <w:top w:val="none" w:sz="0" w:space="0" w:color="auto"/>
                    <w:left w:val="none" w:sz="0" w:space="0" w:color="auto"/>
                    <w:bottom w:val="none" w:sz="0" w:space="0" w:color="auto"/>
                    <w:right w:val="none" w:sz="0" w:space="0" w:color="auto"/>
                  </w:divBdr>
                  <w:divsChild>
                    <w:div w:id="901209560">
                      <w:marLeft w:val="0"/>
                      <w:marRight w:val="0"/>
                      <w:marTop w:val="0"/>
                      <w:marBottom w:val="0"/>
                      <w:divBdr>
                        <w:top w:val="none" w:sz="0" w:space="0" w:color="auto"/>
                        <w:left w:val="none" w:sz="0" w:space="0" w:color="auto"/>
                        <w:bottom w:val="none" w:sz="0" w:space="0" w:color="auto"/>
                        <w:right w:val="none" w:sz="0" w:space="0" w:color="auto"/>
                      </w:divBdr>
                    </w:div>
                    <w:div w:id="1128162129">
                      <w:marLeft w:val="0"/>
                      <w:marRight w:val="0"/>
                      <w:marTop w:val="0"/>
                      <w:marBottom w:val="0"/>
                      <w:divBdr>
                        <w:top w:val="none" w:sz="0" w:space="0" w:color="auto"/>
                        <w:left w:val="none" w:sz="0" w:space="0" w:color="auto"/>
                        <w:bottom w:val="none" w:sz="0" w:space="0" w:color="auto"/>
                        <w:right w:val="none" w:sz="0" w:space="0" w:color="auto"/>
                      </w:divBdr>
                    </w:div>
                  </w:divsChild>
                </w:div>
                <w:div w:id="1077556249">
                  <w:marLeft w:val="0"/>
                  <w:marRight w:val="0"/>
                  <w:marTop w:val="0"/>
                  <w:marBottom w:val="0"/>
                  <w:divBdr>
                    <w:top w:val="none" w:sz="0" w:space="0" w:color="auto"/>
                    <w:left w:val="none" w:sz="0" w:space="0" w:color="auto"/>
                    <w:bottom w:val="none" w:sz="0" w:space="0" w:color="auto"/>
                    <w:right w:val="none" w:sz="0" w:space="0" w:color="auto"/>
                  </w:divBdr>
                  <w:divsChild>
                    <w:div w:id="815411455">
                      <w:marLeft w:val="0"/>
                      <w:marRight w:val="0"/>
                      <w:marTop w:val="0"/>
                      <w:marBottom w:val="0"/>
                      <w:divBdr>
                        <w:top w:val="none" w:sz="0" w:space="0" w:color="auto"/>
                        <w:left w:val="none" w:sz="0" w:space="0" w:color="auto"/>
                        <w:bottom w:val="none" w:sz="0" w:space="0" w:color="auto"/>
                        <w:right w:val="none" w:sz="0" w:space="0" w:color="auto"/>
                      </w:divBdr>
                    </w:div>
                  </w:divsChild>
                </w:div>
                <w:div w:id="1085884731">
                  <w:marLeft w:val="0"/>
                  <w:marRight w:val="0"/>
                  <w:marTop w:val="0"/>
                  <w:marBottom w:val="0"/>
                  <w:divBdr>
                    <w:top w:val="none" w:sz="0" w:space="0" w:color="auto"/>
                    <w:left w:val="none" w:sz="0" w:space="0" w:color="auto"/>
                    <w:bottom w:val="none" w:sz="0" w:space="0" w:color="auto"/>
                    <w:right w:val="none" w:sz="0" w:space="0" w:color="auto"/>
                  </w:divBdr>
                  <w:divsChild>
                    <w:div w:id="1202792099">
                      <w:marLeft w:val="0"/>
                      <w:marRight w:val="0"/>
                      <w:marTop w:val="0"/>
                      <w:marBottom w:val="0"/>
                      <w:divBdr>
                        <w:top w:val="none" w:sz="0" w:space="0" w:color="auto"/>
                        <w:left w:val="none" w:sz="0" w:space="0" w:color="auto"/>
                        <w:bottom w:val="none" w:sz="0" w:space="0" w:color="auto"/>
                        <w:right w:val="none" w:sz="0" w:space="0" w:color="auto"/>
                      </w:divBdr>
                    </w:div>
                  </w:divsChild>
                </w:div>
                <w:div w:id="1136797326">
                  <w:marLeft w:val="0"/>
                  <w:marRight w:val="0"/>
                  <w:marTop w:val="0"/>
                  <w:marBottom w:val="0"/>
                  <w:divBdr>
                    <w:top w:val="none" w:sz="0" w:space="0" w:color="auto"/>
                    <w:left w:val="none" w:sz="0" w:space="0" w:color="auto"/>
                    <w:bottom w:val="none" w:sz="0" w:space="0" w:color="auto"/>
                    <w:right w:val="none" w:sz="0" w:space="0" w:color="auto"/>
                  </w:divBdr>
                  <w:divsChild>
                    <w:div w:id="1292203188">
                      <w:marLeft w:val="0"/>
                      <w:marRight w:val="0"/>
                      <w:marTop w:val="0"/>
                      <w:marBottom w:val="0"/>
                      <w:divBdr>
                        <w:top w:val="none" w:sz="0" w:space="0" w:color="auto"/>
                        <w:left w:val="none" w:sz="0" w:space="0" w:color="auto"/>
                        <w:bottom w:val="none" w:sz="0" w:space="0" w:color="auto"/>
                        <w:right w:val="none" w:sz="0" w:space="0" w:color="auto"/>
                      </w:divBdr>
                    </w:div>
                  </w:divsChild>
                </w:div>
                <w:div w:id="1202354573">
                  <w:marLeft w:val="0"/>
                  <w:marRight w:val="0"/>
                  <w:marTop w:val="0"/>
                  <w:marBottom w:val="0"/>
                  <w:divBdr>
                    <w:top w:val="none" w:sz="0" w:space="0" w:color="auto"/>
                    <w:left w:val="none" w:sz="0" w:space="0" w:color="auto"/>
                    <w:bottom w:val="none" w:sz="0" w:space="0" w:color="auto"/>
                    <w:right w:val="none" w:sz="0" w:space="0" w:color="auto"/>
                  </w:divBdr>
                  <w:divsChild>
                    <w:div w:id="1524784163">
                      <w:marLeft w:val="0"/>
                      <w:marRight w:val="0"/>
                      <w:marTop w:val="0"/>
                      <w:marBottom w:val="0"/>
                      <w:divBdr>
                        <w:top w:val="none" w:sz="0" w:space="0" w:color="auto"/>
                        <w:left w:val="none" w:sz="0" w:space="0" w:color="auto"/>
                        <w:bottom w:val="none" w:sz="0" w:space="0" w:color="auto"/>
                        <w:right w:val="none" w:sz="0" w:space="0" w:color="auto"/>
                      </w:divBdr>
                    </w:div>
                  </w:divsChild>
                </w:div>
                <w:div w:id="1296179041">
                  <w:marLeft w:val="0"/>
                  <w:marRight w:val="0"/>
                  <w:marTop w:val="0"/>
                  <w:marBottom w:val="0"/>
                  <w:divBdr>
                    <w:top w:val="none" w:sz="0" w:space="0" w:color="auto"/>
                    <w:left w:val="none" w:sz="0" w:space="0" w:color="auto"/>
                    <w:bottom w:val="none" w:sz="0" w:space="0" w:color="auto"/>
                    <w:right w:val="none" w:sz="0" w:space="0" w:color="auto"/>
                  </w:divBdr>
                  <w:divsChild>
                    <w:div w:id="1065108076">
                      <w:marLeft w:val="0"/>
                      <w:marRight w:val="0"/>
                      <w:marTop w:val="0"/>
                      <w:marBottom w:val="0"/>
                      <w:divBdr>
                        <w:top w:val="none" w:sz="0" w:space="0" w:color="auto"/>
                        <w:left w:val="none" w:sz="0" w:space="0" w:color="auto"/>
                        <w:bottom w:val="none" w:sz="0" w:space="0" w:color="auto"/>
                        <w:right w:val="none" w:sz="0" w:space="0" w:color="auto"/>
                      </w:divBdr>
                    </w:div>
                  </w:divsChild>
                </w:div>
                <w:div w:id="1364945141">
                  <w:marLeft w:val="0"/>
                  <w:marRight w:val="0"/>
                  <w:marTop w:val="0"/>
                  <w:marBottom w:val="0"/>
                  <w:divBdr>
                    <w:top w:val="none" w:sz="0" w:space="0" w:color="auto"/>
                    <w:left w:val="none" w:sz="0" w:space="0" w:color="auto"/>
                    <w:bottom w:val="none" w:sz="0" w:space="0" w:color="auto"/>
                    <w:right w:val="none" w:sz="0" w:space="0" w:color="auto"/>
                  </w:divBdr>
                  <w:divsChild>
                    <w:div w:id="152064358">
                      <w:marLeft w:val="0"/>
                      <w:marRight w:val="0"/>
                      <w:marTop w:val="0"/>
                      <w:marBottom w:val="0"/>
                      <w:divBdr>
                        <w:top w:val="none" w:sz="0" w:space="0" w:color="auto"/>
                        <w:left w:val="none" w:sz="0" w:space="0" w:color="auto"/>
                        <w:bottom w:val="none" w:sz="0" w:space="0" w:color="auto"/>
                        <w:right w:val="none" w:sz="0" w:space="0" w:color="auto"/>
                      </w:divBdr>
                    </w:div>
                    <w:div w:id="1801150554">
                      <w:marLeft w:val="0"/>
                      <w:marRight w:val="0"/>
                      <w:marTop w:val="0"/>
                      <w:marBottom w:val="0"/>
                      <w:divBdr>
                        <w:top w:val="none" w:sz="0" w:space="0" w:color="auto"/>
                        <w:left w:val="none" w:sz="0" w:space="0" w:color="auto"/>
                        <w:bottom w:val="none" w:sz="0" w:space="0" w:color="auto"/>
                        <w:right w:val="none" w:sz="0" w:space="0" w:color="auto"/>
                      </w:divBdr>
                    </w:div>
                  </w:divsChild>
                </w:div>
                <w:div w:id="1448507788">
                  <w:marLeft w:val="0"/>
                  <w:marRight w:val="0"/>
                  <w:marTop w:val="0"/>
                  <w:marBottom w:val="0"/>
                  <w:divBdr>
                    <w:top w:val="none" w:sz="0" w:space="0" w:color="auto"/>
                    <w:left w:val="none" w:sz="0" w:space="0" w:color="auto"/>
                    <w:bottom w:val="none" w:sz="0" w:space="0" w:color="auto"/>
                    <w:right w:val="none" w:sz="0" w:space="0" w:color="auto"/>
                  </w:divBdr>
                  <w:divsChild>
                    <w:div w:id="934754590">
                      <w:marLeft w:val="0"/>
                      <w:marRight w:val="0"/>
                      <w:marTop w:val="0"/>
                      <w:marBottom w:val="0"/>
                      <w:divBdr>
                        <w:top w:val="none" w:sz="0" w:space="0" w:color="auto"/>
                        <w:left w:val="none" w:sz="0" w:space="0" w:color="auto"/>
                        <w:bottom w:val="none" w:sz="0" w:space="0" w:color="auto"/>
                        <w:right w:val="none" w:sz="0" w:space="0" w:color="auto"/>
                      </w:divBdr>
                    </w:div>
                  </w:divsChild>
                </w:div>
                <w:div w:id="1504854927">
                  <w:marLeft w:val="0"/>
                  <w:marRight w:val="0"/>
                  <w:marTop w:val="0"/>
                  <w:marBottom w:val="0"/>
                  <w:divBdr>
                    <w:top w:val="none" w:sz="0" w:space="0" w:color="auto"/>
                    <w:left w:val="none" w:sz="0" w:space="0" w:color="auto"/>
                    <w:bottom w:val="none" w:sz="0" w:space="0" w:color="auto"/>
                    <w:right w:val="none" w:sz="0" w:space="0" w:color="auto"/>
                  </w:divBdr>
                  <w:divsChild>
                    <w:div w:id="535392153">
                      <w:marLeft w:val="0"/>
                      <w:marRight w:val="0"/>
                      <w:marTop w:val="0"/>
                      <w:marBottom w:val="0"/>
                      <w:divBdr>
                        <w:top w:val="none" w:sz="0" w:space="0" w:color="auto"/>
                        <w:left w:val="none" w:sz="0" w:space="0" w:color="auto"/>
                        <w:bottom w:val="none" w:sz="0" w:space="0" w:color="auto"/>
                        <w:right w:val="none" w:sz="0" w:space="0" w:color="auto"/>
                      </w:divBdr>
                    </w:div>
                  </w:divsChild>
                </w:div>
                <w:div w:id="1630238993">
                  <w:marLeft w:val="0"/>
                  <w:marRight w:val="0"/>
                  <w:marTop w:val="0"/>
                  <w:marBottom w:val="0"/>
                  <w:divBdr>
                    <w:top w:val="none" w:sz="0" w:space="0" w:color="auto"/>
                    <w:left w:val="none" w:sz="0" w:space="0" w:color="auto"/>
                    <w:bottom w:val="none" w:sz="0" w:space="0" w:color="auto"/>
                    <w:right w:val="none" w:sz="0" w:space="0" w:color="auto"/>
                  </w:divBdr>
                  <w:divsChild>
                    <w:div w:id="856771569">
                      <w:marLeft w:val="0"/>
                      <w:marRight w:val="0"/>
                      <w:marTop w:val="0"/>
                      <w:marBottom w:val="0"/>
                      <w:divBdr>
                        <w:top w:val="none" w:sz="0" w:space="0" w:color="auto"/>
                        <w:left w:val="none" w:sz="0" w:space="0" w:color="auto"/>
                        <w:bottom w:val="none" w:sz="0" w:space="0" w:color="auto"/>
                        <w:right w:val="none" w:sz="0" w:space="0" w:color="auto"/>
                      </w:divBdr>
                    </w:div>
                    <w:div w:id="2100255362">
                      <w:marLeft w:val="0"/>
                      <w:marRight w:val="0"/>
                      <w:marTop w:val="0"/>
                      <w:marBottom w:val="0"/>
                      <w:divBdr>
                        <w:top w:val="none" w:sz="0" w:space="0" w:color="auto"/>
                        <w:left w:val="none" w:sz="0" w:space="0" w:color="auto"/>
                        <w:bottom w:val="none" w:sz="0" w:space="0" w:color="auto"/>
                        <w:right w:val="none" w:sz="0" w:space="0" w:color="auto"/>
                      </w:divBdr>
                    </w:div>
                  </w:divsChild>
                </w:div>
                <w:div w:id="1745957214">
                  <w:marLeft w:val="0"/>
                  <w:marRight w:val="0"/>
                  <w:marTop w:val="0"/>
                  <w:marBottom w:val="0"/>
                  <w:divBdr>
                    <w:top w:val="none" w:sz="0" w:space="0" w:color="auto"/>
                    <w:left w:val="none" w:sz="0" w:space="0" w:color="auto"/>
                    <w:bottom w:val="none" w:sz="0" w:space="0" w:color="auto"/>
                    <w:right w:val="none" w:sz="0" w:space="0" w:color="auto"/>
                  </w:divBdr>
                  <w:divsChild>
                    <w:div w:id="1518108647">
                      <w:marLeft w:val="0"/>
                      <w:marRight w:val="0"/>
                      <w:marTop w:val="0"/>
                      <w:marBottom w:val="0"/>
                      <w:divBdr>
                        <w:top w:val="none" w:sz="0" w:space="0" w:color="auto"/>
                        <w:left w:val="none" w:sz="0" w:space="0" w:color="auto"/>
                        <w:bottom w:val="none" w:sz="0" w:space="0" w:color="auto"/>
                        <w:right w:val="none" w:sz="0" w:space="0" w:color="auto"/>
                      </w:divBdr>
                    </w:div>
                  </w:divsChild>
                </w:div>
                <w:div w:id="1802651508">
                  <w:marLeft w:val="0"/>
                  <w:marRight w:val="0"/>
                  <w:marTop w:val="0"/>
                  <w:marBottom w:val="0"/>
                  <w:divBdr>
                    <w:top w:val="none" w:sz="0" w:space="0" w:color="auto"/>
                    <w:left w:val="none" w:sz="0" w:space="0" w:color="auto"/>
                    <w:bottom w:val="none" w:sz="0" w:space="0" w:color="auto"/>
                    <w:right w:val="none" w:sz="0" w:space="0" w:color="auto"/>
                  </w:divBdr>
                  <w:divsChild>
                    <w:div w:id="1929580861">
                      <w:marLeft w:val="0"/>
                      <w:marRight w:val="0"/>
                      <w:marTop w:val="0"/>
                      <w:marBottom w:val="0"/>
                      <w:divBdr>
                        <w:top w:val="none" w:sz="0" w:space="0" w:color="auto"/>
                        <w:left w:val="none" w:sz="0" w:space="0" w:color="auto"/>
                        <w:bottom w:val="none" w:sz="0" w:space="0" w:color="auto"/>
                        <w:right w:val="none" w:sz="0" w:space="0" w:color="auto"/>
                      </w:divBdr>
                    </w:div>
                  </w:divsChild>
                </w:div>
                <w:div w:id="1805465829">
                  <w:marLeft w:val="0"/>
                  <w:marRight w:val="0"/>
                  <w:marTop w:val="0"/>
                  <w:marBottom w:val="0"/>
                  <w:divBdr>
                    <w:top w:val="none" w:sz="0" w:space="0" w:color="auto"/>
                    <w:left w:val="none" w:sz="0" w:space="0" w:color="auto"/>
                    <w:bottom w:val="none" w:sz="0" w:space="0" w:color="auto"/>
                    <w:right w:val="none" w:sz="0" w:space="0" w:color="auto"/>
                  </w:divBdr>
                  <w:divsChild>
                    <w:div w:id="829518609">
                      <w:marLeft w:val="0"/>
                      <w:marRight w:val="0"/>
                      <w:marTop w:val="0"/>
                      <w:marBottom w:val="0"/>
                      <w:divBdr>
                        <w:top w:val="none" w:sz="0" w:space="0" w:color="auto"/>
                        <w:left w:val="none" w:sz="0" w:space="0" w:color="auto"/>
                        <w:bottom w:val="none" w:sz="0" w:space="0" w:color="auto"/>
                        <w:right w:val="none" w:sz="0" w:space="0" w:color="auto"/>
                      </w:divBdr>
                    </w:div>
                  </w:divsChild>
                </w:div>
                <w:div w:id="1817915445">
                  <w:marLeft w:val="0"/>
                  <w:marRight w:val="0"/>
                  <w:marTop w:val="0"/>
                  <w:marBottom w:val="0"/>
                  <w:divBdr>
                    <w:top w:val="none" w:sz="0" w:space="0" w:color="auto"/>
                    <w:left w:val="none" w:sz="0" w:space="0" w:color="auto"/>
                    <w:bottom w:val="none" w:sz="0" w:space="0" w:color="auto"/>
                    <w:right w:val="none" w:sz="0" w:space="0" w:color="auto"/>
                  </w:divBdr>
                  <w:divsChild>
                    <w:div w:id="1301228283">
                      <w:marLeft w:val="0"/>
                      <w:marRight w:val="0"/>
                      <w:marTop w:val="0"/>
                      <w:marBottom w:val="0"/>
                      <w:divBdr>
                        <w:top w:val="none" w:sz="0" w:space="0" w:color="auto"/>
                        <w:left w:val="none" w:sz="0" w:space="0" w:color="auto"/>
                        <w:bottom w:val="none" w:sz="0" w:space="0" w:color="auto"/>
                        <w:right w:val="none" w:sz="0" w:space="0" w:color="auto"/>
                      </w:divBdr>
                    </w:div>
                  </w:divsChild>
                </w:div>
                <w:div w:id="1843081191">
                  <w:marLeft w:val="0"/>
                  <w:marRight w:val="0"/>
                  <w:marTop w:val="0"/>
                  <w:marBottom w:val="0"/>
                  <w:divBdr>
                    <w:top w:val="none" w:sz="0" w:space="0" w:color="auto"/>
                    <w:left w:val="none" w:sz="0" w:space="0" w:color="auto"/>
                    <w:bottom w:val="none" w:sz="0" w:space="0" w:color="auto"/>
                    <w:right w:val="none" w:sz="0" w:space="0" w:color="auto"/>
                  </w:divBdr>
                  <w:divsChild>
                    <w:div w:id="169299232">
                      <w:marLeft w:val="0"/>
                      <w:marRight w:val="0"/>
                      <w:marTop w:val="0"/>
                      <w:marBottom w:val="0"/>
                      <w:divBdr>
                        <w:top w:val="none" w:sz="0" w:space="0" w:color="auto"/>
                        <w:left w:val="none" w:sz="0" w:space="0" w:color="auto"/>
                        <w:bottom w:val="none" w:sz="0" w:space="0" w:color="auto"/>
                        <w:right w:val="none" w:sz="0" w:space="0" w:color="auto"/>
                      </w:divBdr>
                    </w:div>
                  </w:divsChild>
                </w:div>
                <w:div w:id="1870023545">
                  <w:marLeft w:val="0"/>
                  <w:marRight w:val="0"/>
                  <w:marTop w:val="0"/>
                  <w:marBottom w:val="0"/>
                  <w:divBdr>
                    <w:top w:val="none" w:sz="0" w:space="0" w:color="auto"/>
                    <w:left w:val="none" w:sz="0" w:space="0" w:color="auto"/>
                    <w:bottom w:val="none" w:sz="0" w:space="0" w:color="auto"/>
                    <w:right w:val="none" w:sz="0" w:space="0" w:color="auto"/>
                  </w:divBdr>
                  <w:divsChild>
                    <w:div w:id="423579322">
                      <w:marLeft w:val="0"/>
                      <w:marRight w:val="0"/>
                      <w:marTop w:val="0"/>
                      <w:marBottom w:val="0"/>
                      <w:divBdr>
                        <w:top w:val="none" w:sz="0" w:space="0" w:color="auto"/>
                        <w:left w:val="none" w:sz="0" w:space="0" w:color="auto"/>
                        <w:bottom w:val="none" w:sz="0" w:space="0" w:color="auto"/>
                        <w:right w:val="none" w:sz="0" w:space="0" w:color="auto"/>
                      </w:divBdr>
                    </w:div>
                    <w:div w:id="1303652938">
                      <w:marLeft w:val="0"/>
                      <w:marRight w:val="0"/>
                      <w:marTop w:val="0"/>
                      <w:marBottom w:val="0"/>
                      <w:divBdr>
                        <w:top w:val="none" w:sz="0" w:space="0" w:color="auto"/>
                        <w:left w:val="none" w:sz="0" w:space="0" w:color="auto"/>
                        <w:bottom w:val="none" w:sz="0" w:space="0" w:color="auto"/>
                        <w:right w:val="none" w:sz="0" w:space="0" w:color="auto"/>
                      </w:divBdr>
                    </w:div>
                  </w:divsChild>
                </w:div>
                <w:div w:id="1946037171">
                  <w:marLeft w:val="0"/>
                  <w:marRight w:val="0"/>
                  <w:marTop w:val="0"/>
                  <w:marBottom w:val="0"/>
                  <w:divBdr>
                    <w:top w:val="none" w:sz="0" w:space="0" w:color="auto"/>
                    <w:left w:val="none" w:sz="0" w:space="0" w:color="auto"/>
                    <w:bottom w:val="none" w:sz="0" w:space="0" w:color="auto"/>
                    <w:right w:val="none" w:sz="0" w:space="0" w:color="auto"/>
                  </w:divBdr>
                  <w:divsChild>
                    <w:div w:id="795873641">
                      <w:marLeft w:val="0"/>
                      <w:marRight w:val="0"/>
                      <w:marTop w:val="0"/>
                      <w:marBottom w:val="0"/>
                      <w:divBdr>
                        <w:top w:val="none" w:sz="0" w:space="0" w:color="auto"/>
                        <w:left w:val="none" w:sz="0" w:space="0" w:color="auto"/>
                        <w:bottom w:val="none" w:sz="0" w:space="0" w:color="auto"/>
                        <w:right w:val="none" w:sz="0" w:space="0" w:color="auto"/>
                      </w:divBdr>
                    </w:div>
                    <w:div w:id="1842315084">
                      <w:marLeft w:val="0"/>
                      <w:marRight w:val="0"/>
                      <w:marTop w:val="0"/>
                      <w:marBottom w:val="0"/>
                      <w:divBdr>
                        <w:top w:val="none" w:sz="0" w:space="0" w:color="auto"/>
                        <w:left w:val="none" w:sz="0" w:space="0" w:color="auto"/>
                        <w:bottom w:val="none" w:sz="0" w:space="0" w:color="auto"/>
                        <w:right w:val="none" w:sz="0" w:space="0" w:color="auto"/>
                      </w:divBdr>
                    </w:div>
                  </w:divsChild>
                </w:div>
                <w:div w:id="1989699873">
                  <w:marLeft w:val="0"/>
                  <w:marRight w:val="0"/>
                  <w:marTop w:val="0"/>
                  <w:marBottom w:val="0"/>
                  <w:divBdr>
                    <w:top w:val="none" w:sz="0" w:space="0" w:color="auto"/>
                    <w:left w:val="none" w:sz="0" w:space="0" w:color="auto"/>
                    <w:bottom w:val="none" w:sz="0" w:space="0" w:color="auto"/>
                    <w:right w:val="none" w:sz="0" w:space="0" w:color="auto"/>
                  </w:divBdr>
                  <w:divsChild>
                    <w:div w:id="97989458">
                      <w:marLeft w:val="0"/>
                      <w:marRight w:val="0"/>
                      <w:marTop w:val="0"/>
                      <w:marBottom w:val="0"/>
                      <w:divBdr>
                        <w:top w:val="none" w:sz="0" w:space="0" w:color="auto"/>
                        <w:left w:val="none" w:sz="0" w:space="0" w:color="auto"/>
                        <w:bottom w:val="none" w:sz="0" w:space="0" w:color="auto"/>
                        <w:right w:val="none" w:sz="0" w:space="0" w:color="auto"/>
                      </w:divBdr>
                    </w:div>
                  </w:divsChild>
                </w:div>
                <w:div w:id="2011712670">
                  <w:marLeft w:val="0"/>
                  <w:marRight w:val="0"/>
                  <w:marTop w:val="0"/>
                  <w:marBottom w:val="0"/>
                  <w:divBdr>
                    <w:top w:val="none" w:sz="0" w:space="0" w:color="auto"/>
                    <w:left w:val="none" w:sz="0" w:space="0" w:color="auto"/>
                    <w:bottom w:val="none" w:sz="0" w:space="0" w:color="auto"/>
                    <w:right w:val="none" w:sz="0" w:space="0" w:color="auto"/>
                  </w:divBdr>
                  <w:divsChild>
                    <w:div w:id="298347470">
                      <w:marLeft w:val="0"/>
                      <w:marRight w:val="0"/>
                      <w:marTop w:val="0"/>
                      <w:marBottom w:val="0"/>
                      <w:divBdr>
                        <w:top w:val="none" w:sz="0" w:space="0" w:color="auto"/>
                        <w:left w:val="none" w:sz="0" w:space="0" w:color="auto"/>
                        <w:bottom w:val="none" w:sz="0" w:space="0" w:color="auto"/>
                        <w:right w:val="none" w:sz="0" w:space="0" w:color="auto"/>
                      </w:divBdr>
                    </w:div>
                    <w:div w:id="1146439338">
                      <w:marLeft w:val="0"/>
                      <w:marRight w:val="0"/>
                      <w:marTop w:val="0"/>
                      <w:marBottom w:val="0"/>
                      <w:divBdr>
                        <w:top w:val="none" w:sz="0" w:space="0" w:color="auto"/>
                        <w:left w:val="none" w:sz="0" w:space="0" w:color="auto"/>
                        <w:bottom w:val="none" w:sz="0" w:space="0" w:color="auto"/>
                        <w:right w:val="none" w:sz="0" w:space="0" w:color="auto"/>
                      </w:divBdr>
                    </w:div>
                  </w:divsChild>
                </w:div>
                <w:div w:id="2011828342">
                  <w:marLeft w:val="0"/>
                  <w:marRight w:val="0"/>
                  <w:marTop w:val="0"/>
                  <w:marBottom w:val="0"/>
                  <w:divBdr>
                    <w:top w:val="none" w:sz="0" w:space="0" w:color="auto"/>
                    <w:left w:val="none" w:sz="0" w:space="0" w:color="auto"/>
                    <w:bottom w:val="none" w:sz="0" w:space="0" w:color="auto"/>
                    <w:right w:val="none" w:sz="0" w:space="0" w:color="auto"/>
                  </w:divBdr>
                  <w:divsChild>
                    <w:div w:id="2024016913">
                      <w:marLeft w:val="0"/>
                      <w:marRight w:val="0"/>
                      <w:marTop w:val="0"/>
                      <w:marBottom w:val="0"/>
                      <w:divBdr>
                        <w:top w:val="none" w:sz="0" w:space="0" w:color="auto"/>
                        <w:left w:val="none" w:sz="0" w:space="0" w:color="auto"/>
                        <w:bottom w:val="none" w:sz="0" w:space="0" w:color="auto"/>
                        <w:right w:val="none" w:sz="0" w:space="0" w:color="auto"/>
                      </w:divBdr>
                    </w:div>
                  </w:divsChild>
                </w:div>
                <w:div w:id="2044821284">
                  <w:marLeft w:val="0"/>
                  <w:marRight w:val="0"/>
                  <w:marTop w:val="0"/>
                  <w:marBottom w:val="0"/>
                  <w:divBdr>
                    <w:top w:val="none" w:sz="0" w:space="0" w:color="auto"/>
                    <w:left w:val="none" w:sz="0" w:space="0" w:color="auto"/>
                    <w:bottom w:val="none" w:sz="0" w:space="0" w:color="auto"/>
                    <w:right w:val="none" w:sz="0" w:space="0" w:color="auto"/>
                  </w:divBdr>
                  <w:divsChild>
                    <w:div w:id="9753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454776">
          <w:marLeft w:val="0"/>
          <w:marRight w:val="0"/>
          <w:marTop w:val="0"/>
          <w:marBottom w:val="0"/>
          <w:divBdr>
            <w:top w:val="none" w:sz="0" w:space="0" w:color="auto"/>
            <w:left w:val="none" w:sz="0" w:space="0" w:color="auto"/>
            <w:bottom w:val="none" w:sz="0" w:space="0" w:color="auto"/>
            <w:right w:val="none" w:sz="0" w:space="0" w:color="auto"/>
          </w:divBdr>
          <w:divsChild>
            <w:div w:id="121197752">
              <w:marLeft w:val="-75"/>
              <w:marRight w:val="0"/>
              <w:marTop w:val="30"/>
              <w:marBottom w:val="30"/>
              <w:divBdr>
                <w:top w:val="none" w:sz="0" w:space="0" w:color="auto"/>
                <w:left w:val="none" w:sz="0" w:space="0" w:color="auto"/>
                <w:bottom w:val="none" w:sz="0" w:space="0" w:color="auto"/>
                <w:right w:val="none" w:sz="0" w:space="0" w:color="auto"/>
              </w:divBdr>
              <w:divsChild>
                <w:div w:id="60250703">
                  <w:marLeft w:val="0"/>
                  <w:marRight w:val="0"/>
                  <w:marTop w:val="0"/>
                  <w:marBottom w:val="0"/>
                  <w:divBdr>
                    <w:top w:val="none" w:sz="0" w:space="0" w:color="auto"/>
                    <w:left w:val="none" w:sz="0" w:space="0" w:color="auto"/>
                    <w:bottom w:val="none" w:sz="0" w:space="0" w:color="auto"/>
                    <w:right w:val="none" w:sz="0" w:space="0" w:color="auto"/>
                  </w:divBdr>
                  <w:divsChild>
                    <w:div w:id="928077233">
                      <w:marLeft w:val="0"/>
                      <w:marRight w:val="0"/>
                      <w:marTop w:val="0"/>
                      <w:marBottom w:val="0"/>
                      <w:divBdr>
                        <w:top w:val="none" w:sz="0" w:space="0" w:color="auto"/>
                        <w:left w:val="none" w:sz="0" w:space="0" w:color="auto"/>
                        <w:bottom w:val="none" w:sz="0" w:space="0" w:color="auto"/>
                        <w:right w:val="none" w:sz="0" w:space="0" w:color="auto"/>
                      </w:divBdr>
                    </w:div>
                  </w:divsChild>
                </w:div>
                <w:div w:id="88238653">
                  <w:marLeft w:val="0"/>
                  <w:marRight w:val="0"/>
                  <w:marTop w:val="0"/>
                  <w:marBottom w:val="0"/>
                  <w:divBdr>
                    <w:top w:val="none" w:sz="0" w:space="0" w:color="auto"/>
                    <w:left w:val="none" w:sz="0" w:space="0" w:color="auto"/>
                    <w:bottom w:val="none" w:sz="0" w:space="0" w:color="auto"/>
                    <w:right w:val="none" w:sz="0" w:space="0" w:color="auto"/>
                  </w:divBdr>
                  <w:divsChild>
                    <w:div w:id="565991544">
                      <w:marLeft w:val="0"/>
                      <w:marRight w:val="0"/>
                      <w:marTop w:val="0"/>
                      <w:marBottom w:val="0"/>
                      <w:divBdr>
                        <w:top w:val="none" w:sz="0" w:space="0" w:color="auto"/>
                        <w:left w:val="none" w:sz="0" w:space="0" w:color="auto"/>
                        <w:bottom w:val="none" w:sz="0" w:space="0" w:color="auto"/>
                        <w:right w:val="none" w:sz="0" w:space="0" w:color="auto"/>
                      </w:divBdr>
                    </w:div>
                  </w:divsChild>
                </w:div>
                <w:div w:id="103888112">
                  <w:marLeft w:val="0"/>
                  <w:marRight w:val="0"/>
                  <w:marTop w:val="0"/>
                  <w:marBottom w:val="0"/>
                  <w:divBdr>
                    <w:top w:val="none" w:sz="0" w:space="0" w:color="auto"/>
                    <w:left w:val="none" w:sz="0" w:space="0" w:color="auto"/>
                    <w:bottom w:val="none" w:sz="0" w:space="0" w:color="auto"/>
                    <w:right w:val="none" w:sz="0" w:space="0" w:color="auto"/>
                  </w:divBdr>
                  <w:divsChild>
                    <w:div w:id="646133277">
                      <w:marLeft w:val="0"/>
                      <w:marRight w:val="0"/>
                      <w:marTop w:val="0"/>
                      <w:marBottom w:val="0"/>
                      <w:divBdr>
                        <w:top w:val="none" w:sz="0" w:space="0" w:color="auto"/>
                        <w:left w:val="none" w:sz="0" w:space="0" w:color="auto"/>
                        <w:bottom w:val="none" w:sz="0" w:space="0" w:color="auto"/>
                        <w:right w:val="none" w:sz="0" w:space="0" w:color="auto"/>
                      </w:divBdr>
                    </w:div>
                  </w:divsChild>
                </w:div>
                <w:div w:id="130758969">
                  <w:marLeft w:val="0"/>
                  <w:marRight w:val="0"/>
                  <w:marTop w:val="0"/>
                  <w:marBottom w:val="0"/>
                  <w:divBdr>
                    <w:top w:val="none" w:sz="0" w:space="0" w:color="auto"/>
                    <w:left w:val="none" w:sz="0" w:space="0" w:color="auto"/>
                    <w:bottom w:val="none" w:sz="0" w:space="0" w:color="auto"/>
                    <w:right w:val="none" w:sz="0" w:space="0" w:color="auto"/>
                  </w:divBdr>
                  <w:divsChild>
                    <w:div w:id="366493564">
                      <w:marLeft w:val="0"/>
                      <w:marRight w:val="0"/>
                      <w:marTop w:val="0"/>
                      <w:marBottom w:val="0"/>
                      <w:divBdr>
                        <w:top w:val="none" w:sz="0" w:space="0" w:color="auto"/>
                        <w:left w:val="none" w:sz="0" w:space="0" w:color="auto"/>
                        <w:bottom w:val="none" w:sz="0" w:space="0" w:color="auto"/>
                        <w:right w:val="none" w:sz="0" w:space="0" w:color="auto"/>
                      </w:divBdr>
                    </w:div>
                  </w:divsChild>
                </w:div>
                <w:div w:id="208034665">
                  <w:marLeft w:val="0"/>
                  <w:marRight w:val="0"/>
                  <w:marTop w:val="0"/>
                  <w:marBottom w:val="0"/>
                  <w:divBdr>
                    <w:top w:val="none" w:sz="0" w:space="0" w:color="auto"/>
                    <w:left w:val="none" w:sz="0" w:space="0" w:color="auto"/>
                    <w:bottom w:val="none" w:sz="0" w:space="0" w:color="auto"/>
                    <w:right w:val="none" w:sz="0" w:space="0" w:color="auto"/>
                  </w:divBdr>
                  <w:divsChild>
                    <w:div w:id="1373192971">
                      <w:marLeft w:val="0"/>
                      <w:marRight w:val="0"/>
                      <w:marTop w:val="0"/>
                      <w:marBottom w:val="0"/>
                      <w:divBdr>
                        <w:top w:val="none" w:sz="0" w:space="0" w:color="auto"/>
                        <w:left w:val="none" w:sz="0" w:space="0" w:color="auto"/>
                        <w:bottom w:val="none" w:sz="0" w:space="0" w:color="auto"/>
                        <w:right w:val="none" w:sz="0" w:space="0" w:color="auto"/>
                      </w:divBdr>
                    </w:div>
                  </w:divsChild>
                </w:div>
                <w:div w:id="344792916">
                  <w:marLeft w:val="0"/>
                  <w:marRight w:val="0"/>
                  <w:marTop w:val="0"/>
                  <w:marBottom w:val="0"/>
                  <w:divBdr>
                    <w:top w:val="none" w:sz="0" w:space="0" w:color="auto"/>
                    <w:left w:val="none" w:sz="0" w:space="0" w:color="auto"/>
                    <w:bottom w:val="none" w:sz="0" w:space="0" w:color="auto"/>
                    <w:right w:val="none" w:sz="0" w:space="0" w:color="auto"/>
                  </w:divBdr>
                  <w:divsChild>
                    <w:div w:id="1989552625">
                      <w:marLeft w:val="0"/>
                      <w:marRight w:val="0"/>
                      <w:marTop w:val="0"/>
                      <w:marBottom w:val="0"/>
                      <w:divBdr>
                        <w:top w:val="none" w:sz="0" w:space="0" w:color="auto"/>
                        <w:left w:val="none" w:sz="0" w:space="0" w:color="auto"/>
                        <w:bottom w:val="none" w:sz="0" w:space="0" w:color="auto"/>
                        <w:right w:val="none" w:sz="0" w:space="0" w:color="auto"/>
                      </w:divBdr>
                    </w:div>
                  </w:divsChild>
                </w:div>
                <w:div w:id="347172985">
                  <w:marLeft w:val="0"/>
                  <w:marRight w:val="0"/>
                  <w:marTop w:val="0"/>
                  <w:marBottom w:val="0"/>
                  <w:divBdr>
                    <w:top w:val="none" w:sz="0" w:space="0" w:color="auto"/>
                    <w:left w:val="none" w:sz="0" w:space="0" w:color="auto"/>
                    <w:bottom w:val="none" w:sz="0" w:space="0" w:color="auto"/>
                    <w:right w:val="none" w:sz="0" w:space="0" w:color="auto"/>
                  </w:divBdr>
                  <w:divsChild>
                    <w:div w:id="33820263">
                      <w:marLeft w:val="0"/>
                      <w:marRight w:val="0"/>
                      <w:marTop w:val="0"/>
                      <w:marBottom w:val="0"/>
                      <w:divBdr>
                        <w:top w:val="none" w:sz="0" w:space="0" w:color="auto"/>
                        <w:left w:val="none" w:sz="0" w:space="0" w:color="auto"/>
                        <w:bottom w:val="none" w:sz="0" w:space="0" w:color="auto"/>
                        <w:right w:val="none" w:sz="0" w:space="0" w:color="auto"/>
                      </w:divBdr>
                    </w:div>
                  </w:divsChild>
                </w:div>
                <w:div w:id="513884625">
                  <w:marLeft w:val="0"/>
                  <w:marRight w:val="0"/>
                  <w:marTop w:val="0"/>
                  <w:marBottom w:val="0"/>
                  <w:divBdr>
                    <w:top w:val="none" w:sz="0" w:space="0" w:color="auto"/>
                    <w:left w:val="none" w:sz="0" w:space="0" w:color="auto"/>
                    <w:bottom w:val="none" w:sz="0" w:space="0" w:color="auto"/>
                    <w:right w:val="none" w:sz="0" w:space="0" w:color="auto"/>
                  </w:divBdr>
                  <w:divsChild>
                    <w:div w:id="1121340515">
                      <w:marLeft w:val="0"/>
                      <w:marRight w:val="0"/>
                      <w:marTop w:val="0"/>
                      <w:marBottom w:val="0"/>
                      <w:divBdr>
                        <w:top w:val="none" w:sz="0" w:space="0" w:color="auto"/>
                        <w:left w:val="none" w:sz="0" w:space="0" w:color="auto"/>
                        <w:bottom w:val="none" w:sz="0" w:space="0" w:color="auto"/>
                        <w:right w:val="none" w:sz="0" w:space="0" w:color="auto"/>
                      </w:divBdr>
                    </w:div>
                  </w:divsChild>
                </w:div>
                <w:div w:id="573011671">
                  <w:marLeft w:val="0"/>
                  <w:marRight w:val="0"/>
                  <w:marTop w:val="0"/>
                  <w:marBottom w:val="0"/>
                  <w:divBdr>
                    <w:top w:val="none" w:sz="0" w:space="0" w:color="auto"/>
                    <w:left w:val="none" w:sz="0" w:space="0" w:color="auto"/>
                    <w:bottom w:val="none" w:sz="0" w:space="0" w:color="auto"/>
                    <w:right w:val="none" w:sz="0" w:space="0" w:color="auto"/>
                  </w:divBdr>
                  <w:divsChild>
                    <w:div w:id="769855817">
                      <w:marLeft w:val="0"/>
                      <w:marRight w:val="0"/>
                      <w:marTop w:val="0"/>
                      <w:marBottom w:val="0"/>
                      <w:divBdr>
                        <w:top w:val="none" w:sz="0" w:space="0" w:color="auto"/>
                        <w:left w:val="none" w:sz="0" w:space="0" w:color="auto"/>
                        <w:bottom w:val="none" w:sz="0" w:space="0" w:color="auto"/>
                        <w:right w:val="none" w:sz="0" w:space="0" w:color="auto"/>
                      </w:divBdr>
                    </w:div>
                  </w:divsChild>
                </w:div>
                <w:div w:id="678508498">
                  <w:marLeft w:val="0"/>
                  <w:marRight w:val="0"/>
                  <w:marTop w:val="0"/>
                  <w:marBottom w:val="0"/>
                  <w:divBdr>
                    <w:top w:val="none" w:sz="0" w:space="0" w:color="auto"/>
                    <w:left w:val="none" w:sz="0" w:space="0" w:color="auto"/>
                    <w:bottom w:val="none" w:sz="0" w:space="0" w:color="auto"/>
                    <w:right w:val="none" w:sz="0" w:space="0" w:color="auto"/>
                  </w:divBdr>
                  <w:divsChild>
                    <w:div w:id="572470650">
                      <w:marLeft w:val="0"/>
                      <w:marRight w:val="0"/>
                      <w:marTop w:val="0"/>
                      <w:marBottom w:val="0"/>
                      <w:divBdr>
                        <w:top w:val="none" w:sz="0" w:space="0" w:color="auto"/>
                        <w:left w:val="none" w:sz="0" w:space="0" w:color="auto"/>
                        <w:bottom w:val="none" w:sz="0" w:space="0" w:color="auto"/>
                        <w:right w:val="none" w:sz="0" w:space="0" w:color="auto"/>
                      </w:divBdr>
                    </w:div>
                  </w:divsChild>
                </w:div>
                <w:div w:id="737439766">
                  <w:marLeft w:val="0"/>
                  <w:marRight w:val="0"/>
                  <w:marTop w:val="0"/>
                  <w:marBottom w:val="0"/>
                  <w:divBdr>
                    <w:top w:val="none" w:sz="0" w:space="0" w:color="auto"/>
                    <w:left w:val="none" w:sz="0" w:space="0" w:color="auto"/>
                    <w:bottom w:val="none" w:sz="0" w:space="0" w:color="auto"/>
                    <w:right w:val="none" w:sz="0" w:space="0" w:color="auto"/>
                  </w:divBdr>
                  <w:divsChild>
                    <w:div w:id="1130323682">
                      <w:marLeft w:val="0"/>
                      <w:marRight w:val="0"/>
                      <w:marTop w:val="0"/>
                      <w:marBottom w:val="0"/>
                      <w:divBdr>
                        <w:top w:val="none" w:sz="0" w:space="0" w:color="auto"/>
                        <w:left w:val="none" w:sz="0" w:space="0" w:color="auto"/>
                        <w:bottom w:val="none" w:sz="0" w:space="0" w:color="auto"/>
                        <w:right w:val="none" w:sz="0" w:space="0" w:color="auto"/>
                      </w:divBdr>
                    </w:div>
                  </w:divsChild>
                </w:div>
                <w:div w:id="765613403">
                  <w:marLeft w:val="0"/>
                  <w:marRight w:val="0"/>
                  <w:marTop w:val="0"/>
                  <w:marBottom w:val="0"/>
                  <w:divBdr>
                    <w:top w:val="none" w:sz="0" w:space="0" w:color="auto"/>
                    <w:left w:val="none" w:sz="0" w:space="0" w:color="auto"/>
                    <w:bottom w:val="none" w:sz="0" w:space="0" w:color="auto"/>
                    <w:right w:val="none" w:sz="0" w:space="0" w:color="auto"/>
                  </w:divBdr>
                  <w:divsChild>
                    <w:div w:id="36007054">
                      <w:marLeft w:val="0"/>
                      <w:marRight w:val="0"/>
                      <w:marTop w:val="0"/>
                      <w:marBottom w:val="0"/>
                      <w:divBdr>
                        <w:top w:val="none" w:sz="0" w:space="0" w:color="auto"/>
                        <w:left w:val="none" w:sz="0" w:space="0" w:color="auto"/>
                        <w:bottom w:val="none" w:sz="0" w:space="0" w:color="auto"/>
                        <w:right w:val="none" w:sz="0" w:space="0" w:color="auto"/>
                      </w:divBdr>
                    </w:div>
                  </w:divsChild>
                </w:div>
                <w:div w:id="788277201">
                  <w:marLeft w:val="0"/>
                  <w:marRight w:val="0"/>
                  <w:marTop w:val="0"/>
                  <w:marBottom w:val="0"/>
                  <w:divBdr>
                    <w:top w:val="none" w:sz="0" w:space="0" w:color="auto"/>
                    <w:left w:val="none" w:sz="0" w:space="0" w:color="auto"/>
                    <w:bottom w:val="none" w:sz="0" w:space="0" w:color="auto"/>
                    <w:right w:val="none" w:sz="0" w:space="0" w:color="auto"/>
                  </w:divBdr>
                  <w:divsChild>
                    <w:div w:id="2118526076">
                      <w:marLeft w:val="0"/>
                      <w:marRight w:val="0"/>
                      <w:marTop w:val="0"/>
                      <w:marBottom w:val="0"/>
                      <w:divBdr>
                        <w:top w:val="none" w:sz="0" w:space="0" w:color="auto"/>
                        <w:left w:val="none" w:sz="0" w:space="0" w:color="auto"/>
                        <w:bottom w:val="none" w:sz="0" w:space="0" w:color="auto"/>
                        <w:right w:val="none" w:sz="0" w:space="0" w:color="auto"/>
                      </w:divBdr>
                    </w:div>
                  </w:divsChild>
                </w:div>
                <w:div w:id="850296370">
                  <w:marLeft w:val="0"/>
                  <w:marRight w:val="0"/>
                  <w:marTop w:val="0"/>
                  <w:marBottom w:val="0"/>
                  <w:divBdr>
                    <w:top w:val="none" w:sz="0" w:space="0" w:color="auto"/>
                    <w:left w:val="none" w:sz="0" w:space="0" w:color="auto"/>
                    <w:bottom w:val="none" w:sz="0" w:space="0" w:color="auto"/>
                    <w:right w:val="none" w:sz="0" w:space="0" w:color="auto"/>
                  </w:divBdr>
                  <w:divsChild>
                    <w:div w:id="514615598">
                      <w:marLeft w:val="0"/>
                      <w:marRight w:val="0"/>
                      <w:marTop w:val="0"/>
                      <w:marBottom w:val="0"/>
                      <w:divBdr>
                        <w:top w:val="none" w:sz="0" w:space="0" w:color="auto"/>
                        <w:left w:val="none" w:sz="0" w:space="0" w:color="auto"/>
                        <w:bottom w:val="none" w:sz="0" w:space="0" w:color="auto"/>
                        <w:right w:val="none" w:sz="0" w:space="0" w:color="auto"/>
                      </w:divBdr>
                    </w:div>
                  </w:divsChild>
                </w:div>
                <w:div w:id="880442317">
                  <w:marLeft w:val="0"/>
                  <w:marRight w:val="0"/>
                  <w:marTop w:val="0"/>
                  <w:marBottom w:val="0"/>
                  <w:divBdr>
                    <w:top w:val="none" w:sz="0" w:space="0" w:color="auto"/>
                    <w:left w:val="none" w:sz="0" w:space="0" w:color="auto"/>
                    <w:bottom w:val="none" w:sz="0" w:space="0" w:color="auto"/>
                    <w:right w:val="none" w:sz="0" w:space="0" w:color="auto"/>
                  </w:divBdr>
                  <w:divsChild>
                    <w:div w:id="1976716488">
                      <w:marLeft w:val="0"/>
                      <w:marRight w:val="0"/>
                      <w:marTop w:val="0"/>
                      <w:marBottom w:val="0"/>
                      <w:divBdr>
                        <w:top w:val="none" w:sz="0" w:space="0" w:color="auto"/>
                        <w:left w:val="none" w:sz="0" w:space="0" w:color="auto"/>
                        <w:bottom w:val="none" w:sz="0" w:space="0" w:color="auto"/>
                        <w:right w:val="none" w:sz="0" w:space="0" w:color="auto"/>
                      </w:divBdr>
                    </w:div>
                  </w:divsChild>
                </w:div>
                <w:div w:id="888566216">
                  <w:marLeft w:val="0"/>
                  <w:marRight w:val="0"/>
                  <w:marTop w:val="0"/>
                  <w:marBottom w:val="0"/>
                  <w:divBdr>
                    <w:top w:val="none" w:sz="0" w:space="0" w:color="auto"/>
                    <w:left w:val="none" w:sz="0" w:space="0" w:color="auto"/>
                    <w:bottom w:val="none" w:sz="0" w:space="0" w:color="auto"/>
                    <w:right w:val="none" w:sz="0" w:space="0" w:color="auto"/>
                  </w:divBdr>
                  <w:divsChild>
                    <w:div w:id="342904275">
                      <w:marLeft w:val="0"/>
                      <w:marRight w:val="0"/>
                      <w:marTop w:val="0"/>
                      <w:marBottom w:val="0"/>
                      <w:divBdr>
                        <w:top w:val="none" w:sz="0" w:space="0" w:color="auto"/>
                        <w:left w:val="none" w:sz="0" w:space="0" w:color="auto"/>
                        <w:bottom w:val="none" w:sz="0" w:space="0" w:color="auto"/>
                        <w:right w:val="none" w:sz="0" w:space="0" w:color="auto"/>
                      </w:divBdr>
                    </w:div>
                  </w:divsChild>
                </w:div>
                <w:div w:id="961034370">
                  <w:marLeft w:val="0"/>
                  <w:marRight w:val="0"/>
                  <w:marTop w:val="0"/>
                  <w:marBottom w:val="0"/>
                  <w:divBdr>
                    <w:top w:val="none" w:sz="0" w:space="0" w:color="auto"/>
                    <w:left w:val="none" w:sz="0" w:space="0" w:color="auto"/>
                    <w:bottom w:val="none" w:sz="0" w:space="0" w:color="auto"/>
                    <w:right w:val="none" w:sz="0" w:space="0" w:color="auto"/>
                  </w:divBdr>
                  <w:divsChild>
                    <w:div w:id="629093925">
                      <w:marLeft w:val="0"/>
                      <w:marRight w:val="0"/>
                      <w:marTop w:val="0"/>
                      <w:marBottom w:val="0"/>
                      <w:divBdr>
                        <w:top w:val="none" w:sz="0" w:space="0" w:color="auto"/>
                        <w:left w:val="none" w:sz="0" w:space="0" w:color="auto"/>
                        <w:bottom w:val="none" w:sz="0" w:space="0" w:color="auto"/>
                        <w:right w:val="none" w:sz="0" w:space="0" w:color="auto"/>
                      </w:divBdr>
                    </w:div>
                  </w:divsChild>
                </w:div>
                <w:div w:id="1186211754">
                  <w:marLeft w:val="0"/>
                  <w:marRight w:val="0"/>
                  <w:marTop w:val="0"/>
                  <w:marBottom w:val="0"/>
                  <w:divBdr>
                    <w:top w:val="none" w:sz="0" w:space="0" w:color="auto"/>
                    <w:left w:val="none" w:sz="0" w:space="0" w:color="auto"/>
                    <w:bottom w:val="none" w:sz="0" w:space="0" w:color="auto"/>
                    <w:right w:val="none" w:sz="0" w:space="0" w:color="auto"/>
                  </w:divBdr>
                  <w:divsChild>
                    <w:div w:id="795757872">
                      <w:marLeft w:val="0"/>
                      <w:marRight w:val="0"/>
                      <w:marTop w:val="0"/>
                      <w:marBottom w:val="0"/>
                      <w:divBdr>
                        <w:top w:val="none" w:sz="0" w:space="0" w:color="auto"/>
                        <w:left w:val="none" w:sz="0" w:space="0" w:color="auto"/>
                        <w:bottom w:val="none" w:sz="0" w:space="0" w:color="auto"/>
                        <w:right w:val="none" w:sz="0" w:space="0" w:color="auto"/>
                      </w:divBdr>
                    </w:div>
                  </w:divsChild>
                </w:div>
                <w:div w:id="1213494588">
                  <w:marLeft w:val="0"/>
                  <w:marRight w:val="0"/>
                  <w:marTop w:val="0"/>
                  <w:marBottom w:val="0"/>
                  <w:divBdr>
                    <w:top w:val="none" w:sz="0" w:space="0" w:color="auto"/>
                    <w:left w:val="none" w:sz="0" w:space="0" w:color="auto"/>
                    <w:bottom w:val="none" w:sz="0" w:space="0" w:color="auto"/>
                    <w:right w:val="none" w:sz="0" w:space="0" w:color="auto"/>
                  </w:divBdr>
                  <w:divsChild>
                    <w:div w:id="1013805653">
                      <w:marLeft w:val="0"/>
                      <w:marRight w:val="0"/>
                      <w:marTop w:val="0"/>
                      <w:marBottom w:val="0"/>
                      <w:divBdr>
                        <w:top w:val="none" w:sz="0" w:space="0" w:color="auto"/>
                        <w:left w:val="none" w:sz="0" w:space="0" w:color="auto"/>
                        <w:bottom w:val="none" w:sz="0" w:space="0" w:color="auto"/>
                        <w:right w:val="none" w:sz="0" w:space="0" w:color="auto"/>
                      </w:divBdr>
                    </w:div>
                  </w:divsChild>
                </w:div>
                <w:div w:id="1340159226">
                  <w:marLeft w:val="0"/>
                  <w:marRight w:val="0"/>
                  <w:marTop w:val="0"/>
                  <w:marBottom w:val="0"/>
                  <w:divBdr>
                    <w:top w:val="none" w:sz="0" w:space="0" w:color="auto"/>
                    <w:left w:val="none" w:sz="0" w:space="0" w:color="auto"/>
                    <w:bottom w:val="none" w:sz="0" w:space="0" w:color="auto"/>
                    <w:right w:val="none" w:sz="0" w:space="0" w:color="auto"/>
                  </w:divBdr>
                  <w:divsChild>
                    <w:div w:id="214389731">
                      <w:marLeft w:val="0"/>
                      <w:marRight w:val="0"/>
                      <w:marTop w:val="0"/>
                      <w:marBottom w:val="0"/>
                      <w:divBdr>
                        <w:top w:val="none" w:sz="0" w:space="0" w:color="auto"/>
                        <w:left w:val="none" w:sz="0" w:space="0" w:color="auto"/>
                        <w:bottom w:val="none" w:sz="0" w:space="0" w:color="auto"/>
                        <w:right w:val="none" w:sz="0" w:space="0" w:color="auto"/>
                      </w:divBdr>
                    </w:div>
                  </w:divsChild>
                </w:div>
                <w:div w:id="1414157835">
                  <w:marLeft w:val="0"/>
                  <w:marRight w:val="0"/>
                  <w:marTop w:val="0"/>
                  <w:marBottom w:val="0"/>
                  <w:divBdr>
                    <w:top w:val="none" w:sz="0" w:space="0" w:color="auto"/>
                    <w:left w:val="none" w:sz="0" w:space="0" w:color="auto"/>
                    <w:bottom w:val="none" w:sz="0" w:space="0" w:color="auto"/>
                    <w:right w:val="none" w:sz="0" w:space="0" w:color="auto"/>
                  </w:divBdr>
                  <w:divsChild>
                    <w:div w:id="243226272">
                      <w:marLeft w:val="0"/>
                      <w:marRight w:val="0"/>
                      <w:marTop w:val="0"/>
                      <w:marBottom w:val="0"/>
                      <w:divBdr>
                        <w:top w:val="none" w:sz="0" w:space="0" w:color="auto"/>
                        <w:left w:val="none" w:sz="0" w:space="0" w:color="auto"/>
                        <w:bottom w:val="none" w:sz="0" w:space="0" w:color="auto"/>
                        <w:right w:val="none" w:sz="0" w:space="0" w:color="auto"/>
                      </w:divBdr>
                    </w:div>
                  </w:divsChild>
                </w:div>
                <w:div w:id="1460607947">
                  <w:marLeft w:val="0"/>
                  <w:marRight w:val="0"/>
                  <w:marTop w:val="0"/>
                  <w:marBottom w:val="0"/>
                  <w:divBdr>
                    <w:top w:val="none" w:sz="0" w:space="0" w:color="auto"/>
                    <w:left w:val="none" w:sz="0" w:space="0" w:color="auto"/>
                    <w:bottom w:val="none" w:sz="0" w:space="0" w:color="auto"/>
                    <w:right w:val="none" w:sz="0" w:space="0" w:color="auto"/>
                  </w:divBdr>
                  <w:divsChild>
                    <w:div w:id="90123780">
                      <w:marLeft w:val="0"/>
                      <w:marRight w:val="0"/>
                      <w:marTop w:val="0"/>
                      <w:marBottom w:val="0"/>
                      <w:divBdr>
                        <w:top w:val="none" w:sz="0" w:space="0" w:color="auto"/>
                        <w:left w:val="none" w:sz="0" w:space="0" w:color="auto"/>
                        <w:bottom w:val="none" w:sz="0" w:space="0" w:color="auto"/>
                        <w:right w:val="none" w:sz="0" w:space="0" w:color="auto"/>
                      </w:divBdr>
                    </w:div>
                  </w:divsChild>
                </w:div>
                <w:div w:id="1480805103">
                  <w:marLeft w:val="0"/>
                  <w:marRight w:val="0"/>
                  <w:marTop w:val="0"/>
                  <w:marBottom w:val="0"/>
                  <w:divBdr>
                    <w:top w:val="none" w:sz="0" w:space="0" w:color="auto"/>
                    <w:left w:val="none" w:sz="0" w:space="0" w:color="auto"/>
                    <w:bottom w:val="none" w:sz="0" w:space="0" w:color="auto"/>
                    <w:right w:val="none" w:sz="0" w:space="0" w:color="auto"/>
                  </w:divBdr>
                  <w:divsChild>
                    <w:div w:id="1197349255">
                      <w:marLeft w:val="0"/>
                      <w:marRight w:val="0"/>
                      <w:marTop w:val="0"/>
                      <w:marBottom w:val="0"/>
                      <w:divBdr>
                        <w:top w:val="none" w:sz="0" w:space="0" w:color="auto"/>
                        <w:left w:val="none" w:sz="0" w:space="0" w:color="auto"/>
                        <w:bottom w:val="none" w:sz="0" w:space="0" w:color="auto"/>
                        <w:right w:val="none" w:sz="0" w:space="0" w:color="auto"/>
                      </w:divBdr>
                    </w:div>
                  </w:divsChild>
                </w:div>
                <w:div w:id="1522888672">
                  <w:marLeft w:val="0"/>
                  <w:marRight w:val="0"/>
                  <w:marTop w:val="0"/>
                  <w:marBottom w:val="0"/>
                  <w:divBdr>
                    <w:top w:val="none" w:sz="0" w:space="0" w:color="auto"/>
                    <w:left w:val="none" w:sz="0" w:space="0" w:color="auto"/>
                    <w:bottom w:val="none" w:sz="0" w:space="0" w:color="auto"/>
                    <w:right w:val="none" w:sz="0" w:space="0" w:color="auto"/>
                  </w:divBdr>
                  <w:divsChild>
                    <w:div w:id="1998874610">
                      <w:marLeft w:val="0"/>
                      <w:marRight w:val="0"/>
                      <w:marTop w:val="0"/>
                      <w:marBottom w:val="0"/>
                      <w:divBdr>
                        <w:top w:val="none" w:sz="0" w:space="0" w:color="auto"/>
                        <w:left w:val="none" w:sz="0" w:space="0" w:color="auto"/>
                        <w:bottom w:val="none" w:sz="0" w:space="0" w:color="auto"/>
                        <w:right w:val="none" w:sz="0" w:space="0" w:color="auto"/>
                      </w:divBdr>
                    </w:div>
                  </w:divsChild>
                </w:div>
                <w:div w:id="1916549705">
                  <w:marLeft w:val="0"/>
                  <w:marRight w:val="0"/>
                  <w:marTop w:val="0"/>
                  <w:marBottom w:val="0"/>
                  <w:divBdr>
                    <w:top w:val="none" w:sz="0" w:space="0" w:color="auto"/>
                    <w:left w:val="none" w:sz="0" w:space="0" w:color="auto"/>
                    <w:bottom w:val="none" w:sz="0" w:space="0" w:color="auto"/>
                    <w:right w:val="none" w:sz="0" w:space="0" w:color="auto"/>
                  </w:divBdr>
                  <w:divsChild>
                    <w:div w:id="185703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261299">
          <w:marLeft w:val="0"/>
          <w:marRight w:val="0"/>
          <w:marTop w:val="0"/>
          <w:marBottom w:val="0"/>
          <w:divBdr>
            <w:top w:val="none" w:sz="0" w:space="0" w:color="auto"/>
            <w:left w:val="none" w:sz="0" w:space="0" w:color="auto"/>
            <w:bottom w:val="none" w:sz="0" w:space="0" w:color="auto"/>
            <w:right w:val="none" w:sz="0" w:space="0" w:color="auto"/>
          </w:divBdr>
        </w:div>
        <w:div w:id="1501699513">
          <w:marLeft w:val="0"/>
          <w:marRight w:val="0"/>
          <w:marTop w:val="0"/>
          <w:marBottom w:val="0"/>
          <w:divBdr>
            <w:top w:val="none" w:sz="0" w:space="0" w:color="auto"/>
            <w:left w:val="none" w:sz="0" w:space="0" w:color="auto"/>
            <w:bottom w:val="none" w:sz="0" w:space="0" w:color="auto"/>
            <w:right w:val="none" w:sz="0" w:space="0" w:color="auto"/>
          </w:divBdr>
        </w:div>
        <w:div w:id="1572500981">
          <w:marLeft w:val="0"/>
          <w:marRight w:val="0"/>
          <w:marTop w:val="0"/>
          <w:marBottom w:val="0"/>
          <w:divBdr>
            <w:top w:val="none" w:sz="0" w:space="0" w:color="auto"/>
            <w:left w:val="none" w:sz="0" w:space="0" w:color="auto"/>
            <w:bottom w:val="none" w:sz="0" w:space="0" w:color="auto"/>
            <w:right w:val="none" w:sz="0" w:space="0" w:color="auto"/>
          </w:divBdr>
        </w:div>
        <w:div w:id="1583444966">
          <w:marLeft w:val="0"/>
          <w:marRight w:val="0"/>
          <w:marTop w:val="0"/>
          <w:marBottom w:val="0"/>
          <w:divBdr>
            <w:top w:val="none" w:sz="0" w:space="0" w:color="auto"/>
            <w:left w:val="none" w:sz="0" w:space="0" w:color="auto"/>
            <w:bottom w:val="none" w:sz="0" w:space="0" w:color="auto"/>
            <w:right w:val="none" w:sz="0" w:space="0" w:color="auto"/>
          </w:divBdr>
        </w:div>
        <w:div w:id="1621188214">
          <w:marLeft w:val="0"/>
          <w:marRight w:val="0"/>
          <w:marTop w:val="0"/>
          <w:marBottom w:val="0"/>
          <w:divBdr>
            <w:top w:val="none" w:sz="0" w:space="0" w:color="auto"/>
            <w:left w:val="none" w:sz="0" w:space="0" w:color="auto"/>
            <w:bottom w:val="none" w:sz="0" w:space="0" w:color="auto"/>
            <w:right w:val="none" w:sz="0" w:space="0" w:color="auto"/>
          </w:divBdr>
          <w:divsChild>
            <w:div w:id="373509802">
              <w:marLeft w:val="-75"/>
              <w:marRight w:val="0"/>
              <w:marTop w:val="30"/>
              <w:marBottom w:val="30"/>
              <w:divBdr>
                <w:top w:val="none" w:sz="0" w:space="0" w:color="auto"/>
                <w:left w:val="none" w:sz="0" w:space="0" w:color="auto"/>
                <w:bottom w:val="none" w:sz="0" w:space="0" w:color="auto"/>
                <w:right w:val="none" w:sz="0" w:space="0" w:color="auto"/>
              </w:divBdr>
              <w:divsChild>
                <w:div w:id="138619940">
                  <w:marLeft w:val="0"/>
                  <w:marRight w:val="0"/>
                  <w:marTop w:val="0"/>
                  <w:marBottom w:val="0"/>
                  <w:divBdr>
                    <w:top w:val="none" w:sz="0" w:space="0" w:color="auto"/>
                    <w:left w:val="none" w:sz="0" w:space="0" w:color="auto"/>
                    <w:bottom w:val="none" w:sz="0" w:space="0" w:color="auto"/>
                    <w:right w:val="none" w:sz="0" w:space="0" w:color="auto"/>
                  </w:divBdr>
                  <w:divsChild>
                    <w:div w:id="1169253386">
                      <w:marLeft w:val="0"/>
                      <w:marRight w:val="0"/>
                      <w:marTop w:val="0"/>
                      <w:marBottom w:val="0"/>
                      <w:divBdr>
                        <w:top w:val="none" w:sz="0" w:space="0" w:color="auto"/>
                        <w:left w:val="none" w:sz="0" w:space="0" w:color="auto"/>
                        <w:bottom w:val="none" w:sz="0" w:space="0" w:color="auto"/>
                        <w:right w:val="none" w:sz="0" w:space="0" w:color="auto"/>
                      </w:divBdr>
                    </w:div>
                  </w:divsChild>
                </w:div>
                <w:div w:id="173999090">
                  <w:marLeft w:val="0"/>
                  <w:marRight w:val="0"/>
                  <w:marTop w:val="0"/>
                  <w:marBottom w:val="0"/>
                  <w:divBdr>
                    <w:top w:val="none" w:sz="0" w:space="0" w:color="auto"/>
                    <w:left w:val="none" w:sz="0" w:space="0" w:color="auto"/>
                    <w:bottom w:val="none" w:sz="0" w:space="0" w:color="auto"/>
                    <w:right w:val="none" w:sz="0" w:space="0" w:color="auto"/>
                  </w:divBdr>
                  <w:divsChild>
                    <w:div w:id="1421027588">
                      <w:marLeft w:val="0"/>
                      <w:marRight w:val="0"/>
                      <w:marTop w:val="0"/>
                      <w:marBottom w:val="0"/>
                      <w:divBdr>
                        <w:top w:val="none" w:sz="0" w:space="0" w:color="auto"/>
                        <w:left w:val="none" w:sz="0" w:space="0" w:color="auto"/>
                        <w:bottom w:val="none" w:sz="0" w:space="0" w:color="auto"/>
                        <w:right w:val="none" w:sz="0" w:space="0" w:color="auto"/>
                      </w:divBdr>
                    </w:div>
                  </w:divsChild>
                </w:div>
                <w:div w:id="487094905">
                  <w:marLeft w:val="0"/>
                  <w:marRight w:val="0"/>
                  <w:marTop w:val="0"/>
                  <w:marBottom w:val="0"/>
                  <w:divBdr>
                    <w:top w:val="none" w:sz="0" w:space="0" w:color="auto"/>
                    <w:left w:val="none" w:sz="0" w:space="0" w:color="auto"/>
                    <w:bottom w:val="none" w:sz="0" w:space="0" w:color="auto"/>
                    <w:right w:val="none" w:sz="0" w:space="0" w:color="auto"/>
                  </w:divBdr>
                  <w:divsChild>
                    <w:div w:id="2143499215">
                      <w:marLeft w:val="0"/>
                      <w:marRight w:val="0"/>
                      <w:marTop w:val="0"/>
                      <w:marBottom w:val="0"/>
                      <w:divBdr>
                        <w:top w:val="none" w:sz="0" w:space="0" w:color="auto"/>
                        <w:left w:val="none" w:sz="0" w:space="0" w:color="auto"/>
                        <w:bottom w:val="none" w:sz="0" w:space="0" w:color="auto"/>
                        <w:right w:val="none" w:sz="0" w:space="0" w:color="auto"/>
                      </w:divBdr>
                    </w:div>
                  </w:divsChild>
                </w:div>
                <w:div w:id="565534048">
                  <w:marLeft w:val="0"/>
                  <w:marRight w:val="0"/>
                  <w:marTop w:val="0"/>
                  <w:marBottom w:val="0"/>
                  <w:divBdr>
                    <w:top w:val="none" w:sz="0" w:space="0" w:color="auto"/>
                    <w:left w:val="none" w:sz="0" w:space="0" w:color="auto"/>
                    <w:bottom w:val="none" w:sz="0" w:space="0" w:color="auto"/>
                    <w:right w:val="none" w:sz="0" w:space="0" w:color="auto"/>
                  </w:divBdr>
                  <w:divsChild>
                    <w:div w:id="1663386079">
                      <w:marLeft w:val="0"/>
                      <w:marRight w:val="0"/>
                      <w:marTop w:val="0"/>
                      <w:marBottom w:val="0"/>
                      <w:divBdr>
                        <w:top w:val="none" w:sz="0" w:space="0" w:color="auto"/>
                        <w:left w:val="none" w:sz="0" w:space="0" w:color="auto"/>
                        <w:bottom w:val="none" w:sz="0" w:space="0" w:color="auto"/>
                        <w:right w:val="none" w:sz="0" w:space="0" w:color="auto"/>
                      </w:divBdr>
                    </w:div>
                  </w:divsChild>
                </w:div>
                <w:div w:id="884953350">
                  <w:marLeft w:val="0"/>
                  <w:marRight w:val="0"/>
                  <w:marTop w:val="0"/>
                  <w:marBottom w:val="0"/>
                  <w:divBdr>
                    <w:top w:val="none" w:sz="0" w:space="0" w:color="auto"/>
                    <w:left w:val="none" w:sz="0" w:space="0" w:color="auto"/>
                    <w:bottom w:val="none" w:sz="0" w:space="0" w:color="auto"/>
                    <w:right w:val="none" w:sz="0" w:space="0" w:color="auto"/>
                  </w:divBdr>
                  <w:divsChild>
                    <w:div w:id="2106339172">
                      <w:marLeft w:val="0"/>
                      <w:marRight w:val="0"/>
                      <w:marTop w:val="0"/>
                      <w:marBottom w:val="0"/>
                      <w:divBdr>
                        <w:top w:val="none" w:sz="0" w:space="0" w:color="auto"/>
                        <w:left w:val="none" w:sz="0" w:space="0" w:color="auto"/>
                        <w:bottom w:val="none" w:sz="0" w:space="0" w:color="auto"/>
                        <w:right w:val="none" w:sz="0" w:space="0" w:color="auto"/>
                      </w:divBdr>
                    </w:div>
                  </w:divsChild>
                </w:div>
                <w:div w:id="1065494804">
                  <w:marLeft w:val="0"/>
                  <w:marRight w:val="0"/>
                  <w:marTop w:val="0"/>
                  <w:marBottom w:val="0"/>
                  <w:divBdr>
                    <w:top w:val="none" w:sz="0" w:space="0" w:color="auto"/>
                    <w:left w:val="none" w:sz="0" w:space="0" w:color="auto"/>
                    <w:bottom w:val="none" w:sz="0" w:space="0" w:color="auto"/>
                    <w:right w:val="none" w:sz="0" w:space="0" w:color="auto"/>
                  </w:divBdr>
                  <w:divsChild>
                    <w:div w:id="1268195642">
                      <w:marLeft w:val="0"/>
                      <w:marRight w:val="0"/>
                      <w:marTop w:val="0"/>
                      <w:marBottom w:val="0"/>
                      <w:divBdr>
                        <w:top w:val="none" w:sz="0" w:space="0" w:color="auto"/>
                        <w:left w:val="none" w:sz="0" w:space="0" w:color="auto"/>
                        <w:bottom w:val="none" w:sz="0" w:space="0" w:color="auto"/>
                        <w:right w:val="none" w:sz="0" w:space="0" w:color="auto"/>
                      </w:divBdr>
                    </w:div>
                  </w:divsChild>
                </w:div>
                <w:div w:id="1252735814">
                  <w:marLeft w:val="0"/>
                  <w:marRight w:val="0"/>
                  <w:marTop w:val="0"/>
                  <w:marBottom w:val="0"/>
                  <w:divBdr>
                    <w:top w:val="none" w:sz="0" w:space="0" w:color="auto"/>
                    <w:left w:val="none" w:sz="0" w:space="0" w:color="auto"/>
                    <w:bottom w:val="none" w:sz="0" w:space="0" w:color="auto"/>
                    <w:right w:val="none" w:sz="0" w:space="0" w:color="auto"/>
                  </w:divBdr>
                  <w:divsChild>
                    <w:div w:id="52854034">
                      <w:marLeft w:val="0"/>
                      <w:marRight w:val="0"/>
                      <w:marTop w:val="0"/>
                      <w:marBottom w:val="0"/>
                      <w:divBdr>
                        <w:top w:val="none" w:sz="0" w:space="0" w:color="auto"/>
                        <w:left w:val="none" w:sz="0" w:space="0" w:color="auto"/>
                        <w:bottom w:val="none" w:sz="0" w:space="0" w:color="auto"/>
                        <w:right w:val="none" w:sz="0" w:space="0" w:color="auto"/>
                      </w:divBdr>
                    </w:div>
                  </w:divsChild>
                </w:div>
                <w:div w:id="1479615973">
                  <w:marLeft w:val="0"/>
                  <w:marRight w:val="0"/>
                  <w:marTop w:val="0"/>
                  <w:marBottom w:val="0"/>
                  <w:divBdr>
                    <w:top w:val="none" w:sz="0" w:space="0" w:color="auto"/>
                    <w:left w:val="none" w:sz="0" w:space="0" w:color="auto"/>
                    <w:bottom w:val="none" w:sz="0" w:space="0" w:color="auto"/>
                    <w:right w:val="none" w:sz="0" w:space="0" w:color="auto"/>
                  </w:divBdr>
                  <w:divsChild>
                    <w:div w:id="553394754">
                      <w:marLeft w:val="0"/>
                      <w:marRight w:val="0"/>
                      <w:marTop w:val="0"/>
                      <w:marBottom w:val="0"/>
                      <w:divBdr>
                        <w:top w:val="none" w:sz="0" w:space="0" w:color="auto"/>
                        <w:left w:val="none" w:sz="0" w:space="0" w:color="auto"/>
                        <w:bottom w:val="none" w:sz="0" w:space="0" w:color="auto"/>
                        <w:right w:val="none" w:sz="0" w:space="0" w:color="auto"/>
                      </w:divBdr>
                    </w:div>
                  </w:divsChild>
                </w:div>
                <w:div w:id="1643846767">
                  <w:marLeft w:val="0"/>
                  <w:marRight w:val="0"/>
                  <w:marTop w:val="0"/>
                  <w:marBottom w:val="0"/>
                  <w:divBdr>
                    <w:top w:val="none" w:sz="0" w:space="0" w:color="auto"/>
                    <w:left w:val="none" w:sz="0" w:space="0" w:color="auto"/>
                    <w:bottom w:val="none" w:sz="0" w:space="0" w:color="auto"/>
                    <w:right w:val="none" w:sz="0" w:space="0" w:color="auto"/>
                  </w:divBdr>
                  <w:divsChild>
                    <w:div w:id="1640960801">
                      <w:marLeft w:val="0"/>
                      <w:marRight w:val="0"/>
                      <w:marTop w:val="0"/>
                      <w:marBottom w:val="0"/>
                      <w:divBdr>
                        <w:top w:val="none" w:sz="0" w:space="0" w:color="auto"/>
                        <w:left w:val="none" w:sz="0" w:space="0" w:color="auto"/>
                        <w:bottom w:val="none" w:sz="0" w:space="0" w:color="auto"/>
                        <w:right w:val="none" w:sz="0" w:space="0" w:color="auto"/>
                      </w:divBdr>
                    </w:div>
                  </w:divsChild>
                </w:div>
                <w:div w:id="1855879986">
                  <w:marLeft w:val="0"/>
                  <w:marRight w:val="0"/>
                  <w:marTop w:val="0"/>
                  <w:marBottom w:val="0"/>
                  <w:divBdr>
                    <w:top w:val="none" w:sz="0" w:space="0" w:color="auto"/>
                    <w:left w:val="none" w:sz="0" w:space="0" w:color="auto"/>
                    <w:bottom w:val="none" w:sz="0" w:space="0" w:color="auto"/>
                    <w:right w:val="none" w:sz="0" w:space="0" w:color="auto"/>
                  </w:divBdr>
                  <w:divsChild>
                    <w:div w:id="1206797903">
                      <w:marLeft w:val="0"/>
                      <w:marRight w:val="0"/>
                      <w:marTop w:val="0"/>
                      <w:marBottom w:val="0"/>
                      <w:divBdr>
                        <w:top w:val="none" w:sz="0" w:space="0" w:color="auto"/>
                        <w:left w:val="none" w:sz="0" w:space="0" w:color="auto"/>
                        <w:bottom w:val="none" w:sz="0" w:space="0" w:color="auto"/>
                        <w:right w:val="none" w:sz="0" w:space="0" w:color="auto"/>
                      </w:divBdr>
                    </w:div>
                    <w:div w:id="1669402284">
                      <w:marLeft w:val="0"/>
                      <w:marRight w:val="0"/>
                      <w:marTop w:val="0"/>
                      <w:marBottom w:val="0"/>
                      <w:divBdr>
                        <w:top w:val="none" w:sz="0" w:space="0" w:color="auto"/>
                        <w:left w:val="none" w:sz="0" w:space="0" w:color="auto"/>
                        <w:bottom w:val="none" w:sz="0" w:space="0" w:color="auto"/>
                        <w:right w:val="none" w:sz="0" w:space="0" w:color="auto"/>
                      </w:divBdr>
                    </w:div>
                  </w:divsChild>
                </w:div>
                <w:div w:id="1895432704">
                  <w:marLeft w:val="0"/>
                  <w:marRight w:val="0"/>
                  <w:marTop w:val="0"/>
                  <w:marBottom w:val="0"/>
                  <w:divBdr>
                    <w:top w:val="none" w:sz="0" w:space="0" w:color="auto"/>
                    <w:left w:val="none" w:sz="0" w:space="0" w:color="auto"/>
                    <w:bottom w:val="none" w:sz="0" w:space="0" w:color="auto"/>
                    <w:right w:val="none" w:sz="0" w:space="0" w:color="auto"/>
                  </w:divBdr>
                  <w:divsChild>
                    <w:div w:id="1433091766">
                      <w:marLeft w:val="0"/>
                      <w:marRight w:val="0"/>
                      <w:marTop w:val="0"/>
                      <w:marBottom w:val="0"/>
                      <w:divBdr>
                        <w:top w:val="none" w:sz="0" w:space="0" w:color="auto"/>
                        <w:left w:val="none" w:sz="0" w:space="0" w:color="auto"/>
                        <w:bottom w:val="none" w:sz="0" w:space="0" w:color="auto"/>
                        <w:right w:val="none" w:sz="0" w:space="0" w:color="auto"/>
                      </w:divBdr>
                    </w:div>
                  </w:divsChild>
                </w:div>
                <w:div w:id="2119133687">
                  <w:marLeft w:val="0"/>
                  <w:marRight w:val="0"/>
                  <w:marTop w:val="0"/>
                  <w:marBottom w:val="0"/>
                  <w:divBdr>
                    <w:top w:val="none" w:sz="0" w:space="0" w:color="auto"/>
                    <w:left w:val="none" w:sz="0" w:space="0" w:color="auto"/>
                    <w:bottom w:val="none" w:sz="0" w:space="0" w:color="auto"/>
                    <w:right w:val="none" w:sz="0" w:space="0" w:color="auto"/>
                  </w:divBdr>
                  <w:divsChild>
                    <w:div w:id="381027478">
                      <w:marLeft w:val="0"/>
                      <w:marRight w:val="0"/>
                      <w:marTop w:val="0"/>
                      <w:marBottom w:val="0"/>
                      <w:divBdr>
                        <w:top w:val="none" w:sz="0" w:space="0" w:color="auto"/>
                        <w:left w:val="none" w:sz="0" w:space="0" w:color="auto"/>
                        <w:bottom w:val="none" w:sz="0" w:space="0" w:color="auto"/>
                        <w:right w:val="none" w:sz="0" w:space="0" w:color="auto"/>
                      </w:divBdr>
                    </w:div>
                    <w:div w:id="176823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877089">
          <w:marLeft w:val="0"/>
          <w:marRight w:val="0"/>
          <w:marTop w:val="0"/>
          <w:marBottom w:val="0"/>
          <w:divBdr>
            <w:top w:val="none" w:sz="0" w:space="0" w:color="auto"/>
            <w:left w:val="none" w:sz="0" w:space="0" w:color="auto"/>
            <w:bottom w:val="none" w:sz="0" w:space="0" w:color="auto"/>
            <w:right w:val="none" w:sz="0" w:space="0" w:color="auto"/>
          </w:divBdr>
        </w:div>
      </w:divsChild>
    </w:div>
    <w:div w:id="308167859">
      <w:bodyDiv w:val="1"/>
      <w:marLeft w:val="0"/>
      <w:marRight w:val="0"/>
      <w:marTop w:val="0"/>
      <w:marBottom w:val="0"/>
      <w:divBdr>
        <w:top w:val="none" w:sz="0" w:space="0" w:color="auto"/>
        <w:left w:val="none" w:sz="0" w:space="0" w:color="auto"/>
        <w:bottom w:val="none" w:sz="0" w:space="0" w:color="auto"/>
        <w:right w:val="none" w:sz="0" w:space="0" w:color="auto"/>
      </w:divBdr>
      <w:divsChild>
        <w:div w:id="23481191">
          <w:marLeft w:val="0"/>
          <w:marRight w:val="0"/>
          <w:marTop w:val="0"/>
          <w:marBottom w:val="0"/>
          <w:divBdr>
            <w:top w:val="none" w:sz="0" w:space="0" w:color="auto"/>
            <w:left w:val="none" w:sz="0" w:space="0" w:color="auto"/>
            <w:bottom w:val="none" w:sz="0" w:space="0" w:color="auto"/>
            <w:right w:val="none" w:sz="0" w:space="0" w:color="auto"/>
          </w:divBdr>
          <w:divsChild>
            <w:div w:id="2060281570">
              <w:marLeft w:val="-75"/>
              <w:marRight w:val="0"/>
              <w:marTop w:val="30"/>
              <w:marBottom w:val="30"/>
              <w:divBdr>
                <w:top w:val="none" w:sz="0" w:space="0" w:color="auto"/>
                <w:left w:val="none" w:sz="0" w:space="0" w:color="auto"/>
                <w:bottom w:val="none" w:sz="0" w:space="0" w:color="auto"/>
                <w:right w:val="none" w:sz="0" w:space="0" w:color="auto"/>
              </w:divBdr>
              <w:divsChild>
                <w:div w:id="94980961">
                  <w:marLeft w:val="0"/>
                  <w:marRight w:val="0"/>
                  <w:marTop w:val="0"/>
                  <w:marBottom w:val="0"/>
                  <w:divBdr>
                    <w:top w:val="none" w:sz="0" w:space="0" w:color="auto"/>
                    <w:left w:val="none" w:sz="0" w:space="0" w:color="auto"/>
                    <w:bottom w:val="none" w:sz="0" w:space="0" w:color="auto"/>
                    <w:right w:val="none" w:sz="0" w:space="0" w:color="auto"/>
                  </w:divBdr>
                  <w:divsChild>
                    <w:div w:id="109981376">
                      <w:marLeft w:val="0"/>
                      <w:marRight w:val="0"/>
                      <w:marTop w:val="0"/>
                      <w:marBottom w:val="0"/>
                      <w:divBdr>
                        <w:top w:val="none" w:sz="0" w:space="0" w:color="auto"/>
                        <w:left w:val="none" w:sz="0" w:space="0" w:color="auto"/>
                        <w:bottom w:val="none" w:sz="0" w:space="0" w:color="auto"/>
                        <w:right w:val="none" w:sz="0" w:space="0" w:color="auto"/>
                      </w:divBdr>
                    </w:div>
                  </w:divsChild>
                </w:div>
                <w:div w:id="243997424">
                  <w:marLeft w:val="0"/>
                  <w:marRight w:val="0"/>
                  <w:marTop w:val="0"/>
                  <w:marBottom w:val="0"/>
                  <w:divBdr>
                    <w:top w:val="none" w:sz="0" w:space="0" w:color="auto"/>
                    <w:left w:val="none" w:sz="0" w:space="0" w:color="auto"/>
                    <w:bottom w:val="none" w:sz="0" w:space="0" w:color="auto"/>
                    <w:right w:val="none" w:sz="0" w:space="0" w:color="auto"/>
                  </w:divBdr>
                  <w:divsChild>
                    <w:div w:id="2094928217">
                      <w:marLeft w:val="0"/>
                      <w:marRight w:val="0"/>
                      <w:marTop w:val="0"/>
                      <w:marBottom w:val="0"/>
                      <w:divBdr>
                        <w:top w:val="none" w:sz="0" w:space="0" w:color="auto"/>
                        <w:left w:val="none" w:sz="0" w:space="0" w:color="auto"/>
                        <w:bottom w:val="none" w:sz="0" w:space="0" w:color="auto"/>
                        <w:right w:val="none" w:sz="0" w:space="0" w:color="auto"/>
                      </w:divBdr>
                    </w:div>
                  </w:divsChild>
                </w:div>
                <w:div w:id="654334039">
                  <w:marLeft w:val="0"/>
                  <w:marRight w:val="0"/>
                  <w:marTop w:val="0"/>
                  <w:marBottom w:val="0"/>
                  <w:divBdr>
                    <w:top w:val="none" w:sz="0" w:space="0" w:color="auto"/>
                    <w:left w:val="none" w:sz="0" w:space="0" w:color="auto"/>
                    <w:bottom w:val="none" w:sz="0" w:space="0" w:color="auto"/>
                    <w:right w:val="none" w:sz="0" w:space="0" w:color="auto"/>
                  </w:divBdr>
                  <w:divsChild>
                    <w:div w:id="110705089">
                      <w:marLeft w:val="0"/>
                      <w:marRight w:val="0"/>
                      <w:marTop w:val="0"/>
                      <w:marBottom w:val="0"/>
                      <w:divBdr>
                        <w:top w:val="none" w:sz="0" w:space="0" w:color="auto"/>
                        <w:left w:val="none" w:sz="0" w:space="0" w:color="auto"/>
                        <w:bottom w:val="none" w:sz="0" w:space="0" w:color="auto"/>
                        <w:right w:val="none" w:sz="0" w:space="0" w:color="auto"/>
                      </w:divBdr>
                    </w:div>
                    <w:div w:id="1151751959">
                      <w:marLeft w:val="0"/>
                      <w:marRight w:val="0"/>
                      <w:marTop w:val="0"/>
                      <w:marBottom w:val="0"/>
                      <w:divBdr>
                        <w:top w:val="none" w:sz="0" w:space="0" w:color="auto"/>
                        <w:left w:val="none" w:sz="0" w:space="0" w:color="auto"/>
                        <w:bottom w:val="none" w:sz="0" w:space="0" w:color="auto"/>
                        <w:right w:val="none" w:sz="0" w:space="0" w:color="auto"/>
                      </w:divBdr>
                    </w:div>
                  </w:divsChild>
                </w:div>
                <w:div w:id="1079717881">
                  <w:marLeft w:val="0"/>
                  <w:marRight w:val="0"/>
                  <w:marTop w:val="0"/>
                  <w:marBottom w:val="0"/>
                  <w:divBdr>
                    <w:top w:val="none" w:sz="0" w:space="0" w:color="auto"/>
                    <w:left w:val="none" w:sz="0" w:space="0" w:color="auto"/>
                    <w:bottom w:val="none" w:sz="0" w:space="0" w:color="auto"/>
                    <w:right w:val="none" w:sz="0" w:space="0" w:color="auto"/>
                  </w:divBdr>
                  <w:divsChild>
                    <w:div w:id="975375542">
                      <w:marLeft w:val="0"/>
                      <w:marRight w:val="0"/>
                      <w:marTop w:val="0"/>
                      <w:marBottom w:val="0"/>
                      <w:divBdr>
                        <w:top w:val="none" w:sz="0" w:space="0" w:color="auto"/>
                        <w:left w:val="none" w:sz="0" w:space="0" w:color="auto"/>
                        <w:bottom w:val="none" w:sz="0" w:space="0" w:color="auto"/>
                        <w:right w:val="none" w:sz="0" w:space="0" w:color="auto"/>
                      </w:divBdr>
                    </w:div>
                  </w:divsChild>
                </w:div>
                <w:div w:id="1910967717">
                  <w:marLeft w:val="0"/>
                  <w:marRight w:val="0"/>
                  <w:marTop w:val="0"/>
                  <w:marBottom w:val="0"/>
                  <w:divBdr>
                    <w:top w:val="none" w:sz="0" w:space="0" w:color="auto"/>
                    <w:left w:val="none" w:sz="0" w:space="0" w:color="auto"/>
                    <w:bottom w:val="none" w:sz="0" w:space="0" w:color="auto"/>
                    <w:right w:val="none" w:sz="0" w:space="0" w:color="auto"/>
                  </w:divBdr>
                  <w:divsChild>
                    <w:div w:id="1917667856">
                      <w:marLeft w:val="0"/>
                      <w:marRight w:val="0"/>
                      <w:marTop w:val="0"/>
                      <w:marBottom w:val="0"/>
                      <w:divBdr>
                        <w:top w:val="none" w:sz="0" w:space="0" w:color="auto"/>
                        <w:left w:val="none" w:sz="0" w:space="0" w:color="auto"/>
                        <w:bottom w:val="none" w:sz="0" w:space="0" w:color="auto"/>
                        <w:right w:val="none" w:sz="0" w:space="0" w:color="auto"/>
                      </w:divBdr>
                    </w:div>
                  </w:divsChild>
                </w:div>
                <w:div w:id="1950889147">
                  <w:marLeft w:val="0"/>
                  <w:marRight w:val="0"/>
                  <w:marTop w:val="0"/>
                  <w:marBottom w:val="0"/>
                  <w:divBdr>
                    <w:top w:val="none" w:sz="0" w:space="0" w:color="auto"/>
                    <w:left w:val="none" w:sz="0" w:space="0" w:color="auto"/>
                    <w:bottom w:val="none" w:sz="0" w:space="0" w:color="auto"/>
                    <w:right w:val="none" w:sz="0" w:space="0" w:color="auto"/>
                  </w:divBdr>
                  <w:divsChild>
                    <w:div w:id="415328145">
                      <w:marLeft w:val="0"/>
                      <w:marRight w:val="0"/>
                      <w:marTop w:val="0"/>
                      <w:marBottom w:val="0"/>
                      <w:divBdr>
                        <w:top w:val="none" w:sz="0" w:space="0" w:color="auto"/>
                        <w:left w:val="none" w:sz="0" w:space="0" w:color="auto"/>
                        <w:bottom w:val="none" w:sz="0" w:space="0" w:color="auto"/>
                        <w:right w:val="none" w:sz="0" w:space="0" w:color="auto"/>
                      </w:divBdr>
                    </w:div>
                    <w:div w:id="1449155173">
                      <w:marLeft w:val="0"/>
                      <w:marRight w:val="0"/>
                      <w:marTop w:val="0"/>
                      <w:marBottom w:val="0"/>
                      <w:divBdr>
                        <w:top w:val="none" w:sz="0" w:space="0" w:color="auto"/>
                        <w:left w:val="none" w:sz="0" w:space="0" w:color="auto"/>
                        <w:bottom w:val="none" w:sz="0" w:space="0" w:color="auto"/>
                        <w:right w:val="none" w:sz="0" w:space="0" w:color="auto"/>
                      </w:divBdr>
                    </w:div>
                    <w:div w:id="189138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77253">
          <w:marLeft w:val="0"/>
          <w:marRight w:val="0"/>
          <w:marTop w:val="0"/>
          <w:marBottom w:val="0"/>
          <w:divBdr>
            <w:top w:val="none" w:sz="0" w:space="0" w:color="auto"/>
            <w:left w:val="none" w:sz="0" w:space="0" w:color="auto"/>
            <w:bottom w:val="none" w:sz="0" w:space="0" w:color="auto"/>
            <w:right w:val="none" w:sz="0" w:space="0" w:color="auto"/>
          </w:divBdr>
        </w:div>
        <w:div w:id="138307359">
          <w:marLeft w:val="0"/>
          <w:marRight w:val="0"/>
          <w:marTop w:val="0"/>
          <w:marBottom w:val="0"/>
          <w:divBdr>
            <w:top w:val="none" w:sz="0" w:space="0" w:color="auto"/>
            <w:left w:val="none" w:sz="0" w:space="0" w:color="auto"/>
            <w:bottom w:val="none" w:sz="0" w:space="0" w:color="auto"/>
            <w:right w:val="none" w:sz="0" w:space="0" w:color="auto"/>
          </w:divBdr>
          <w:divsChild>
            <w:div w:id="220678373">
              <w:marLeft w:val="-75"/>
              <w:marRight w:val="0"/>
              <w:marTop w:val="30"/>
              <w:marBottom w:val="30"/>
              <w:divBdr>
                <w:top w:val="none" w:sz="0" w:space="0" w:color="auto"/>
                <w:left w:val="none" w:sz="0" w:space="0" w:color="auto"/>
                <w:bottom w:val="none" w:sz="0" w:space="0" w:color="auto"/>
                <w:right w:val="none" w:sz="0" w:space="0" w:color="auto"/>
              </w:divBdr>
              <w:divsChild>
                <w:div w:id="99691932">
                  <w:marLeft w:val="0"/>
                  <w:marRight w:val="0"/>
                  <w:marTop w:val="0"/>
                  <w:marBottom w:val="0"/>
                  <w:divBdr>
                    <w:top w:val="none" w:sz="0" w:space="0" w:color="auto"/>
                    <w:left w:val="none" w:sz="0" w:space="0" w:color="auto"/>
                    <w:bottom w:val="none" w:sz="0" w:space="0" w:color="auto"/>
                    <w:right w:val="none" w:sz="0" w:space="0" w:color="auto"/>
                  </w:divBdr>
                  <w:divsChild>
                    <w:div w:id="67388294">
                      <w:marLeft w:val="0"/>
                      <w:marRight w:val="0"/>
                      <w:marTop w:val="0"/>
                      <w:marBottom w:val="0"/>
                      <w:divBdr>
                        <w:top w:val="none" w:sz="0" w:space="0" w:color="auto"/>
                        <w:left w:val="none" w:sz="0" w:space="0" w:color="auto"/>
                        <w:bottom w:val="none" w:sz="0" w:space="0" w:color="auto"/>
                        <w:right w:val="none" w:sz="0" w:space="0" w:color="auto"/>
                      </w:divBdr>
                    </w:div>
                  </w:divsChild>
                </w:div>
                <w:div w:id="221215106">
                  <w:marLeft w:val="0"/>
                  <w:marRight w:val="0"/>
                  <w:marTop w:val="0"/>
                  <w:marBottom w:val="0"/>
                  <w:divBdr>
                    <w:top w:val="none" w:sz="0" w:space="0" w:color="auto"/>
                    <w:left w:val="none" w:sz="0" w:space="0" w:color="auto"/>
                    <w:bottom w:val="none" w:sz="0" w:space="0" w:color="auto"/>
                    <w:right w:val="none" w:sz="0" w:space="0" w:color="auto"/>
                  </w:divBdr>
                  <w:divsChild>
                    <w:div w:id="1673873377">
                      <w:marLeft w:val="0"/>
                      <w:marRight w:val="0"/>
                      <w:marTop w:val="0"/>
                      <w:marBottom w:val="0"/>
                      <w:divBdr>
                        <w:top w:val="none" w:sz="0" w:space="0" w:color="auto"/>
                        <w:left w:val="none" w:sz="0" w:space="0" w:color="auto"/>
                        <w:bottom w:val="none" w:sz="0" w:space="0" w:color="auto"/>
                        <w:right w:val="none" w:sz="0" w:space="0" w:color="auto"/>
                      </w:divBdr>
                    </w:div>
                  </w:divsChild>
                </w:div>
                <w:div w:id="225184184">
                  <w:marLeft w:val="0"/>
                  <w:marRight w:val="0"/>
                  <w:marTop w:val="0"/>
                  <w:marBottom w:val="0"/>
                  <w:divBdr>
                    <w:top w:val="none" w:sz="0" w:space="0" w:color="auto"/>
                    <w:left w:val="none" w:sz="0" w:space="0" w:color="auto"/>
                    <w:bottom w:val="none" w:sz="0" w:space="0" w:color="auto"/>
                    <w:right w:val="none" w:sz="0" w:space="0" w:color="auto"/>
                  </w:divBdr>
                  <w:divsChild>
                    <w:div w:id="330179263">
                      <w:marLeft w:val="0"/>
                      <w:marRight w:val="0"/>
                      <w:marTop w:val="0"/>
                      <w:marBottom w:val="0"/>
                      <w:divBdr>
                        <w:top w:val="none" w:sz="0" w:space="0" w:color="auto"/>
                        <w:left w:val="none" w:sz="0" w:space="0" w:color="auto"/>
                        <w:bottom w:val="none" w:sz="0" w:space="0" w:color="auto"/>
                        <w:right w:val="none" w:sz="0" w:space="0" w:color="auto"/>
                      </w:divBdr>
                    </w:div>
                  </w:divsChild>
                </w:div>
                <w:div w:id="234124395">
                  <w:marLeft w:val="0"/>
                  <w:marRight w:val="0"/>
                  <w:marTop w:val="0"/>
                  <w:marBottom w:val="0"/>
                  <w:divBdr>
                    <w:top w:val="none" w:sz="0" w:space="0" w:color="auto"/>
                    <w:left w:val="none" w:sz="0" w:space="0" w:color="auto"/>
                    <w:bottom w:val="none" w:sz="0" w:space="0" w:color="auto"/>
                    <w:right w:val="none" w:sz="0" w:space="0" w:color="auto"/>
                  </w:divBdr>
                  <w:divsChild>
                    <w:div w:id="1594364206">
                      <w:marLeft w:val="0"/>
                      <w:marRight w:val="0"/>
                      <w:marTop w:val="0"/>
                      <w:marBottom w:val="0"/>
                      <w:divBdr>
                        <w:top w:val="none" w:sz="0" w:space="0" w:color="auto"/>
                        <w:left w:val="none" w:sz="0" w:space="0" w:color="auto"/>
                        <w:bottom w:val="none" w:sz="0" w:space="0" w:color="auto"/>
                        <w:right w:val="none" w:sz="0" w:space="0" w:color="auto"/>
                      </w:divBdr>
                    </w:div>
                  </w:divsChild>
                </w:div>
                <w:div w:id="296450667">
                  <w:marLeft w:val="0"/>
                  <w:marRight w:val="0"/>
                  <w:marTop w:val="0"/>
                  <w:marBottom w:val="0"/>
                  <w:divBdr>
                    <w:top w:val="none" w:sz="0" w:space="0" w:color="auto"/>
                    <w:left w:val="none" w:sz="0" w:space="0" w:color="auto"/>
                    <w:bottom w:val="none" w:sz="0" w:space="0" w:color="auto"/>
                    <w:right w:val="none" w:sz="0" w:space="0" w:color="auto"/>
                  </w:divBdr>
                  <w:divsChild>
                    <w:div w:id="2056276">
                      <w:marLeft w:val="0"/>
                      <w:marRight w:val="0"/>
                      <w:marTop w:val="0"/>
                      <w:marBottom w:val="0"/>
                      <w:divBdr>
                        <w:top w:val="none" w:sz="0" w:space="0" w:color="auto"/>
                        <w:left w:val="none" w:sz="0" w:space="0" w:color="auto"/>
                        <w:bottom w:val="none" w:sz="0" w:space="0" w:color="auto"/>
                        <w:right w:val="none" w:sz="0" w:space="0" w:color="auto"/>
                      </w:divBdr>
                    </w:div>
                  </w:divsChild>
                </w:div>
                <w:div w:id="324550968">
                  <w:marLeft w:val="0"/>
                  <w:marRight w:val="0"/>
                  <w:marTop w:val="0"/>
                  <w:marBottom w:val="0"/>
                  <w:divBdr>
                    <w:top w:val="none" w:sz="0" w:space="0" w:color="auto"/>
                    <w:left w:val="none" w:sz="0" w:space="0" w:color="auto"/>
                    <w:bottom w:val="none" w:sz="0" w:space="0" w:color="auto"/>
                    <w:right w:val="none" w:sz="0" w:space="0" w:color="auto"/>
                  </w:divBdr>
                  <w:divsChild>
                    <w:div w:id="1918707225">
                      <w:marLeft w:val="0"/>
                      <w:marRight w:val="0"/>
                      <w:marTop w:val="0"/>
                      <w:marBottom w:val="0"/>
                      <w:divBdr>
                        <w:top w:val="none" w:sz="0" w:space="0" w:color="auto"/>
                        <w:left w:val="none" w:sz="0" w:space="0" w:color="auto"/>
                        <w:bottom w:val="none" w:sz="0" w:space="0" w:color="auto"/>
                        <w:right w:val="none" w:sz="0" w:space="0" w:color="auto"/>
                      </w:divBdr>
                    </w:div>
                  </w:divsChild>
                </w:div>
                <w:div w:id="369650072">
                  <w:marLeft w:val="0"/>
                  <w:marRight w:val="0"/>
                  <w:marTop w:val="0"/>
                  <w:marBottom w:val="0"/>
                  <w:divBdr>
                    <w:top w:val="none" w:sz="0" w:space="0" w:color="auto"/>
                    <w:left w:val="none" w:sz="0" w:space="0" w:color="auto"/>
                    <w:bottom w:val="none" w:sz="0" w:space="0" w:color="auto"/>
                    <w:right w:val="none" w:sz="0" w:space="0" w:color="auto"/>
                  </w:divBdr>
                  <w:divsChild>
                    <w:div w:id="705374164">
                      <w:marLeft w:val="0"/>
                      <w:marRight w:val="0"/>
                      <w:marTop w:val="0"/>
                      <w:marBottom w:val="0"/>
                      <w:divBdr>
                        <w:top w:val="none" w:sz="0" w:space="0" w:color="auto"/>
                        <w:left w:val="none" w:sz="0" w:space="0" w:color="auto"/>
                        <w:bottom w:val="none" w:sz="0" w:space="0" w:color="auto"/>
                        <w:right w:val="none" w:sz="0" w:space="0" w:color="auto"/>
                      </w:divBdr>
                    </w:div>
                  </w:divsChild>
                </w:div>
                <w:div w:id="383483665">
                  <w:marLeft w:val="0"/>
                  <w:marRight w:val="0"/>
                  <w:marTop w:val="0"/>
                  <w:marBottom w:val="0"/>
                  <w:divBdr>
                    <w:top w:val="none" w:sz="0" w:space="0" w:color="auto"/>
                    <w:left w:val="none" w:sz="0" w:space="0" w:color="auto"/>
                    <w:bottom w:val="none" w:sz="0" w:space="0" w:color="auto"/>
                    <w:right w:val="none" w:sz="0" w:space="0" w:color="auto"/>
                  </w:divBdr>
                  <w:divsChild>
                    <w:div w:id="1177887704">
                      <w:marLeft w:val="0"/>
                      <w:marRight w:val="0"/>
                      <w:marTop w:val="0"/>
                      <w:marBottom w:val="0"/>
                      <w:divBdr>
                        <w:top w:val="none" w:sz="0" w:space="0" w:color="auto"/>
                        <w:left w:val="none" w:sz="0" w:space="0" w:color="auto"/>
                        <w:bottom w:val="none" w:sz="0" w:space="0" w:color="auto"/>
                        <w:right w:val="none" w:sz="0" w:space="0" w:color="auto"/>
                      </w:divBdr>
                    </w:div>
                  </w:divsChild>
                </w:div>
                <w:div w:id="540290145">
                  <w:marLeft w:val="0"/>
                  <w:marRight w:val="0"/>
                  <w:marTop w:val="0"/>
                  <w:marBottom w:val="0"/>
                  <w:divBdr>
                    <w:top w:val="none" w:sz="0" w:space="0" w:color="auto"/>
                    <w:left w:val="none" w:sz="0" w:space="0" w:color="auto"/>
                    <w:bottom w:val="none" w:sz="0" w:space="0" w:color="auto"/>
                    <w:right w:val="none" w:sz="0" w:space="0" w:color="auto"/>
                  </w:divBdr>
                  <w:divsChild>
                    <w:div w:id="350231364">
                      <w:marLeft w:val="0"/>
                      <w:marRight w:val="0"/>
                      <w:marTop w:val="0"/>
                      <w:marBottom w:val="0"/>
                      <w:divBdr>
                        <w:top w:val="none" w:sz="0" w:space="0" w:color="auto"/>
                        <w:left w:val="none" w:sz="0" w:space="0" w:color="auto"/>
                        <w:bottom w:val="none" w:sz="0" w:space="0" w:color="auto"/>
                        <w:right w:val="none" w:sz="0" w:space="0" w:color="auto"/>
                      </w:divBdr>
                    </w:div>
                  </w:divsChild>
                </w:div>
                <w:div w:id="591478076">
                  <w:marLeft w:val="0"/>
                  <w:marRight w:val="0"/>
                  <w:marTop w:val="0"/>
                  <w:marBottom w:val="0"/>
                  <w:divBdr>
                    <w:top w:val="none" w:sz="0" w:space="0" w:color="auto"/>
                    <w:left w:val="none" w:sz="0" w:space="0" w:color="auto"/>
                    <w:bottom w:val="none" w:sz="0" w:space="0" w:color="auto"/>
                    <w:right w:val="none" w:sz="0" w:space="0" w:color="auto"/>
                  </w:divBdr>
                  <w:divsChild>
                    <w:div w:id="945623586">
                      <w:marLeft w:val="0"/>
                      <w:marRight w:val="0"/>
                      <w:marTop w:val="0"/>
                      <w:marBottom w:val="0"/>
                      <w:divBdr>
                        <w:top w:val="none" w:sz="0" w:space="0" w:color="auto"/>
                        <w:left w:val="none" w:sz="0" w:space="0" w:color="auto"/>
                        <w:bottom w:val="none" w:sz="0" w:space="0" w:color="auto"/>
                        <w:right w:val="none" w:sz="0" w:space="0" w:color="auto"/>
                      </w:divBdr>
                    </w:div>
                  </w:divsChild>
                </w:div>
                <w:div w:id="599484725">
                  <w:marLeft w:val="0"/>
                  <w:marRight w:val="0"/>
                  <w:marTop w:val="0"/>
                  <w:marBottom w:val="0"/>
                  <w:divBdr>
                    <w:top w:val="none" w:sz="0" w:space="0" w:color="auto"/>
                    <w:left w:val="none" w:sz="0" w:space="0" w:color="auto"/>
                    <w:bottom w:val="none" w:sz="0" w:space="0" w:color="auto"/>
                    <w:right w:val="none" w:sz="0" w:space="0" w:color="auto"/>
                  </w:divBdr>
                  <w:divsChild>
                    <w:div w:id="354576739">
                      <w:marLeft w:val="0"/>
                      <w:marRight w:val="0"/>
                      <w:marTop w:val="0"/>
                      <w:marBottom w:val="0"/>
                      <w:divBdr>
                        <w:top w:val="none" w:sz="0" w:space="0" w:color="auto"/>
                        <w:left w:val="none" w:sz="0" w:space="0" w:color="auto"/>
                        <w:bottom w:val="none" w:sz="0" w:space="0" w:color="auto"/>
                        <w:right w:val="none" w:sz="0" w:space="0" w:color="auto"/>
                      </w:divBdr>
                    </w:div>
                  </w:divsChild>
                </w:div>
                <w:div w:id="653679605">
                  <w:marLeft w:val="0"/>
                  <w:marRight w:val="0"/>
                  <w:marTop w:val="0"/>
                  <w:marBottom w:val="0"/>
                  <w:divBdr>
                    <w:top w:val="none" w:sz="0" w:space="0" w:color="auto"/>
                    <w:left w:val="none" w:sz="0" w:space="0" w:color="auto"/>
                    <w:bottom w:val="none" w:sz="0" w:space="0" w:color="auto"/>
                    <w:right w:val="none" w:sz="0" w:space="0" w:color="auto"/>
                  </w:divBdr>
                  <w:divsChild>
                    <w:div w:id="874075637">
                      <w:marLeft w:val="0"/>
                      <w:marRight w:val="0"/>
                      <w:marTop w:val="0"/>
                      <w:marBottom w:val="0"/>
                      <w:divBdr>
                        <w:top w:val="none" w:sz="0" w:space="0" w:color="auto"/>
                        <w:left w:val="none" w:sz="0" w:space="0" w:color="auto"/>
                        <w:bottom w:val="none" w:sz="0" w:space="0" w:color="auto"/>
                        <w:right w:val="none" w:sz="0" w:space="0" w:color="auto"/>
                      </w:divBdr>
                    </w:div>
                  </w:divsChild>
                </w:div>
                <w:div w:id="689456551">
                  <w:marLeft w:val="0"/>
                  <w:marRight w:val="0"/>
                  <w:marTop w:val="0"/>
                  <w:marBottom w:val="0"/>
                  <w:divBdr>
                    <w:top w:val="none" w:sz="0" w:space="0" w:color="auto"/>
                    <w:left w:val="none" w:sz="0" w:space="0" w:color="auto"/>
                    <w:bottom w:val="none" w:sz="0" w:space="0" w:color="auto"/>
                    <w:right w:val="none" w:sz="0" w:space="0" w:color="auto"/>
                  </w:divBdr>
                  <w:divsChild>
                    <w:div w:id="1017073090">
                      <w:marLeft w:val="0"/>
                      <w:marRight w:val="0"/>
                      <w:marTop w:val="0"/>
                      <w:marBottom w:val="0"/>
                      <w:divBdr>
                        <w:top w:val="none" w:sz="0" w:space="0" w:color="auto"/>
                        <w:left w:val="none" w:sz="0" w:space="0" w:color="auto"/>
                        <w:bottom w:val="none" w:sz="0" w:space="0" w:color="auto"/>
                        <w:right w:val="none" w:sz="0" w:space="0" w:color="auto"/>
                      </w:divBdr>
                    </w:div>
                  </w:divsChild>
                </w:div>
                <w:div w:id="769662205">
                  <w:marLeft w:val="0"/>
                  <w:marRight w:val="0"/>
                  <w:marTop w:val="0"/>
                  <w:marBottom w:val="0"/>
                  <w:divBdr>
                    <w:top w:val="none" w:sz="0" w:space="0" w:color="auto"/>
                    <w:left w:val="none" w:sz="0" w:space="0" w:color="auto"/>
                    <w:bottom w:val="none" w:sz="0" w:space="0" w:color="auto"/>
                    <w:right w:val="none" w:sz="0" w:space="0" w:color="auto"/>
                  </w:divBdr>
                  <w:divsChild>
                    <w:div w:id="589699672">
                      <w:marLeft w:val="0"/>
                      <w:marRight w:val="0"/>
                      <w:marTop w:val="0"/>
                      <w:marBottom w:val="0"/>
                      <w:divBdr>
                        <w:top w:val="none" w:sz="0" w:space="0" w:color="auto"/>
                        <w:left w:val="none" w:sz="0" w:space="0" w:color="auto"/>
                        <w:bottom w:val="none" w:sz="0" w:space="0" w:color="auto"/>
                        <w:right w:val="none" w:sz="0" w:space="0" w:color="auto"/>
                      </w:divBdr>
                    </w:div>
                  </w:divsChild>
                </w:div>
                <w:div w:id="806748765">
                  <w:marLeft w:val="0"/>
                  <w:marRight w:val="0"/>
                  <w:marTop w:val="0"/>
                  <w:marBottom w:val="0"/>
                  <w:divBdr>
                    <w:top w:val="none" w:sz="0" w:space="0" w:color="auto"/>
                    <w:left w:val="none" w:sz="0" w:space="0" w:color="auto"/>
                    <w:bottom w:val="none" w:sz="0" w:space="0" w:color="auto"/>
                    <w:right w:val="none" w:sz="0" w:space="0" w:color="auto"/>
                  </w:divBdr>
                  <w:divsChild>
                    <w:div w:id="844242917">
                      <w:marLeft w:val="0"/>
                      <w:marRight w:val="0"/>
                      <w:marTop w:val="0"/>
                      <w:marBottom w:val="0"/>
                      <w:divBdr>
                        <w:top w:val="none" w:sz="0" w:space="0" w:color="auto"/>
                        <w:left w:val="none" w:sz="0" w:space="0" w:color="auto"/>
                        <w:bottom w:val="none" w:sz="0" w:space="0" w:color="auto"/>
                        <w:right w:val="none" w:sz="0" w:space="0" w:color="auto"/>
                      </w:divBdr>
                    </w:div>
                  </w:divsChild>
                </w:div>
                <w:div w:id="856314707">
                  <w:marLeft w:val="0"/>
                  <w:marRight w:val="0"/>
                  <w:marTop w:val="0"/>
                  <w:marBottom w:val="0"/>
                  <w:divBdr>
                    <w:top w:val="none" w:sz="0" w:space="0" w:color="auto"/>
                    <w:left w:val="none" w:sz="0" w:space="0" w:color="auto"/>
                    <w:bottom w:val="none" w:sz="0" w:space="0" w:color="auto"/>
                    <w:right w:val="none" w:sz="0" w:space="0" w:color="auto"/>
                  </w:divBdr>
                  <w:divsChild>
                    <w:div w:id="977147473">
                      <w:marLeft w:val="0"/>
                      <w:marRight w:val="0"/>
                      <w:marTop w:val="0"/>
                      <w:marBottom w:val="0"/>
                      <w:divBdr>
                        <w:top w:val="none" w:sz="0" w:space="0" w:color="auto"/>
                        <w:left w:val="none" w:sz="0" w:space="0" w:color="auto"/>
                        <w:bottom w:val="none" w:sz="0" w:space="0" w:color="auto"/>
                        <w:right w:val="none" w:sz="0" w:space="0" w:color="auto"/>
                      </w:divBdr>
                    </w:div>
                  </w:divsChild>
                </w:div>
                <w:div w:id="929773302">
                  <w:marLeft w:val="0"/>
                  <w:marRight w:val="0"/>
                  <w:marTop w:val="0"/>
                  <w:marBottom w:val="0"/>
                  <w:divBdr>
                    <w:top w:val="none" w:sz="0" w:space="0" w:color="auto"/>
                    <w:left w:val="none" w:sz="0" w:space="0" w:color="auto"/>
                    <w:bottom w:val="none" w:sz="0" w:space="0" w:color="auto"/>
                    <w:right w:val="none" w:sz="0" w:space="0" w:color="auto"/>
                  </w:divBdr>
                  <w:divsChild>
                    <w:div w:id="1220902222">
                      <w:marLeft w:val="0"/>
                      <w:marRight w:val="0"/>
                      <w:marTop w:val="0"/>
                      <w:marBottom w:val="0"/>
                      <w:divBdr>
                        <w:top w:val="none" w:sz="0" w:space="0" w:color="auto"/>
                        <w:left w:val="none" w:sz="0" w:space="0" w:color="auto"/>
                        <w:bottom w:val="none" w:sz="0" w:space="0" w:color="auto"/>
                        <w:right w:val="none" w:sz="0" w:space="0" w:color="auto"/>
                      </w:divBdr>
                    </w:div>
                  </w:divsChild>
                </w:div>
                <w:div w:id="938491980">
                  <w:marLeft w:val="0"/>
                  <w:marRight w:val="0"/>
                  <w:marTop w:val="0"/>
                  <w:marBottom w:val="0"/>
                  <w:divBdr>
                    <w:top w:val="none" w:sz="0" w:space="0" w:color="auto"/>
                    <w:left w:val="none" w:sz="0" w:space="0" w:color="auto"/>
                    <w:bottom w:val="none" w:sz="0" w:space="0" w:color="auto"/>
                    <w:right w:val="none" w:sz="0" w:space="0" w:color="auto"/>
                  </w:divBdr>
                  <w:divsChild>
                    <w:div w:id="413477218">
                      <w:marLeft w:val="0"/>
                      <w:marRight w:val="0"/>
                      <w:marTop w:val="0"/>
                      <w:marBottom w:val="0"/>
                      <w:divBdr>
                        <w:top w:val="none" w:sz="0" w:space="0" w:color="auto"/>
                        <w:left w:val="none" w:sz="0" w:space="0" w:color="auto"/>
                        <w:bottom w:val="none" w:sz="0" w:space="0" w:color="auto"/>
                        <w:right w:val="none" w:sz="0" w:space="0" w:color="auto"/>
                      </w:divBdr>
                    </w:div>
                  </w:divsChild>
                </w:div>
                <w:div w:id="993685010">
                  <w:marLeft w:val="0"/>
                  <w:marRight w:val="0"/>
                  <w:marTop w:val="0"/>
                  <w:marBottom w:val="0"/>
                  <w:divBdr>
                    <w:top w:val="none" w:sz="0" w:space="0" w:color="auto"/>
                    <w:left w:val="none" w:sz="0" w:space="0" w:color="auto"/>
                    <w:bottom w:val="none" w:sz="0" w:space="0" w:color="auto"/>
                    <w:right w:val="none" w:sz="0" w:space="0" w:color="auto"/>
                  </w:divBdr>
                  <w:divsChild>
                    <w:div w:id="1313947714">
                      <w:marLeft w:val="0"/>
                      <w:marRight w:val="0"/>
                      <w:marTop w:val="0"/>
                      <w:marBottom w:val="0"/>
                      <w:divBdr>
                        <w:top w:val="none" w:sz="0" w:space="0" w:color="auto"/>
                        <w:left w:val="none" w:sz="0" w:space="0" w:color="auto"/>
                        <w:bottom w:val="none" w:sz="0" w:space="0" w:color="auto"/>
                        <w:right w:val="none" w:sz="0" w:space="0" w:color="auto"/>
                      </w:divBdr>
                    </w:div>
                  </w:divsChild>
                </w:div>
                <w:div w:id="1036000491">
                  <w:marLeft w:val="0"/>
                  <w:marRight w:val="0"/>
                  <w:marTop w:val="0"/>
                  <w:marBottom w:val="0"/>
                  <w:divBdr>
                    <w:top w:val="none" w:sz="0" w:space="0" w:color="auto"/>
                    <w:left w:val="none" w:sz="0" w:space="0" w:color="auto"/>
                    <w:bottom w:val="none" w:sz="0" w:space="0" w:color="auto"/>
                    <w:right w:val="none" w:sz="0" w:space="0" w:color="auto"/>
                  </w:divBdr>
                  <w:divsChild>
                    <w:div w:id="1199007166">
                      <w:marLeft w:val="0"/>
                      <w:marRight w:val="0"/>
                      <w:marTop w:val="0"/>
                      <w:marBottom w:val="0"/>
                      <w:divBdr>
                        <w:top w:val="none" w:sz="0" w:space="0" w:color="auto"/>
                        <w:left w:val="none" w:sz="0" w:space="0" w:color="auto"/>
                        <w:bottom w:val="none" w:sz="0" w:space="0" w:color="auto"/>
                        <w:right w:val="none" w:sz="0" w:space="0" w:color="auto"/>
                      </w:divBdr>
                    </w:div>
                  </w:divsChild>
                </w:div>
                <w:div w:id="1267347359">
                  <w:marLeft w:val="0"/>
                  <w:marRight w:val="0"/>
                  <w:marTop w:val="0"/>
                  <w:marBottom w:val="0"/>
                  <w:divBdr>
                    <w:top w:val="none" w:sz="0" w:space="0" w:color="auto"/>
                    <w:left w:val="none" w:sz="0" w:space="0" w:color="auto"/>
                    <w:bottom w:val="none" w:sz="0" w:space="0" w:color="auto"/>
                    <w:right w:val="none" w:sz="0" w:space="0" w:color="auto"/>
                  </w:divBdr>
                  <w:divsChild>
                    <w:div w:id="2121341969">
                      <w:marLeft w:val="0"/>
                      <w:marRight w:val="0"/>
                      <w:marTop w:val="0"/>
                      <w:marBottom w:val="0"/>
                      <w:divBdr>
                        <w:top w:val="none" w:sz="0" w:space="0" w:color="auto"/>
                        <w:left w:val="none" w:sz="0" w:space="0" w:color="auto"/>
                        <w:bottom w:val="none" w:sz="0" w:space="0" w:color="auto"/>
                        <w:right w:val="none" w:sz="0" w:space="0" w:color="auto"/>
                      </w:divBdr>
                    </w:div>
                  </w:divsChild>
                </w:div>
                <w:div w:id="1325159411">
                  <w:marLeft w:val="0"/>
                  <w:marRight w:val="0"/>
                  <w:marTop w:val="0"/>
                  <w:marBottom w:val="0"/>
                  <w:divBdr>
                    <w:top w:val="none" w:sz="0" w:space="0" w:color="auto"/>
                    <w:left w:val="none" w:sz="0" w:space="0" w:color="auto"/>
                    <w:bottom w:val="none" w:sz="0" w:space="0" w:color="auto"/>
                    <w:right w:val="none" w:sz="0" w:space="0" w:color="auto"/>
                  </w:divBdr>
                  <w:divsChild>
                    <w:div w:id="29305674">
                      <w:marLeft w:val="0"/>
                      <w:marRight w:val="0"/>
                      <w:marTop w:val="0"/>
                      <w:marBottom w:val="0"/>
                      <w:divBdr>
                        <w:top w:val="none" w:sz="0" w:space="0" w:color="auto"/>
                        <w:left w:val="none" w:sz="0" w:space="0" w:color="auto"/>
                        <w:bottom w:val="none" w:sz="0" w:space="0" w:color="auto"/>
                        <w:right w:val="none" w:sz="0" w:space="0" w:color="auto"/>
                      </w:divBdr>
                    </w:div>
                  </w:divsChild>
                </w:div>
                <w:div w:id="1339581844">
                  <w:marLeft w:val="0"/>
                  <w:marRight w:val="0"/>
                  <w:marTop w:val="0"/>
                  <w:marBottom w:val="0"/>
                  <w:divBdr>
                    <w:top w:val="none" w:sz="0" w:space="0" w:color="auto"/>
                    <w:left w:val="none" w:sz="0" w:space="0" w:color="auto"/>
                    <w:bottom w:val="none" w:sz="0" w:space="0" w:color="auto"/>
                    <w:right w:val="none" w:sz="0" w:space="0" w:color="auto"/>
                  </w:divBdr>
                  <w:divsChild>
                    <w:div w:id="458107502">
                      <w:marLeft w:val="0"/>
                      <w:marRight w:val="0"/>
                      <w:marTop w:val="0"/>
                      <w:marBottom w:val="0"/>
                      <w:divBdr>
                        <w:top w:val="none" w:sz="0" w:space="0" w:color="auto"/>
                        <w:left w:val="none" w:sz="0" w:space="0" w:color="auto"/>
                        <w:bottom w:val="none" w:sz="0" w:space="0" w:color="auto"/>
                        <w:right w:val="none" w:sz="0" w:space="0" w:color="auto"/>
                      </w:divBdr>
                    </w:div>
                  </w:divsChild>
                </w:div>
                <w:div w:id="1410617021">
                  <w:marLeft w:val="0"/>
                  <w:marRight w:val="0"/>
                  <w:marTop w:val="0"/>
                  <w:marBottom w:val="0"/>
                  <w:divBdr>
                    <w:top w:val="none" w:sz="0" w:space="0" w:color="auto"/>
                    <w:left w:val="none" w:sz="0" w:space="0" w:color="auto"/>
                    <w:bottom w:val="none" w:sz="0" w:space="0" w:color="auto"/>
                    <w:right w:val="none" w:sz="0" w:space="0" w:color="auto"/>
                  </w:divBdr>
                  <w:divsChild>
                    <w:div w:id="944000328">
                      <w:marLeft w:val="0"/>
                      <w:marRight w:val="0"/>
                      <w:marTop w:val="0"/>
                      <w:marBottom w:val="0"/>
                      <w:divBdr>
                        <w:top w:val="none" w:sz="0" w:space="0" w:color="auto"/>
                        <w:left w:val="none" w:sz="0" w:space="0" w:color="auto"/>
                        <w:bottom w:val="none" w:sz="0" w:space="0" w:color="auto"/>
                        <w:right w:val="none" w:sz="0" w:space="0" w:color="auto"/>
                      </w:divBdr>
                    </w:div>
                  </w:divsChild>
                </w:div>
                <w:div w:id="1439107202">
                  <w:marLeft w:val="0"/>
                  <w:marRight w:val="0"/>
                  <w:marTop w:val="0"/>
                  <w:marBottom w:val="0"/>
                  <w:divBdr>
                    <w:top w:val="none" w:sz="0" w:space="0" w:color="auto"/>
                    <w:left w:val="none" w:sz="0" w:space="0" w:color="auto"/>
                    <w:bottom w:val="none" w:sz="0" w:space="0" w:color="auto"/>
                    <w:right w:val="none" w:sz="0" w:space="0" w:color="auto"/>
                  </w:divBdr>
                  <w:divsChild>
                    <w:div w:id="254482376">
                      <w:marLeft w:val="0"/>
                      <w:marRight w:val="0"/>
                      <w:marTop w:val="0"/>
                      <w:marBottom w:val="0"/>
                      <w:divBdr>
                        <w:top w:val="none" w:sz="0" w:space="0" w:color="auto"/>
                        <w:left w:val="none" w:sz="0" w:space="0" w:color="auto"/>
                        <w:bottom w:val="none" w:sz="0" w:space="0" w:color="auto"/>
                        <w:right w:val="none" w:sz="0" w:space="0" w:color="auto"/>
                      </w:divBdr>
                    </w:div>
                  </w:divsChild>
                </w:div>
                <w:div w:id="1497963913">
                  <w:marLeft w:val="0"/>
                  <w:marRight w:val="0"/>
                  <w:marTop w:val="0"/>
                  <w:marBottom w:val="0"/>
                  <w:divBdr>
                    <w:top w:val="none" w:sz="0" w:space="0" w:color="auto"/>
                    <w:left w:val="none" w:sz="0" w:space="0" w:color="auto"/>
                    <w:bottom w:val="none" w:sz="0" w:space="0" w:color="auto"/>
                    <w:right w:val="none" w:sz="0" w:space="0" w:color="auto"/>
                  </w:divBdr>
                  <w:divsChild>
                    <w:div w:id="735863167">
                      <w:marLeft w:val="0"/>
                      <w:marRight w:val="0"/>
                      <w:marTop w:val="0"/>
                      <w:marBottom w:val="0"/>
                      <w:divBdr>
                        <w:top w:val="none" w:sz="0" w:space="0" w:color="auto"/>
                        <w:left w:val="none" w:sz="0" w:space="0" w:color="auto"/>
                        <w:bottom w:val="none" w:sz="0" w:space="0" w:color="auto"/>
                        <w:right w:val="none" w:sz="0" w:space="0" w:color="auto"/>
                      </w:divBdr>
                    </w:div>
                  </w:divsChild>
                </w:div>
                <w:div w:id="1534462448">
                  <w:marLeft w:val="0"/>
                  <w:marRight w:val="0"/>
                  <w:marTop w:val="0"/>
                  <w:marBottom w:val="0"/>
                  <w:divBdr>
                    <w:top w:val="none" w:sz="0" w:space="0" w:color="auto"/>
                    <w:left w:val="none" w:sz="0" w:space="0" w:color="auto"/>
                    <w:bottom w:val="none" w:sz="0" w:space="0" w:color="auto"/>
                    <w:right w:val="none" w:sz="0" w:space="0" w:color="auto"/>
                  </w:divBdr>
                  <w:divsChild>
                    <w:div w:id="1741561674">
                      <w:marLeft w:val="0"/>
                      <w:marRight w:val="0"/>
                      <w:marTop w:val="0"/>
                      <w:marBottom w:val="0"/>
                      <w:divBdr>
                        <w:top w:val="none" w:sz="0" w:space="0" w:color="auto"/>
                        <w:left w:val="none" w:sz="0" w:space="0" w:color="auto"/>
                        <w:bottom w:val="none" w:sz="0" w:space="0" w:color="auto"/>
                        <w:right w:val="none" w:sz="0" w:space="0" w:color="auto"/>
                      </w:divBdr>
                    </w:div>
                  </w:divsChild>
                </w:div>
                <w:div w:id="1616253367">
                  <w:marLeft w:val="0"/>
                  <w:marRight w:val="0"/>
                  <w:marTop w:val="0"/>
                  <w:marBottom w:val="0"/>
                  <w:divBdr>
                    <w:top w:val="none" w:sz="0" w:space="0" w:color="auto"/>
                    <w:left w:val="none" w:sz="0" w:space="0" w:color="auto"/>
                    <w:bottom w:val="none" w:sz="0" w:space="0" w:color="auto"/>
                    <w:right w:val="none" w:sz="0" w:space="0" w:color="auto"/>
                  </w:divBdr>
                  <w:divsChild>
                    <w:div w:id="225338988">
                      <w:marLeft w:val="0"/>
                      <w:marRight w:val="0"/>
                      <w:marTop w:val="0"/>
                      <w:marBottom w:val="0"/>
                      <w:divBdr>
                        <w:top w:val="none" w:sz="0" w:space="0" w:color="auto"/>
                        <w:left w:val="none" w:sz="0" w:space="0" w:color="auto"/>
                        <w:bottom w:val="none" w:sz="0" w:space="0" w:color="auto"/>
                        <w:right w:val="none" w:sz="0" w:space="0" w:color="auto"/>
                      </w:divBdr>
                    </w:div>
                  </w:divsChild>
                </w:div>
                <w:div w:id="1768040978">
                  <w:marLeft w:val="0"/>
                  <w:marRight w:val="0"/>
                  <w:marTop w:val="0"/>
                  <w:marBottom w:val="0"/>
                  <w:divBdr>
                    <w:top w:val="none" w:sz="0" w:space="0" w:color="auto"/>
                    <w:left w:val="none" w:sz="0" w:space="0" w:color="auto"/>
                    <w:bottom w:val="none" w:sz="0" w:space="0" w:color="auto"/>
                    <w:right w:val="none" w:sz="0" w:space="0" w:color="auto"/>
                  </w:divBdr>
                  <w:divsChild>
                    <w:div w:id="156845751">
                      <w:marLeft w:val="0"/>
                      <w:marRight w:val="0"/>
                      <w:marTop w:val="0"/>
                      <w:marBottom w:val="0"/>
                      <w:divBdr>
                        <w:top w:val="none" w:sz="0" w:space="0" w:color="auto"/>
                        <w:left w:val="none" w:sz="0" w:space="0" w:color="auto"/>
                        <w:bottom w:val="none" w:sz="0" w:space="0" w:color="auto"/>
                        <w:right w:val="none" w:sz="0" w:space="0" w:color="auto"/>
                      </w:divBdr>
                    </w:div>
                  </w:divsChild>
                </w:div>
                <w:div w:id="1769958811">
                  <w:marLeft w:val="0"/>
                  <w:marRight w:val="0"/>
                  <w:marTop w:val="0"/>
                  <w:marBottom w:val="0"/>
                  <w:divBdr>
                    <w:top w:val="none" w:sz="0" w:space="0" w:color="auto"/>
                    <w:left w:val="none" w:sz="0" w:space="0" w:color="auto"/>
                    <w:bottom w:val="none" w:sz="0" w:space="0" w:color="auto"/>
                    <w:right w:val="none" w:sz="0" w:space="0" w:color="auto"/>
                  </w:divBdr>
                  <w:divsChild>
                    <w:div w:id="1634477281">
                      <w:marLeft w:val="0"/>
                      <w:marRight w:val="0"/>
                      <w:marTop w:val="0"/>
                      <w:marBottom w:val="0"/>
                      <w:divBdr>
                        <w:top w:val="none" w:sz="0" w:space="0" w:color="auto"/>
                        <w:left w:val="none" w:sz="0" w:space="0" w:color="auto"/>
                        <w:bottom w:val="none" w:sz="0" w:space="0" w:color="auto"/>
                        <w:right w:val="none" w:sz="0" w:space="0" w:color="auto"/>
                      </w:divBdr>
                    </w:div>
                  </w:divsChild>
                </w:div>
                <w:div w:id="1836989121">
                  <w:marLeft w:val="0"/>
                  <w:marRight w:val="0"/>
                  <w:marTop w:val="0"/>
                  <w:marBottom w:val="0"/>
                  <w:divBdr>
                    <w:top w:val="none" w:sz="0" w:space="0" w:color="auto"/>
                    <w:left w:val="none" w:sz="0" w:space="0" w:color="auto"/>
                    <w:bottom w:val="none" w:sz="0" w:space="0" w:color="auto"/>
                    <w:right w:val="none" w:sz="0" w:space="0" w:color="auto"/>
                  </w:divBdr>
                  <w:divsChild>
                    <w:div w:id="1089497668">
                      <w:marLeft w:val="0"/>
                      <w:marRight w:val="0"/>
                      <w:marTop w:val="0"/>
                      <w:marBottom w:val="0"/>
                      <w:divBdr>
                        <w:top w:val="none" w:sz="0" w:space="0" w:color="auto"/>
                        <w:left w:val="none" w:sz="0" w:space="0" w:color="auto"/>
                        <w:bottom w:val="none" w:sz="0" w:space="0" w:color="auto"/>
                        <w:right w:val="none" w:sz="0" w:space="0" w:color="auto"/>
                      </w:divBdr>
                    </w:div>
                  </w:divsChild>
                </w:div>
                <w:div w:id="1853446365">
                  <w:marLeft w:val="0"/>
                  <w:marRight w:val="0"/>
                  <w:marTop w:val="0"/>
                  <w:marBottom w:val="0"/>
                  <w:divBdr>
                    <w:top w:val="none" w:sz="0" w:space="0" w:color="auto"/>
                    <w:left w:val="none" w:sz="0" w:space="0" w:color="auto"/>
                    <w:bottom w:val="none" w:sz="0" w:space="0" w:color="auto"/>
                    <w:right w:val="none" w:sz="0" w:space="0" w:color="auto"/>
                  </w:divBdr>
                  <w:divsChild>
                    <w:div w:id="393505622">
                      <w:marLeft w:val="0"/>
                      <w:marRight w:val="0"/>
                      <w:marTop w:val="0"/>
                      <w:marBottom w:val="0"/>
                      <w:divBdr>
                        <w:top w:val="none" w:sz="0" w:space="0" w:color="auto"/>
                        <w:left w:val="none" w:sz="0" w:space="0" w:color="auto"/>
                        <w:bottom w:val="none" w:sz="0" w:space="0" w:color="auto"/>
                        <w:right w:val="none" w:sz="0" w:space="0" w:color="auto"/>
                      </w:divBdr>
                    </w:div>
                  </w:divsChild>
                </w:div>
                <w:div w:id="2143574269">
                  <w:marLeft w:val="0"/>
                  <w:marRight w:val="0"/>
                  <w:marTop w:val="0"/>
                  <w:marBottom w:val="0"/>
                  <w:divBdr>
                    <w:top w:val="none" w:sz="0" w:space="0" w:color="auto"/>
                    <w:left w:val="none" w:sz="0" w:space="0" w:color="auto"/>
                    <w:bottom w:val="none" w:sz="0" w:space="0" w:color="auto"/>
                    <w:right w:val="none" w:sz="0" w:space="0" w:color="auto"/>
                  </w:divBdr>
                  <w:divsChild>
                    <w:div w:id="175716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011658">
          <w:marLeft w:val="0"/>
          <w:marRight w:val="0"/>
          <w:marTop w:val="0"/>
          <w:marBottom w:val="0"/>
          <w:divBdr>
            <w:top w:val="none" w:sz="0" w:space="0" w:color="auto"/>
            <w:left w:val="none" w:sz="0" w:space="0" w:color="auto"/>
            <w:bottom w:val="none" w:sz="0" w:space="0" w:color="auto"/>
            <w:right w:val="none" w:sz="0" w:space="0" w:color="auto"/>
          </w:divBdr>
        </w:div>
        <w:div w:id="908271352">
          <w:marLeft w:val="0"/>
          <w:marRight w:val="0"/>
          <w:marTop w:val="0"/>
          <w:marBottom w:val="0"/>
          <w:divBdr>
            <w:top w:val="none" w:sz="0" w:space="0" w:color="auto"/>
            <w:left w:val="none" w:sz="0" w:space="0" w:color="auto"/>
            <w:bottom w:val="none" w:sz="0" w:space="0" w:color="auto"/>
            <w:right w:val="none" w:sz="0" w:space="0" w:color="auto"/>
          </w:divBdr>
        </w:div>
        <w:div w:id="1097870314">
          <w:marLeft w:val="0"/>
          <w:marRight w:val="0"/>
          <w:marTop w:val="0"/>
          <w:marBottom w:val="0"/>
          <w:divBdr>
            <w:top w:val="none" w:sz="0" w:space="0" w:color="auto"/>
            <w:left w:val="none" w:sz="0" w:space="0" w:color="auto"/>
            <w:bottom w:val="none" w:sz="0" w:space="0" w:color="auto"/>
            <w:right w:val="none" w:sz="0" w:space="0" w:color="auto"/>
          </w:divBdr>
        </w:div>
        <w:div w:id="1150364169">
          <w:marLeft w:val="0"/>
          <w:marRight w:val="0"/>
          <w:marTop w:val="0"/>
          <w:marBottom w:val="0"/>
          <w:divBdr>
            <w:top w:val="none" w:sz="0" w:space="0" w:color="auto"/>
            <w:left w:val="none" w:sz="0" w:space="0" w:color="auto"/>
            <w:bottom w:val="none" w:sz="0" w:space="0" w:color="auto"/>
            <w:right w:val="none" w:sz="0" w:space="0" w:color="auto"/>
          </w:divBdr>
        </w:div>
        <w:div w:id="1319842681">
          <w:marLeft w:val="0"/>
          <w:marRight w:val="0"/>
          <w:marTop w:val="0"/>
          <w:marBottom w:val="0"/>
          <w:divBdr>
            <w:top w:val="none" w:sz="0" w:space="0" w:color="auto"/>
            <w:left w:val="none" w:sz="0" w:space="0" w:color="auto"/>
            <w:bottom w:val="none" w:sz="0" w:space="0" w:color="auto"/>
            <w:right w:val="none" w:sz="0" w:space="0" w:color="auto"/>
          </w:divBdr>
        </w:div>
        <w:div w:id="1333728183">
          <w:marLeft w:val="0"/>
          <w:marRight w:val="0"/>
          <w:marTop w:val="0"/>
          <w:marBottom w:val="0"/>
          <w:divBdr>
            <w:top w:val="none" w:sz="0" w:space="0" w:color="auto"/>
            <w:left w:val="none" w:sz="0" w:space="0" w:color="auto"/>
            <w:bottom w:val="none" w:sz="0" w:space="0" w:color="auto"/>
            <w:right w:val="none" w:sz="0" w:space="0" w:color="auto"/>
          </w:divBdr>
        </w:div>
        <w:div w:id="1462504948">
          <w:marLeft w:val="0"/>
          <w:marRight w:val="0"/>
          <w:marTop w:val="0"/>
          <w:marBottom w:val="0"/>
          <w:divBdr>
            <w:top w:val="none" w:sz="0" w:space="0" w:color="auto"/>
            <w:left w:val="none" w:sz="0" w:space="0" w:color="auto"/>
            <w:bottom w:val="none" w:sz="0" w:space="0" w:color="auto"/>
            <w:right w:val="none" w:sz="0" w:space="0" w:color="auto"/>
          </w:divBdr>
          <w:divsChild>
            <w:div w:id="211115277">
              <w:marLeft w:val="-75"/>
              <w:marRight w:val="0"/>
              <w:marTop w:val="30"/>
              <w:marBottom w:val="30"/>
              <w:divBdr>
                <w:top w:val="none" w:sz="0" w:space="0" w:color="auto"/>
                <w:left w:val="none" w:sz="0" w:space="0" w:color="auto"/>
                <w:bottom w:val="none" w:sz="0" w:space="0" w:color="auto"/>
                <w:right w:val="none" w:sz="0" w:space="0" w:color="auto"/>
              </w:divBdr>
              <w:divsChild>
                <w:div w:id="43800115">
                  <w:marLeft w:val="0"/>
                  <w:marRight w:val="0"/>
                  <w:marTop w:val="0"/>
                  <w:marBottom w:val="0"/>
                  <w:divBdr>
                    <w:top w:val="none" w:sz="0" w:space="0" w:color="auto"/>
                    <w:left w:val="none" w:sz="0" w:space="0" w:color="auto"/>
                    <w:bottom w:val="none" w:sz="0" w:space="0" w:color="auto"/>
                    <w:right w:val="none" w:sz="0" w:space="0" w:color="auto"/>
                  </w:divBdr>
                  <w:divsChild>
                    <w:div w:id="848371194">
                      <w:marLeft w:val="0"/>
                      <w:marRight w:val="0"/>
                      <w:marTop w:val="0"/>
                      <w:marBottom w:val="0"/>
                      <w:divBdr>
                        <w:top w:val="none" w:sz="0" w:space="0" w:color="auto"/>
                        <w:left w:val="none" w:sz="0" w:space="0" w:color="auto"/>
                        <w:bottom w:val="none" w:sz="0" w:space="0" w:color="auto"/>
                        <w:right w:val="none" w:sz="0" w:space="0" w:color="auto"/>
                      </w:divBdr>
                    </w:div>
                  </w:divsChild>
                </w:div>
                <w:div w:id="58142185">
                  <w:marLeft w:val="0"/>
                  <w:marRight w:val="0"/>
                  <w:marTop w:val="0"/>
                  <w:marBottom w:val="0"/>
                  <w:divBdr>
                    <w:top w:val="none" w:sz="0" w:space="0" w:color="auto"/>
                    <w:left w:val="none" w:sz="0" w:space="0" w:color="auto"/>
                    <w:bottom w:val="none" w:sz="0" w:space="0" w:color="auto"/>
                    <w:right w:val="none" w:sz="0" w:space="0" w:color="auto"/>
                  </w:divBdr>
                  <w:divsChild>
                    <w:div w:id="1869247439">
                      <w:marLeft w:val="0"/>
                      <w:marRight w:val="0"/>
                      <w:marTop w:val="0"/>
                      <w:marBottom w:val="0"/>
                      <w:divBdr>
                        <w:top w:val="none" w:sz="0" w:space="0" w:color="auto"/>
                        <w:left w:val="none" w:sz="0" w:space="0" w:color="auto"/>
                        <w:bottom w:val="none" w:sz="0" w:space="0" w:color="auto"/>
                        <w:right w:val="none" w:sz="0" w:space="0" w:color="auto"/>
                      </w:divBdr>
                    </w:div>
                  </w:divsChild>
                </w:div>
                <w:div w:id="175046899">
                  <w:marLeft w:val="0"/>
                  <w:marRight w:val="0"/>
                  <w:marTop w:val="0"/>
                  <w:marBottom w:val="0"/>
                  <w:divBdr>
                    <w:top w:val="none" w:sz="0" w:space="0" w:color="auto"/>
                    <w:left w:val="none" w:sz="0" w:space="0" w:color="auto"/>
                    <w:bottom w:val="none" w:sz="0" w:space="0" w:color="auto"/>
                    <w:right w:val="none" w:sz="0" w:space="0" w:color="auto"/>
                  </w:divBdr>
                  <w:divsChild>
                    <w:div w:id="836456277">
                      <w:marLeft w:val="0"/>
                      <w:marRight w:val="0"/>
                      <w:marTop w:val="0"/>
                      <w:marBottom w:val="0"/>
                      <w:divBdr>
                        <w:top w:val="none" w:sz="0" w:space="0" w:color="auto"/>
                        <w:left w:val="none" w:sz="0" w:space="0" w:color="auto"/>
                        <w:bottom w:val="none" w:sz="0" w:space="0" w:color="auto"/>
                        <w:right w:val="none" w:sz="0" w:space="0" w:color="auto"/>
                      </w:divBdr>
                    </w:div>
                  </w:divsChild>
                </w:div>
                <w:div w:id="358047198">
                  <w:marLeft w:val="0"/>
                  <w:marRight w:val="0"/>
                  <w:marTop w:val="0"/>
                  <w:marBottom w:val="0"/>
                  <w:divBdr>
                    <w:top w:val="none" w:sz="0" w:space="0" w:color="auto"/>
                    <w:left w:val="none" w:sz="0" w:space="0" w:color="auto"/>
                    <w:bottom w:val="none" w:sz="0" w:space="0" w:color="auto"/>
                    <w:right w:val="none" w:sz="0" w:space="0" w:color="auto"/>
                  </w:divBdr>
                  <w:divsChild>
                    <w:div w:id="560334725">
                      <w:marLeft w:val="0"/>
                      <w:marRight w:val="0"/>
                      <w:marTop w:val="0"/>
                      <w:marBottom w:val="0"/>
                      <w:divBdr>
                        <w:top w:val="none" w:sz="0" w:space="0" w:color="auto"/>
                        <w:left w:val="none" w:sz="0" w:space="0" w:color="auto"/>
                        <w:bottom w:val="none" w:sz="0" w:space="0" w:color="auto"/>
                        <w:right w:val="none" w:sz="0" w:space="0" w:color="auto"/>
                      </w:divBdr>
                    </w:div>
                  </w:divsChild>
                </w:div>
                <w:div w:id="766391036">
                  <w:marLeft w:val="0"/>
                  <w:marRight w:val="0"/>
                  <w:marTop w:val="0"/>
                  <w:marBottom w:val="0"/>
                  <w:divBdr>
                    <w:top w:val="none" w:sz="0" w:space="0" w:color="auto"/>
                    <w:left w:val="none" w:sz="0" w:space="0" w:color="auto"/>
                    <w:bottom w:val="none" w:sz="0" w:space="0" w:color="auto"/>
                    <w:right w:val="none" w:sz="0" w:space="0" w:color="auto"/>
                  </w:divBdr>
                  <w:divsChild>
                    <w:div w:id="602878111">
                      <w:marLeft w:val="0"/>
                      <w:marRight w:val="0"/>
                      <w:marTop w:val="0"/>
                      <w:marBottom w:val="0"/>
                      <w:divBdr>
                        <w:top w:val="none" w:sz="0" w:space="0" w:color="auto"/>
                        <w:left w:val="none" w:sz="0" w:space="0" w:color="auto"/>
                        <w:bottom w:val="none" w:sz="0" w:space="0" w:color="auto"/>
                        <w:right w:val="none" w:sz="0" w:space="0" w:color="auto"/>
                      </w:divBdr>
                    </w:div>
                    <w:div w:id="1322738883">
                      <w:marLeft w:val="0"/>
                      <w:marRight w:val="0"/>
                      <w:marTop w:val="0"/>
                      <w:marBottom w:val="0"/>
                      <w:divBdr>
                        <w:top w:val="none" w:sz="0" w:space="0" w:color="auto"/>
                        <w:left w:val="none" w:sz="0" w:space="0" w:color="auto"/>
                        <w:bottom w:val="none" w:sz="0" w:space="0" w:color="auto"/>
                        <w:right w:val="none" w:sz="0" w:space="0" w:color="auto"/>
                      </w:divBdr>
                    </w:div>
                  </w:divsChild>
                </w:div>
                <w:div w:id="974868085">
                  <w:marLeft w:val="0"/>
                  <w:marRight w:val="0"/>
                  <w:marTop w:val="0"/>
                  <w:marBottom w:val="0"/>
                  <w:divBdr>
                    <w:top w:val="none" w:sz="0" w:space="0" w:color="auto"/>
                    <w:left w:val="none" w:sz="0" w:space="0" w:color="auto"/>
                    <w:bottom w:val="none" w:sz="0" w:space="0" w:color="auto"/>
                    <w:right w:val="none" w:sz="0" w:space="0" w:color="auto"/>
                  </w:divBdr>
                  <w:divsChild>
                    <w:div w:id="118961801">
                      <w:marLeft w:val="0"/>
                      <w:marRight w:val="0"/>
                      <w:marTop w:val="0"/>
                      <w:marBottom w:val="0"/>
                      <w:divBdr>
                        <w:top w:val="none" w:sz="0" w:space="0" w:color="auto"/>
                        <w:left w:val="none" w:sz="0" w:space="0" w:color="auto"/>
                        <w:bottom w:val="none" w:sz="0" w:space="0" w:color="auto"/>
                        <w:right w:val="none" w:sz="0" w:space="0" w:color="auto"/>
                      </w:divBdr>
                    </w:div>
                  </w:divsChild>
                </w:div>
                <w:div w:id="1342472075">
                  <w:marLeft w:val="0"/>
                  <w:marRight w:val="0"/>
                  <w:marTop w:val="0"/>
                  <w:marBottom w:val="0"/>
                  <w:divBdr>
                    <w:top w:val="none" w:sz="0" w:space="0" w:color="auto"/>
                    <w:left w:val="none" w:sz="0" w:space="0" w:color="auto"/>
                    <w:bottom w:val="none" w:sz="0" w:space="0" w:color="auto"/>
                    <w:right w:val="none" w:sz="0" w:space="0" w:color="auto"/>
                  </w:divBdr>
                  <w:divsChild>
                    <w:div w:id="461310485">
                      <w:marLeft w:val="0"/>
                      <w:marRight w:val="0"/>
                      <w:marTop w:val="0"/>
                      <w:marBottom w:val="0"/>
                      <w:divBdr>
                        <w:top w:val="none" w:sz="0" w:space="0" w:color="auto"/>
                        <w:left w:val="none" w:sz="0" w:space="0" w:color="auto"/>
                        <w:bottom w:val="none" w:sz="0" w:space="0" w:color="auto"/>
                        <w:right w:val="none" w:sz="0" w:space="0" w:color="auto"/>
                      </w:divBdr>
                    </w:div>
                  </w:divsChild>
                </w:div>
                <w:div w:id="1401176346">
                  <w:marLeft w:val="0"/>
                  <w:marRight w:val="0"/>
                  <w:marTop w:val="0"/>
                  <w:marBottom w:val="0"/>
                  <w:divBdr>
                    <w:top w:val="none" w:sz="0" w:space="0" w:color="auto"/>
                    <w:left w:val="none" w:sz="0" w:space="0" w:color="auto"/>
                    <w:bottom w:val="none" w:sz="0" w:space="0" w:color="auto"/>
                    <w:right w:val="none" w:sz="0" w:space="0" w:color="auto"/>
                  </w:divBdr>
                  <w:divsChild>
                    <w:div w:id="1057977077">
                      <w:marLeft w:val="0"/>
                      <w:marRight w:val="0"/>
                      <w:marTop w:val="0"/>
                      <w:marBottom w:val="0"/>
                      <w:divBdr>
                        <w:top w:val="none" w:sz="0" w:space="0" w:color="auto"/>
                        <w:left w:val="none" w:sz="0" w:space="0" w:color="auto"/>
                        <w:bottom w:val="none" w:sz="0" w:space="0" w:color="auto"/>
                        <w:right w:val="none" w:sz="0" w:space="0" w:color="auto"/>
                      </w:divBdr>
                    </w:div>
                  </w:divsChild>
                </w:div>
                <w:div w:id="1433088841">
                  <w:marLeft w:val="0"/>
                  <w:marRight w:val="0"/>
                  <w:marTop w:val="0"/>
                  <w:marBottom w:val="0"/>
                  <w:divBdr>
                    <w:top w:val="none" w:sz="0" w:space="0" w:color="auto"/>
                    <w:left w:val="none" w:sz="0" w:space="0" w:color="auto"/>
                    <w:bottom w:val="none" w:sz="0" w:space="0" w:color="auto"/>
                    <w:right w:val="none" w:sz="0" w:space="0" w:color="auto"/>
                  </w:divBdr>
                  <w:divsChild>
                    <w:div w:id="1756633012">
                      <w:marLeft w:val="0"/>
                      <w:marRight w:val="0"/>
                      <w:marTop w:val="0"/>
                      <w:marBottom w:val="0"/>
                      <w:divBdr>
                        <w:top w:val="none" w:sz="0" w:space="0" w:color="auto"/>
                        <w:left w:val="none" w:sz="0" w:space="0" w:color="auto"/>
                        <w:bottom w:val="none" w:sz="0" w:space="0" w:color="auto"/>
                        <w:right w:val="none" w:sz="0" w:space="0" w:color="auto"/>
                      </w:divBdr>
                    </w:div>
                  </w:divsChild>
                </w:div>
                <w:div w:id="1764033814">
                  <w:marLeft w:val="0"/>
                  <w:marRight w:val="0"/>
                  <w:marTop w:val="0"/>
                  <w:marBottom w:val="0"/>
                  <w:divBdr>
                    <w:top w:val="none" w:sz="0" w:space="0" w:color="auto"/>
                    <w:left w:val="none" w:sz="0" w:space="0" w:color="auto"/>
                    <w:bottom w:val="none" w:sz="0" w:space="0" w:color="auto"/>
                    <w:right w:val="none" w:sz="0" w:space="0" w:color="auto"/>
                  </w:divBdr>
                  <w:divsChild>
                    <w:div w:id="77558026">
                      <w:marLeft w:val="0"/>
                      <w:marRight w:val="0"/>
                      <w:marTop w:val="0"/>
                      <w:marBottom w:val="0"/>
                      <w:divBdr>
                        <w:top w:val="none" w:sz="0" w:space="0" w:color="auto"/>
                        <w:left w:val="none" w:sz="0" w:space="0" w:color="auto"/>
                        <w:bottom w:val="none" w:sz="0" w:space="0" w:color="auto"/>
                        <w:right w:val="none" w:sz="0" w:space="0" w:color="auto"/>
                      </w:divBdr>
                    </w:div>
                    <w:div w:id="1127890167">
                      <w:marLeft w:val="0"/>
                      <w:marRight w:val="0"/>
                      <w:marTop w:val="0"/>
                      <w:marBottom w:val="0"/>
                      <w:divBdr>
                        <w:top w:val="none" w:sz="0" w:space="0" w:color="auto"/>
                        <w:left w:val="none" w:sz="0" w:space="0" w:color="auto"/>
                        <w:bottom w:val="none" w:sz="0" w:space="0" w:color="auto"/>
                        <w:right w:val="none" w:sz="0" w:space="0" w:color="auto"/>
                      </w:divBdr>
                    </w:div>
                  </w:divsChild>
                </w:div>
                <w:div w:id="2057971646">
                  <w:marLeft w:val="0"/>
                  <w:marRight w:val="0"/>
                  <w:marTop w:val="0"/>
                  <w:marBottom w:val="0"/>
                  <w:divBdr>
                    <w:top w:val="none" w:sz="0" w:space="0" w:color="auto"/>
                    <w:left w:val="none" w:sz="0" w:space="0" w:color="auto"/>
                    <w:bottom w:val="none" w:sz="0" w:space="0" w:color="auto"/>
                    <w:right w:val="none" w:sz="0" w:space="0" w:color="auto"/>
                  </w:divBdr>
                  <w:divsChild>
                    <w:div w:id="205801880">
                      <w:marLeft w:val="0"/>
                      <w:marRight w:val="0"/>
                      <w:marTop w:val="0"/>
                      <w:marBottom w:val="0"/>
                      <w:divBdr>
                        <w:top w:val="none" w:sz="0" w:space="0" w:color="auto"/>
                        <w:left w:val="none" w:sz="0" w:space="0" w:color="auto"/>
                        <w:bottom w:val="none" w:sz="0" w:space="0" w:color="auto"/>
                        <w:right w:val="none" w:sz="0" w:space="0" w:color="auto"/>
                      </w:divBdr>
                    </w:div>
                  </w:divsChild>
                </w:div>
                <w:div w:id="2098819771">
                  <w:marLeft w:val="0"/>
                  <w:marRight w:val="0"/>
                  <w:marTop w:val="0"/>
                  <w:marBottom w:val="0"/>
                  <w:divBdr>
                    <w:top w:val="none" w:sz="0" w:space="0" w:color="auto"/>
                    <w:left w:val="none" w:sz="0" w:space="0" w:color="auto"/>
                    <w:bottom w:val="none" w:sz="0" w:space="0" w:color="auto"/>
                    <w:right w:val="none" w:sz="0" w:space="0" w:color="auto"/>
                  </w:divBdr>
                  <w:divsChild>
                    <w:div w:id="53111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380886">
          <w:marLeft w:val="0"/>
          <w:marRight w:val="0"/>
          <w:marTop w:val="0"/>
          <w:marBottom w:val="0"/>
          <w:divBdr>
            <w:top w:val="none" w:sz="0" w:space="0" w:color="auto"/>
            <w:left w:val="none" w:sz="0" w:space="0" w:color="auto"/>
            <w:bottom w:val="none" w:sz="0" w:space="0" w:color="auto"/>
            <w:right w:val="none" w:sz="0" w:space="0" w:color="auto"/>
          </w:divBdr>
        </w:div>
      </w:divsChild>
    </w:div>
    <w:div w:id="340205692">
      <w:bodyDiv w:val="1"/>
      <w:marLeft w:val="0"/>
      <w:marRight w:val="0"/>
      <w:marTop w:val="0"/>
      <w:marBottom w:val="0"/>
      <w:divBdr>
        <w:top w:val="none" w:sz="0" w:space="0" w:color="auto"/>
        <w:left w:val="none" w:sz="0" w:space="0" w:color="auto"/>
        <w:bottom w:val="none" w:sz="0" w:space="0" w:color="auto"/>
        <w:right w:val="none" w:sz="0" w:space="0" w:color="auto"/>
      </w:divBdr>
      <w:divsChild>
        <w:div w:id="60835957">
          <w:marLeft w:val="0"/>
          <w:marRight w:val="0"/>
          <w:marTop w:val="0"/>
          <w:marBottom w:val="0"/>
          <w:divBdr>
            <w:top w:val="none" w:sz="0" w:space="0" w:color="auto"/>
            <w:left w:val="none" w:sz="0" w:space="0" w:color="auto"/>
            <w:bottom w:val="none" w:sz="0" w:space="0" w:color="auto"/>
            <w:right w:val="none" w:sz="0" w:space="0" w:color="auto"/>
          </w:divBdr>
        </w:div>
        <w:div w:id="469638911">
          <w:marLeft w:val="0"/>
          <w:marRight w:val="0"/>
          <w:marTop w:val="0"/>
          <w:marBottom w:val="0"/>
          <w:divBdr>
            <w:top w:val="none" w:sz="0" w:space="0" w:color="auto"/>
            <w:left w:val="none" w:sz="0" w:space="0" w:color="auto"/>
            <w:bottom w:val="none" w:sz="0" w:space="0" w:color="auto"/>
            <w:right w:val="none" w:sz="0" w:space="0" w:color="auto"/>
          </w:divBdr>
        </w:div>
        <w:div w:id="520700903">
          <w:marLeft w:val="0"/>
          <w:marRight w:val="0"/>
          <w:marTop w:val="0"/>
          <w:marBottom w:val="0"/>
          <w:divBdr>
            <w:top w:val="none" w:sz="0" w:space="0" w:color="auto"/>
            <w:left w:val="none" w:sz="0" w:space="0" w:color="auto"/>
            <w:bottom w:val="none" w:sz="0" w:space="0" w:color="auto"/>
            <w:right w:val="none" w:sz="0" w:space="0" w:color="auto"/>
          </w:divBdr>
        </w:div>
        <w:div w:id="530414014">
          <w:marLeft w:val="0"/>
          <w:marRight w:val="0"/>
          <w:marTop w:val="0"/>
          <w:marBottom w:val="0"/>
          <w:divBdr>
            <w:top w:val="none" w:sz="0" w:space="0" w:color="auto"/>
            <w:left w:val="none" w:sz="0" w:space="0" w:color="auto"/>
            <w:bottom w:val="none" w:sz="0" w:space="0" w:color="auto"/>
            <w:right w:val="none" w:sz="0" w:space="0" w:color="auto"/>
          </w:divBdr>
          <w:divsChild>
            <w:div w:id="1485274872">
              <w:marLeft w:val="-75"/>
              <w:marRight w:val="0"/>
              <w:marTop w:val="30"/>
              <w:marBottom w:val="30"/>
              <w:divBdr>
                <w:top w:val="none" w:sz="0" w:space="0" w:color="auto"/>
                <w:left w:val="none" w:sz="0" w:space="0" w:color="auto"/>
                <w:bottom w:val="none" w:sz="0" w:space="0" w:color="auto"/>
                <w:right w:val="none" w:sz="0" w:space="0" w:color="auto"/>
              </w:divBdr>
              <w:divsChild>
                <w:div w:id="16541512">
                  <w:marLeft w:val="0"/>
                  <w:marRight w:val="0"/>
                  <w:marTop w:val="0"/>
                  <w:marBottom w:val="0"/>
                  <w:divBdr>
                    <w:top w:val="none" w:sz="0" w:space="0" w:color="auto"/>
                    <w:left w:val="none" w:sz="0" w:space="0" w:color="auto"/>
                    <w:bottom w:val="none" w:sz="0" w:space="0" w:color="auto"/>
                    <w:right w:val="none" w:sz="0" w:space="0" w:color="auto"/>
                  </w:divBdr>
                  <w:divsChild>
                    <w:div w:id="756749220">
                      <w:marLeft w:val="0"/>
                      <w:marRight w:val="0"/>
                      <w:marTop w:val="0"/>
                      <w:marBottom w:val="0"/>
                      <w:divBdr>
                        <w:top w:val="none" w:sz="0" w:space="0" w:color="auto"/>
                        <w:left w:val="none" w:sz="0" w:space="0" w:color="auto"/>
                        <w:bottom w:val="none" w:sz="0" w:space="0" w:color="auto"/>
                        <w:right w:val="none" w:sz="0" w:space="0" w:color="auto"/>
                      </w:divBdr>
                    </w:div>
                  </w:divsChild>
                </w:div>
                <w:div w:id="189345870">
                  <w:marLeft w:val="0"/>
                  <w:marRight w:val="0"/>
                  <w:marTop w:val="0"/>
                  <w:marBottom w:val="0"/>
                  <w:divBdr>
                    <w:top w:val="none" w:sz="0" w:space="0" w:color="auto"/>
                    <w:left w:val="none" w:sz="0" w:space="0" w:color="auto"/>
                    <w:bottom w:val="none" w:sz="0" w:space="0" w:color="auto"/>
                    <w:right w:val="none" w:sz="0" w:space="0" w:color="auto"/>
                  </w:divBdr>
                  <w:divsChild>
                    <w:div w:id="1492255905">
                      <w:marLeft w:val="0"/>
                      <w:marRight w:val="0"/>
                      <w:marTop w:val="0"/>
                      <w:marBottom w:val="0"/>
                      <w:divBdr>
                        <w:top w:val="none" w:sz="0" w:space="0" w:color="auto"/>
                        <w:left w:val="none" w:sz="0" w:space="0" w:color="auto"/>
                        <w:bottom w:val="none" w:sz="0" w:space="0" w:color="auto"/>
                        <w:right w:val="none" w:sz="0" w:space="0" w:color="auto"/>
                      </w:divBdr>
                    </w:div>
                  </w:divsChild>
                </w:div>
                <w:div w:id="284432671">
                  <w:marLeft w:val="0"/>
                  <w:marRight w:val="0"/>
                  <w:marTop w:val="0"/>
                  <w:marBottom w:val="0"/>
                  <w:divBdr>
                    <w:top w:val="none" w:sz="0" w:space="0" w:color="auto"/>
                    <w:left w:val="none" w:sz="0" w:space="0" w:color="auto"/>
                    <w:bottom w:val="none" w:sz="0" w:space="0" w:color="auto"/>
                    <w:right w:val="none" w:sz="0" w:space="0" w:color="auto"/>
                  </w:divBdr>
                  <w:divsChild>
                    <w:div w:id="1093941459">
                      <w:marLeft w:val="0"/>
                      <w:marRight w:val="0"/>
                      <w:marTop w:val="0"/>
                      <w:marBottom w:val="0"/>
                      <w:divBdr>
                        <w:top w:val="none" w:sz="0" w:space="0" w:color="auto"/>
                        <w:left w:val="none" w:sz="0" w:space="0" w:color="auto"/>
                        <w:bottom w:val="none" w:sz="0" w:space="0" w:color="auto"/>
                        <w:right w:val="none" w:sz="0" w:space="0" w:color="auto"/>
                      </w:divBdr>
                    </w:div>
                  </w:divsChild>
                </w:div>
                <w:div w:id="347634302">
                  <w:marLeft w:val="0"/>
                  <w:marRight w:val="0"/>
                  <w:marTop w:val="0"/>
                  <w:marBottom w:val="0"/>
                  <w:divBdr>
                    <w:top w:val="none" w:sz="0" w:space="0" w:color="auto"/>
                    <w:left w:val="none" w:sz="0" w:space="0" w:color="auto"/>
                    <w:bottom w:val="none" w:sz="0" w:space="0" w:color="auto"/>
                    <w:right w:val="none" w:sz="0" w:space="0" w:color="auto"/>
                  </w:divBdr>
                  <w:divsChild>
                    <w:div w:id="1111780867">
                      <w:marLeft w:val="0"/>
                      <w:marRight w:val="0"/>
                      <w:marTop w:val="0"/>
                      <w:marBottom w:val="0"/>
                      <w:divBdr>
                        <w:top w:val="none" w:sz="0" w:space="0" w:color="auto"/>
                        <w:left w:val="none" w:sz="0" w:space="0" w:color="auto"/>
                        <w:bottom w:val="none" w:sz="0" w:space="0" w:color="auto"/>
                        <w:right w:val="none" w:sz="0" w:space="0" w:color="auto"/>
                      </w:divBdr>
                    </w:div>
                  </w:divsChild>
                </w:div>
                <w:div w:id="373702572">
                  <w:marLeft w:val="0"/>
                  <w:marRight w:val="0"/>
                  <w:marTop w:val="0"/>
                  <w:marBottom w:val="0"/>
                  <w:divBdr>
                    <w:top w:val="none" w:sz="0" w:space="0" w:color="auto"/>
                    <w:left w:val="none" w:sz="0" w:space="0" w:color="auto"/>
                    <w:bottom w:val="none" w:sz="0" w:space="0" w:color="auto"/>
                    <w:right w:val="none" w:sz="0" w:space="0" w:color="auto"/>
                  </w:divBdr>
                  <w:divsChild>
                    <w:div w:id="1568302918">
                      <w:marLeft w:val="0"/>
                      <w:marRight w:val="0"/>
                      <w:marTop w:val="0"/>
                      <w:marBottom w:val="0"/>
                      <w:divBdr>
                        <w:top w:val="none" w:sz="0" w:space="0" w:color="auto"/>
                        <w:left w:val="none" w:sz="0" w:space="0" w:color="auto"/>
                        <w:bottom w:val="none" w:sz="0" w:space="0" w:color="auto"/>
                        <w:right w:val="none" w:sz="0" w:space="0" w:color="auto"/>
                      </w:divBdr>
                    </w:div>
                  </w:divsChild>
                </w:div>
                <w:div w:id="420226952">
                  <w:marLeft w:val="0"/>
                  <w:marRight w:val="0"/>
                  <w:marTop w:val="0"/>
                  <w:marBottom w:val="0"/>
                  <w:divBdr>
                    <w:top w:val="none" w:sz="0" w:space="0" w:color="auto"/>
                    <w:left w:val="none" w:sz="0" w:space="0" w:color="auto"/>
                    <w:bottom w:val="none" w:sz="0" w:space="0" w:color="auto"/>
                    <w:right w:val="none" w:sz="0" w:space="0" w:color="auto"/>
                  </w:divBdr>
                  <w:divsChild>
                    <w:div w:id="1113750240">
                      <w:marLeft w:val="0"/>
                      <w:marRight w:val="0"/>
                      <w:marTop w:val="0"/>
                      <w:marBottom w:val="0"/>
                      <w:divBdr>
                        <w:top w:val="none" w:sz="0" w:space="0" w:color="auto"/>
                        <w:left w:val="none" w:sz="0" w:space="0" w:color="auto"/>
                        <w:bottom w:val="none" w:sz="0" w:space="0" w:color="auto"/>
                        <w:right w:val="none" w:sz="0" w:space="0" w:color="auto"/>
                      </w:divBdr>
                    </w:div>
                  </w:divsChild>
                </w:div>
                <w:div w:id="605503168">
                  <w:marLeft w:val="0"/>
                  <w:marRight w:val="0"/>
                  <w:marTop w:val="0"/>
                  <w:marBottom w:val="0"/>
                  <w:divBdr>
                    <w:top w:val="none" w:sz="0" w:space="0" w:color="auto"/>
                    <w:left w:val="none" w:sz="0" w:space="0" w:color="auto"/>
                    <w:bottom w:val="none" w:sz="0" w:space="0" w:color="auto"/>
                    <w:right w:val="none" w:sz="0" w:space="0" w:color="auto"/>
                  </w:divBdr>
                  <w:divsChild>
                    <w:div w:id="1305701938">
                      <w:marLeft w:val="0"/>
                      <w:marRight w:val="0"/>
                      <w:marTop w:val="0"/>
                      <w:marBottom w:val="0"/>
                      <w:divBdr>
                        <w:top w:val="none" w:sz="0" w:space="0" w:color="auto"/>
                        <w:left w:val="none" w:sz="0" w:space="0" w:color="auto"/>
                        <w:bottom w:val="none" w:sz="0" w:space="0" w:color="auto"/>
                        <w:right w:val="none" w:sz="0" w:space="0" w:color="auto"/>
                      </w:divBdr>
                    </w:div>
                  </w:divsChild>
                </w:div>
                <w:div w:id="608513194">
                  <w:marLeft w:val="0"/>
                  <w:marRight w:val="0"/>
                  <w:marTop w:val="0"/>
                  <w:marBottom w:val="0"/>
                  <w:divBdr>
                    <w:top w:val="none" w:sz="0" w:space="0" w:color="auto"/>
                    <w:left w:val="none" w:sz="0" w:space="0" w:color="auto"/>
                    <w:bottom w:val="none" w:sz="0" w:space="0" w:color="auto"/>
                    <w:right w:val="none" w:sz="0" w:space="0" w:color="auto"/>
                  </w:divBdr>
                  <w:divsChild>
                    <w:div w:id="196433170">
                      <w:marLeft w:val="0"/>
                      <w:marRight w:val="0"/>
                      <w:marTop w:val="0"/>
                      <w:marBottom w:val="0"/>
                      <w:divBdr>
                        <w:top w:val="none" w:sz="0" w:space="0" w:color="auto"/>
                        <w:left w:val="none" w:sz="0" w:space="0" w:color="auto"/>
                        <w:bottom w:val="none" w:sz="0" w:space="0" w:color="auto"/>
                        <w:right w:val="none" w:sz="0" w:space="0" w:color="auto"/>
                      </w:divBdr>
                    </w:div>
                  </w:divsChild>
                </w:div>
                <w:div w:id="641424843">
                  <w:marLeft w:val="0"/>
                  <w:marRight w:val="0"/>
                  <w:marTop w:val="0"/>
                  <w:marBottom w:val="0"/>
                  <w:divBdr>
                    <w:top w:val="none" w:sz="0" w:space="0" w:color="auto"/>
                    <w:left w:val="none" w:sz="0" w:space="0" w:color="auto"/>
                    <w:bottom w:val="none" w:sz="0" w:space="0" w:color="auto"/>
                    <w:right w:val="none" w:sz="0" w:space="0" w:color="auto"/>
                  </w:divBdr>
                  <w:divsChild>
                    <w:div w:id="325864551">
                      <w:marLeft w:val="0"/>
                      <w:marRight w:val="0"/>
                      <w:marTop w:val="0"/>
                      <w:marBottom w:val="0"/>
                      <w:divBdr>
                        <w:top w:val="none" w:sz="0" w:space="0" w:color="auto"/>
                        <w:left w:val="none" w:sz="0" w:space="0" w:color="auto"/>
                        <w:bottom w:val="none" w:sz="0" w:space="0" w:color="auto"/>
                        <w:right w:val="none" w:sz="0" w:space="0" w:color="auto"/>
                      </w:divBdr>
                    </w:div>
                  </w:divsChild>
                </w:div>
                <w:div w:id="711731049">
                  <w:marLeft w:val="0"/>
                  <w:marRight w:val="0"/>
                  <w:marTop w:val="0"/>
                  <w:marBottom w:val="0"/>
                  <w:divBdr>
                    <w:top w:val="none" w:sz="0" w:space="0" w:color="auto"/>
                    <w:left w:val="none" w:sz="0" w:space="0" w:color="auto"/>
                    <w:bottom w:val="none" w:sz="0" w:space="0" w:color="auto"/>
                    <w:right w:val="none" w:sz="0" w:space="0" w:color="auto"/>
                  </w:divBdr>
                  <w:divsChild>
                    <w:div w:id="1470628945">
                      <w:marLeft w:val="0"/>
                      <w:marRight w:val="0"/>
                      <w:marTop w:val="0"/>
                      <w:marBottom w:val="0"/>
                      <w:divBdr>
                        <w:top w:val="none" w:sz="0" w:space="0" w:color="auto"/>
                        <w:left w:val="none" w:sz="0" w:space="0" w:color="auto"/>
                        <w:bottom w:val="none" w:sz="0" w:space="0" w:color="auto"/>
                        <w:right w:val="none" w:sz="0" w:space="0" w:color="auto"/>
                      </w:divBdr>
                    </w:div>
                  </w:divsChild>
                </w:div>
                <w:div w:id="846989053">
                  <w:marLeft w:val="0"/>
                  <w:marRight w:val="0"/>
                  <w:marTop w:val="0"/>
                  <w:marBottom w:val="0"/>
                  <w:divBdr>
                    <w:top w:val="none" w:sz="0" w:space="0" w:color="auto"/>
                    <w:left w:val="none" w:sz="0" w:space="0" w:color="auto"/>
                    <w:bottom w:val="none" w:sz="0" w:space="0" w:color="auto"/>
                    <w:right w:val="none" w:sz="0" w:space="0" w:color="auto"/>
                  </w:divBdr>
                  <w:divsChild>
                    <w:div w:id="546647538">
                      <w:marLeft w:val="0"/>
                      <w:marRight w:val="0"/>
                      <w:marTop w:val="0"/>
                      <w:marBottom w:val="0"/>
                      <w:divBdr>
                        <w:top w:val="none" w:sz="0" w:space="0" w:color="auto"/>
                        <w:left w:val="none" w:sz="0" w:space="0" w:color="auto"/>
                        <w:bottom w:val="none" w:sz="0" w:space="0" w:color="auto"/>
                        <w:right w:val="none" w:sz="0" w:space="0" w:color="auto"/>
                      </w:divBdr>
                    </w:div>
                  </w:divsChild>
                </w:div>
                <w:div w:id="917177955">
                  <w:marLeft w:val="0"/>
                  <w:marRight w:val="0"/>
                  <w:marTop w:val="0"/>
                  <w:marBottom w:val="0"/>
                  <w:divBdr>
                    <w:top w:val="none" w:sz="0" w:space="0" w:color="auto"/>
                    <w:left w:val="none" w:sz="0" w:space="0" w:color="auto"/>
                    <w:bottom w:val="none" w:sz="0" w:space="0" w:color="auto"/>
                    <w:right w:val="none" w:sz="0" w:space="0" w:color="auto"/>
                  </w:divBdr>
                  <w:divsChild>
                    <w:div w:id="1786273366">
                      <w:marLeft w:val="0"/>
                      <w:marRight w:val="0"/>
                      <w:marTop w:val="0"/>
                      <w:marBottom w:val="0"/>
                      <w:divBdr>
                        <w:top w:val="none" w:sz="0" w:space="0" w:color="auto"/>
                        <w:left w:val="none" w:sz="0" w:space="0" w:color="auto"/>
                        <w:bottom w:val="none" w:sz="0" w:space="0" w:color="auto"/>
                        <w:right w:val="none" w:sz="0" w:space="0" w:color="auto"/>
                      </w:divBdr>
                    </w:div>
                  </w:divsChild>
                </w:div>
                <w:div w:id="1024282904">
                  <w:marLeft w:val="0"/>
                  <w:marRight w:val="0"/>
                  <w:marTop w:val="0"/>
                  <w:marBottom w:val="0"/>
                  <w:divBdr>
                    <w:top w:val="none" w:sz="0" w:space="0" w:color="auto"/>
                    <w:left w:val="none" w:sz="0" w:space="0" w:color="auto"/>
                    <w:bottom w:val="none" w:sz="0" w:space="0" w:color="auto"/>
                    <w:right w:val="none" w:sz="0" w:space="0" w:color="auto"/>
                  </w:divBdr>
                  <w:divsChild>
                    <w:div w:id="1575623370">
                      <w:marLeft w:val="0"/>
                      <w:marRight w:val="0"/>
                      <w:marTop w:val="0"/>
                      <w:marBottom w:val="0"/>
                      <w:divBdr>
                        <w:top w:val="none" w:sz="0" w:space="0" w:color="auto"/>
                        <w:left w:val="none" w:sz="0" w:space="0" w:color="auto"/>
                        <w:bottom w:val="none" w:sz="0" w:space="0" w:color="auto"/>
                        <w:right w:val="none" w:sz="0" w:space="0" w:color="auto"/>
                      </w:divBdr>
                    </w:div>
                  </w:divsChild>
                </w:div>
                <w:div w:id="1080828427">
                  <w:marLeft w:val="0"/>
                  <w:marRight w:val="0"/>
                  <w:marTop w:val="0"/>
                  <w:marBottom w:val="0"/>
                  <w:divBdr>
                    <w:top w:val="none" w:sz="0" w:space="0" w:color="auto"/>
                    <w:left w:val="none" w:sz="0" w:space="0" w:color="auto"/>
                    <w:bottom w:val="none" w:sz="0" w:space="0" w:color="auto"/>
                    <w:right w:val="none" w:sz="0" w:space="0" w:color="auto"/>
                  </w:divBdr>
                  <w:divsChild>
                    <w:div w:id="294604397">
                      <w:marLeft w:val="0"/>
                      <w:marRight w:val="0"/>
                      <w:marTop w:val="0"/>
                      <w:marBottom w:val="0"/>
                      <w:divBdr>
                        <w:top w:val="none" w:sz="0" w:space="0" w:color="auto"/>
                        <w:left w:val="none" w:sz="0" w:space="0" w:color="auto"/>
                        <w:bottom w:val="none" w:sz="0" w:space="0" w:color="auto"/>
                        <w:right w:val="none" w:sz="0" w:space="0" w:color="auto"/>
                      </w:divBdr>
                    </w:div>
                  </w:divsChild>
                </w:div>
                <w:div w:id="1183934303">
                  <w:marLeft w:val="0"/>
                  <w:marRight w:val="0"/>
                  <w:marTop w:val="0"/>
                  <w:marBottom w:val="0"/>
                  <w:divBdr>
                    <w:top w:val="none" w:sz="0" w:space="0" w:color="auto"/>
                    <w:left w:val="none" w:sz="0" w:space="0" w:color="auto"/>
                    <w:bottom w:val="none" w:sz="0" w:space="0" w:color="auto"/>
                    <w:right w:val="none" w:sz="0" w:space="0" w:color="auto"/>
                  </w:divBdr>
                  <w:divsChild>
                    <w:div w:id="1761675470">
                      <w:marLeft w:val="0"/>
                      <w:marRight w:val="0"/>
                      <w:marTop w:val="0"/>
                      <w:marBottom w:val="0"/>
                      <w:divBdr>
                        <w:top w:val="none" w:sz="0" w:space="0" w:color="auto"/>
                        <w:left w:val="none" w:sz="0" w:space="0" w:color="auto"/>
                        <w:bottom w:val="none" w:sz="0" w:space="0" w:color="auto"/>
                        <w:right w:val="none" w:sz="0" w:space="0" w:color="auto"/>
                      </w:divBdr>
                    </w:div>
                  </w:divsChild>
                </w:div>
                <w:div w:id="1252425142">
                  <w:marLeft w:val="0"/>
                  <w:marRight w:val="0"/>
                  <w:marTop w:val="0"/>
                  <w:marBottom w:val="0"/>
                  <w:divBdr>
                    <w:top w:val="none" w:sz="0" w:space="0" w:color="auto"/>
                    <w:left w:val="none" w:sz="0" w:space="0" w:color="auto"/>
                    <w:bottom w:val="none" w:sz="0" w:space="0" w:color="auto"/>
                    <w:right w:val="none" w:sz="0" w:space="0" w:color="auto"/>
                  </w:divBdr>
                  <w:divsChild>
                    <w:div w:id="2138180631">
                      <w:marLeft w:val="0"/>
                      <w:marRight w:val="0"/>
                      <w:marTop w:val="0"/>
                      <w:marBottom w:val="0"/>
                      <w:divBdr>
                        <w:top w:val="none" w:sz="0" w:space="0" w:color="auto"/>
                        <w:left w:val="none" w:sz="0" w:space="0" w:color="auto"/>
                        <w:bottom w:val="none" w:sz="0" w:space="0" w:color="auto"/>
                        <w:right w:val="none" w:sz="0" w:space="0" w:color="auto"/>
                      </w:divBdr>
                    </w:div>
                  </w:divsChild>
                </w:div>
                <w:div w:id="1257328438">
                  <w:marLeft w:val="0"/>
                  <w:marRight w:val="0"/>
                  <w:marTop w:val="0"/>
                  <w:marBottom w:val="0"/>
                  <w:divBdr>
                    <w:top w:val="none" w:sz="0" w:space="0" w:color="auto"/>
                    <w:left w:val="none" w:sz="0" w:space="0" w:color="auto"/>
                    <w:bottom w:val="none" w:sz="0" w:space="0" w:color="auto"/>
                    <w:right w:val="none" w:sz="0" w:space="0" w:color="auto"/>
                  </w:divBdr>
                  <w:divsChild>
                    <w:div w:id="1875267308">
                      <w:marLeft w:val="0"/>
                      <w:marRight w:val="0"/>
                      <w:marTop w:val="0"/>
                      <w:marBottom w:val="0"/>
                      <w:divBdr>
                        <w:top w:val="none" w:sz="0" w:space="0" w:color="auto"/>
                        <w:left w:val="none" w:sz="0" w:space="0" w:color="auto"/>
                        <w:bottom w:val="none" w:sz="0" w:space="0" w:color="auto"/>
                        <w:right w:val="none" w:sz="0" w:space="0" w:color="auto"/>
                      </w:divBdr>
                    </w:div>
                  </w:divsChild>
                </w:div>
                <w:div w:id="1273593216">
                  <w:marLeft w:val="0"/>
                  <w:marRight w:val="0"/>
                  <w:marTop w:val="0"/>
                  <w:marBottom w:val="0"/>
                  <w:divBdr>
                    <w:top w:val="none" w:sz="0" w:space="0" w:color="auto"/>
                    <w:left w:val="none" w:sz="0" w:space="0" w:color="auto"/>
                    <w:bottom w:val="none" w:sz="0" w:space="0" w:color="auto"/>
                    <w:right w:val="none" w:sz="0" w:space="0" w:color="auto"/>
                  </w:divBdr>
                  <w:divsChild>
                    <w:div w:id="986471949">
                      <w:marLeft w:val="0"/>
                      <w:marRight w:val="0"/>
                      <w:marTop w:val="0"/>
                      <w:marBottom w:val="0"/>
                      <w:divBdr>
                        <w:top w:val="none" w:sz="0" w:space="0" w:color="auto"/>
                        <w:left w:val="none" w:sz="0" w:space="0" w:color="auto"/>
                        <w:bottom w:val="none" w:sz="0" w:space="0" w:color="auto"/>
                        <w:right w:val="none" w:sz="0" w:space="0" w:color="auto"/>
                      </w:divBdr>
                    </w:div>
                  </w:divsChild>
                </w:div>
                <w:div w:id="1343505116">
                  <w:marLeft w:val="0"/>
                  <w:marRight w:val="0"/>
                  <w:marTop w:val="0"/>
                  <w:marBottom w:val="0"/>
                  <w:divBdr>
                    <w:top w:val="none" w:sz="0" w:space="0" w:color="auto"/>
                    <w:left w:val="none" w:sz="0" w:space="0" w:color="auto"/>
                    <w:bottom w:val="none" w:sz="0" w:space="0" w:color="auto"/>
                    <w:right w:val="none" w:sz="0" w:space="0" w:color="auto"/>
                  </w:divBdr>
                  <w:divsChild>
                    <w:div w:id="591009759">
                      <w:marLeft w:val="0"/>
                      <w:marRight w:val="0"/>
                      <w:marTop w:val="0"/>
                      <w:marBottom w:val="0"/>
                      <w:divBdr>
                        <w:top w:val="none" w:sz="0" w:space="0" w:color="auto"/>
                        <w:left w:val="none" w:sz="0" w:space="0" w:color="auto"/>
                        <w:bottom w:val="none" w:sz="0" w:space="0" w:color="auto"/>
                        <w:right w:val="none" w:sz="0" w:space="0" w:color="auto"/>
                      </w:divBdr>
                    </w:div>
                  </w:divsChild>
                </w:div>
                <w:div w:id="1357653587">
                  <w:marLeft w:val="0"/>
                  <w:marRight w:val="0"/>
                  <w:marTop w:val="0"/>
                  <w:marBottom w:val="0"/>
                  <w:divBdr>
                    <w:top w:val="none" w:sz="0" w:space="0" w:color="auto"/>
                    <w:left w:val="none" w:sz="0" w:space="0" w:color="auto"/>
                    <w:bottom w:val="none" w:sz="0" w:space="0" w:color="auto"/>
                    <w:right w:val="none" w:sz="0" w:space="0" w:color="auto"/>
                  </w:divBdr>
                  <w:divsChild>
                    <w:div w:id="2080786619">
                      <w:marLeft w:val="0"/>
                      <w:marRight w:val="0"/>
                      <w:marTop w:val="0"/>
                      <w:marBottom w:val="0"/>
                      <w:divBdr>
                        <w:top w:val="none" w:sz="0" w:space="0" w:color="auto"/>
                        <w:left w:val="none" w:sz="0" w:space="0" w:color="auto"/>
                        <w:bottom w:val="none" w:sz="0" w:space="0" w:color="auto"/>
                        <w:right w:val="none" w:sz="0" w:space="0" w:color="auto"/>
                      </w:divBdr>
                    </w:div>
                  </w:divsChild>
                </w:div>
                <w:div w:id="1382941248">
                  <w:marLeft w:val="0"/>
                  <w:marRight w:val="0"/>
                  <w:marTop w:val="0"/>
                  <w:marBottom w:val="0"/>
                  <w:divBdr>
                    <w:top w:val="none" w:sz="0" w:space="0" w:color="auto"/>
                    <w:left w:val="none" w:sz="0" w:space="0" w:color="auto"/>
                    <w:bottom w:val="none" w:sz="0" w:space="0" w:color="auto"/>
                    <w:right w:val="none" w:sz="0" w:space="0" w:color="auto"/>
                  </w:divBdr>
                  <w:divsChild>
                    <w:div w:id="1277055567">
                      <w:marLeft w:val="0"/>
                      <w:marRight w:val="0"/>
                      <w:marTop w:val="0"/>
                      <w:marBottom w:val="0"/>
                      <w:divBdr>
                        <w:top w:val="none" w:sz="0" w:space="0" w:color="auto"/>
                        <w:left w:val="none" w:sz="0" w:space="0" w:color="auto"/>
                        <w:bottom w:val="none" w:sz="0" w:space="0" w:color="auto"/>
                        <w:right w:val="none" w:sz="0" w:space="0" w:color="auto"/>
                      </w:divBdr>
                    </w:div>
                  </w:divsChild>
                </w:div>
                <w:div w:id="1385987189">
                  <w:marLeft w:val="0"/>
                  <w:marRight w:val="0"/>
                  <w:marTop w:val="0"/>
                  <w:marBottom w:val="0"/>
                  <w:divBdr>
                    <w:top w:val="none" w:sz="0" w:space="0" w:color="auto"/>
                    <w:left w:val="none" w:sz="0" w:space="0" w:color="auto"/>
                    <w:bottom w:val="none" w:sz="0" w:space="0" w:color="auto"/>
                    <w:right w:val="none" w:sz="0" w:space="0" w:color="auto"/>
                  </w:divBdr>
                  <w:divsChild>
                    <w:div w:id="880442706">
                      <w:marLeft w:val="0"/>
                      <w:marRight w:val="0"/>
                      <w:marTop w:val="0"/>
                      <w:marBottom w:val="0"/>
                      <w:divBdr>
                        <w:top w:val="none" w:sz="0" w:space="0" w:color="auto"/>
                        <w:left w:val="none" w:sz="0" w:space="0" w:color="auto"/>
                        <w:bottom w:val="none" w:sz="0" w:space="0" w:color="auto"/>
                        <w:right w:val="none" w:sz="0" w:space="0" w:color="auto"/>
                      </w:divBdr>
                    </w:div>
                  </w:divsChild>
                </w:div>
                <w:div w:id="1436246868">
                  <w:marLeft w:val="0"/>
                  <w:marRight w:val="0"/>
                  <w:marTop w:val="0"/>
                  <w:marBottom w:val="0"/>
                  <w:divBdr>
                    <w:top w:val="none" w:sz="0" w:space="0" w:color="auto"/>
                    <w:left w:val="none" w:sz="0" w:space="0" w:color="auto"/>
                    <w:bottom w:val="none" w:sz="0" w:space="0" w:color="auto"/>
                    <w:right w:val="none" w:sz="0" w:space="0" w:color="auto"/>
                  </w:divBdr>
                  <w:divsChild>
                    <w:div w:id="1852910080">
                      <w:marLeft w:val="0"/>
                      <w:marRight w:val="0"/>
                      <w:marTop w:val="0"/>
                      <w:marBottom w:val="0"/>
                      <w:divBdr>
                        <w:top w:val="none" w:sz="0" w:space="0" w:color="auto"/>
                        <w:left w:val="none" w:sz="0" w:space="0" w:color="auto"/>
                        <w:bottom w:val="none" w:sz="0" w:space="0" w:color="auto"/>
                        <w:right w:val="none" w:sz="0" w:space="0" w:color="auto"/>
                      </w:divBdr>
                    </w:div>
                  </w:divsChild>
                </w:div>
                <w:div w:id="1460102154">
                  <w:marLeft w:val="0"/>
                  <w:marRight w:val="0"/>
                  <w:marTop w:val="0"/>
                  <w:marBottom w:val="0"/>
                  <w:divBdr>
                    <w:top w:val="none" w:sz="0" w:space="0" w:color="auto"/>
                    <w:left w:val="none" w:sz="0" w:space="0" w:color="auto"/>
                    <w:bottom w:val="none" w:sz="0" w:space="0" w:color="auto"/>
                    <w:right w:val="none" w:sz="0" w:space="0" w:color="auto"/>
                  </w:divBdr>
                  <w:divsChild>
                    <w:div w:id="1658849256">
                      <w:marLeft w:val="0"/>
                      <w:marRight w:val="0"/>
                      <w:marTop w:val="0"/>
                      <w:marBottom w:val="0"/>
                      <w:divBdr>
                        <w:top w:val="none" w:sz="0" w:space="0" w:color="auto"/>
                        <w:left w:val="none" w:sz="0" w:space="0" w:color="auto"/>
                        <w:bottom w:val="none" w:sz="0" w:space="0" w:color="auto"/>
                        <w:right w:val="none" w:sz="0" w:space="0" w:color="auto"/>
                      </w:divBdr>
                    </w:div>
                  </w:divsChild>
                </w:div>
                <w:div w:id="1617519383">
                  <w:marLeft w:val="0"/>
                  <w:marRight w:val="0"/>
                  <w:marTop w:val="0"/>
                  <w:marBottom w:val="0"/>
                  <w:divBdr>
                    <w:top w:val="none" w:sz="0" w:space="0" w:color="auto"/>
                    <w:left w:val="none" w:sz="0" w:space="0" w:color="auto"/>
                    <w:bottom w:val="none" w:sz="0" w:space="0" w:color="auto"/>
                    <w:right w:val="none" w:sz="0" w:space="0" w:color="auto"/>
                  </w:divBdr>
                  <w:divsChild>
                    <w:div w:id="2042631455">
                      <w:marLeft w:val="0"/>
                      <w:marRight w:val="0"/>
                      <w:marTop w:val="0"/>
                      <w:marBottom w:val="0"/>
                      <w:divBdr>
                        <w:top w:val="none" w:sz="0" w:space="0" w:color="auto"/>
                        <w:left w:val="none" w:sz="0" w:space="0" w:color="auto"/>
                        <w:bottom w:val="none" w:sz="0" w:space="0" w:color="auto"/>
                        <w:right w:val="none" w:sz="0" w:space="0" w:color="auto"/>
                      </w:divBdr>
                    </w:div>
                  </w:divsChild>
                </w:div>
                <w:div w:id="1620650846">
                  <w:marLeft w:val="0"/>
                  <w:marRight w:val="0"/>
                  <w:marTop w:val="0"/>
                  <w:marBottom w:val="0"/>
                  <w:divBdr>
                    <w:top w:val="none" w:sz="0" w:space="0" w:color="auto"/>
                    <w:left w:val="none" w:sz="0" w:space="0" w:color="auto"/>
                    <w:bottom w:val="none" w:sz="0" w:space="0" w:color="auto"/>
                    <w:right w:val="none" w:sz="0" w:space="0" w:color="auto"/>
                  </w:divBdr>
                  <w:divsChild>
                    <w:div w:id="736367143">
                      <w:marLeft w:val="0"/>
                      <w:marRight w:val="0"/>
                      <w:marTop w:val="0"/>
                      <w:marBottom w:val="0"/>
                      <w:divBdr>
                        <w:top w:val="none" w:sz="0" w:space="0" w:color="auto"/>
                        <w:left w:val="none" w:sz="0" w:space="0" w:color="auto"/>
                        <w:bottom w:val="none" w:sz="0" w:space="0" w:color="auto"/>
                        <w:right w:val="none" w:sz="0" w:space="0" w:color="auto"/>
                      </w:divBdr>
                    </w:div>
                  </w:divsChild>
                </w:div>
                <w:div w:id="1709405314">
                  <w:marLeft w:val="0"/>
                  <w:marRight w:val="0"/>
                  <w:marTop w:val="0"/>
                  <w:marBottom w:val="0"/>
                  <w:divBdr>
                    <w:top w:val="none" w:sz="0" w:space="0" w:color="auto"/>
                    <w:left w:val="none" w:sz="0" w:space="0" w:color="auto"/>
                    <w:bottom w:val="none" w:sz="0" w:space="0" w:color="auto"/>
                    <w:right w:val="none" w:sz="0" w:space="0" w:color="auto"/>
                  </w:divBdr>
                  <w:divsChild>
                    <w:div w:id="1468818165">
                      <w:marLeft w:val="0"/>
                      <w:marRight w:val="0"/>
                      <w:marTop w:val="0"/>
                      <w:marBottom w:val="0"/>
                      <w:divBdr>
                        <w:top w:val="none" w:sz="0" w:space="0" w:color="auto"/>
                        <w:left w:val="none" w:sz="0" w:space="0" w:color="auto"/>
                        <w:bottom w:val="none" w:sz="0" w:space="0" w:color="auto"/>
                        <w:right w:val="none" w:sz="0" w:space="0" w:color="auto"/>
                      </w:divBdr>
                    </w:div>
                  </w:divsChild>
                </w:div>
                <w:div w:id="1733309627">
                  <w:marLeft w:val="0"/>
                  <w:marRight w:val="0"/>
                  <w:marTop w:val="0"/>
                  <w:marBottom w:val="0"/>
                  <w:divBdr>
                    <w:top w:val="none" w:sz="0" w:space="0" w:color="auto"/>
                    <w:left w:val="none" w:sz="0" w:space="0" w:color="auto"/>
                    <w:bottom w:val="none" w:sz="0" w:space="0" w:color="auto"/>
                    <w:right w:val="none" w:sz="0" w:space="0" w:color="auto"/>
                  </w:divBdr>
                  <w:divsChild>
                    <w:div w:id="1536040438">
                      <w:marLeft w:val="0"/>
                      <w:marRight w:val="0"/>
                      <w:marTop w:val="0"/>
                      <w:marBottom w:val="0"/>
                      <w:divBdr>
                        <w:top w:val="none" w:sz="0" w:space="0" w:color="auto"/>
                        <w:left w:val="none" w:sz="0" w:space="0" w:color="auto"/>
                        <w:bottom w:val="none" w:sz="0" w:space="0" w:color="auto"/>
                        <w:right w:val="none" w:sz="0" w:space="0" w:color="auto"/>
                      </w:divBdr>
                    </w:div>
                  </w:divsChild>
                </w:div>
                <w:div w:id="2138178285">
                  <w:marLeft w:val="0"/>
                  <w:marRight w:val="0"/>
                  <w:marTop w:val="0"/>
                  <w:marBottom w:val="0"/>
                  <w:divBdr>
                    <w:top w:val="none" w:sz="0" w:space="0" w:color="auto"/>
                    <w:left w:val="none" w:sz="0" w:space="0" w:color="auto"/>
                    <w:bottom w:val="none" w:sz="0" w:space="0" w:color="auto"/>
                    <w:right w:val="none" w:sz="0" w:space="0" w:color="auto"/>
                  </w:divBdr>
                  <w:divsChild>
                    <w:div w:id="133877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270122">
          <w:marLeft w:val="0"/>
          <w:marRight w:val="0"/>
          <w:marTop w:val="0"/>
          <w:marBottom w:val="0"/>
          <w:divBdr>
            <w:top w:val="none" w:sz="0" w:space="0" w:color="auto"/>
            <w:left w:val="none" w:sz="0" w:space="0" w:color="auto"/>
            <w:bottom w:val="none" w:sz="0" w:space="0" w:color="auto"/>
            <w:right w:val="none" w:sz="0" w:space="0" w:color="auto"/>
          </w:divBdr>
        </w:div>
        <w:div w:id="942767120">
          <w:marLeft w:val="0"/>
          <w:marRight w:val="0"/>
          <w:marTop w:val="0"/>
          <w:marBottom w:val="0"/>
          <w:divBdr>
            <w:top w:val="none" w:sz="0" w:space="0" w:color="auto"/>
            <w:left w:val="none" w:sz="0" w:space="0" w:color="auto"/>
            <w:bottom w:val="none" w:sz="0" w:space="0" w:color="auto"/>
            <w:right w:val="none" w:sz="0" w:space="0" w:color="auto"/>
          </w:divBdr>
        </w:div>
        <w:div w:id="1170221895">
          <w:marLeft w:val="0"/>
          <w:marRight w:val="0"/>
          <w:marTop w:val="0"/>
          <w:marBottom w:val="0"/>
          <w:divBdr>
            <w:top w:val="none" w:sz="0" w:space="0" w:color="auto"/>
            <w:left w:val="none" w:sz="0" w:space="0" w:color="auto"/>
            <w:bottom w:val="none" w:sz="0" w:space="0" w:color="auto"/>
            <w:right w:val="none" w:sz="0" w:space="0" w:color="auto"/>
          </w:divBdr>
          <w:divsChild>
            <w:div w:id="878014590">
              <w:marLeft w:val="-75"/>
              <w:marRight w:val="0"/>
              <w:marTop w:val="30"/>
              <w:marBottom w:val="30"/>
              <w:divBdr>
                <w:top w:val="none" w:sz="0" w:space="0" w:color="auto"/>
                <w:left w:val="none" w:sz="0" w:space="0" w:color="auto"/>
                <w:bottom w:val="none" w:sz="0" w:space="0" w:color="auto"/>
                <w:right w:val="none" w:sz="0" w:space="0" w:color="auto"/>
              </w:divBdr>
              <w:divsChild>
                <w:div w:id="90198239">
                  <w:marLeft w:val="0"/>
                  <w:marRight w:val="0"/>
                  <w:marTop w:val="0"/>
                  <w:marBottom w:val="0"/>
                  <w:divBdr>
                    <w:top w:val="none" w:sz="0" w:space="0" w:color="auto"/>
                    <w:left w:val="none" w:sz="0" w:space="0" w:color="auto"/>
                    <w:bottom w:val="none" w:sz="0" w:space="0" w:color="auto"/>
                    <w:right w:val="none" w:sz="0" w:space="0" w:color="auto"/>
                  </w:divBdr>
                  <w:divsChild>
                    <w:div w:id="302735307">
                      <w:marLeft w:val="0"/>
                      <w:marRight w:val="0"/>
                      <w:marTop w:val="0"/>
                      <w:marBottom w:val="0"/>
                      <w:divBdr>
                        <w:top w:val="none" w:sz="0" w:space="0" w:color="auto"/>
                        <w:left w:val="none" w:sz="0" w:space="0" w:color="auto"/>
                        <w:bottom w:val="none" w:sz="0" w:space="0" w:color="auto"/>
                        <w:right w:val="none" w:sz="0" w:space="0" w:color="auto"/>
                      </w:divBdr>
                    </w:div>
                  </w:divsChild>
                </w:div>
                <w:div w:id="1149203644">
                  <w:marLeft w:val="0"/>
                  <w:marRight w:val="0"/>
                  <w:marTop w:val="0"/>
                  <w:marBottom w:val="0"/>
                  <w:divBdr>
                    <w:top w:val="none" w:sz="0" w:space="0" w:color="auto"/>
                    <w:left w:val="none" w:sz="0" w:space="0" w:color="auto"/>
                    <w:bottom w:val="none" w:sz="0" w:space="0" w:color="auto"/>
                    <w:right w:val="none" w:sz="0" w:space="0" w:color="auto"/>
                  </w:divBdr>
                  <w:divsChild>
                    <w:div w:id="881988618">
                      <w:marLeft w:val="0"/>
                      <w:marRight w:val="0"/>
                      <w:marTop w:val="0"/>
                      <w:marBottom w:val="0"/>
                      <w:divBdr>
                        <w:top w:val="none" w:sz="0" w:space="0" w:color="auto"/>
                        <w:left w:val="none" w:sz="0" w:space="0" w:color="auto"/>
                        <w:bottom w:val="none" w:sz="0" w:space="0" w:color="auto"/>
                        <w:right w:val="none" w:sz="0" w:space="0" w:color="auto"/>
                      </w:divBdr>
                    </w:div>
                    <w:div w:id="1221281095">
                      <w:marLeft w:val="0"/>
                      <w:marRight w:val="0"/>
                      <w:marTop w:val="0"/>
                      <w:marBottom w:val="0"/>
                      <w:divBdr>
                        <w:top w:val="none" w:sz="0" w:space="0" w:color="auto"/>
                        <w:left w:val="none" w:sz="0" w:space="0" w:color="auto"/>
                        <w:bottom w:val="none" w:sz="0" w:space="0" w:color="auto"/>
                        <w:right w:val="none" w:sz="0" w:space="0" w:color="auto"/>
                      </w:divBdr>
                    </w:div>
                    <w:div w:id="1932885883">
                      <w:marLeft w:val="0"/>
                      <w:marRight w:val="0"/>
                      <w:marTop w:val="0"/>
                      <w:marBottom w:val="0"/>
                      <w:divBdr>
                        <w:top w:val="none" w:sz="0" w:space="0" w:color="auto"/>
                        <w:left w:val="none" w:sz="0" w:space="0" w:color="auto"/>
                        <w:bottom w:val="none" w:sz="0" w:space="0" w:color="auto"/>
                        <w:right w:val="none" w:sz="0" w:space="0" w:color="auto"/>
                      </w:divBdr>
                    </w:div>
                  </w:divsChild>
                </w:div>
                <w:div w:id="1861240029">
                  <w:marLeft w:val="0"/>
                  <w:marRight w:val="0"/>
                  <w:marTop w:val="0"/>
                  <w:marBottom w:val="0"/>
                  <w:divBdr>
                    <w:top w:val="none" w:sz="0" w:space="0" w:color="auto"/>
                    <w:left w:val="none" w:sz="0" w:space="0" w:color="auto"/>
                    <w:bottom w:val="none" w:sz="0" w:space="0" w:color="auto"/>
                    <w:right w:val="none" w:sz="0" w:space="0" w:color="auto"/>
                  </w:divBdr>
                  <w:divsChild>
                    <w:div w:id="35535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47117">
          <w:marLeft w:val="0"/>
          <w:marRight w:val="0"/>
          <w:marTop w:val="0"/>
          <w:marBottom w:val="0"/>
          <w:divBdr>
            <w:top w:val="none" w:sz="0" w:space="0" w:color="auto"/>
            <w:left w:val="none" w:sz="0" w:space="0" w:color="auto"/>
            <w:bottom w:val="none" w:sz="0" w:space="0" w:color="auto"/>
            <w:right w:val="none" w:sz="0" w:space="0" w:color="auto"/>
          </w:divBdr>
          <w:divsChild>
            <w:div w:id="1995639494">
              <w:marLeft w:val="-75"/>
              <w:marRight w:val="0"/>
              <w:marTop w:val="30"/>
              <w:marBottom w:val="30"/>
              <w:divBdr>
                <w:top w:val="none" w:sz="0" w:space="0" w:color="auto"/>
                <w:left w:val="none" w:sz="0" w:space="0" w:color="auto"/>
                <w:bottom w:val="none" w:sz="0" w:space="0" w:color="auto"/>
                <w:right w:val="none" w:sz="0" w:space="0" w:color="auto"/>
              </w:divBdr>
              <w:divsChild>
                <w:div w:id="183448117">
                  <w:marLeft w:val="0"/>
                  <w:marRight w:val="0"/>
                  <w:marTop w:val="0"/>
                  <w:marBottom w:val="0"/>
                  <w:divBdr>
                    <w:top w:val="none" w:sz="0" w:space="0" w:color="auto"/>
                    <w:left w:val="none" w:sz="0" w:space="0" w:color="auto"/>
                    <w:bottom w:val="none" w:sz="0" w:space="0" w:color="auto"/>
                    <w:right w:val="none" w:sz="0" w:space="0" w:color="auto"/>
                  </w:divBdr>
                  <w:divsChild>
                    <w:div w:id="1672681881">
                      <w:marLeft w:val="0"/>
                      <w:marRight w:val="0"/>
                      <w:marTop w:val="0"/>
                      <w:marBottom w:val="0"/>
                      <w:divBdr>
                        <w:top w:val="none" w:sz="0" w:space="0" w:color="auto"/>
                        <w:left w:val="none" w:sz="0" w:space="0" w:color="auto"/>
                        <w:bottom w:val="none" w:sz="0" w:space="0" w:color="auto"/>
                        <w:right w:val="none" w:sz="0" w:space="0" w:color="auto"/>
                      </w:divBdr>
                    </w:div>
                    <w:div w:id="1799253306">
                      <w:marLeft w:val="0"/>
                      <w:marRight w:val="0"/>
                      <w:marTop w:val="0"/>
                      <w:marBottom w:val="0"/>
                      <w:divBdr>
                        <w:top w:val="none" w:sz="0" w:space="0" w:color="auto"/>
                        <w:left w:val="none" w:sz="0" w:space="0" w:color="auto"/>
                        <w:bottom w:val="none" w:sz="0" w:space="0" w:color="auto"/>
                        <w:right w:val="none" w:sz="0" w:space="0" w:color="auto"/>
                      </w:divBdr>
                    </w:div>
                  </w:divsChild>
                </w:div>
                <w:div w:id="254095867">
                  <w:marLeft w:val="0"/>
                  <w:marRight w:val="0"/>
                  <w:marTop w:val="0"/>
                  <w:marBottom w:val="0"/>
                  <w:divBdr>
                    <w:top w:val="none" w:sz="0" w:space="0" w:color="auto"/>
                    <w:left w:val="none" w:sz="0" w:space="0" w:color="auto"/>
                    <w:bottom w:val="none" w:sz="0" w:space="0" w:color="auto"/>
                    <w:right w:val="none" w:sz="0" w:space="0" w:color="auto"/>
                  </w:divBdr>
                  <w:divsChild>
                    <w:div w:id="1523400745">
                      <w:marLeft w:val="0"/>
                      <w:marRight w:val="0"/>
                      <w:marTop w:val="0"/>
                      <w:marBottom w:val="0"/>
                      <w:divBdr>
                        <w:top w:val="none" w:sz="0" w:space="0" w:color="auto"/>
                        <w:left w:val="none" w:sz="0" w:space="0" w:color="auto"/>
                        <w:bottom w:val="none" w:sz="0" w:space="0" w:color="auto"/>
                        <w:right w:val="none" w:sz="0" w:space="0" w:color="auto"/>
                      </w:divBdr>
                    </w:div>
                  </w:divsChild>
                </w:div>
                <w:div w:id="279998668">
                  <w:marLeft w:val="0"/>
                  <w:marRight w:val="0"/>
                  <w:marTop w:val="0"/>
                  <w:marBottom w:val="0"/>
                  <w:divBdr>
                    <w:top w:val="none" w:sz="0" w:space="0" w:color="auto"/>
                    <w:left w:val="none" w:sz="0" w:space="0" w:color="auto"/>
                    <w:bottom w:val="none" w:sz="0" w:space="0" w:color="auto"/>
                    <w:right w:val="none" w:sz="0" w:space="0" w:color="auto"/>
                  </w:divBdr>
                  <w:divsChild>
                    <w:div w:id="703755649">
                      <w:marLeft w:val="0"/>
                      <w:marRight w:val="0"/>
                      <w:marTop w:val="0"/>
                      <w:marBottom w:val="0"/>
                      <w:divBdr>
                        <w:top w:val="none" w:sz="0" w:space="0" w:color="auto"/>
                        <w:left w:val="none" w:sz="0" w:space="0" w:color="auto"/>
                        <w:bottom w:val="none" w:sz="0" w:space="0" w:color="auto"/>
                        <w:right w:val="none" w:sz="0" w:space="0" w:color="auto"/>
                      </w:divBdr>
                    </w:div>
                  </w:divsChild>
                </w:div>
                <w:div w:id="650335095">
                  <w:marLeft w:val="0"/>
                  <w:marRight w:val="0"/>
                  <w:marTop w:val="0"/>
                  <w:marBottom w:val="0"/>
                  <w:divBdr>
                    <w:top w:val="none" w:sz="0" w:space="0" w:color="auto"/>
                    <w:left w:val="none" w:sz="0" w:space="0" w:color="auto"/>
                    <w:bottom w:val="none" w:sz="0" w:space="0" w:color="auto"/>
                    <w:right w:val="none" w:sz="0" w:space="0" w:color="auto"/>
                  </w:divBdr>
                  <w:divsChild>
                    <w:div w:id="1848052988">
                      <w:marLeft w:val="0"/>
                      <w:marRight w:val="0"/>
                      <w:marTop w:val="0"/>
                      <w:marBottom w:val="0"/>
                      <w:divBdr>
                        <w:top w:val="none" w:sz="0" w:space="0" w:color="auto"/>
                        <w:left w:val="none" w:sz="0" w:space="0" w:color="auto"/>
                        <w:bottom w:val="none" w:sz="0" w:space="0" w:color="auto"/>
                        <w:right w:val="none" w:sz="0" w:space="0" w:color="auto"/>
                      </w:divBdr>
                    </w:div>
                  </w:divsChild>
                </w:div>
                <w:div w:id="759058220">
                  <w:marLeft w:val="0"/>
                  <w:marRight w:val="0"/>
                  <w:marTop w:val="0"/>
                  <w:marBottom w:val="0"/>
                  <w:divBdr>
                    <w:top w:val="none" w:sz="0" w:space="0" w:color="auto"/>
                    <w:left w:val="none" w:sz="0" w:space="0" w:color="auto"/>
                    <w:bottom w:val="none" w:sz="0" w:space="0" w:color="auto"/>
                    <w:right w:val="none" w:sz="0" w:space="0" w:color="auto"/>
                  </w:divBdr>
                  <w:divsChild>
                    <w:div w:id="1226792884">
                      <w:marLeft w:val="0"/>
                      <w:marRight w:val="0"/>
                      <w:marTop w:val="0"/>
                      <w:marBottom w:val="0"/>
                      <w:divBdr>
                        <w:top w:val="none" w:sz="0" w:space="0" w:color="auto"/>
                        <w:left w:val="none" w:sz="0" w:space="0" w:color="auto"/>
                        <w:bottom w:val="none" w:sz="0" w:space="0" w:color="auto"/>
                        <w:right w:val="none" w:sz="0" w:space="0" w:color="auto"/>
                      </w:divBdr>
                    </w:div>
                  </w:divsChild>
                </w:div>
                <w:div w:id="848326819">
                  <w:marLeft w:val="0"/>
                  <w:marRight w:val="0"/>
                  <w:marTop w:val="0"/>
                  <w:marBottom w:val="0"/>
                  <w:divBdr>
                    <w:top w:val="none" w:sz="0" w:space="0" w:color="auto"/>
                    <w:left w:val="none" w:sz="0" w:space="0" w:color="auto"/>
                    <w:bottom w:val="none" w:sz="0" w:space="0" w:color="auto"/>
                    <w:right w:val="none" w:sz="0" w:space="0" w:color="auto"/>
                  </w:divBdr>
                  <w:divsChild>
                    <w:div w:id="1416434987">
                      <w:marLeft w:val="0"/>
                      <w:marRight w:val="0"/>
                      <w:marTop w:val="0"/>
                      <w:marBottom w:val="0"/>
                      <w:divBdr>
                        <w:top w:val="none" w:sz="0" w:space="0" w:color="auto"/>
                        <w:left w:val="none" w:sz="0" w:space="0" w:color="auto"/>
                        <w:bottom w:val="none" w:sz="0" w:space="0" w:color="auto"/>
                        <w:right w:val="none" w:sz="0" w:space="0" w:color="auto"/>
                      </w:divBdr>
                    </w:div>
                  </w:divsChild>
                </w:div>
                <w:div w:id="938491546">
                  <w:marLeft w:val="0"/>
                  <w:marRight w:val="0"/>
                  <w:marTop w:val="0"/>
                  <w:marBottom w:val="0"/>
                  <w:divBdr>
                    <w:top w:val="none" w:sz="0" w:space="0" w:color="auto"/>
                    <w:left w:val="none" w:sz="0" w:space="0" w:color="auto"/>
                    <w:bottom w:val="none" w:sz="0" w:space="0" w:color="auto"/>
                    <w:right w:val="none" w:sz="0" w:space="0" w:color="auto"/>
                  </w:divBdr>
                  <w:divsChild>
                    <w:div w:id="327221866">
                      <w:marLeft w:val="0"/>
                      <w:marRight w:val="0"/>
                      <w:marTop w:val="0"/>
                      <w:marBottom w:val="0"/>
                      <w:divBdr>
                        <w:top w:val="none" w:sz="0" w:space="0" w:color="auto"/>
                        <w:left w:val="none" w:sz="0" w:space="0" w:color="auto"/>
                        <w:bottom w:val="none" w:sz="0" w:space="0" w:color="auto"/>
                        <w:right w:val="none" w:sz="0" w:space="0" w:color="auto"/>
                      </w:divBdr>
                    </w:div>
                  </w:divsChild>
                </w:div>
                <w:div w:id="971323803">
                  <w:marLeft w:val="0"/>
                  <w:marRight w:val="0"/>
                  <w:marTop w:val="0"/>
                  <w:marBottom w:val="0"/>
                  <w:divBdr>
                    <w:top w:val="none" w:sz="0" w:space="0" w:color="auto"/>
                    <w:left w:val="none" w:sz="0" w:space="0" w:color="auto"/>
                    <w:bottom w:val="none" w:sz="0" w:space="0" w:color="auto"/>
                    <w:right w:val="none" w:sz="0" w:space="0" w:color="auto"/>
                  </w:divBdr>
                  <w:divsChild>
                    <w:div w:id="773869788">
                      <w:marLeft w:val="0"/>
                      <w:marRight w:val="0"/>
                      <w:marTop w:val="0"/>
                      <w:marBottom w:val="0"/>
                      <w:divBdr>
                        <w:top w:val="none" w:sz="0" w:space="0" w:color="auto"/>
                        <w:left w:val="none" w:sz="0" w:space="0" w:color="auto"/>
                        <w:bottom w:val="none" w:sz="0" w:space="0" w:color="auto"/>
                        <w:right w:val="none" w:sz="0" w:space="0" w:color="auto"/>
                      </w:divBdr>
                    </w:div>
                  </w:divsChild>
                </w:div>
                <w:div w:id="1019043811">
                  <w:marLeft w:val="0"/>
                  <w:marRight w:val="0"/>
                  <w:marTop w:val="0"/>
                  <w:marBottom w:val="0"/>
                  <w:divBdr>
                    <w:top w:val="none" w:sz="0" w:space="0" w:color="auto"/>
                    <w:left w:val="none" w:sz="0" w:space="0" w:color="auto"/>
                    <w:bottom w:val="none" w:sz="0" w:space="0" w:color="auto"/>
                    <w:right w:val="none" w:sz="0" w:space="0" w:color="auto"/>
                  </w:divBdr>
                  <w:divsChild>
                    <w:div w:id="1991708031">
                      <w:marLeft w:val="0"/>
                      <w:marRight w:val="0"/>
                      <w:marTop w:val="0"/>
                      <w:marBottom w:val="0"/>
                      <w:divBdr>
                        <w:top w:val="none" w:sz="0" w:space="0" w:color="auto"/>
                        <w:left w:val="none" w:sz="0" w:space="0" w:color="auto"/>
                        <w:bottom w:val="none" w:sz="0" w:space="0" w:color="auto"/>
                        <w:right w:val="none" w:sz="0" w:space="0" w:color="auto"/>
                      </w:divBdr>
                    </w:div>
                  </w:divsChild>
                </w:div>
                <w:div w:id="1163276275">
                  <w:marLeft w:val="0"/>
                  <w:marRight w:val="0"/>
                  <w:marTop w:val="0"/>
                  <w:marBottom w:val="0"/>
                  <w:divBdr>
                    <w:top w:val="none" w:sz="0" w:space="0" w:color="auto"/>
                    <w:left w:val="none" w:sz="0" w:space="0" w:color="auto"/>
                    <w:bottom w:val="none" w:sz="0" w:space="0" w:color="auto"/>
                    <w:right w:val="none" w:sz="0" w:space="0" w:color="auto"/>
                  </w:divBdr>
                  <w:divsChild>
                    <w:div w:id="526605034">
                      <w:marLeft w:val="0"/>
                      <w:marRight w:val="0"/>
                      <w:marTop w:val="0"/>
                      <w:marBottom w:val="0"/>
                      <w:divBdr>
                        <w:top w:val="none" w:sz="0" w:space="0" w:color="auto"/>
                        <w:left w:val="none" w:sz="0" w:space="0" w:color="auto"/>
                        <w:bottom w:val="none" w:sz="0" w:space="0" w:color="auto"/>
                        <w:right w:val="none" w:sz="0" w:space="0" w:color="auto"/>
                      </w:divBdr>
                    </w:div>
                    <w:div w:id="1592931430">
                      <w:marLeft w:val="0"/>
                      <w:marRight w:val="0"/>
                      <w:marTop w:val="0"/>
                      <w:marBottom w:val="0"/>
                      <w:divBdr>
                        <w:top w:val="none" w:sz="0" w:space="0" w:color="auto"/>
                        <w:left w:val="none" w:sz="0" w:space="0" w:color="auto"/>
                        <w:bottom w:val="none" w:sz="0" w:space="0" w:color="auto"/>
                        <w:right w:val="none" w:sz="0" w:space="0" w:color="auto"/>
                      </w:divBdr>
                    </w:div>
                  </w:divsChild>
                </w:div>
                <w:div w:id="1328287066">
                  <w:marLeft w:val="0"/>
                  <w:marRight w:val="0"/>
                  <w:marTop w:val="0"/>
                  <w:marBottom w:val="0"/>
                  <w:divBdr>
                    <w:top w:val="none" w:sz="0" w:space="0" w:color="auto"/>
                    <w:left w:val="none" w:sz="0" w:space="0" w:color="auto"/>
                    <w:bottom w:val="none" w:sz="0" w:space="0" w:color="auto"/>
                    <w:right w:val="none" w:sz="0" w:space="0" w:color="auto"/>
                  </w:divBdr>
                  <w:divsChild>
                    <w:div w:id="743068663">
                      <w:marLeft w:val="0"/>
                      <w:marRight w:val="0"/>
                      <w:marTop w:val="0"/>
                      <w:marBottom w:val="0"/>
                      <w:divBdr>
                        <w:top w:val="none" w:sz="0" w:space="0" w:color="auto"/>
                        <w:left w:val="none" w:sz="0" w:space="0" w:color="auto"/>
                        <w:bottom w:val="none" w:sz="0" w:space="0" w:color="auto"/>
                        <w:right w:val="none" w:sz="0" w:space="0" w:color="auto"/>
                      </w:divBdr>
                    </w:div>
                  </w:divsChild>
                </w:div>
                <w:div w:id="1361279101">
                  <w:marLeft w:val="0"/>
                  <w:marRight w:val="0"/>
                  <w:marTop w:val="0"/>
                  <w:marBottom w:val="0"/>
                  <w:divBdr>
                    <w:top w:val="none" w:sz="0" w:space="0" w:color="auto"/>
                    <w:left w:val="none" w:sz="0" w:space="0" w:color="auto"/>
                    <w:bottom w:val="none" w:sz="0" w:space="0" w:color="auto"/>
                    <w:right w:val="none" w:sz="0" w:space="0" w:color="auto"/>
                  </w:divBdr>
                  <w:divsChild>
                    <w:div w:id="1191869748">
                      <w:marLeft w:val="0"/>
                      <w:marRight w:val="0"/>
                      <w:marTop w:val="0"/>
                      <w:marBottom w:val="0"/>
                      <w:divBdr>
                        <w:top w:val="none" w:sz="0" w:space="0" w:color="auto"/>
                        <w:left w:val="none" w:sz="0" w:space="0" w:color="auto"/>
                        <w:bottom w:val="none" w:sz="0" w:space="0" w:color="auto"/>
                        <w:right w:val="none" w:sz="0" w:space="0" w:color="auto"/>
                      </w:divBdr>
                    </w:div>
                  </w:divsChild>
                </w:div>
                <w:div w:id="1378898726">
                  <w:marLeft w:val="0"/>
                  <w:marRight w:val="0"/>
                  <w:marTop w:val="0"/>
                  <w:marBottom w:val="0"/>
                  <w:divBdr>
                    <w:top w:val="none" w:sz="0" w:space="0" w:color="auto"/>
                    <w:left w:val="none" w:sz="0" w:space="0" w:color="auto"/>
                    <w:bottom w:val="none" w:sz="0" w:space="0" w:color="auto"/>
                    <w:right w:val="none" w:sz="0" w:space="0" w:color="auto"/>
                  </w:divBdr>
                  <w:divsChild>
                    <w:div w:id="1503549251">
                      <w:marLeft w:val="0"/>
                      <w:marRight w:val="0"/>
                      <w:marTop w:val="0"/>
                      <w:marBottom w:val="0"/>
                      <w:divBdr>
                        <w:top w:val="none" w:sz="0" w:space="0" w:color="auto"/>
                        <w:left w:val="none" w:sz="0" w:space="0" w:color="auto"/>
                        <w:bottom w:val="none" w:sz="0" w:space="0" w:color="auto"/>
                        <w:right w:val="none" w:sz="0" w:space="0" w:color="auto"/>
                      </w:divBdr>
                    </w:div>
                  </w:divsChild>
                </w:div>
                <w:div w:id="1388264241">
                  <w:marLeft w:val="0"/>
                  <w:marRight w:val="0"/>
                  <w:marTop w:val="0"/>
                  <w:marBottom w:val="0"/>
                  <w:divBdr>
                    <w:top w:val="none" w:sz="0" w:space="0" w:color="auto"/>
                    <w:left w:val="none" w:sz="0" w:space="0" w:color="auto"/>
                    <w:bottom w:val="none" w:sz="0" w:space="0" w:color="auto"/>
                    <w:right w:val="none" w:sz="0" w:space="0" w:color="auto"/>
                  </w:divBdr>
                  <w:divsChild>
                    <w:div w:id="255409452">
                      <w:marLeft w:val="0"/>
                      <w:marRight w:val="0"/>
                      <w:marTop w:val="0"/>
                      <w:marBottom w:val="0"/>
                      <w:divBdr>
                        <w:top w:val="none" w:sz="0" w:space="0" w:color="auto"/>
                        <w:left w:val="none" w:sz="0" w:space="0" w:color="auto"/>
                        <w:bottom w:val="none" w:sz="0" w:space="0" w:color="auto"/>
                        <w:right w:val="none" w:sz="0" w:space="0" w:color="auto"/>
                      </w:divBdr>
                    </w:div>
                    <w:div w:id="2004892807">
                      <w:marLeft w:val="0"/>
                      <w:marRight w:val="0"/>
                      <w:marTop w:val="0"/>
                      <w:marBottom w:val="0"/>
                      <w:divBdr>
                        <w:top w:val="none" w:sz="0" w:space="0" w:color="auto"/>
                        <w:left w:val="none" w:sz="0" w:space="0" w:color="auto"/>
                        <w:bottom w:val="none" w:sz="0" w:space="0" w:color="auto"/>
                        <w:right w:val="none" w:sz="0" w:space="0" w:color="auto"/>
                      </w:divBdr>
                    </w:div>
                  </w:divsChild>
                </w:div>
                <w:div w:id="1549295285">
                  <w:marLeft w:val="0"/>
                  <w:marRight w:val="0"/>
                  <w:marTop w:val="0"/>
                  <w:marBottom w:val="0"/>
                  <w:divBdr>
                    <w:top w:val="none" w:sz="0" w:space="0" w:color="auto"/>
                    <w:left w:val="none" w:sz="0" w:space="0" w:color="auto"/>
                    <w:bottom w:val="none" w:sz="0" w:space="0" w:color="auto"/>
                    <w:right w:val="none" w:sz="0" w:space="0" w:color="auto"/>
                  </w:divBdr>
                  <w:divsChild>
                    <w:div w:id="552540414">
                      <w:marLeft w:val="0"/>
                      <w:marRight w:val="0"/>
                      <w:marTop w:val="0"/>
                      <w:marBottom w:val="0"/>
                      <w:divBdr>
                        <w:top w:val="none" w:sz="0" w:space="0" w:color="auto"/>
                        <w:left w:val="none" w:sz="0" w:space="0" w:color="auto"/>
                        <w:bottom w:val="none" w:sz="0" w:space="0" w:color="auto"/>
                        <w:right w:val="none" w:sz="0" w:space="0" w:color="auto"/>
                      </w:divBdr>
                    </w:div>
                  </w:divsChild>
                </w:div>
                <w:div w:id="1624574096">
                  <w:marLeft w:val="0"/>
                  <w:marRight w:val="0"/>
                  <w:marTop w:val="0"/>
                  <w:marBottom w:val="0"/>
                  <w:divBdr>
                    <w:top w:val="none" w:sz="0" w:space="0" w:color="auto"/>
                    <w:left w:val="none" w:sz="0" w:space="0" w:color="auto"/>
                    <w:bottom w:val="none" w:sz="0" w:space="0" w:color="auto"/>
                    <w:right w:val="none" w:sz="0" w:space="0" w:color="auto"/>
                  </w:divBdr>
                  <w:divsChild>
                    <w:div w:id="1991665567">
                      <w:marLeft w:val="0"/>
                      <w:marRight w:val="0"/>
                      <w:marTop w:val="0"/>
                      <w:marBottom w:val="0"/>
                      <w:divBdr>
                        <w:top w:val="none" w:sz="0" w:space="0" w:color="auto"/>
                        <w:left w:val="none" w:sz="0" w:space="0" w:color="auto"/>
                        <w:bottom w:val="none" w:sz="0" w:space="0" w:color="auto"/>
                        <w:right w:val="none" w:sz="0" w:space="0" w:color="auto"/>
                      </w:divBdr>
                    </w:div>
                  </w:divsChild>
                </w:div>
                <w:div w:id="1711488366">
                  <w:marLeft w:val="0"/>
                  <w:marRight w:val="0"/>
                  <w:marTop w:val="0"/>
                  <w:marBottom w:val="0"/>
                  <w:divBdr>
                    <w:top w:val="none" w:sz="0" w:space="0" w:color="auto"/>
                    <w:left w:val="none" w:sz="0" w:space="0" w:color="auto"/>
                    <w:bottom w:val="none" w:sz="0" w:space="0" w:color="auto"/>
                    <w:right w:val="none" w:sz="0" w:space="0" w:color="auto"/>
                  </w:divBdr>
                  <w:divsChild>
                    <w:div w:id="1606426105">
                      <w:marLeft w:val="0"/>
                      <w:marRight w:val="0"/>
                      <w:marTop w:val="0"/>
                      <w:marBottom w:val="0"/>
                      <w:divBdr>
                        <w:top w:val="none" w:sz="0" w:space="0" w:color="auto"/>
                        <w:left w:val="none" w:sz="0" w:space="0" w:color="auto"/>
                        <w:bottom w:val="none" w:sz="0" w:space="0" w:color="auto"/>
                        <w:right w:val="none" w:sz="0" w:space="0" w:color="auto"/>
                      </w:divBdr>
                    </w:div>
                  </w:divsChild>
                </w:div>
                <w:div w:id="1778594412">
                  <w:marLeft w:val="0"/>
                  <w:marRight w:val="0"/>
                  <w:marTop w:val="0"/>
                  <w:marBottom w:val="0"/>
                  <w:divBdr>
                    <w:top w:val="none" w:sz="0" w:space="0" w:color="auto"/>
                    <w:left w:val="none" w:sz="0" w:space="0" w:color="auto"/>
                    <w:bottom w:val="none" w:sz="0" w:space="0" w:color="auto"/>
                    <w:right w:val="none" w:sz="0" w:space="0" w:color="auto"/>
                  </w:divBdr>
                  <w:divsChild>
                    <w:div w:id="1478379424">
                      <w:marLeft w:val="0"/>
                      <w:marRight w:val="0"/>
                      <w:marTop w:val="0"/>
                      <w:marBottom w:val="0"/>
                      <w:divBdr>
                        <w:top w:val="none" w:sz="0" w:space="0" w:color="auto"/>
                        <w:left w:val="none" w:sz="0" w:space="0" w:color="auto"/>
                        <w:bottom w:val="none" w:sz="0" w:space="0" w:color="auto"/>
                        <w:right w:val="none" w:sz="0" w:space="0" w:color="auto"/>
                      </w:divBdr>
                    </w:div>
                  </w:divsChild>
                </w:div>
                <w:div w:id="1826235525">
                  <w:marLeft w:val="0"/>
                  <w:marRight w:val="0"/>
                  <w:marTop w:val="0"/>
                  <w:marBottom w:val="0"/>
                  <w:divBdr>
                    <w:top w:val="none" w:sz="0" w:space="0" w:color="auto"/>
                    <w:left w:val="none" w:sz="0" w:space="0" w:color="auto"/>
                    <w:bottom w:val="none" w:sz="0" w:space="0" w:color="auto"/>
                    <w:right w:val="none" w:sz="0" w:space="0" w:color="auto"/>
                  </w:divBdr>
                  <w:divsChild>
                    <w:div w:id="36972800">
                      <w:marLeft w:val="0"/>
                      <w:marRight w:val="0"/>
                      <w:marTop w:val="0"/>
                      <w:marBottom w:val="0"/>
                      <w:divBdr>
                        <w:top w:val="none" w:sz="0" w:space="0" w:color="auto"/>
                        <w:left w:val="none" w:sz="0" w:space="0" w:color="auto"/>
                        <w:bottom w:val="none" w:sz="0" w:space="0" w:color="auto"/>
                        <w:right w:val="none" w:sz="0" w:space="0" w:color="auto"/>
                      </w:divBdr>
                    </w:div>
                  </w:divsChild>
                </w:div>
                <w:div w:id="1844516923">
                  <w:marLeft w:val="0"/>
                  <w:marRight w:val="0"/>
                  <w:marTop w:val="0"/>
                  <w:marBottom w:val="0"/>
                  <w:divBdr>
                    <w:top w:val="none" w:sz="0" w:space="0" w:color="auto"/>
                    <w:left w:val="none" w:sz="0" w:space="0" w:color="auto"/>
                    <w:bottom w:val="none" w:sz="0" w:space="0" w:color="auto"/>
                    <w:right w:val="none" w:sz="0" w:space="0" w:color="auto"/>
                  </w:divBdr>
                  <w:divsChild>
                    <w:div w:id="1499156462">
                      <w:marLeft w:val="0"/>
                      <w:marRight w:val="0"/>
                      <w:marTop w:val="0"/>
                      <w:marBottom w:val="0"/>
                      <w:divBdr>
                        <w:top w:val="none" w:sz="0" w:space="0" w:color="auto"/>
                        <w:left w:val="none" w:sz="0" w:space="0" w:color="auto"/>
                        <w:bottom w:val="none" w:sz="0" w:space="0" w:color="auto"/>
                        <w:right w:val="none" w:sz="0" w:space="0" w:color="auto"/>
                      </w:divBdr>
                    </w:div>
                  </w:divsChild>
                </w:div>
                <w:div w:id="1926454283">
                  <w:marLeft w:val="0"/>
                  <w:marRight w:val="0"/>
                  <w:marTop w:val="0"/>
                  <w:marBottom w:val="0"/>
                  <w:divBdr>
                    <w:top w:val="none" w:sz="0" w:space="0" w:color="auto"/>
                    <w:left w:val="none" w:sz="0" w:space="0" w:color="auto"/>
                    <w:bottom w:val="none" w:sz="0" w:space="0" w:color="auto"/>
                    <w:right w:val="none" w:sz="0" w:space="0" w:color="auto"/>
                  </w:divBdr>
                  <w:divsChild>
                    <w:div w:id="95446736">
                      <w:marLeft w:val="0"/>
                      <w:marRight w:val="0"/>
                      <w:marTop w:val="0"/>
                      <w:marBottom w:val="0"/>
                      <w:divBdr>
                        <w:top w:val="none" w:sz="0" w:space="0" w:color="auto"/>
                        <w:left w:val="none" w:sz="0" w:space="0" w:color="auto"/>
                        <w:bottom w:val="none" w:sz="0" w:space="0" w:color="auto"/>
                        <w:right w:val="none" w:sz="0" w:space="0" w:color="auto"/>
                      </w:divBdr>
                    </w:div>
                    <w:div w:id="368535603">
                      <w:marLeft w:val="0"/>
                      <w:marRight w:val="0"/>
                      <w:marTop w:val="0"/>
                      <w:marBottom w:val="0"/>
                      <w:divBdr>
                        <w:top w:val="none" w:sz="0" w:space="0" w:color="auto"/>
                        <w:left w:val="none" w:sz="0" w:space="0" w:color="auto"/>
                        <w:bottom w:val="none" w:sz="0" w:space="0" w:color="auto"/>
                        <w:right w:val="none" w:sz="0" w:space="0" w:color="auto"/>
                      </w:divBdr>
                    </w:div>
                  </w:divsChild>
                </w:div>
                <w:div w:id="1974938956">
                  <w:marLeft w:val="0"/>
                  <w:marRight w:val="0"/>
                  <w:marTop w:val="0"/>
                  <w:marBottom w:val="0"/>
                  <w:divBdr>
                    <w:top w:val="none" w:sz="0" w:space="0" w:color="auto"/>
                    <w:left w:val="none" w:sz="0" w:space="0" w:color="auto"/>
                    <w:bottom w:val="none" w:sz="0" w:space="0" w:color="auto"/>
                    <w:right w:val="none" w:sz="0" w:space="0" w:color="auto"/>
                  </w:divBdr>
                  <w:divsChild>
                    <w:div w:id="255020764">
                      <w:marLeft w:val="0"/>
                      <w:marRight w:val="0"/>
                      <w:marTop w:val="0"/>
                      <w:marBottom w:val="0"/>
                      <w:divBdr>
                        <w:top w:val="none" w:sz="0" w:space="0" w:color="auto"/>
                        <w:left w:val="none" w:sz="0" w:space="0" w:color="auto"/>
                        <w:bottom w:val="none" w:sz="0" w:space="0" w:color="auto"/>
                        <w:right w:val="none" w:sz="0" w:space="0" w:color="auto"/>
                      </w:divBdr>
                    </w:div>
                  </w:divsChild>
                </w:div>
                <w:div w:id="2022200028">
                  <w:marLeft w:val="0"/>
                  <w:marRight w:val="0"/>
                  <w:marTop w:val="0"/>
                  <w:marBottom w:val="0"/>
                  <w:divBdr>
                    <w:top w:val="none" w:sz="0" w:space="0" w:color="auto"/>
                    <w:left w:val="none" w:sz="0" w:space="0" w:color="auto"/>
                    <w:bottom w:val="none" w:sz="0" w:space="0" w:color="auto"/>
                    <w:right w:val="none" w:sz="0" w:space="0" w:color="auto"/>
                  </w:divBdr>
                  <w:divsChild>
                    <w:div w:id="1857696564">
                      <w:marLeft w:val="0"/>
                      <w:marRight w:val="0"/>
                      <w:marTop w:val="0"/>
                      <w:marBottom w:val="0"/>
                      <w:divBdr>
                        <w:top w:val="none" w:sz="0" w:space="0" w:color="auto"/>
                        <w:left w:val="none" w:sz="0" w:space="0" w:color="auto"/>
                        <w:bottom w:val="none" w:sz="0" w:space="0" w:color="auto"/>
                        <w:right w:val="none" w:sz="0" w:space="0" w:color="auto"/>
                      </w:divBdr>
                    </w:div>
                  </w:divsChild>
                </w:div>
                <w:div w:id="2072773628">
                  <w:marLeft w:val="0"/>
                  <w:marRight w:val="0"/>
                  <w:marTop w:val="0"/>
                  <w:marBottom w:val="0"/>
                  <w:divBdr>
                    <w:top w:val="none" w:sz="0" w:space="0" w:color="auto"/>
                    <w:left w:val="none" w:sz="0" w:space="0" w:color="auto"/>
                    <w:bottom w:val="none" w:sz="0" w:space="0" w:color="auto"/>
                    <w:right w:val="none" w:sz="0" w:space="0" w:color="auto"/>
                  </w:divBdr>
                  <w:divsChild>
                    <w:div w:id="77937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175577">
          <w:marLeft w:val="0"/>
          <w:marRight w:val="0"/>
          <w:marTop w:val="0"/>
          <w:marBottom w:val="0"/>
          <w:divBdr>
            <w:top w:val="none" w:sz="0" w:space="0" w:color="auto"/>
            <w:left w:val="none" w:sz="0" w:space="0" w:color="auto"/>
            <w:bottom w:val="none" w:sz="0" w:space="0" w:color="auto"/>
            <w:right w:val="none" w:sz="0" w:space="0" w:color="auto"/>
          </w:divBdr>
        </w:div>
        <w:div w:id="1623540043">
          <w:marLeft w:val="0"/>
          <w:marRight w:val="0"/>
          <w:marTop w:val="0"/>
          <w:marBottom w:val="0"/>
          <w:divBdr>
            <w:top w:val="none" w:sz="0" w:space="0" w:color="auto"/>
            <w:left w:val="none" w:sz="0" w:space="0" w:color="auto"/>
            <w:bottom w:val="none" w:sz="0" w:space="0" w:color="auto"/>
            <w:right w:val="none" w:sz="0" w:space="0" w:color="auto"/>
          </w:divBdr>
        </w:div>
      </w:divsChild>
    </w:div>
    <w:div w:id="372969534">
      <w:bodyDiv w:val="1"/>
      <w:marLeft w:val="0"/>
      <w:marRight w:val="0"/>
      <w:marTop w:val="0"/>
      <w:marBottom w:val="0"/>
      <w:divBdr>
        <w:top w:val="none" w:sz="0" w:space="0" w:color="auto"/>
        <w:left w:val="none" w:sz="0" w:space="0" w:color="auto"/>
        <w:bottom w:val="none" w:sz="0" w:space="0" w:color="auto"/>
        <w:right w:val="none" w:sz="0" w:space="0" w:color="auto"/>
      </w:divBdr>
      <w:divsChild>
        <w:div w:id="57753816">
          <w:marLeft w:val="0"/>
          <w:marRight w:val="0"/>
          <w:marTop w:val="0"/>
          <w:marBottom w:val="0"/>
          <w:divBdr>
            <w:top w:val="none" w:sz="0" w:space="0" w:color="auto"/>
            <w:left w:val="none" w:sz="0" w:space="0" w:color="auto"/>
            <w:bottom w:val="none" w:sz="0" w:space="0" w:color="auto"/>
            <w:right w:val="none" w:sz="0" w:space="0" w:color="auto"/>
          </w:divBdr>
          <w:divsChild>
            <w:div w:id="583805311">
              <w:marLeft w:val="-75"/>
              <w:marRight w:val="0"/>
              <w:marTop w:val="30"/>
              <w:marBottom w:val="30"/>
              <w:divBdr>
                <w:top w:val="none" w:sz="0" w:space="0" w:color="auto"/>
                <w:left w:val="none" w:sz="0" w:space="0" w:color="auto"/>
                <w:bottom w:val="none" w:sz="0" w:space="0" w:color="auto"/>
                <w:right w:val="none" w:sz="0" w:space="0" w:color="auto"/>
              </w:divBdr>
              <w:divsChild>
                <w:div w:id="77948309">
                  <w:marLeft w:val="0"/>
                  <w:marRight w:val="0"/>
                  <w:marTop w:val="0"/>
                  <w:marBottom w:val="0"/>
                  <w:divBdr>
                    <w:top w:val="none" w:sz="0" w:space="0" w:color="auto"/>
                    <w:left w:val="none" w:sz="0" w:space="0" w:color="auto"/>
                    <w:bottom w:val="none" w:sz="0" w:space="0" w:color="auto"/>
                    <w:right w:val="none" w:sz="0" w:space="0" w:color="auto"/>
                  </w:divBdr>
                  <w:divsChild>
                    <w:div w:id="2140830355">
                      <w:marLeft w:val="0"/>
                      <w:marRight w:val="0"/>
                      <w:marTop w:val="0"/>
                      <w:marBottom w:val="0"/>
                      <w:divBdr>
                        <w:top w:val="none" w:sz="0" w:space="0" w:color="auto"/>
                        <w:left w:val="none" w:sz="0" w:space="0" w:color="auto"/>
                        <w:bottom w:val="none" w:sz="0" w:space="0" w:color="auto"/>
                        <w:right w:val="none" w:sz="0" w:space="0" w:color="auto"/>
                      </w:divBdr>
                    </w:div>
                  </w:divsChild>
                </w:div>
                <w:div w:id="392897703">
                  <w:marLeft w:val="0"/>
                  <w:marRight w:val="0"/>
                  <w:marTop w:val="0"/>
                  <w:marBottom w:val="0"/>
                  <w:divBdr>
                    <w:top w:val="none" w:sz="0" w:space="0" w:color="auto"/>
                    <w:left w:val="none" w:sz="0" w:space="0" w:color="auto"/>
                    <w:bottom w:val="none" w:sz="0" w:space="0" w:color="auto"/>
                    <w:right w:val="none" w:sz="0" w:space="0" w:color="auto"/>
                  </w:divBdr>
                  <w:divsChild>
                    <w:div w:id="1093163639">
                      <w:marLeft w:val="0"/>
                      <w:marRight w:val="0"/>
                      <w:marTop w:val="0"/>
                      <w:marBottom w:val="0"/>
                      <w:divBdr>
                        <w:top w:val="none" w:sz="0" w:space="0" w:color="auto"/>
                        <w:left w:val="none" w:sz="0" w:space="0" w:color="auto"/>
                        <w:bottom w:val="none" w:sz="0" w:space="0" w:color="auto"/>
                        <w:right w:val="none" w:sz="0" w:space="0" w:color="auto"/>
                      </w:divBdr>
                    </w:div>
                  </w:divsChild>
                </w:div>
                <w:div w:id="566955691">
                  <w:marLeft w:val="0"/>
                  <w:marRight w:val="0"/>
                  <w:marTop w:val="0"/>
                  <w:marBottom w:val="0"/>
                  <w:divBdr>
                    <w:top w:val="none" w:sz="0" w:space="0" w:color="auto"/>
                    <w:left w:val="none" w:sz="0" w:space="0" w:color="auto"/>
                    <w:bottom w:val="none" w:sz="0" w:space="0" w:color="auto"/>
                    <w:right w:val="none" w:sz="0" w:space="0" w:color="auto"/>
                  </w:divBdr>
                  <w:divsChild>
                    <w:div w:id="1889341382">
                      <w:marLeft w:val="0"/>
                      <w:marRight w:val="0"/>
                      <w:marTop w:val="0"/>
                      <w:marBottom w:val="0"/>
                      <w:divBdr>
                        <w:top w:val="none" w:sz="0" w:space="0" w:color="auto"/>
                        <w:left w:val="none" w:sz="0" w:space="0" w:color="auto"/>
                        <w:bottom w:val="none" w:sz="0" w:space="0" w:color="auto"/>
                        <w:right w:val="none" w:sz="0" w:space="0" w:color="auto"/>
                      </w:divBdr>
                    </w:div>
                  </w:divsChild>
                </w:div>
                <w:div w:id="650907755">
                  <w:marLeft w:val="0"/>
                  <w:marRight w:val="0"/>
                  <w:marTop w:val="0"/>
                  <w:marBottom w:val="0"/>
                  <w:divBdr>
                    <w:top w:val="none" w:sz="0" w:space="0" w:color="auto"/>
                    <w:left w:val="none" w:sz="0" w:space="0" w:color="auto"/>
                    <w:bottom w:val="none" w:sz="0" w:space="0" w:color="auto"/>
                    <w:right w:val="none" w:sz="0" w:space="0" w:color="auto"/>
                  </w:divBdr>
                  <w:divsChild>
                    <w:div w:id="589000199">
                      <w:marLeft w:val="0"/>
                      <w:marRight w:val="0"/>
                      <w:marTop w:val="0"/>
                      <w:marBottom w:val="0"/>
                      <w:divBdr>
                        <w:top w:val="none" w:sz="0" w:space="0" w:color="auto"/>
                        <w:left w:val="none" w:sz="0" w:space="0" w:color="auto"/>
                        <w:bottom w:val="none" w:sz="0" w:space="0" w:color="auto"/>
                        <w:right w:val="none" w:sz="0" w:space="0" w:color="auto"/>
                      </w:divBdr>
                    </w:div>
                  </w:divsChild>
                </w:div>
                <w:div w:id="725568048">
                  <w:marLeft w:val="0"/>
                  <w:marRight w:val="0"/>
                  <w:marTop w:val="0"/>
                  <w:marBottom w:val="0"/>
                  <w:divBdr>
                    <w:top w:val="none" w:sz="0" w:space="0" w:color="auto"/>
                    <w:left w:val="none" w:sz="0" w:space="0" w:color="auto"/>
                    <w:bottom w:val="none" w:sz="0" w:space="0" w:color="auto"/>
                    <w:right w:val="none" w:sz="0" w:space="0" w:color="auto"/>
                  </w:divBdr>
                  <w:divsChild>
                    <w:div w:id="2111852020">
                      <w:marLeft w:val="0"/>
                      <w:marRight w:val="0"/>
                      <w:marTop w:val="0"/>
                      <w:marBottom w:val="0"/>
                      <w:divBdr>
                        <w:top w:val="none" w:sz="0" w:space="0" w:color="auto"/>
                        <w:left w:val="none" w:sz="0" w:space="0" w:color="auto"/>
                        <w:bottom w:val="none" w:sz="0" w:space="0" w:color="auto"/>
                        <w:right w:val="none" w:sz="0" w:space="0" w:color="auto"/>
                      </w:divBdr>
                    </w:div>
                  </w:divsChild>
                </w:div>
                <w:div w:id="732236142">
                  <w:marLeft w:val="0"/>
                  <w:marRight w:val="0"/>
                  <w:marTop w:val="0"/>
                  <w:marBottom w:val="0"/>
                  <w:divBdr>
                    <w:top w:val="none" w:sz="0" w:space="0" w:color="auto"/>
                    <w:left w:val="none" w:sz="0" w:space="0" w:color="auto"/>
                    <w:bottom w:val="none" w:sz="0" w:space="0" w:color="auto"/>
                    <w:right w:val="none" w:sz="0" w:space="0" w:color="auto"/>
                  </w:divBdr>
                  <w:divsChild>
                    <w:div w:id="1955015137">
                      <w:marLeft w:val="0"/>
                      <w:marRight w:val="0"/>
                      <w:marTop w:val="0"/>
                      <w:marBottom w:val="0"/>
                      <w:divBdr>
                        <w:top w:val="none" w:sz="0" w:space="0" w:color="auto"/>
                        <w:left w:val="none" w:sz="0" w:space="0" w:color="auto"/>
                        <w:bottom w:val="none" w:sz="0" w:space="0" w:color="auto"/>
                        <w:right w:val="none" w:sz="0" w:space="0" w:color="auto"/>
                      </w:divBdr>
                    </w:div>
                  </w:divsChild>
                </w:div>
                <w:div w:id="885264005">
                  <w:marLeft w:val="0"/>
                  <w:marRight w:val="0"/>
                  <w:marTop w:val="0"/>
                  <w:marBottom w:val="0"/>
                  <w:divBdr>
                    <w:top w:val="none" w:sz="0" w:space="0" w:color="auto"/>
                    <w:left w:val="none" w:sz="0" w:space="0" w:color="auto"/>
                    <w:bottom w:val="none" w:sz="0" w:space="0" w:color="auto"/>
                    <w:right w:val="none" w:sz="0" w:space="0" w:color="auto"/>
                  </w:divBdr>
                  <w:divsChild>
                    <w:div w:id="123621980">
                      <w:marLeft w:val="0"/>
                      <w:marRight w:val="0"/>
                      <w:marTop w:val="0"/>
                      <w:marBottom w:val="0"/>
                      <w:divBdr>
                        <w:top w:val="none" w:sz="0" w:space="0" w:color="auto"/>
                        <w:left w:val="none" w:sz="0" w:space="0" w:color="auto"/>
                        <w:bottom w:val="none" w:sz="0" w:space="0" w:color="auto"/>
                        <w:right w:val="none" w:sz="0" w:space="0" w:color="auto"/>
                      </w:divBdr>
                    </w:div>
                  </w:divsChild>
                </w:div>
                <w:div w:id="903762149">
                  <w:marLeft w:val="0"/>
                  <w:marRight w:val="0"/>
                  <w:marTop w:val="0"/>
                  <w:marBottom w:val="0"/>
                  <w:divBdr>
                    <w:top w:val="none" w:sz="0" w:space="0" w:color="auto"/>
                    <w:left w:val="none" w:sz="0" w:space="0" w:color="auto"/>
                    <w:bottom w:val="none" w:sz="0" w:space="0" w:color="auto"/>
                    <w:right w:val="none" w:sz="0" w:space="0" w:color="auto"/>
                  </w:divBdr>
                  <w:divsChild>
                    <w:div w:id="337007009">
                      <w:marLeft w:val="0"/>
                      <w:marRight w:val="0"/>
                      <w:marTop w:val="0"/>
                      <w:marBottom w:val="0"/>
                      <w:divBdr>
                        <w:top w:val="none" w:sz="0" w:space="0" w:color="auto"/>
                        <w:left w:val="none" w:sz="0" w:space="0" w:color="auto"/>
                        <w:bottom w:val="none" w:sz="0" w:space="0" w:color="auto"/>
                        <w:right w:val="none" w:sz="0" w:space="0" w:color="auto"/>
                      </w:divBdr>
                    </w:div>
                  </w:divsChild>
                </w:div>
                <w:div w:id="1012876892">
                  <w:marLeft w:val="0"/>
                  <w:marRight w:val="0"/>
                  <w:marTop w:val="0"/>
                  <w:marBottom w:val="0"/>
                  <w:divBdr>
                    <w:top w:val="none" w:sz="0" w:space="0" w:color="auto"/>
                    <w:left w:val="none" w:sz="0" w:space="0" w:color="auto"/>
                    <w:bottom w:val="none" w:sz="0" w:space="0" w:color="auto"/>
                    <w:right w:val="none" w:sz="0" w:space="0" w:color="auto"/>
                  </w:divBdr>
                  <w:divsChild>
                    <w:div w:id="1333026320">
                      <w:marLeft w:val="0"/>
                      <w:marRight w:val="0"/>
                      <w:marTop w:val="0"/>
                      <w:marBottom w:val="0"/>
                      <w:divBdr>
                        <w:top w:val="none" w:sz="0" w:space="0" w:color="auto"/>
                        <w:left w:val="none" w:sz="0" w:space="0" w:color="auto"/>
                        <w:bottom w:val="none" w:sz="0" w:space="0" w:color="auto"/>
                        <w:right w:val="none" w:sz="0" w:space="0" w:color="auto"/>
                      </w:divBdr>
                    </w:div>
                  </w:divsChild>
                </w:div>
                <w:div w:id="1085540976">
                  <w:marLeft w:val="0"/>
                  <w:marRight w:val="0"/>
                  <w:marTop w:val="0"/>
                  <w:marBottom w:val="0"/>
                  <w:divBdr>
                    <w:top w:val="none" w:sz="0" w:space="0" w:color="auto"/>
                    <w:left w:val="none" w:sz="0" w:space="0" w:color="auto"/>
                    <w:bottom w:val="none" w:sz="0" w:space="0" w:color="auto"/>
                    <w:right w:val="none" w:sz="0" w:space="0" w:color="auto"/>
                  </w:divBdr>
                  <w:divsChild>
                    <w:div w:id="2000425246">
                      <w:marLeft w:val="0"/>
                      <w:marRight w:val="0"/>
                      <w:marTop w:val="0"/>
                      <w:marBottom w:val="0"/>
                      <w:divBdr>
                        <w:top w:val="none" w:sz="0" w:space="0" w:color="auto"/>
                        <w:left w:val="none" w:sz="0" w:space="0" w:color="auto"/>
                        <w:bottom w:val="none" w:sz="0" w:space="0" w:color="auto"/>
                        <w:right w:val="none" w:sz="0" w:space="0" w:color="auto"/>
                      </w:divBdr>
                    </w:div>
                  </w:divsChild>
                </w:div>
                <w:div w:id="1108891260">
                  <w:marLeft w:val="0"/>
                  <w:marRight w:val="0"/>
                  <w:marTop w:val="0"/>
                  <w:marBottom w:val="0"/>
                  <w:divBdr>
                    <w:top w:val="none" w:sz="0" w:space="0" w:color="auto"/>
                    <w:left w:val="none" w:sz="0" w:space="0" w:color="auto"/>
                    <w:bottom w:val="none" w:sz="0" w:space="0" w:color="auto"/>
                    <w:right w:val="none" w:sz="0" w:space="0" w:color="auto"/>
                  </w:divBdr>
                  <w:divsChild>
                    <w:div w:id="1698314646">
                      <w:marLeft w:val="0"/>
                      <w:marRight w:val="0"/>
                      <w:marTop w:val="0"/>
                      <w:marBottom w:val="0"/>
                      <w:divBdr>
                        <w:top w:val="none" w:sz="0" w:space="0" w:color="auto"/>
                        <w:left w:val="none" w:sz="0" w:space="0" w:color="auto"/>
                        <w:bottom w:val="none" w:sz="0" w:space="0" w:color="auto"/>
                        <w:right w:val="none" w:sz="0" w:space="0" w:color="auto"/>
                      </w:divBdr>
                    </w:div>
                  </w:divsChild>
                </w:div>
                <w:div w:id="1134719257">
                  <w:marLeft w:val="0"/>
                  <w:marRight w:val="0"/>
                  <w:marTop w:val="0"/>
                  <w:marBottom w:val="0"/>
                  <w:divBdr>
                    <w:top w:val="none" w:sz="0" w:space="0" w:color="auto"/>
                    <w:left w:val="none" w:sz="0" w:space="0" w:color="auto"/>
                    <w:bottom w:val="none" w:sz="0" w:space="0" w:color="auto"/>
                    <w:right w:val="none" w:sz="0" w:space="0" w:color="auto"/>
                  </w:divBdr>
                  <w:divsChild>
                    <w:div w:id="1394236491">
                      <w:marLeft w:val="0"/>
                      <w:marRight w:val="0"/>
                      <w:marTop w:val="0"/>
                      <w:marBottom w:val="0"/>
                      <w:divBdr>
                        <w:top w:val="none" w:sz="0" w:space="0" w:color="auto"/>
                        <w:left w:val="none" w:sz="0" w:space="0" w:color="auto"/>
                        <w:bottom w:val="none" w:sz="0" w:space="0" w:color="auto"/>
                        <w:right w:val="none" w:sz="0" w:space="0" w:color="auto"/>
                      </w:divBdr>
                    </w:div>
                  </w:divsChild>
                </w:div>
                <w:div w:id="1147890879">
                  <w:marLeft w:val="0"/>
                  <w:marRight w:val="0"/>
                  <w:marTop w:val="0"/>
                  <w:marBottom w:val="0"/>
                  <w:divBdr>
                    <w:top w:val="none" w:sz="0" w:space="0" w:color="auto"/>
                    <w:left w:val="none" w:sz="0" w:space="0" w:color="auto"/>
                    <w:bottom w:val="none" w:sz="0" w:space="0" w:color="auto"/>
                    <w:right w:val="none" w:sz="0" w:space="0" w:color="auto"/>
                  </w:divBdr>
                  <w:divsChild>
                    <w:div w:id="355731">
                      <w:marLeft w:val="0"/>
                      <w:marRight w:val="0"/>
                      <w:marTop w:val="0"/>
                      <w:marBottom w:val="0"/>
                      <w:divBdr>
                        <w:top w:val="none" w:sz="0" w:space="0" w:color="auto"/>
                        <w:left w:val="none" w:sz="0" w:space="0" w:color="auto"/>
                        <w:bottom w:val="none" w:sz="0" w:space="0" w:color="auto"/>
                        <w:right w:val="none" w:sz="0" w:space="0" w:color="auto"/>
                      </w:divBdr>
                    </w:div>
                  </w:divsChild>
                </w:div>
                <w:div w:id="1178695066">
                  <w:marLeft w:val="0"/>
                  <w:marRight w:val="0"/>
                  <w:marTop w:val="0"/>
                  <w:marBottom w:val="0"/>
                  <w:divBdr>
                    <w:top w:val="none" w:sz="0" w:space="0" w:color="auto"/>
                    <w:left w:val="none" w:sz="0" w:space="0" w:color="auto"/>
                    <w:bottom w:val="none" w:sz="0" w:space="0" w:color="auto"/>
                    <w:right w:val="none" w:sz="0" w:space="0" w:color="auto"/>
                  </w:divBdr>
                  <w:divsChild>
                    <w:div w:id="526912691">
                      <w:marLeft w:val="0"/>
                      <w:marRight w:val="0"/>
                      <w:marTop w:val="0"/>
                      <w:marBottom w:val="0"/>
                      <w:divBdr>
                        <w:top w:val="none" w:sz="0" w:space="0" w:color="auto"/>
                        <w:left w:val="none" w:sz="0" w:space="0" w:color="auto"/>
                        <w:bottom w:val="none" w:sz="0" w:space="0" w:color="auto"/>
                        <w:right w:val="none" w:sz="0" w:space="0" w:color="auto"/>
                      </w:divBdr>
                    </w:div>
                  </w:divsChild>
                </w:div>
                <w:div w:id="1201937233">
                  <w:marLeft w:val="0"/>
                  <w:marRight w:val="0"/>
                  <w:marTop w:val="0"/>
                  <w:marBottom w:val="0"/>
                  <w:divBdr>
                    <w:top w:val="none" w:sz="0" w:space="0" w:color="auto"/>
                    <w:left w:val="none" w:sz="0" w:space="0" w:color="auto"/>
                    <w:bottom w:val="none" w:sz="0" w:space="0" w:color="auto"/>
                    <w:right w:val="none" w:sz="0" w:space="0" w:color="auto"/>
                  </w:divBdr>
                  <w:divsChild>
                    <w:div w:id="1127314095">
                      <w:marLeft w:val="0"/>
                      <w:marRight w:val="0"/>
                      <w:marTop w:val="0"/>
                      <w:marBottom w:val="0"/>
                      <w:divBdr>
                        <w:top w:val="none" w:sz="0" w:space="0" w:color="auto"/>
                        <w:left w:val="none" w:sz="0" w:space="0" w:color="auto"/>
                        <w:bottom w:val="none" w:sz="0" w:space="0" w:color="auto"/>
                        <w:right w:val="none" w:sz="0" w:space="0" w:color="auto"/>
                      </w:divBdr>
                    </w:div>
                  </w:divsChild>
                </w:div>
                <w:div w:id="1214973111">
                  <w:marLeft w:val="0"/>
                  <w:marRight w:val="0"/>
                  <w:marTop w:val="0"/>
                  <w:marBottom w:val="0"/>
                  <w:divBdr>
                    <w:top w:val="none" w:sz="0" w:space="0" w:color="auto"/>
                    <w:left w:val="none" w:sz="0" w:space="0" w:color="auto"/>
                    <w:bottom w:val="none" w:sz="0" w:space="0" w:color="auto"/>
                    <w:right w:val="none" w:sz="0" w:space="0" w:color="auto"/>
                  </w:divBdr>
                  <w:divsChild>
                    <w:div w:id="1684237305">
                      <w:marLeft w:val="0"/>
                      <w:marRight w:val="0"/>
                      <w:marTop w:val="0"/>
                      <w:marBottom w:val="0"/>
                      <w:divBdr>
                        <w:top w:val="none" w:sz="0" w:space="0" w:color="auto"/>
                        <w:left w:val="none" w:sz="0" w:space="0" w:color="auto"/>
                        <w:bottom w:val="none" w:sz="0" w:space="0" w:color="auto"/>
                        <w:right w:val="none" w:sz="0" w:space="0" w:color="auto"/>
                      </w:divBdr>
                    </w:div>
                  </w:divsChild>
                </w:div>
                <w:div w:id="1267232065">
                  <w:marLeft w:val="0"/>
                  <w:marRight w:val="0"/>
                  <w:marTop w:val="0"/>
                  <w:marBottom w:val="0"/>
                  <w:divBdr>
                    <w:top w:val="none" w:sz="0" w:space="0" w:color="auto"/>
                    <w:left w:val="none" w:sz="0" w:space="0" w:color="auto"/>
                    <w:bottom w:val="none" w:sz="0" w:space="0" w:color="auto"/>
                    <w:right w:val="none" w:sz="0" w:space="0" w:color="auto"/>
                  </w:divBdr>
                  <w:divsChild>
                    <w:div w:id="1200822976">
                      <w:marLeft w:val="0"/>
                      <w:marRight w:val="0"/>
                      <w:marTop w:val="0"/>
                      <w:marBottom w:val="0"/>
                      <w:divBdr>
                        <w:top w:val="none" w:sz="0" w:space="0" w:color="auto"/>
                        <w:left w:val="none" w:sz="0" w:space="0" w:color="auto"/>
                        <w:bottom w:val="none" w:sz="0" w:space="0" w:color="auto"/>
                        <w:right w:val="none" w:sz="0" w:space="0" w:color="auto"/>
                      </w:divBdr>
                    </w:div>
                  </w:divsChild>
                </w:div>
                <w:div w:id="1464424234">
                  <w:marLeft w:val="0"/>
                  <w:marRight w:val="0"/>
                  <w:marTop w:val="0"/>
                  <w:marBottom w:val="0"/>
                  <w:divBdr>
                    <w:top w:val="none" w:sz="0" w:space="0" w:color="auto"/>
                    <w:left w:val="none" w:sz="0" w:space="0" w:color="auto"/>
                    <w:bottom w:val="none" w:sz="0" w:space="0" w:color="auto"/>
                    <w:right w:val="none" w:sz="0" w:space="0" w:color="auto"/>
                  </w:divBdr>
                  <w:divsChild>
                    <w:div w:id="518467993">
                      <w:marLeft w:val="0"/>
                      <w:marRight w:val="0"/>
                      <w:marTop w:val="0"/>
                      <w:marBottom w:val="0"/>
                      <w:divBdr>
                        <w:top w:val="none" w:sz="0" w:space="0" w:color="auto"/>
                        <w:left w:val="none" w:sz="0" w:space="0" w:color="auto"/>
                        <w:bottom w:val="none" w:sz="0" w:space="0" w:color="auto"/>
                        <w:right w:val="none" w:sz="0" w:space="0" w:color="auto"/>
                      </w:divBdr>
                    </w:div>
                  </w:divsChild>
                </w:div>
                <w:div w:id="1543790011">
                  <w:marLeft w:val="0"/>
                  <w:marRight w:val="0"/>
                  <w:marTop w:val="0"/>
                  <w:marBottom w:val="0"/>
                  <w:divBdr>
                    <w:top w:val="none" w:sz="0" w:space="0" w:color="auto"/>
                    <w:left w:val="none" w:sz="0" w:space="0" w:color="auto"/>
                    <w:bottom w:val="none" w:sz="0" w:space="0" w:color="auto"/>
                    <w:right w:val="none" w:sz="0" w:space="0" w:color="auto"/>
                  </w:divBdr>
                  <w:divsChild>
                    <w:div w:id="1031566113">
                      <w:marLeft w:val="0"/>
                      <w:marRight w:val="0"/>
                      <w:marTop w:val="0"/>
                      <w:marBottom w:val="0"/>
                      <w:divBdr>
                        <w:top w:val="none" w:sz="0" w:space="0" w:color="auto"/>
                        <w:left w:val="none" w:sz="0" w:space="0" w:color="auto"/>
                        <w:bottom w:val="none" w:sz="0" w:space="0" w:color="auto"/>
                        <w:right w:val="none" w:sz="0" w:space="0" w:color="auto"/>
                      </w:divBdr>
                    </w:div>
                  </w:divsChild>
                </w:div>
                <w:div w:id="1586458066">
                  <w:marLeft w:val="0"/>
                  <w:marRight w:val="0"/>
                  <w:marTop w:val="0"/>
                  <w:marBottom w:val="0"/>
                  <w:divBdr>
                    <w:top w:val="none" w:sz="0" w:space="0" w:color="auto"/>
                    <w:left w:val="none" w:sz="0" w:space="0" w:color="auto"/>
                    <w:bottom w:val="none" w:sz="0" w:space="0" w:color="auto"/>
                    <w:right w:val="none" w:sz="0" w:space="0" w:color="auto"/>
                  </w:divBdr>
                  <w:divsChild>
                    <w:div w:id="367801166">
                      <w:marLeft w:val="0"/>
                      <w:marRight w:val="0"/>
                      <w:marTop w:val="0"/>
                      <w:marBottom w:val="0"/>
                      <w:divBdr>
                        <w:top w:val="none" w:sz="0" w:space="0" w:color="auto"/>
                        <w:left w:val="none" w:sz="0" w:space="0" w:color="auto"/>
                        <w:bottom w:val="none" w:sz="0" w:space="0" w:color="auto"/>
                        <w:right w:val="none" w:sz="0" w:space="0" w:color="auto"/>
                      </w:divBdr>
                    </w:div>
                  </w:divsChild>
                </w:div>
                <w:div w:id="1812166254">
                  <w:marLeft w:val="0"/>
                  <w:marRight w:val="0"/>
                  <w:marTop w:val="0"/>
                  <w:marBottom w:val="0"/>
                  <w:divBdr>
                    <w:top w:val="none" w:sz="0" w:space="0" w:color="auto"/>
                    <w:left w:val="none" w:sz="0" w:space="0" w:color="auto"/>
                    <w:bottom w:val="none" w:sz="0" w:space="0" w:color="auto"/>
                    <w:right w:val="none" w:sz="0" w:space="0" w:color="auto"/>
                  </w:divBdr>
                  <w:divsChild>
                    <w:div w:id="842207289">
                      <w:marLeft w:val="0"/>
                      <w:marRight w:val="0"/>
                      <w:marTop w:val="0"/>
                      <w:marBottom w:val="0"/>
                      <w:divBdr>
                        <w:top w:val="none" w:sz="0" w:space="0" w:color="auto"/>
                        <w:left w:val="none" w:sz="0" w:space="0" w:color="auto"/>
                        <w:bottom w:val="none" w:sz="0" w:space="0" w:color="auto"/>
                        <w:right w:val="none" w:sz="0" w:space="0" w:color="auto"/>
                      </w:divBdr>
                    </w:div>
                  </w:divsChild>
                </w:div>
                <w:div w:id="1870146769">
                  <w:marLeft w:val="0"/>
                  <w:marRight w:val="0"/>
                  <w:marTop w:val="0"/>
                  <w:marBottom w:val="0"/>
                  <w:divBdr>
                    <w:top w:val="none" w:sz="0" w:space="0" w:color="auto"/>
                    <w:left w:val="none" w:sz="0" w:space="0" w:color="auto"/>
                    <w:bottom w:val="none" w:sz="0" w:space="0" w:color="auto"/>
                    <w:right w:val="none" w:sz="0" w:space="0" w:color="auto"/>
                  </w:divBdr>
                  <w:divsChild>
                    <w:div w:id="1793282547">
                      <w:marLeft w:val="0"/>
                      <w:marRight w:val="0"/>
                      <w:marTop w:val="0"/>
                      <w:marBottom w:val="0"/>
                      <w:divBdr>
                        <w:top w:val="none" w:sz="0" w:space="0" w:color="auto"/>
                        <w:left w:val="none" w:sz="0" w:space="0" w:color="auto"/>
                        <w:bottom w:val="none" w:sz="0" w:space="0" w:color="auto"/>
                        <w:right w:val="none" w:sz="0" w:space="0" w:color="auto"/>
                      </w:divBdr>
                    </w:div>
                  </w:divsChild>
                </w:div>
                <w:div w:id="1935820202">
                  <w:marLeft w:val="0"/>
                  <w:marRight w:val="0"/>
                  <w:marTop w:val="0"/>
                  <w:marBottom w:val="0"/>
                  <w:divBdr>
                    <w:top w:val="none" w:sz="0" w:space="0" w:color="auto"/>
                    <w:left w:val="none" w:sz="0" w:space="0" w:color="auto"/>
                    <w:bottom w:val="none" w:sz="0" w:space="0" w:color="auto"/>
                    <w:right w:val="none" w:sz="0" w:space="0" w:color="auto"/>
                  </w:divBdr>
                  <w:divsChild>
                    <w:div w:id="1451824309">
                      <w:marLeft w:val="0"/>
                      <w:marRight w:val="0"/>
                      <w:marTop w:val="0"/>
                      <w:marBottom w:val="0"/>
                      <w:divBdr>
                        <w:top w:val="none" w:sz="0" w:space="0" w:color="auto"/>
                        <w:left w:val="none" w:sz="0" w:space="0" w:color="auto"/>
                        <w:bottom w:val="none" w:sz="0" w:space="0" w:color="auto"/>
                        <w:right w:val="none" w:sz="0" w:space="0" w:color="auto"/>
                      </w:divBdr>
                    </w:div>
                  </w:divsChild>
                </w:div>
                <w:div w:id="1967657042">
                  <w:marLeft w:val="0"/>
                  <w:marRight w:val="0"/>
                  <w:marTop w:val="0"/>
                  <w:marBottom w:val="0"/>
                  <w:divBdr>
                    <w:top w:val="none" w:sz="0" w:space="0" w:color="auto"/>
                    <w:left w:val="none" w:sz="0" w:space="0" w:color="auto"/>
                    <w:bottom w:val="none" w:sz="0" w:space="0" w:color="auto"/>
                    <w:right w:val="none" w:sz="0" w:space="0" w:color="auto"/>
                  </w:divBdr>
                  <w:divsChild>
                    <w:div w:id="2132625282">
                      <w:marLeft w:val="0"/>
                      <w:marRight w:val="0"/>
                      <w:marTop w:val="0"/>
                      <w:marBottom w:val="0"/>
                      <w:divBdr>
                        <w:top w:val="none" w:sz="0" w:space="0" w:color="auto"/>
                        <w:left w:val="none" w:sz="0" w:space="0" w:color="auto"/>
                        <w:bottom w:val="none" w:sz="0" w:space="0" w:color="auto"/>
                        <w:right w:val="none" w:sz="0" w:space="0" w:color="auto"/>
                      </w:divBdr>
                    </w:div>
                  </w:divsChild>
                </w:div>
                <w:div w:id="2066369880">
                  <w:marLeft w:val="0"/>
                  <w:marRight w:val="0"/>
                  <w:marTop w:val="0"/>
                  <w:marBottom w:val="0"/>
                  <w:divBdr>
                    <w:top w:val="none" w:sz="0" w:space="0" w:color="auto"/>
                    <w:left w:val="none" w:sz="0" w:space="0" w:color="auto"/>
                    <w:bottom w:val="none" w:sz="0" w:space="0" w:color="auto"/>
                    <w:right w:val="none" w:sz="0" w:space="0" w:color="auto"/>
                  </w:divBdr>
                  <w:divsChild>
                    <w:div w:id="17326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8007">
          <w:marLeft w:val="0"/>
          <w:marRight w:val="0"/>
          <w:marTop w:val="0"/>
          <w:marBottom w:val="0"/>
          <w:divBdr>
            <w:top w:val="none" w:sz="0" w:space="0" w:color="auto"/>
            <w:left w:val="none" w:sz="0" w:space="0" w:color="auto"/>
            <w:bottom w:val="none" w:sz="0" w:space="0" w:color="auto"/>
            <w:right w:val="none" w:sz="0" w:space="0" w:color="auto"/>
          </w:divBdr>
        </w:div>
        <w:div w:id="77218209">
          <w:marLeft w:val="0"/>
          <w:marRight w:val="0"/>
          <w:marTop w:val="0"/>
          <w:marBottom w:val="0"/>
          <w:divBdr>
            <w:top w:val="none" w:sz="0" w:space="0" w:color="auto"/>
            <w:left w:val="none" w:sz="0" w:space="0" w:color="auto"/>
            <w:bottom w:val="none" w:sz="0" w:space="0" w:color="auto"/>
            <w:right w:val="none" w:sz="0" w:space="0" w:color="auto"/>
          </w:divBdr>
          <w:divsChild>
            <w:div w:id="1494372624">
              <w:marLeft w:val="-75"/>
              <w:marRight w:val="0"/>
              <w:marTop w:val="30"/>
              <w:marBottom w:val="30"/>
              <w:divBdr>
                <w:top w:val="none" w:sz="0" w:space="0" w:color="auto"/>
                <w:left w:val="none" w:sz="0" w:space="0" w:color="auto"/>
                <w:bottom w:val="none" w:sz="0" w:space="0" w:color="auto"/>
                <w:right w:val="none" w:sz="0" w:space="0" w:color="auto"/>
              </w:divBdr>
              <w:divsChild>
                <w:div w:id="22479522">
                  <w:marLeft w:val="0"/>
                  <w:marRight w:val="0"/>
                  <w:marTop w:val="0"/>
                  <w:marBottom w:val="0"/>
                  <w:divBdr>
                    <w:top w:val="none" w:sz="0" w:space="0" w:color="auto"/>
                    <w:left w:val="none" w:sz="0" w:space="0" w:color="auto"/>
                    <w:bottom w:val="none" w:sz="0" w:space="0" w:color="auto"/>
                    <w:right w:val="none" w:sz="0" w:space="0" w:color="auto"/>
                  </w:divBdr>
                  <w:divsChild>
                    <w:div w:id="380902715">
                      <w:marLeft w:val="0"/>
                      <w:marRight w:val="0"/>
                      <w:marTop w:val="0"/>
                      <w:marBottom w:val="0"/>
                      <w:divBdr>
                        <w:top w:val="none" w:sz="0" w:space="0" w:color="auto"/>
                        <w:left w:val="none" w:sz="0" w:space="0" w:color="auto"/>
                        <w:bottom w:val="none" w:sz="0" w:space="0" w:color="auto"/>
                        <w:right w:val="none" w:sz="0" w:space="0" w:color="auto"/>
                      </w:divBdr>
                    </w:div>
                  </w:divsChild>
                </w:div>
                <w:div w:id="117185309">
                  <w:marLeft w:val="0"/>
                  <w:marRight w:val="0"/>
                  <w:marTop w:val="0"/>
                  <w:marBottom w:val="0"/>
                  <w:divBdr>
                    <w:top w:val="none" w:sz="0" w:space="0" w:color="auto"/>
                    <w:left w:val="none" w:sz="0" w:space="0" w:color="auto"/>
                    <w:bottom w:val="none" w:sz="0" w:space="0" w:color="auto"/>
                    <w:right w:val="none" w:sz="0" w:space="0" w:color="auto"/>
                  </w:divBdr>
                  <w:divsChild>
                    <w:div w:id="841970059">
                      <w:marLeft w:val="0"/>
                      <w:marRight w:val="0"/>
                      <w:marTop w:val="0"/>
                      <w:marBottom w:val="0"/>
                      <w:divBdr>
                        <w:top w:val="none" w:sz="0" w:space="0" w:color="auto"/>
                        <w:left w:val="none" w:sz="0" w:space="0" w:color="auto"/>
                        <w:bottom w:val="none" w:sz="0" w:space="0" w:color="auto"/>
                        <w:right w:val="none" w:sz="0" w:space="0" w:color="auto"/>
                      </w:divBdr>
                    </w:div>
                  </w:divsChild>
                </w:div>
                <w:div w:id="700010455">
                  <w:marLeft w:val="0"/>
                  <w:marRight w:val="0"/>
                  <w:marTop w:val="0"/>
                  <w:marBottom w:val="0"/>
                  <w:divBdr>
                    <w:top w:val="none" w:sz="0" w:space="0" w:color="auto"/>
                    <w:left w:val="none" w:sz="0" w:space="0" w:color="auto"/>
                    <w:bottom w:val="none" w:sz="0" w:space="0" w:color="auto"/>
                    <w:right w:val="none" w:sz="0" w:space="0" w:color="auto"/>
                  </w:divBdr>
                  <w:divsChild>
                    <w:div w:id="18900960">
                      <w:marLeft w:val="0"/>
                      <w:marRight w:val="0"/>
                      <w:marTop w:val="0"/>
                      <w:marBottom w:val="0"/>
                      <w:divBdr>
                        <w:top w:val="none" w:sz="0" w:space="0" w:color="auto"/>
                        <w:left w:val="none" w:sz="0" w:space="0" w:color="auto"/>
                        <w:bottom w:val="none" w:sz="0" w:space="0" w:color="auto"/>
                        <w:right w:val="none" w:sz="0" w:space="0" w:color="auto"/>
                      </w:divBdr>
                    </w:div>
                  </w:divsChild>
                </w:div>
                <w:div w:id="847981326">
                  <w:marLeft w:val="0"/>
                  <w:marRight w:val="0"/>
                  <w:marTop w:val="0"/>
                  <w:marBottom w:val="0"/>
                  <w:divBdr>
                    <w:top w:val="none" w:sz="0" w:space="0" w:color="auto"/>
                    <w:left w:val="none" w:sz="0" w:space="0" w:color="auto"/>
                    <w:bottom w:val="none" w:sz="0" w:space="0" w:color="auto"/>
                    <w:right w:val="none" w:sz="0" w:space="0" w:color="auto"/>
                  </w:divBdr>
                  <w:divsChild>
                    <w:div w:id="201601282">
                      <w:marLeft w:val="0"/>
                      <w:marRight w:val="0"/>
                      <w:marTop w:val="0"/>
                      <w:marBottom w:val="0"/>
                      <w:divBdr>
                        <w:top w:val="none" w:sz="0" w:space="0" w:color="auto"/>
                        <w:left w:val="none" w:sz="0" w:space="0" w:color="auto"/>
                        <w:bottom w:val="none" w:sz="0" w:space="0" w:color="auto"/>
                        <w:right w:val="none" w:sz="0" w:space="0" w:color="auto"/>
                      </w:divBdr>
                    </w:div>
                    <w:div w:id="1206256487">
                      <w:marLeft w:val="0"/>
                      <w:marRight w:val="0"/>
                      <w:marTop w:val="0"/>
                      <w:marBottom w:val="0"/>
                      <w:divBdr>
                        <w:top w:val="none" w:sz="0" w:space="0" w:color="auto"/>
                        <w:left w:val="none" w:sz="0" w:space="0" w:color="auto"/>
                        <w:bottom w:val="none" w:sz="0" w:space="0" w:color="auto"/>
                        <w:right w:val="none" w:sz="0" w:space="0" w:color="auto"/>
                      </w:divBdr>
                    </w:div>
                  </w:divsChild>
                </w:div>
                <w:div w:id="852187054">
                  <w:marLeft w:val="0"/>
                  <w:marRight w:val="0"/>
                  <w:marTop w:val="0"/>
                  <w:marBottom w:val="0"/>
                  <w:divBdr>
                    <w:top w:val="none" w:sz="0" w:space="0" w:color="auto"/>
                    <w:left w:val="none" w:sz="0" w:space="0" w:color="auto"/>
                    <w:bottom w:val="none" w:sz="0" w:space="0" w:color="auto"/>
                    <w:right w:val="none" w:sz="0" w:space="0" w:color="auto"/>
                  </w:divBdr>
                  <w:divsChild>
                    <w:div w:id="1666662399">
                      <w:marLeft w:val="0"/>
                      <w:marRight w:val="0"/>
                      <w:marTop w:val="0"/>
                      <w:marBottom w:val="0"/>
                      <w:divBdr>
                        <w:top w:val="none" w:sz="0" w:space="0" w:color="auto"/>
                        <w:left w:val="none" w:sz="0" w:space="0" w:color="auto"/>
                        <w:bottom w:val="none" w:sz="0" w:space="0" w:color="auto"/>
                        <w:right w:val="none" w:sz="0" w:space="0" w:color="auto"/>
                      </w:divBdr>
                    </w:div>
                  </w:divsChild>
                </w:div>
                <w:div w:id="1348291211">
                  <w:marLeft w:val="0"/>
                  <w:marRight w:val="0"/>
                  <w:marTop w:val="0"/>
                  <w:marBottom w:val="0"/>
                  <w:divBdr>
                    <w:top w:val="none" w:sz="0" w:space="0" w:color="auto"/>
                    <w:left w:val="none" w:sz="0" w:space="0" w:color="auto"/>
                    <w:bottom w:val="none" w:sz="0" w:space="0" w:color="auto"/>
                    <w:right w:val="none" w:sz="0" w:space="0" w:color="auto"/>
                  </w:divBdr>
                  <w:divsChild>
                    <w:div w:id="699205421">
                      <w:marLeft w:val="0"/>
                      <w:marRight w:val="0"/>
                      <w:marTop w:val="0"/>
                      <w:marBottom w:val="0"/>
                      <w:divBdr>
                        <w:top w:val="none" w:sz="0" w:space="0" w:color="auto"/>
                        <w:left w:val="none" w:sz="0" w:space="0" w:color="auto"/>
                        <w:bottom w:val="none" w:sz="0" w:space="0" w:color="auto"/>
                        <w:right w:val="none" w:sz="0" w:space="0" w:color="auto"/>
                      </w:divBdr>
                    </w:div>
                  </w:divsChild>
                </w:div>
                <w:div w:id="1354916056">
                  <w:marLeft w:val="0"/>
                  <w:marRight w:val="0"/>
                  <w:marTop w:val="0"/>
                  <w:marBottom w:val="0"/>
                  <w:divBdr>
                    <w:top w:val="none" w:sz="0" w:space="0" w:color="auto"/>
                    <w:left w:val="none" w:sz="0" w:space="0" w:color="auto"/>
                    <w:bottom w:val="none" w:sz="0" w:space="0" w:color="auto"/>
                    <w:right w:val="none" w:sz="0" w:space="0" w:color="auto"/>
                  </w:divBdr>
                  <w:divsChild>
                    <w:div w:id="1510633268">
                      <w:marLeft w:val="0"/>
                      <w:marRight w:val="0"/>
                      <w:marTop w:val="0"/>
                      <w:marBottom w:val="0"/>
                      <w:divBdr>
                        <w:top w:val="none" w:sz="0" w:space="0" w:color="auto"/>
                        <w:left w:val="none" w:sz="0" w:space="0" w:color="auto"/>
                        <w:bottom w:val="none" w:sz="0" w:space="0" w:color="auto"/>
                        <w:right w:val="none" w:sz="0" w:space="0" w:color="auto"/>
                      </w:divBdr>
                    </w:div>
                  </w:divsChild>
                </w:div>
                <w:div w:id="1426531396">
                  <w:marLeft w:val="0"/>
                  <w:marRight w:val="0"/>
                  <w:marTop w:val="0"/>
                  <w:marBottom w:val="0"/>
                  <w:divBdr>
                    <w:top w:val="none" w:sz="0" w:space="0" w:color="auto"/>
                    <w:left w:val="none" w:sz="0" w:space="0" w:color="auto"/>
                    <w:bottom w:val="none" w:sz="0" w:space="0" w:color="auto"/>
                    <w:right w:val="none" w:sz="0" w:space="0" w:color="auto"/>
                  </w:divBdr>
                  <w:divsChild>
                    <w:div w:id="1007294318">
                      <w:marLeft w:val="0"/>
                      <w:marRight w:val="0"/>
                      <w:marTop w:val="0"/>
                      <w:marBottom w:val="0"/>
                      <w:divBdr>
                        <w:top w:val="none" w:sz="0" w:space="0" w:color="auto"/>
                        <w:left w:val="none" w:sz="0" w:space="0" w:color="auto"/>
                        <w:bottom w:val="none" w:sz="0" w:space="0" w:color="auto"/>
                        <w:right w:val="none" w:sz="0" w:space="0" w:color="auto"/>
                      </w:divBdr>
                    </w:div>
                  </w:divsChild>
                </w:div>
                <w:div w:id="1762409383">
                  <w:marLeft w:val="0"/>
                  <w:marRight w:val="0"/>
                  <w:marTop w:val="0"/>
                  <w:marBottom w:val="0"/>
                  <w:divBdr>
                    <w:top w:val="none" w:sz="0" w:space="0" w:color="auto"/>
                    <w:left w:val="none" w:sz="0" w:space="0" w:color="auto"/>
                    <w:bottom w:val="none" w:sz="0" w:space="0" w:color="auto"/>
                    <w:right w:val="none" w:sz="0" w:space="0" w:color="auto"/>
                  </w:divBdr>
                  <w:divsChild>
                    <w:div w:id="1300190647">
                      <w:marLeft w:val="0"/>
                      <w:marRight w:val="0"/>
                      <w:marTop w:val="0"/>
                      <w:marBottom w:val="0"/>
                      <w:divBdr>
                        <w:top w:val="none" w:sz="0" w:space="0" w:color="auto"/>
                        <w:left w:val="none" w:sz="0" w:space="0" w:color="auto"/>
                        <w:bottom w:val="none" w:sz="0" w:space="0" w:color="auto"/>
                        <w:right w:val="none" w:sz="0" w:space="0" w:color="auto"/>
                      </w:divBdr>
                    </w:div>
                  </w:divsChild>
                </w:div>
                <w:div w:id="2001032976">
                  <w:marLeft w:val="0"/>
                  <w:marRight w:val="0"/>
                  <w:marTop w:val="0"/>
                  <w:marBottom w:val="0"/>
                  <w:divBdr>
                    <w:top w:val="none" w:sz="0" w:space="0" w:color="auto"/>
                    <w:left w:val="none" w:sz="0" w:space="0" w:color="auto"/>
                    <w:bottom w:val="none" w:sz="0" w:space="0" w:color="auto"/>
                    <w:right w:val="none" w:sz="0" w:space="0" w:color="auto"/>
                  </w:divBdr>
                  <w:divsChild>
                    <w:div w:id="1053387503">
                      <w:marLeft w:val="0"/>
                      <w:marRight w:val="0"/>
                      <w:marTop w:val="0"/>
                      <w:marBottom w:val="0"/>
                      <w:divBdr>
                        <w:top w:val="none" w:sz="0" w:space="0" w:color="auto"/>
                        <w:left w:val="none" w:sz="0" w:space="0" w:color="auto"/>
                        <w:bottom w:val="none" w:sz="0" w:space="0" w:color="auto"/>
                        <w:right w:val="none" w:sz="0" w:space="0" w:color="auto"/>
                      </w:divBdr>
                    </w:div>
                  </w:divsChild>
                </w:div>
                <w:div w:id="2080204846">
                  <w:marLeft w:val="0"/>
                  <w:marRight w:val="0"/>
                  <w:marTop w:val="0"/>
                  <w:marBottom w:val="0"/>
                  <w:divBdr>
                    <w:top w:val="none" w:sz="0" w:space="0" w:color="auto"/>
                    <w:left w:val="none" w:sz="0" w:space="0" w:color="auto"/>
                    <w:bottom w:val="none" w:sz="0" w:space="0" w:color="auto"/>
                    <w:right w:val="none" w:sz="0" w:space="0" w:color="auto"/>
                  </w:divBdr>
                  <w:divsChild>
                    <w:div w:id="437454581">
                      <w:marLeft w:val="0"/>
                      <w:marRight w:val="0"/>
                      <w:marTop w:val="0"/>
                      <w:marBottom w:val="0"/>
                      <w:divBdr>
                        <w:top w:val="none" w:sz="0" w:space="0" w:color="auto"/>
                        <w:left w:val="none" w:sz="0" w:space="0" w:color="auto"/>
                        <w:bottom w:val="none" w:sz="0" w:space="0" w:color="auto"/>
                        <w:right w:val="none" w:sz="0" w:space="0" w:color="auto"/>
                      </w:divBdr>
                    </w:div>
                    <w:div w:id="1130130981">
                      <w:marLeft w:val="0"/>
                      <w:marRight w:val="0"/>
                      <w:marTop w:val="0"/>
                      <w:marBottom w:val="0"/>
                      <w:divBdr>
                        <w:top w:val="none" w:sz="0" w:space="0" w:color="auto"/>
                        <w:left w:val="none" w:sz="0" w:space="0" w:color="auto"/>
                        <w:bottom w:val="none" w:sz="0" w:space="0" w:color="auto"/>
                        <w:right w:val="none" w:sz="0" w:space="0" w:color="auto"/>
                      </w:divBdr>
                    </w:div>
                  </w:divsChild>
                </w:div>
                <w:div w:id="2104953941">
                  <w:marLeft w:val="0"/>
                  <w:marRight w:val="0"/>
                  <w:marTop w:val="0"/>
                  <w:marBottom w:val="0"/>
                  <w:divBdr>
                    <w:top w:val="none" w:sz="0" w:space="0" w:color="auto"/>
                    <w:left w:val="none" w:sz="0" w:space="0" w:color="auto"/>
                    <w:bottom w:val="none" w:sz="0" w:space="0" w:color="auto"/>
                    <w:right w:val="none" w:sz="0" w:space="0" w:color="auto"/>
                  </w:divBdr>
                  <w:divsChild>
                    <w:div w:id="28792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74950">
          <w:marLeft w:val="0"/>
          <w:marRight w:val="0"/>
          <w:marTop w:val="0"/>
          <w:marBottom w:val="0"/>
          <w:divBdr>
            <w:top w:val="none" w:sz="0" w:space="0" w:color="auto"/>
            <w:left w:val="none" w:sz="0" w:space="0" w:color="auto"/>
            <w:bottom w:val="none" w:sz="0" w:space="0" w:color="auto"/>
            <w:right w:val="none" w:sz="0" w:space="0" w:color="auto"/>
          </w:divBdr>
        </w:div>
        <w:div w:id="306592143">
          <w:marLeft w:val="0"/>
          <w:marRight w:val="0"/>
          <w:marTop w:val="0"/>
          <w:marBottom w:val="0"/>
          <w:divBdr>
            <w:top w:val="none" w:sz="0" w:space="0" w:color="auto"/>
            <w:left w:val="none" w:sz="0" w:space="0" w:color="auto"/>
            <w:bottom w:val="none" w:sz="0" w:space="0" w:color="auto"/>
            <w:right w:val="none" w:sz="0" w:space="0" w:color="auto"/>
          </w:divBdr>
        </w:div>
        <w:div w:id="1218586235">
          <w:marLeft w:val="0"/>
          <w:marRight w:val="0"/>
          <w:marTop w:val="0"/>
          <w:marBottom w:val="0"/>
          <w:divBdr>
            <w:top w:val="none" w:sz="0" w:space="0" w:color="auto"/>
            <w:left w:val="none" w:sz="0" w:space="0" w:color="auto"/>
            <w:bottom w:val="none" w:sz="0" w:space="0" w:color="auto"/>
            <w:right w:val="none" w:sz="0" w:space="0" w:color="auto"/>
          </w:divBdr>
        </w:div>
        <w:div w:id="1302613235">
          <w:marLeft w:val="0"/>
          <w:marRight w:val="0"/>
          <w:marTop w:val="0"/>
          <w:marBottom w:val="0"/>
          <w:divBdr>
            <w:top w:val="none" w:sz="0" w:space="0" w:color="auto"/>
            <w:left w:val="none" w:sz="0" w:space="0" w:color="auto"/>
            <w:bottom w:val="none" w:sz="0" w:space="0" w:color="auto"/>
            <w:right w:val="none" w:sz="0" w:space="0" w:color="auto"/>
          </w:divBdr>
        </w:div>
        <w:div w:id="1325428460">
          <w:marLeft w:val="0"/>
          <w:marRight w:val="0"/>
          <w:marTop w:val="0"/>
          <w:marBottom w:val="0"/>
          <w:divBdr>
            <w:top w:val="none" w:sz="0" w:space="0" w:color="auto"/>
            <w:left w:val="none" w:sz="0" w:space="0" w:color="auto"/>
            <w:bottom w:val="none" w:sz="0" w:space="0" w:color="auto"/>
            <w:right w:val="none" w:sz="0" w:space="0" w:color="auto"/>
          </w:divBdr>
          <w:divsChild>
            <w:div w:id="510946917">
              <w:marLeft w:val="-75"/>
              <w:marRight w:val="0"/>
              <w:marTop w:val="30"/>
              <w:marBottom w:val="30"/>
              <w:divBdr>
                <w:top w:val="none" w:sz="0" w:space="0" w:color="auto"/>
                <w:left w:val="none" w:sz="0" w:space="0" w:color="auto"/>
                <w:bottom w:val="none" w:sz="0" w:space="0" w:color="auto"/>
                <w:right w:val="none" w:sz="0" w:space="0" w:color="auto"/>
              </w:divBdr>
              <w:divsChild>
                <w:div w:id="29770064">
                  <w:marLeft w:val="0"/>
                  <w:marRight w:val="0"/>
                  <w:marTop w:val="0"/>
                  <w:marBottom w:val="0"/>
                  <w:divBdr>
                    <w:top w:val="none" w:sz="0" w:space="0" w:color="auto"/>
                    <w:left w:val="none" w:sz="0" w:space="0" w:color="auto"/>
                    <w:bottom w:val="none" w:sz="0" w:space="0" w:color="auto"/>
                    <w:right w:val="none" w:sz="0" w:space="0" w:color="auto"/>
                  </w:divBdr>
                  <w:divsChild>
                    <w:div w:id="659966964">
                      <w:marLeft w:val="0"/>
                      <w:marRight w:val="0"/>
                      <w:marTop w:val="0"/>
                      <w:marBottom w:val="0"/>
                      <w:divBdr>
                        <w:top w:val="none" w:sz="0" w:space="0" w:color="auto"/>
                        <w:left w:val="none" w:sz="0" w:space="0" w:color="auto"/>
                        <w:bottom w:val="none" w:sz="0" w:space="0" w:color="auto"/>
                        <w:right w:val="none" w:sz="0" w:space="0" w:color="auto"/>
                      </w:divBdr>
                    </w:div>
                    <w:div w:id="1748452904">
                      <w:marLeft w:val="0"/>
                      <w:marRight w:val="0"/>
                      <w:marTop w:val="0"/>
                      <w:marBottom w:val="0"/>
                      <w:divBdr>
                        <w:top w:val="none" w:sz="0" w:space="0" w:color="auto"/>
                        <w:left w:val="none" w:sz="0" w:space="0" w:color="auto"/>
                        <w:bottom w:val="none" w:sz="0" w:space="0" w:color="auto"/>
                        <w:right w:val="none" w:sz="0" w:space="0" w:color="auto"/>
                      </w:divBdr>
                    </w:div>
                  </w:divsChild>
                </w:div>
                <w:div w:id="75520301">
                  <w:marLeft w:val="0"/>
                  <w:marRight w:val="0"/>
                  <w:marTop w:val="0"/>
                  <w:marBottom w:val="0"/>
                  <w:divBdr>
                    <w:top w:val="none" w:sz="0" w:space="0" w:color="auto"/>
                    <w:left w:val="none" w:sz="0" w:space="0" w:color="auto"/>
                    <w:bottom w:val="none" w:sz="0" w:space="0" w:color="auto"/>
                    <w:right w:val="none" w:sz="0" w:space="0" w:color="auto"/>
                  </w:divBdr>
                  <w:divsChild>
                    <w:div w:id="937131527">
                      <w:marLeft w:val="0"/>
                      <w:marRight w:val="0"/>
                      <w:marTop w:val="0"/>
                      <w:marBottom w:val="0"/>
                      <w:divBdr>
                        <w:top w:val="none" w:sz="0" w:space="0" w:color="auto"/>
                        <w:left w:val="none" w:sz="0" w:space="0" w:color="auto"/>
                        <w:bottom w:val="none" w:sz="0" w:space="0" w:color="auto"/>
                        <w:right w:val="none" w:sz="0" w:space="0" w:color="auto"/>
                      </w:divBdr>
                    </w:div>
                  </w:divsChild>
                </w:div>
                <w:div w:id="80300884">
                  <w:marLeft w:val="0"/>
                  <w:marRight w:val="0"/>
                  <w:marTop w:val="0"/>
                  <w:marBottom w:val="0"/>
                  <w:divBdr>
                    <w:top w:val="none" w:sz="0" w:space="0" w:color="auto"/>
                    <w:left w:val="none" w:sz="0" w:space="0" w:color="auto"/>
                    <w:bottom w:val="none" w:sz="0" w:space="0" w:color="auto"/>
                    <w:right w:val="none" w:sz="0" w:space="0" w:color="auto"/>
                  </w:divBdr>
                  <w:divsChild>
                    <w:div w:id="1669479475">
                      <w:marLeft w:val="0"/>
                      <w:marRight w:val="0"/>
                      <w:marTop w:val="0"/>
                      <w:marBottom w:val="0"/>
                      <w:divBdr>
                        <w:top w:val="none" w:sz="0" w:space="0" w:color="auto"/>
                        <w:left w:val="none" w:sz="0" w:space="0" w:color="auto"/>
                        <w:bottom w:val="none" w:sz="0" w:space="0" w:color="auto"/>
                        <w:right w:val="none" w:sz="0" w:space="0" w:color="auto"/>
                      </w:divBdr>
                    </w:div>
                  </w:divsChild>
                </w:div>
                <w:div w:id="84615810">
                  <w:marLeft w:val="0"/>
                  <w:marRight w:val="0"/>
                  <w:marTop w:val="0"/>
                  <w:marBottom w:val="0"/>
                  <w:divBdr>
                    <w:top w:val="none" w:sz="0" w:space="0" w:color="auto"/>
                    <w:left w:val="none" w:sz="0" w:space="0" w:color="auto"/>
                    <w:bottom w:val="none" w:sz="0" w:space="0" w:color="auto"/>
                    <w:right w:val="none" w:sz="0" w:space="0" w:color="auto"/>
                  </w:divBdr>
                  <w:divsChild>
                    <w:div w:id="1780251790">
                      <w:marLeft w:val="0"/>
                      <w:marRight w:val="0"/>
                      <w:marTop w:val="0"/>
                      <w:marBottom w:val="0"/>
                      <w:divBdr>
                        <w:top w:val="none" w:sz="0" w:space="0" w:color="auto"/>
                        <w:left w:val="none" w:sz="0" w:space="0" w:color="auto"/>
                        <w:bottom w:val="none" w:sz="0" w:space="0" w:color="auto"/>
                        <w:right w:val="none" w:sz="0" w:space="0" w:color="auto"/>
                      </w:divBdr>
                    </w:div>
                  </w:divsChild>
                </w:div>
                <w:div w:id="91632579">
                  <w:marLeft w:val="0"/>
                  <w:marRight w:val="0"/>
                  <w:marTop w:val="0"/>
                  <w:marBottom w:val="0"/>
                  <w:divBdr>
                    <w:top w:val="none" w:sz="0" w:space="0" w:color="auto"/>
                    <w:left w:val="none" w:sz="0" w:space="0" w:color="auto"/>
                    <w:bottom w:val="none" w:sz="0" w:space="0" w:color="auto"/>
                    <w:right w:val="none" w:sz="0" w:space="0" w:color="auto"/>
                  </w:divBdr>
                  <w:divsChild>
                    <w:div w:id="1196046190">
                      <w:marLeft w:val="0"/>
                      <w:marRight w:val="0"/>
                      <w:marTop w:val="0"/>
                      <w:marBottom w:val="0"/>
                      <w:divBdr>
                        <w:top w:val="none" w:sz="0" w:space="0" w:color="auto"/>
                        <w:left w:val="none" w:sz="0" w:space="0" w:color="auto"/>
                        <w:bottom w:val="none" w:sz="0" w:space="0" w:color="auto"/>
                        <w:right w:val="none" w:sz="0" w:space="0" w:color="auto"/>
                      </w:divBdr>
                    </w:div>
                  </w:divsChild>
                </w:div>
                <w:div w:id="165555704">
                  <w:marLeft w:val="0"/>
                  <w:marRight w:val="0"/>
                  <w:marTop w:val="0"/>
                  <w:marBottom w:val="0"/>
                  <w:divBdr>
                    <w:top w:val="none" w:sz="0" w:space="0" w:color="auto"/>
                    <w:left w:val="none" w:sz="0" w:space="0" w:color="auto"/>
                    <w:bottom w:val="none" w:sz="0" w:space="0" w:color="auto"/>
                    <w:right w:val="none" w:sz="0" w:space="0" w:color="auto"/>
                  </w:divBdr>
                  <w:divsChild>
                    <w:div w:id="703600351">
                      <w:marLeft w:val="0"/>
                      <w:marRight w:val="0"/>
                      <w:marTop w:val="0"/>
                      <w:marBottom w:val="0"/>
                      <w:divBdr>
                        <w:top w:val="none" w:sz="0" w:space="0" w:color="auto"/>
                        <w:left w:val="none" w:sz="0" w:space="0" w:color="auto"/>
                        <w:bottom w:val="none" w:sz="0" w:space="0" w:color="auto"/>
                        <w:right w:val="none" w:sz="0" w:space="0" w:color="auto"/>
                      </w:divBdr>
                    </w:div>
                  </w:divsChild>
                </w:div>
                <w:div w:id="317348258">
                  <w:marLeft w:val="0"/>
                  <w:marRight w:val="0"/>
                  <w:marTop w:val="0"/>
                  <w:marBottom w:val="0"/>
                  <w:divBdr>
                    <w:top w:val="none" w:sz="0" w:space="0" w:color="auto"/>
                    <w:left w:val="none" w:sz="0" w:space="0" w:color="auto"/>
                    <w:bottom w:val="none" w:sz="0" w:space="0" w:color="auto"/>
                    <w:right w:val="none" w:sz="0" w:space="0" w:color="auto"/>
                  </w:divBdr>
                  <w:divsChild>
                    <w:div w:id="146747973">
                      <w:marLeft w:val="0"/>
                      <w:marRight w:val="0"/>
                      <w:marTop w:val="0"/>
                      <w:marBottom w:val="0"/>
                      <w:divBdr>
                        <w:top w:val="none" w:sz="0" w:space="0" w:color="auto"/>
                        <w:left w:val="none" w:sz="0" w:space="0" w:color="auto"/>
                        <w:bottom w:val="none" w:sz="0" w:space="0" w:color="auto"/>
                        <w:right w:val="none" w:sz="0" w:space="0" w:color="auto"/>
                      </w:divBdr>
                    </w:div>
                    <w:div w:id="312956194">
                      <w:marLeft w:val="0"/>
                      <w:marRight w:val="0"/>
                      <w:marTop w:val="0"/>
                      <w:marBottom w:val="0"/>
                      <w:divBdr>
                        <w:top w:val="none" w:sz="0" w:space="0" w:color="auto"/>
                        <w:left w:val="none" w:sz="0" w:space="0" w:color="auto"/>
                        <w:bottom w:val="none" w:sz="0" w:space="0" w:color="auto"/>
                        <w:right w:val="none" w:sz="0" w:space="0" w:color="auto"/>
                      </w:divBdr>
                    </w:div>
                  </w:divsChild>
                </w:div>
                <w:div w:id="328484798">
                  <w:marLeft w:val="0"/>
                  <w:marRight w:val="0"/>
                  <w:marTop w:val="0"/>
                  <w:marBottom w:val="0"/>
                  <w:divBdr>
                    <w:top w:val="none" w:sz="0" w:space="0" w:color="auto"/>
                    <w:left w:val="none" w:sz="0" w:space="0" w:color="auto"/>
                    <w:bottom w:val="none" w:sz="0" w:space="0" w:color="auto"/>
                    <w:right w:val="none" w:sz="0" w:space="0" w:color="auto"/>
                  </w:divBdr>
                  <w:divsChild>
                    <w:div w:id="424962526">
                      <w:marLeft w:val="0"/>
                      <w:marRight w:val="0"/>
                      <w:marTop w:val="0"/>
                      <w:marBottom w:val="0"/>
                      <w:divBdr>
                        <w:top w:val="none" w:sz="0" w:space="0" w:color="auto"/>
                        <w:left w:val="none" w:sz="0" w:space="0" w:color="auto"/>
                        <w:bottom w:val="none" w:sz="0" w:space="0" w:color="auto"/>
                        <w:right w:val="none" w:sz="0" w:space="0" w:color="auto"/>
                      </w:divBdr>
                    </w:div>
                  </w:divsChild>
                </w:div>
                <w:div w:id="397366488">
                  <w:marLeft w:val="0"/>
                  <w:marRight w:val="0"/>
                  <w:marTop w:val="0"/>
                  <w:marBottom w:val="0"/>
                  <w:divBdr>
                    <w:top w:val="none" w:sz="0" w:space="0" w:color="auto"/>
                    <w:left w:val="none" w:sz="0" w:space="0" w:color="auto"/>
                    <w:bottom w:val="none" w:sz="0" w:space="0" w:color="auto"/>
                    <w:right w:val="none" w:sz="0" w:space="0" w:color="auto"/>
                  </w:divBdr>
                  <w:divsChild>
                    <w:div w:id="1064334828">
                      <w:marLeft w:val="0"/>
                      <w:marRight w:val="0"/>
                      <w:marTop w:val="0"/>
                      <w:marBottom w:val="0"/>
                      <w:divBdr>
                        <w:top w:val="none" w:sz="0" w:space="0" w:color="auto"/>
                        <w:left w:val="none" w:sz="0" w:space="0" w:color="auto"/>
                        <w:bottom w:val="none" w:sz="0" w:space="0" w:color="auto"/>
                        <w:right w:val="none" w:sz="0" w:space="0" w:color="auto"/>
                      </w:divBdr>
                    </w:div>
                  </w:divsChild>
                </w:div>
                <w:div w:id="503395287">
                  <w:marLeft w:val="0"/>
                  <w:marRight w:val="0"/>
                  <w:marTop w:val="0"/>
                  <w:marBottom w:val="0"/>
                  <w:divBdr>
                    <w:top w:val="none" w:sz="0" w:space="0" w:color="auto"/>
                    <w:left w:val="none" w:sz="0" w:space="0" w:color="auto"/>
                    <w:bottom w:val="none" w:sz="0" w:space="0" w:color="auto"/>
                    <w:right w:val="none" w:sz="0" w:space="0" w:color="auto"/>
                  </w:divBdr>
                  <w:divsChild>
                    <w:div w:id="580068098">
                      <w:marLeft w:val="0"/>
                      <w:marRight w:val="0"/>
                      <w:marTop w:val="0"/>
                      <w:marBottom w:val="0"/>
                      <w:divBdr>
                        <w:top w:val="none" w:sz="0" w:space="0" w:color="auto"/>
                        <w:left w:val="none" w:sz="0" w:space="0" w:color="auto"/>
                        <w:bottom w:val="none" w:sz="0" w:space="0" w:color="auto"/>
                        <w:right w:val="none" w:sz="0" w:space="0" w:color="auto"/>
                      </w:divBdr>
                    </w:div>
                  </w:divsChild>
                </w:div>
                <w:div w:id="585305869">
                  <w:marLeft w:val="0"/>
                  <w:marRight w:val="0"/>
                  <w:marTop w:val="0"/>
                  <w:marBottom w:val="0"/>
                  <w:divBdr>
                    <w:top w:val="none" w:sz="0" w:space="0" w:color="auto"/>
                    <w:left w:val="none" w:sz="0" w:space="0" w:color="auto"/>
                    <w:bottom w:val="none" w:sz="0" w:space="0" w:color="auto"/>
                    <w:right w:val="none" w:sz="0" w:space="0" w:color="auto"/>
                  </w:divBdr>
                  <w:divsChild>
                    <w:div w:id="1303997240">
                      <w:marLeft w:val="0"/>
                      <w:marRight w:val="0"/>
                      <w:marTop w:val="0"/>
                      <w:marBottom w:val="0"/>
                      <w:divBdr>
                        <w:top w:val="none" w:sz="0" w:space="0" w:color="auto"/>
                        <w:left w:val="none" w:sz="0" w:space="0" w:color="auto"/>
                        <w:bottom w:val="none" w:sz="0" w:space="0" w:color="auto"/>
                        <w:right w:val="none" w:sz="0" w:space="0" w:color="auto"/>
                      </w:divBdr>
                    </w:div>
                    <w:div w:id="2055275434">
                      <w:marLeft w:val="0"/>
                      <w:marRight w:val="0"/>
                      <w:marTop w:val="0"/>
                      <w:marBottom w:val="0"/>
                      <w:divBdr>
                        <w:top w:val="none" w:sz="0" w:space="0" w:color="auto"/>
                        <w:left w:val="none" w:sz="0" w:space="0" w:color="auto"/>
                        <w:bottom w:val="none" w:sz="0" w:space="0" w:color="auto"/>
                        <w:right w:val="none" w:sz="0" w:space="0" w:color="auto"/>
                      </w:divBdr>
                    </w:div>
                  </w:divsChild>
                </w:div>
                <w:div w:id="591161633">
                  <w:marLeft w:val="0"/>
                  <w:marRight w:val="0"/>
                  <w:marTop w:val="0"/>
                  <w:marBottom w:val="0"/>
                  <w:divBdr>
                    <w:top w:val="none" w:sz="0" w:space="0" w:color="auto"/>
                    <w:left w:val="none" w:sz="0" w:space="0" w:color="auto"/>
                    <w:bottom w:val="none" w:sz="0" w:space="0" w:color="auto"/>
                    <w:right w:val="none" w:sz="0" w:space="0" w:color="auto"/>
                  </w:divBdr>
                  <w:divsChild>
                    <w:div w:id="1893737405">
                      <w:marLeft w:val="0"/>
                      <w:marRight w:val="0"/>
                      <w:marTop w:val="0"/>
                      <w:marBottom w:val="0"/>
                      <w:divBdr>
                        <w:top w:val="none" w:sz="0" w:space="0" w:color="auto"/>
                        <w:left w:val="none" w:sz="0" w:space="0" w:color="auto"/>
                        <w:bottom w:val="none" w:sz="0" w:space="0" w:color="auto"/>
                        <w:right w:val="none" w:sz="0" w:space="0" w:color="auto"/>
                      </w:divBdr>
                    </w:div>
                  </w:divsChild>
                </w:div>
                <w:div w:id="593904452">
                  <w:marLeft w:val="0"/>
                  <w:marRight w:val="0"/>
                  <w:marTop w:val="0"/>
                  <w:marBottom w:val="0"/>
                  <w:divBdr>
                    <w:top w:val="none" w:sz="0" w:space="0" w:color="auto"/>
                    <w:left w:val="none" w:sz="0" w:space="0" w:color="auto"/>
                    <w:bottom w:val="none" w:sz="0" w:space="0" w:color="auto"/>
                    <w:right w:val="none" w:sz="0" w:space="0" w:color="auto"/>
                  </w:divBdr>
                  <w:divsChild>
                    <w:div w:id="499779539">
                      <w:marLeft w:val="0"/>
                      <w:marRight w:val="0"/>
                      <w:marTop w:val="0"/>
                      <w:marBottom w:val="0"/>
                      <w:divBdr>
                        <w:top w:val="none" w:sz="0" w:space="0" w:color="auto"/>
                        <w:left w:val="none" w:sz="0" w:space="0" w:color="auto"/>
                        <w:bottom w:val="none" w:sz="0" w:space="0" w:color="auto"/>
                        <w:right w:val="none" w:sz="0" w:space="0" w:color="auto"/>
                      </w:divBdr>
                    </w:div>
                    <w:div w:id="717051777">
                      <w:marLeft w:val="0"/>
                      <w:marRight w:val="0"/>
                      <w:marTop w:val="0"/>
                      <w:marBottom w:val="0"/>
                      <w:divBdr>
                        <w:top w:val="none" w:sz="0" w:space="0" w:color="auto"/>
                        <w:left w:val="none" w:sz="0" w:space="0" w:color="auto"/>
                        <w:bottom w:val="none" w:sz="0" w:space="0" w:color="auto"/>
                        <w:right w:val="none" w:sz="0" w:space="0" w:color="auto"/>
                      </w:divBdr>
                    </w:div>
                  </w:divsChild>
                </w:div>
                <w:div w:id="663626122">
                  <w:marLeft w:val="0"/>
                  <w:marRight w:val="0"/>
                  <w:marTop w:val="0"/>
                  <w:marBottom w:val="0"/>
                  <w:divBdr>
                    <w:top w:val="none" w:sz="0" w:space="0" w:color="auto"/>
                    <w:left w:val="none" w:sz="0" w:space="0" w:color="auto"/>
                    <w:bottom w:val="none" w:sz="0" w:space="0" w:color="auto"/>
                    <w:right w:val="none" w:sz="0" w:space="0" w:color="auto"/>
                  </w:divBdr>
                  <w:divsChild>
                    <w:div w:id="679627262">
                      <w:marLeft w:val="0"/>
                      <w:marRight w:val="0"/>
                      <w:marTop w:val="0"/>
                      <w:marBottom w:val="0"/>
                      <w:divBdr>
                        <w:top w:val="none" w:sz="0" w:space="0" w:color="auto"/>
                        <w:left w:val="none" w:sz="0" w:space="0" w:color="auto"/>
                        <w:bottom w:val="none" w:sz="0" w:space="0" w:color="auto"/>
                        <w:right w:val="none" w:sz="0" w:space="0" w:color="auto"/>
                      </w:divBdr>
                    </w:div>
                  </w:divsChild>
                </w:div>
                <w:div w:id="693045452">
                  <w:marLeft w:val="0"/>
                  <w:marRight w:val="0"/>
                  <w:marTop w:val="0"/>
                  <w:marBottom w:val="0"/>
                  <w:divBdr>
                    <w:top w:val="none" w:sz="0" w:space="0" w:color="auto"/>
                    <w:left w:val="none" w:sz="0" w:space="0" w:color="auto"/>
                    <w:bottom w:val="none" w:sz="0" w:space="0" w:color="auto"/>
                    <w:right w:val="none" w:sz="0" w:space="0" w:color="auto"/>
                  </w:divBdr>
                  <w:divsChild>
                    <w:div w:id="1762556294">
                      <w:marLeft w:val="0"/>
                      <w:marRight w:val="0"/>
                      <w:marTop w:val="0"/>
                      <w:marBottom w:val="0"/>
                      <w:divBdr>
                        <w:top w:val="none" w:sz="0" w:space="0" w:color="auto"/>
                        <w:left w:val="none" w:sz="0" w:space="0" w:color="auto"/>
                        <w:bottom w:val="none" w:sz="0" w:space="0" w:color="auto"/>
                        <w:right w:val="none" w:sz="0" w:space="0" w:color="auto"/>
                      </w:divBdr>
                    </w:div>
                  </w:divsChild>
                </w:div>
                <w:div w:id="694429916">
                  <w:marLeft w:val="0"/>
                  <w:marRight w:val="0"/>
                  <w:marTop w:val="0"/>
                  <w:marBottom w:val="0"/>
                  <w:divBdr>
                    <w:top w:val="none" w:sz="0" w:space="0" w:color="auto"/>
                    <w:left w:val="none" w:sz="0" w:space="0" w:color="auto"/>
                    <w:bottom w:val="none" w:sz="0" w:space="0" w:color="auto"/>
                    <w:right w:val="none" w:sz="0" w:space="0" w:color="auto"/>
                  </w:divBdr>
                  <w:divsChild>
                    <w:div w:id="1391226292">
                      <w:marLeft w:val="0"/>
                      <w:marRight w:val="0"/>
                      <w:marTop w:val="0"/>
                      <w:marBottom w:val="0"/>
                      <w:divBdr>
                        <w:top w:val="none" w:sz="0" w:space="0" w:color="auto"/>
                        <w:left w:val="none" w:sz="0" w:space="0" w:color="auto"/>
                        <w:bottom w:val="none" w:sz="0" w:space="0" w:color="auto"/>
                        <w:right w:val="none" w:sz="0" w:space="0" w:color="auto"/>
                      </w:divBdr>
                    </w:div>
                  </w:divsChild>
                </w:div>
                <w:div w:id="833226667">
                  <w:marLeft w:val="0"/>
                  <w:marRight w:val="0"/>
                  <w:marTop w:val="0"/>
                  <w:marBottom w:val="0"/>
                  <w:divBdr>
                    <w:top w:val="none" w:sz="0" w:space="0" w:color="auto"/>
                    <w:left w:val="none" w:sz="0" w:space="0" w:color="auto"/>
                    <w:bottom w:val="none" w:sz="0" w:space="0" w:color="auto"/>
                    <w:right w:val="none" w:sz="0" w:space="0" w:color="auto"/>
                  </w:divBdr>
                  <w:divsChild>
                    <w:div w:id="1066103497">
                      <w:marLeft w:val="0"/>
                      <w:marRight w:val="0"/>
                      <w:marTop w:val="0"/>
                      <w:marBottom w:val="0"/>
                      <w:divBdr>
                        <w:top w:val="none" w:sz="0" w:space="0" w:color="auto"/>
                        <w:left w:val="none" w:sz="0" w:space="0" w:color="auto"/>
                        <w:bottom w:val="none" w:sz="0" w:space="0" w:color="auto"/>
                        <w:right w:val="none" w:sz="0" w:space="0" w:color="auto"/>
                      </w:divBdr>
                    </w:div>
                  </w:divsChild>
                </w:div>
                <w:div w:id="862210696">
                  <w:marLeft w:val="0"/>
                  <w:marRight w:val="0"/>
                  <w:marTop w:val="0"/>
                  <w:marBottom w:val="0"/>
                  <w:divBdr>
                    <w:top w:val="none" w:sz="0" w:space="0" w:color="auto"/>
                    <w:left w:val="none" w:sz="0" w:space="0" w:color="auto"/>
                    <w:bottom w:val="none" w:sz="0" w:space="0" w:color="auto"/>
                    <w:right w:val="none" w:sz="0" w:space="0" w:color="auto"/>
                  </w:divBdr>
                  <w:divsChild>
                    <w:div w:id="252473797">
                      <w:marLeft w:val="0"/>
                      <w:marRight w:val="0"/>
                      <w:marTop w:val="0"/>
                      <w:marBottom w:val="0"/>
                      <w:divBdr>
                        <w:top w:val="none" w:sz="0" w:space="0" w:color="auto"/>
                        <w:left w:val="none" w:sz="0" w:space="0" w:color="auto"/>
                        <w:bottom w:val="none" w:sz="0" w:space="0" w:color="auto"/>
                        <w:right w:val="none" w:sz="0" w:space="0" w:color="auto"/>
                      </w:divBdr>
                    </w:div>
                    <w:div w:id="1172986610">
                      <w:marLeft w:val="0"/>
                      <w:marRight w:val="0"/>
                      <w:marTop w:val="0"/>
                      <w:marBottom w:val="0"/>
                      <w:divBdr>
                        <w:top w:val="none" w:sz="0" w:space="0" w:color="auto"/>
                        <w:left w:val="none" w:sz="0" w:space="0" w:color="auto"/>
                        <w:bottom w:val="none" w:sz="0" w:space="0" w:color="auto"/>
                        <w:right w:val="none" w:sz="0" w:space="0" w:color="auto"/>
                      </w:divBdr>
                    </w:div>
                  </w:divsChild>
                </w:div>
                <w:div w:id="908157119">
                  <w:marLeft w:val="0"/>
                  <w:marRight w:val="0"/>
                  <w:marTop w:val="0"/>
                  <w:marBottom w:val="0"/>
                  <w:divBdr>
                    <w:top w:val="none" w:sz="0" w:space="0" w:color="auto"/>
                    <w:left w:val="none" w:sz="0" w:space="0" w:color="auto"/>
                    <w:bottom w:val="none" w:sz="0" w:space="0" w:color="auto"/>
                    <w:right w:val="none" w:sz="0" w:space="0" w:color="auto"/>
                  </w:divBdr>
                  <w:divsChild>
                    <w:div w:id="683289911">
                      <w:marLeft w:val="0"/>
                      <w:marRight w:val="0"/>
                      <w:marTop w:val="0"/>
                      <w:marBottom w:val="0"/>
                      <w:divBdr>
                        <w:top w:val="none" w:sz="0" w:space="0" w:color="auto"/>
                        <w:left w:val="none" w:sz="0" w:space="0" w:color="auto"/>
                        <w:bottom w:val="none" w:sz="0" w:space="0" w:color="auto"/>
                        <w:right w:val="none" w:sz="0" w:space="0" w:color="auto"/>
                      </w:divBdr>
                    </w:div>
                    <w:div w:id="700400930">
                      <w:marLeft w:val="0"/>
                      <w:marRight w:val="0"/>
                      <w:marTop w:val="0"/>
                      <w:marBottom w:val="0"/>
                      <w:divBdr>
                        <w:top w:val="none" w:sz="0" w:space="0" w:color="auto"/>
                        <w:left w:val="none" w:sz="0" w:space="0" w:color="auto"/>
                        <w:bottom w:val="none" w:sz="0" w:space="0" w:color="auto"/>
                        <w:right w:val="none" w:sz="0" w:space="0" w:color="auto"/>
                      </w:divBdr>
                    </w:div>
                    <w:div w:id="823665394">
                      <w:marLeft w:val="0"/>
                      <w:marRight w:val="0"/>
                      <w:marTop w:val="0"/>
                      <w:marBottom w:val="0"/>
                      <w:divBdr>
                        <w:top w:val="none" w:sz="0" w:space="0" w:color="auto"/>
                        <w:left w:val="none" w:sz="0" w:space="0" w:color="auto"/>
                        <w:bottom w:val="none" w:sz="0" w:space="0" w:color="auto"/>
                        <w:right w:val="none" w:sz="0" w:space="0" w:color="auto"/>
                      </w:divBdr>
                    </w:div>
                    <w:div w:id="1520390778">
                      <w:marLeft w:val="0"/>
                      <w:marRight w:val="0"/>
                      <w:marTop w:val="0"/>
                      <w:marBottom w:val="0"/>
                      <w:divBdr>
                        <w:top w:val="none" w:sz="0" w:space="0" w:color="auto"/>
                        <w:left w:val="none" w:sz="0" w:space="0" w:color="auto"/>
                        <w:bottom w:val="none" w:sz="0" w:space="0" w:color="auto"/>
                        <w:right w:val="none" w:sz="0" w:space="0" w:color="auto"/>
                      </w:divBdr>
                    </w:div>
                  </w:divsChild>
                </w:div>
                <w:div w:id="1115903009">
                  <w:marLeft w:val="0"/>
                  <w:marRight w:val="0"/>
                  <w:marTop w:val="0"/>
                  <w:marBottom w:val="0"/>
                  <w:divBdr>
                    <w:top w:val="none" w:sz="0" w:space="0" w:color="auto"/>
                    <w:left w:val="none" w:sz="0" w:space="0" w:color="auto"/>
                    <w:bottom w:val="none" w:sz="0" w:space="0" w:color="auto"/>
                    <w:right w:val="none" w:sz="0" w:space="0" w:color="auto"/>
                  </w:divBdr>
                  <w:divsChild>
                    <w:div w:id="1841850764">
                      <w:marLeft w:val="0"/>
                      <w:marRight w:val="0"/>
                      <w:marTop w:val="0"/>
                      <w:marBottom w:val="0"/>
                      <w:divBdr>
                        <w:top w:val="none" w:sz="0" w:space="0" w:color="auto"/>
                        <w:left w:val="none" w:sz="0" w:space="0" w:color="auto"/>
                        <w:bottom w:val="none" w:sz="0" w:space="0" w:color="auto"/>
                        <w:right w:val="none" w:sz="0" w:space="0" w:color="auto"/>
                      </w:divBdr>
                    </w:div>
                  </w:divsChild>
                </w:div>
                <w:div w:id="1516265698">
                  <w:marLeft w:val="0"/>
                  <w:marRight w:val="0"/>
                  <w:marTop w:val="0"/>
                  <w:marBottom w:val="0"/>
                  <w:divBdr>
                    <w:top w:val="none" w:sz="0" w:space="0" w:color="auto"/>
                    <w:left w:val="none" w:sz="0" w:space="0" w:color="auto"/>
                    <w:bottom w:val="none" w:sz="0" w:space="0" w:color="auto"/>
                    <w:right w:val="none" w:sz="0" w:space="0" w:color="auto"/>
                  </w:divBdr>
                  <w:divsChild>
                    <w:div w:id="1817186154">
                      <w:marLeft w:val="0"/>
                      <w:marRight w:val="0"/>
                      <w:marTop w:val="0"/>
                      <w:marBottom w:val="0"/>
                      <w:divBdr>
                        <w:top w:val="none" w:sz="0" w:space="0" w:color="auto"/>
                        <w:left w:val="none" w:sz="0" w:space="0" w:color="auto"/>
                        <w:bottom w:val="none" w:sz="0" w:space="0" w:color="auto"/>
                        <w:right w:val="none" w:sz="0" w:space="0" w:color="auto"/>
                      </w:divBdr>
                    </w:div>
                  </w:divsChild>
                </w:div>
                <w:div w:id="1518154984">
                  <w:marLeft w:val="0"/>
                  <w:marRight w:val="0"/>
                  <w:marTop w:val="0"/>
                  <w:marBottom w:val="0"/>
                  <w:divBdr>
                    <w:top w:val="none" w:sz="0" w:space="0" w:color="auto"/>
                    <w:left w:val="none" w:sz="0" w:space="0" w:color="auto"/>
                    <w:bottom w:val="none" w:sz="0" w:space="0" w:color="auto"/>
                    <w:right w:val="none" w:sz="0" w:space="0" w:color="auto"/>
                  </w:divBdr>
                  <w:divsChild>
                    <w:div w:id="1974403832">
                      <w:marLeft w:val="0"/>
                      <w:marRight w:val="0"/>
                      <w:marTop w:val="0"/>
                      <w:marBottom w:val="0"/>
                      <w:divBdr>
                        <w:top w:val="none" w:sz="0" w:space="0" w:color="auto"/>
                        <w:left w:val="none" w:sz="0" w:space="0" w:color="auto"/>
                        <w:bottom w:val="none" w:sz="0" w:space="0" w:color="auto"/>
                        <w:right w:val="none" w:sz="0" w:space="0" w:color="auto"/>
                      </w:divBdr>
                    </w:div>
                  </w:divsChild>
                </w:div>
                <w:div w:id="1532256647">
                  <w:marLeft w:val="0"/>
                  <w:marRight w:val="0"/>
                  <w:marTop w:val="0"/>
                  <w:marBottom w:val="0"/>
                  <w:divBdr>
                    <w:top w:val="none" w:sz="0" w:space="0" w:color="auto"/>
                    <w:left w:val="none" w:sz="0" w:space="0" w:color="auto"/>
                    <w:bottom w:val="none" w:sz="0" w:space="0" w:color="auto"/>
                    <w:right w:val="none" w:sz="0" w:space="0" w:color="auto"/>
                  </w:divBdr>
                  <w:divsChild>
                    <w:div w:id="190918848">
                      <w:marLeft w:val="0"/>
                      <w:marRight w:val="0"/>
                      <w:marTop w:val="0"/>
                      <w:marBottom w:val="0"/>
                      <w:divBdr>
                        <w:top w:val="none" w:sz="0" w:space="0" w:color="auto"/>
                        <w:left w:val="none" w:sz="0" w:space="0" w:color="auto"/>
                        <w:bottom w:val="none" w:sz="0" w:space="0" w:color="auto"/>
                        <w:right w:val="none" w:sz="0" w:space="0" w:color="auto"/>
                      </w:divBdr>
                    </w:div>
                  </w:divsChild>
                </w:div>
                <w:div w:id="1550605836">
                  <w:marLeft w:val="0"/>
                  <w:marRight w:val="0"/>
                  <w:marTop w:val="0"/>
                  <w:marBottom w:val="0"/>
                  <w:divBdr>
                    <w:top w:val="none" w:sz="0" w:space="0" w:color="auto"/>
                    <w:left w:val="none" w:sz="0" w:space="0" w:color="auto"/>
                    <w:bottom w:val="none" w:sz="0" w:space="0" w:color="auto"/>
                    <w:right w:val="none" w:sz="0" w:space="0" w:color="auto"/>
                  </w:divBdr>
                  <w:divsChild>
                    <w:div w:id="500465588">
                      <w:marLeft w:val="0"/>
                      <w:marRight w:val="0"/>
                      <w:marTop w:val="0"/>
                      <w:marBottom w:val="0"/>
                      <w:divBdr>
                        <w:top w:val="none" w:sz="0" w:space="0" w:color="auto"/>
                        <w:left w:val="none" w:sz="0" w:space="0" w:color="auto"/>
                        <w:bottom w:val="none" w:sz="0" w:space="0" w:color="auto"/>
                        <w:right w:val="none" w:sz="0" w:space="0" w:color="auto"/>
                      </w:divBdr>
                    </w:div>
                    <w:div w:id="1428817392">
                      <w:marLeft w:val="0"/>
                      <w:marRight w:val="0"/>
                      <w:marTop w:val="0"/>
                      <w:marBottom w:val="0"/>
                      <w:divBdr>
                        <w:top w:val="none" w:sz="0" w:space="0" w:color="auto"/>
                        <w:left w:val="none" w:sz="0" w:space="0" w:color="auto"/>
                        <w:bottom w:val="none" w:sz="0" w:space="0" w:color="auto"/>
                        <w:right w:val="none" w:sz="0" w:space="0" w:color="auto"/>
                      </w:divBdr>
                    </w:div>
                  </w:divsChild>
                </w:div>
                <w:div w:id="1559393353">
                  <w:marLeft w:val="0"/>
                  <w:marRight w:val="0"/>
                  <w:marTop w:val="0"/>
                  <w:marBottom w:val="0"/>
                  <w:divBdr>
                    <w:top w:val="none" w:sz="0" w:space="0" w:color="auto"/>
                    <w:left w:val="none" w:sz="0" w:space="0" w:color="auto"/>
                    <w:bottom w:val="none" w:sz="0" w:space="0" w:color="auto"/>
                    <w:right w:val="none" w:sz="0" w:space="0" w:color="auto"/>
                  </w:divBdr>
                  <w:divsChild>
                    <w:div w:id="12344496">
                      <w:marLeft w:val="0"/>
                      <w:marRight w:val="0"/>
                      <w:marTop w:val="0"/>
                      <w:marBottom w:val="0"/>
                      <w:divBdr>
                        <w:top w:val="none" w:sz="0" w:space="0" w:color="auto"/>
                        <w:left w:val="none" w:sz="0" w:space="0" w:color="auto"/>
                        <w:bottom w:val="none" w:sz="0" w:space="0" w:color="auto"/>
                        <w:right w:val="none" w:sz="0" w:space="0" w:color="auto"/>
                      </w:divBdr>
                    </w:div>
                  </w:divsChild>
                </w:div>
                <w:div w:id="1613397864">
                  <w:marLeft w:val="0"/>
                  <w:marRight w:val="0"/>
                  <w:marTop w:val="0"/>
                  <w:marBottom w:val="0"/>
                  <w:divBdr>
                    <w:top w:val="none" w:sz="0" w:space="0" w:color="auto"/>
                    <w:left w:val="none" w:sz="0" w:space="0" w:color="auto"/>
                    <w:bottom w:val="none" w:sz="0" w:space="0" w:color="auto"/>
                    <w:right w:val="none" w:sz="0" w:space="0" w:color="auto"/>
                  </w:divBdr>
                  <w:divsChild>
                    <w:div w:id="110898775">
                      <w:marLeft w:val="0"/>
                      <w:marRight w:val="0"/>
                      <w:marTop w:val="0"/>
                      <w:marBottom w:val="0"/>
                      <w:divBdr>
                        <w:top w:val="none" w:sz="0" w:space="0" w:color="auto"/>
                        <w:left w:val="none" w:sz="0" w:space="0" w:color="auto"/>
                        <w:bottom w:val="none" w:sz="0" w:space="0" w:color="auto"/>
                        <w:right w:val="none" w:sz="0" w:space="0" w:color="auto"/>
                      </w:divBdr>
                    </w:div>
                  </w:divsChild>
                </w:div>
                <w:div w:id="1618675635">
                  <w:marLeft w:val="0"/>
                  <w:marRight w:val="0"/>
                  <w:marTop w:val="0"/>
                  <w:marBottom w:val="0"/>
                  <w:divBdr>
                    <w:top w:val="none" w:sz="0" w:space="0" w:color="auto"/>
                    <w:left w:val="none" w:sz="0" w:space="0" w:color="auto"/>
                    <w:bottom w:val="none" w:sz="0" w:space="0" w:color="auto"/>
                    <w:right w:val="none" w:sz="0" w:space="0" w:color="auto"/>
                  </w:divBdr>
                  <w:divsChild>
                    <w:div w:id="1270164572">
                      <w:marLeft w:val="0"/>
                      <w:marRight w:val="0"/>
                      <w:marTop w:val="0"/>
                      <w:marBottom w:val="0"/>
                      <w:divBdr>
                        <w:top w:val="none" w:sz="0" w:space="0" w:color="auto"/>
                        <w:left w:val="none" w:sz="0" w:space="0" w:color="auto"/>
                        <w:bottom w:val="none" w:sz="0" w:space="0" w:color="auto"/>
                        <w:right w:val="none" w:sz="0" w:space="0" w:color="auto"/>
                      </w:divBdr>
                    </w:div>
                  </w:divsChild>
                </w:div>
                <w:div w:id="1639339706">
                  <w:marLeft w:val="0"/>
                  <w:marRight w:val="0"/>
                  <w:marTop w:val="0"/>
                  <w:marBottom w:val="0"/>
                  <w:divBdr>
                    <w:top w:val="none" w:sz="0" w:space="0" w:color="auto"/>
                    <w:left w:val="none" w:sz="0" w:space="0" w:color="auto"/>
                    <w:bottom w:val="none" w:sz="0" w:space="0" w:color="auto"/>
                    <w:right w:val="none" w:sz="0" w:space="0" w:color="auto"/>
                  </w:divBdr>
                  <w:divsChild>
                    <w:div w:id="1577323430">
                      <w:marLeft w:val="0"/>
                      <w:marRight w:val="0"/>
                      <w:marTop w:val="0"/>
                      <w:marBottom w:val="0"/>
                      <w:divBdr>
                        <w:top w:val="none" w:sz="0" w:space="0" w:color="auto"/>
                        <w:left w:val="none" w:sz="0" w:space="0" w:color="auto"/>
                        <w:bottom w:val="none" w:sz="0" w:space="0" w:color="auto"/>
                        <w:right w:val="none" w:sz="0" w:space="0" w:color="auto"/>
                      </w:divBdr>
                    </w:div>
                  </w:divsChild>
                </w:div>
                <w:div w:id="1679430666">
                  <w:marLeft w:val="0"/>
                  <w:marRight w:val="0"/>
                  <w:marTop w:val="0"/>
                  <w:marBottom w:val="0"/>
                  <w:divBdr>
                    <w:top w:val="none" w:sz="0" w:space="0" w:color="auto"/>
                    <w:left w:val="none" w:sz="0" w:space="0" w:color="auto"/>
                    <w:bottom w:val="none" w:sz="0" w:space="0" w:color="auto"/>
                    <w:right w:val="none" w:sz="0" w:space="0" w:color="auto"/>
                  </w:divBdr>
                  <w:divsChild>
                    <w:div w:id="1038319100">
                      <w:marLeft w:val="0"/>
                      <w:marRight w:val="0"/>
                      <w:marTop w:val="0"/>
                      <w:marBottom w:val="0"/>
                      <w:divBdr>
                        <w:top w:val="none" w:sz="0" w:space="0" w:color="auto"/>
                        <w:left w:val="none" w:sz="0" w:space="0" w:color="auto"/>
                        <w:bottom w:val="none" w:sz="0" w:space="0" w:color="auto"/>
                        <w:right w:val="none" w:sz="0" w:space="0" w:color="auto"/>
                      </w:divBdr>
                    </w:div>
                  </w:divsChild>
                </w:div>
                <w:div w:id="1690330146">
                  <w:marLeft w:val="0"/>
                  <w:marRight w:val="0"/>
                  <w:marTop w:val="0"/>
                  <w:marBottom w:val="0"/>
                  <w:divBdr>
                    <w:top w:val="none" w:sz="0" w:space="0" w:color="auto"/>
                    <w:left w:val="none" w:sz="0" w:space="0" w:color="auto"/>
                    <w:bottom w:val="none" w:sz="0" w:space="0" w:color="auto"/>
                    <w:right w:val="none" w:sz="0" w:space="0" w:color="auto"/>
                  </w:divBdr>
                  <w:divsChild>
                    <w:div w:id="1780759405">
                      <w:marLeft w:val="0"/>
                      <w:marRight w:val="0"/>
                      <w:marTop w:val="0"/>
                      <w:marBottom w:val="0"/>
                      <w:divBdr>
                        <w:top w:val="none" w:sz="0" w:space="0" w:color="auto"/>
                        <w:left w:val="none" w:sz="0" w:space="0" w:color="auto"/>
                        <w:bottom w:val="none" w:sz="0" w:space="0" w:color="auto"/>
                        <w:right w:val="none" w:sz="0" w:space="0" w:color="auto"/>
                      </w:divBdr>
                    </w:div>
                  </w:divsChild>
                </w:div>
                <w:div w:id="1699040007">
                  <w:marLeft w:val="0"/>
                  <w:marRight w:val="0"/>
                  <w:marTop w:val="0"/>
                  <w:marBottom w:val="0"/>
                  <w:divBdr>
                    <w:top w:val="none" w:sz="0" w:space="0" w:color="auto"/>
                    <w:left w:val="none" w:sz="0" w:space="0" w:color="auto"/>
                    <w:bottom w:val="none" w:sz="0" w:space="0" w:color="auto"/>
                    <w:right w:val="none" w:sz="0" w:space="0" w:color="auto"/>
                  </w:divBdr>
                  <w:divsChild>
                    <w:div w:id="547105210">
                      <w:marLeft w:val="0"/>
                      <w:marRight w:val="0"/>
                      <w:marTop w:val="0"/>
                      <w:marBottom w:val="0"/>
                      <w:divBdr>
                        <w:top w:val="none" w:sz="0" w:space="0" w:color="auto"/>
                        <w:left w:val="none" w:sz="0" w:space="0" w:color="auto"/>
                        <w:bottom w:val="none" w:sz="0" w:space="0" w:color="auto"/>
                        <w:right w:val="none" w:sz="0" w:space="0" w:color="auto"/>
                      </w:divBdr>
                    </w:div>
                    <w:div w:id="771246696">
                      <w:marLeft w:val="0"/>
                      <w:marRight w:val="0"/>
                      <w:marTop w:val="0"/>
                      <w:marBottom w:val="0"/>
                      <w:divBdr>
                        <w:top w:val="none" w:sz="0" w:space="0" w:color="auto"/>
                        <w:left w:val="none" w:sz="0" w:space="0" w:color="auto"/>
                        <w:bottom w:val="none" w:sz="0" w:space="0" w:color="auto"/>
                        <w:right w:val="none" w:sz="0" w:space="0" w:color="auto"/>
                      </w:divBdr>
                    </w:div>
                  </w:divsChild>
                </w:div>
                <w:div w:id="1716464569">
                  <w:marLeft w:val="0"/>
                  <w:marRight w:val="0"/>
                  <w:marTop w:val="0"/>
                  <w:marBottom w:val="0"/>
                  <w:divBdr>
                    <w:top w:val="none" w:sz="0" w:space="0" w:color="auto"/>
                    <w:left w:val="none" w:sz="0" w:space="0" w:color="auto"/>
                    <w:bottom w:val="none" w:sz="0" w:space="0" w:color="auto"/>
                    <w:right w:val="none" w:sz="0" w:space="0" w:color="auto"/>
                  </w:divBdr>
                  <w:divsChild>
                    <w:div w:id="1293247838">
                      <w:marLeft w:val="0"/>
                      <w:marRight w:val="0"/>
                      <w:marTop w:val="0"/>
                      <w:marBottom w:val="0"/>
                      <w:divBdr>
                        <w:top w:val="none" w:sz="0" w:space="0" w:color="auto"/>
                        <w:left w:val="none" w:sz="0" w:space="0" w:color="auto"/>
                        <w:bottom w:val="none" w:sz="0" w:space="0" w:color="auto"/>
                        <w:right w:val="none" w:sz="0" w:space="0" w:color="auto"/>
                      </w:divBdr>
                    </w:div>
                  </w:divsChild>
                </w:div>
                <w:div w:id="1734768292">
                  <w:marLeft w:val="0"/>
                  <w:marRight w:val="0"/>
                  <w:marTop w:val="0"/>
                  <w:marBottom w:val="0"/>
                  <w:divBdr>
                    <w:top w:val="none" w:sz="0" w:space="0" w:color="auto"/>
                    <w:left w:val="none" w:sz="0" w:space="0" w:color="auto"/>
                    <w:bottom w:val="none" w:sz="0" w:space="0" w:color="auto"/>
                    <w:right w:val="none" w:sz="0" w:space="0" w:color="auto"/>
                  </w:divBdr>
                  <w:divsChild>
                    <w:div w:id="769201189">
                      <w:marLeft w:val="0"/>
                      <w:marRight w:val="0"/>
                      <w:marTop w:val="0"/>
                      <w:marBottom w:val="0"/>
                      <w:divBdr>
                        <w:top w:val="none" w:sz="0" w:space="0" w:color="auto"/>
                        <w:left w:val="none" w:sz="0" w:space="0" w:color="auto"/>
                        <w:bottom w:val="none" w:sz="0" w:space="0" w:color="auto"/>
                        <w:right w:val="none" w:sz="0" w:space="0" w:color="auto"/>
                      </w:divBdr>
                    </w:div>
                  </w:divsChild>
                </w:div>
                <w:div w:id="1743983522">
                  <w:marLeft w:val="0"/>
                  <w:marRight w:val="0"/>
                  <w:marTop w:val="0"/>
                  <w:marBottom w:val="0"/>
                  <w:divBdr>
                    <w:top w:val="none" w:sz="0" w:space="0" w:color="auto"/>
                    <w:left w:val="none" w:sz="0" w:space="0" w:color="auto"/>
                    <w:bottom w:val="none" w:sz="0" w:space="0" w:color="auto"/>
                    <w:right w:val="none" w:sz="0" w:space="0" w:color="auto"/>
                  </w:divBdr>
                  <w:divsChild>
                    <w:div w:id="1513108459">
                      <w:marLeft w:val="0"/>
                      <w:marRight w:val="0"/>
                      <w:marTop w:val="0"/>
                      <w:marBottom w:val="0"/>
                      <w:divBdr>
                        <w:top w:val="none" w:sz="0" w:space="0" w:color="auto"/>
                        <w:left w:val="none" w:sz="0" w:space="0" w:color="auto"/>
                        <w:bottom w:val="none" w:sz="0" w:space="0" w:color="auto"/>
                        <w:right w:val="none" w:sz="0" w:space="0" w:color="auto"/>
                      </w:divBdr>
                    </w:div>
                  </w:divsChild>
                </w:div>
                <w:div w:id="1815640832">
                  <w:marLeft w:val="0"/>
                  <w:marRight w:val="0"/>
                  <w:marTop w:val="0"/>
                  <w:marBottom w:val="0"/>
                  <w:divBdr>
                    <w:top w:val="none" w:sz="0" w:space="0" w:color="auto"/>
                    <w:left w:val="none" w:sz="0" w:space="0" w:color="auto"/>
                    <w:bottom w:val="none" w:sz="0" w:space="0" w:color="auto"/>
                    <w:right w:val="none" w:sz="0" w:space="0" w:color="auto"/>
                  </w:divBdr>
                  <w:divsChild>
                    <w:div w:id="488600717">
                      <w:marLeft w:val="0"/>
                      <w:marRight w:val="0"/>
                      <w:marTop w:val="0"/>
                      <w:marBottom w:val="0"/>
                      <w:divBdr>
                        <w:top w:val="none" w:sz="0" w:space="0" w:color="auto"/>
                        <w:left w:val="none" w:sz="0" w:space="0" w:color="auto"/>
                        <w:bottom w:val="none" w:sz="0" w:space="0" w:color="auto"/>
                        <w:right w:val="none" w:sz="0" w:space="0" w:color="auto"/>
                      </w:divBdr>
                    </w:div>
                    <w:div w:id="888422356">
                      <w:marLeft w:val="0"/>
                      <w:marRight w:val="0"/>
                      <w:marTop w:val="0"/>
                      <w:marBottom w:val="0"/>
                      <w:divBdr>
                        <w:top w:val="none" w:sz="0" w:space="0" w:color="auto"/>
                        <w:left w:val="none" w:sz="0" w:space="0" w:color="auto"/>
                        <w:bottom w:val="none" w:sz="0" w:space="0" w:color="auto"/>
                        <w:right w:val="none" w:sz="0" w:space="0" w:color="auto"/>
                      </w:divBdr>
                    </w:div>
                    <w:div w:id="1591817641">
                      <w:marLeft w:val="0"/>
                      <w:marRight w:val="0"/>
                      <w:marTop w:val="0"/>
                      <w:marBottom w:val="0"/>
                      <w:divBdr>
                        <w:top w:val="none" w:sz="0" w:space="0" w:color="auto"/>
                        <w:left w:val="none" w:sz="0" w:space="0" w:color="auto"/>
                        <w:bottom w:val="none" w:sz="0" w:space="0" w:color="auto"/>
                        <w:right w:val="none" w:sz="0" w:space="0" w:color="auto"/>
                      </w:divBdr>
                    </w:div>
                  </w:divsChild>
                </w:div>
                <w:div w:id="1867788977">
                  <w:marLeft w:val="0"/>
                  <w:marRight w:val="0"/>
                  <w:marTop w:val="0"/>
                  <w:marBottom w:val="0"/>
                  <w:divBdr>
                    <w:top w:val="none" w:sz="0" w:space="0" w:color="auto"/>
                    <w:left w:val="none" w:sz="0" w:space="0" w:color="auto"/>
                    <w:bottom w:val="none" w:sz="0" w:space="0" w:color="auto"/>
                    <w:right w:val="none" w:sz="0" w:space="0" w:color="auto"/>
                  </w:divBdr>
                  <w:divsChild>
                    <w:div w:id="1504777263">
                      <w:marLeft w:val="0"/>
                      <w:marRight w:val="0"/>
                      <w:marTop w:val="0"/>
                      <w:marBottom w:val="0"/>
                      <w:divBdr>
                        <w:top w:val="none" w:sz="0" w:space="0" w:color="auto"/>
                        <w:left w:val="none" w:sz="0" w:space="0" w:color="auto"/>
                        <w:bottom w:val="none" w:sz="0" w:space="0" w:color="auto"/>
                        <w:right w:val="none" w:sz="0" w:space="0" w:color="auto"/>
                      </w:divBdr>
                    </w:div>
                  </w:divsChild>
                </w:div>
                <w:div w:id="1915779961">
                  <w:marLeft w:val="0"/>
                  <w:marRight w:val="0"/>
                  <w:marTop w:val="0"/>
                  <w:marBottom w:val="0"/>
                  <w:divBdr>
                    <w:top w:val="none" w:sz="0" w:space="0" w:color="auto"/>
                    <w:left w:val="none" w:sz="0" w:space="0" w:color="auto"/>
                    <w:bottom w:val="none" w:sz="0" w:space="0" w:color="auto"/>
                    <w:right w:val="none" w:sz="0" w:space="0" w:color="auto"/>
                  </w:divBdr>
                  <w:divsChild>
                    <w:div w:id="607125664">
                      <w:marLeft w:val="0"/>
                      <w:marRight w:val="0"/>
                      <w:marTop w:val="0"/>
                      <w:marBottom w:val="0"/>
                      <w:divBdr>
                        <w:top w:val="none" w:sz="0" w:space="0" w:color="auto"/>
                        <w:left w:val="none" w:sz="0" w:space="0" w:color="auto"/>
                        <w:bottom w:val="none" w:sz="0" w:space="0" w:color="auto"/>
                        <w:right w:val="none" w:sz="0" w:space="0" w:color="auto"/>
                      </w:divBdr>
                    </w:div>
                  </w:divsChild>
                </w:div>
                <w:div w:id="2085950869">
                  <w:marLeft w:val="0"/>
                  <w:marRight w:val="0"/>
                  <w:marTop w:val="0"/>
                  <w:marBottom w:val="0"/>
                  <w:divBdr>
                    <w:top w:val="none" w:sz="0" w:space="0" w:color="auto"/>
                    <w:left w:val="none" w:sz="0" w:space="0" w:color="auto"/>
                    <w:bottom w:val="none" w:sz="0" w:space="0" w:color="auto"/>
                    <w:right w:val="none" w:sz="0" w:space="0" w:color="auto"/>
                  </w:divBdr>
                  <w:divsChild>
                    <w:div w:id="2005085951">
                      <w:marLeft w:val="0"/>
                      <w:marRight w:val="0"/>
                      <w:marTop w:val="0"/>
                      <w:marBottom w:val="0"/>
                      <w:divBdr>
                        <w:top w:val="none" w:sz="0" w:space="0" w:color="auto"/>
                        <w:left w:val="none" w:sz="0" w:space="0" w:color="auto"/>
                        <w:bottom w:val="none" w:sz="0" w:space="0" w:color="auto"/>
                        <w:right w:val="none" w:sz="0" w:space="0" w:color="auto"/>
                      </w:divBdr>
                    </w:div>
                  </w:divsChild>
                </w:div>
                <w:div w:id="2098741979">
                  <w:marLeft w:val="0"/>
                  <w:marRight w:val="0"/>
                  <w:marTop w:val="0"/>
                  <w:marBottom w:val="0"/>
                  <w:divBdr>
                    <w:top w:val="none" w:sz="0" w:space="0" w:color="auto"/>
                    <w:left w:val="none" w:sz="0" w:space="0" w:color="auto"/>
                    <w:bottom w:val="none" w:sz="0" w:space="0" w:color="auto"/>
                    <w:right w:val="none" w:sz="0" w:space="0" w:color="auto"/>
                  </w:divBdr>
                  <w:divsChild>
                    <w:div w:id="1959754033">
                      <w:marLeft w:val="0"/>
                      <w:marRight w:val="0"/>
                      <w:marTop w:val="0"/>
                      <w:marBottom w:val="0"/>
                      <w:divBdr>
                        <w:top w:val="none" w:sz="0" w:space="0" w:color="auto"/>
                        <w:left w:val="none" w:sz="0" w:space="0" w:color="auto"/>
                        <w:bottom w:val="none" w:sz="0" w:space="0" w:color="auto"/>
                        <w:right w:val="none" w:sz="0" w:space="0" w:color="auto"/>
                      </w:divBdr>
                    </w:div>
                  </w:divsChild>
                </w:div>
                <w:div w:id="2124689833">
                  <w:marLeft w:val="0"/>
                  <w:marRight w:val="0"/>
                  <w:marTop w:val="0"/>
                  <w:marBottom w:val="0"/>
                  <w:divBdr>
                    <w:top w:val="none" w:sz="0" w:space="0" w:color="auto"/>
                    <w:left w:val="none" w:sz="0" w:space="0" w:color="auto"/>
                    <w:bottom w:val="none" w:sz="0" w:space="0" w:color="auto"/>
                    <w:right w:val="none" w:sz="0" w:space="0" w:color="auto"/>
                  </w:divBdr>
                  <w:divsChild>
                    <w:div w:id="27586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454680">
          <w:marLeft w:val="0"/>
          <w:marRight w:val="0"/>
          <w:marTop w:val="0"/>
          <w:marBottom w:val="0"/>
          <w:divBdr>
            <w:top w:val="none" w:sz="0" w:space="0" w:color="auto"/>
            <w:left w:val="none" w:sz="0" w:space="0" w:color="auto"/>
            <w:bottom w:val="none" w:sz="0" w:space="0" w:color="auto"/>
            <w:right w:val="none" w:sz="0" w:space="0" w:color="auto"/>
          </w:divBdr>
        </w:div>
        <w:div w:id="1787121810">
          <w:marLeft w:val="0"/>
          <w:marRight w:val="0"/>
          <w:marTop w:val="0"/>
          <w:marBottom w:val="0"/>
          <w:divBdr>
            <w:top w:val="none" w:sz="0" w:space="0" w:color="auto"/>
            <w:left w:val="none" w:sz="0" w:space="0" w:color="auto"/>
            <w:bottom w:val="none" w:sz="0" w:space="0" w:color="auto"/>
            <w:right w:val="none" w:sz="0" w:space="0" w:color="auto"/>
          </w:divBdr>
        </w:div>
        <w:div w:id="1938295288">
          <w:marLeft w:val="0"/>
          <w:marRight w:val="0"/>
          <w:marTop w:val="0"/>
          <w:marBottom w:val="0"/>
          <w:divBdr>
            <w:top w:val="none" w:sz="0" w:space="0" w:color="auto"/>
            <w:left w:val="none" w:sz="0" w:space="0" w:color="auto"/>
            <w:bottom w:val="none" w:sz="0" w:space="0" w:color="auto"/>
            <w:right w:val="none" w:sz="0" w:space="0" w:color="auto"/>
          </w:divBdr>
        </w:div>
      </w:divsChild>
    </w:div>
    <w:div w:id="543373862">
      <w:bodyDiv w:val="1"/>
      <w:marLeft w:val="0"/>
      <w:marRight w:val="0"/>
      <w:marTop w:val="0"/>
      <w:marBottom w:val="0"/>
      <w:divBdr>
        <w:top w:val="none" w:sz="0" w:space="0" w:color="auto"/>
        <w:left w:val="none" w:sz="0" w:space="0" w:color="auto"/>
        <w:bottom w:val="none" w:sz="0" w:space="0" w:color="auto"/>
        <w:right w:val="none" w:sz="0" w:space="0" w:color="auto"/>
      </w:divBdr>
      <w:divsChild>
        <w:div w:id="94523353">
          <w:marLeft w:val="0"/>
          <w:marRight w:val="0"/>
          <w:marTop w:val="0"/>
          <w:marBottom w:val="0"/>
          <w:divBdr>
            <w:top w:val="none" w:sz="0" w:space="0" w:color="auto"/>
            <w:left w:val="none" w:sz="0" w:space="0" w:color="auto"/>
            <w:bottom w:val="none" w:sz="0" w:space="0" w:color="auto"/>
            <w:right w:val="none" w:sz="0" w:space="0" w:color="auto"/>
          </w:divBdr>
        </w:div>
        <w:div w:id="465662360">
          <w:marLeft w:val="0"/>
          <w:marRight w:val="0"/>
          <w:marTop w:val="0"/>
          <w:marBottom w:val="0"/>
          <w:divBdr>
            <w:top w:val="none" w:sz="0" w:space="0" w:color="auto"/>
            <w:left w:val="none" w:sz="0" w:space="0" w:color="auto"/>
            <w:bottom w:val="none" w:sz="0" w:space="0" w:color="auto"/>
            <w:right w:val="none" w:sz="0" w:space="0" w:color="auto"/>
          </w:divBdr>
        </w:div>
        <w:div w:id="536770788">
          <w:marLeft w:val="0"/>
          <w:marRight w:val="0"/>
          <w:marTop w:val="0"/>
          <w:marBottom w:val="0"/>
          <w:divBdr>
            <w:top w:val="none" w:sz="0" w:space="0" w:color="auto"/>
            <w:left w:val="none" w:sz="0" w:space="0" w:color="auto"/>
            <w:bottom w:val="none" w:sz="0" w:space="0" w:color="auto"/>
            <w:right w:val="none" w:sz="0" w:space="0" w:color="auto"/>
          </w:divBdr>
        </w:div>
        <w:div w:id="569191444">
          <w:marLeft w:val="0"/>
          <w:marRight w:val="0"/>
          <w:marTop w:val="0"/>
          <w:marBottom w:val="0"/>
          <w:divBdr>
            <w:top w:val="none" w:sz="0" w:space="0" w:color="auto"/>
            <w:left w:val="none" w:sz="0" w:space="0" w:color="auto"/>
            <w:bottom w:val="none" w:sz="0" w:space="0" w:color="auto"/>
            <w:right w:val="none" w:sz="0" w:space="0" w:color="auto"/>
          </w:divBdr>
        </w:div>
        <w:div w:id="1411583942">
          <w:marLeft w:val="0"/>
          <w:marRight w:val="0"/>
          <w:marTop w:val="0"/>
          <w:marBottom w:val="0"/>
          <w:divBdr>
            <w:top w:val="none" w:sz="0" w:space="0" w:color="auto"/>
            <w:left w:val="none" w:sz="0" w:space="0" w:color="auto"/>
            <w:bottom w:val="none" w:sz="0" w:space="0" w:color="auto"/>
            <w:right w:val="none" w:sz="0" w:space="0" w:color="auto"/>
          </w:divBdr>
          <w:divsChild>
            <w:div w:id="910505830">
              <w:marLeft w:val="0"/>
              <w:marRight w:val="0"/>
              <w:marTop w:val="30"/>
              <w:marBottom w:val="30"/>
              <w:divBdr>
                <w:top w:val="none" w:sz="0" w:space="0" w:color="auto"/>
                <w:left w:val="none" w:sz="0" w:space="0" w:color="auto"/>
                <w:bottom w:val="none" w:sz="0" w:space="0" w:color="auto"/>
                <w:right w:val="none" w:sz="0" w:space="0" w:color="auto"/>
              </w:divBdr>
              <w:divsChild>
                <w:div w:id="461071909">
                  <w:marLeft w:val="0"/>
                  <w:marRight w:val="0"/>
                  <w:marTop w:val="0"/>
                  <w:marBottom w:val="0"/>
                  <w:divBdr>
                    <w:top w:val="none" w:sz="0" w:space="0" w:color="auto"/>
                    <w:left w:val="none" w:sz="0" w:space="0" w:color="auto"/>
                    <w:bottom w:val="none" w:sz="0" w:space="0" w:color="auto"/>
                    <w:right w:val="none" w:sz="0" w:space="0" w:color="auto"/>
                  </w:divBdr>
                  <w:divsChild>
                    <w:div w:id="1905525671">
                      <w:marLeft w:val="0"/>
                      <w:marRight w:val="0"/>
                      <w:marTop w:val="0"/>
                      <w:marBottom w:val="0"/>
                      <w:divBdr>
                        <w:top w:val="none" w:sz="0" w:space="0" w:color="auto"/>
                        <w:left w:val="none" w:sz="0" w:space="0" w:color="auto"/>
                        <w:bottom w:val="none" w:sz="0" w:space="0" w:color="auto"/>
                        <w:right w:val="none" w:sz="0" w:space="0" w:color="auto"/>
                      </w:divBdr>
                    </w:div>
                  </w:divsChild>
                </w:div>
                <w:div w:id="576940709">
                  <w:marLeft w:val="0"/>
                  <w:marRight w:val="0"/>
                  <w:marTop w:val="0"/>
                  <w:marBottom w:val="0"/>
                  <w:divBdr>
                    <w:top w:val="none" w:sz="0" w:space="0" w:color="auto"/>
                    <w:left w:val="none" w:sz="0" w:space="0" w:color="auto"/>
                    <w:bottom w:val="none" w:sz="0" w:space="0" w:color="auto"/>
                    <w:right w:val="none" w:sz="0" w:space="0" w:color="auto"/>
                  </w:divBdr>
                  <w:divsChild>
                    <w:div w:id="304746942">
                      <w:marLeft w:val="0"/>
                      <w:marRight w:val="0"/>
                      <w:marTop w:val="0"/>
                      <w:marBottom w:val="0"/>
                      <w:divBdr>
                        <w:top w:val="none" w:sz="0" w:space="0" w:color="auto"/>
                        <w:left w:val="none" w:sz="0" w:space="0" w:color="auto"/>
                        <w:bottom w:val="none" w:sz="0" w:space="0" w:color="auto"/>
                        <w:right w:val="none" w:sz="0" w:space="0" w:color="auto"/>
                      </w:divBdr>
                    </w:div>
                  </w:divsChild>
                </w:div>
                <w:div w:id="709652816">
                  <w:marLeft w:val="0"/>
                  <w:marRight w:val="0"/>
                  <w:marTop w:val="0"/>
                  <w:marBottom w:val="0"/>
                  <w:divBdr>
                    <w:top w:val="none" w:sz="0" w:space="0" w:color="auto"/>
                    <w:left w:val="none" w:sz="0" w:space="0" w:color="auto"/>
                    <w:bottom w:val="none" w:sz="0" w:space="0" w:color="auto"/>
                    <w:right w:val="none" w:sz="0" w:space="0" w:color="auto"/>
                  </w:divBdr>
                  <w:divsChild>
                    <w:div w:id="57869784">
                      <w:marLeft w:val="0"/>
                      <w:marRight w:val="0"/>
                      <w:marTop w:val="0"/>
                      <w:marBottom w:val="0"/>
                      <w:divBdr>
                        <w:top w:val="none" w:sz="0" w:space="0" w:color="auto"/>
                        <w:left w:val="none" w:sz="0" w:space="0" w:color="auto"/>
                        <w:bottom w:val="none" w:sz="0" w:space="0" w:color="auto"/>
                        <w:right w:val="none" w:sz="0" w:space="0" w:color="auto"/>
                      </w:divBdr>
                    </w:div>
                  </w:divsChild>
                </w:div>
                <w:div w:id="993337272">
                  <w:marLeft w:val="0"/>
                  <w:marRight w:val="0"/>
                  <w:marTop w:val="0"/>
                  <w:marBottom w:val="0"/>
                  <w:divBdr>
                    <w:top w:val="none" w:sz="0" w:space="0" w:color="auto"/>
                    <w:left w:val="none" w:sz="0" w:space="0" w:color="auto"/>
                    <w:bottom w:val="none" w:sz="0" w:space="0" w:color="auto"/>
                    <w:right w:val="none" w:sz="0" w:space="0" w:color="auto"/>
                  </w:divBdr>
                  <w:divsChild>
                    <w:div w:id="774134238">
                      <w:marLeft w:val="0"/>
                      <w:marRight w:val="0"/>
                      <w:marTop w:val="0"/>
                      <w:marBottom w:val="0"/>
                      <w:divBdr>
                        <w:top w:val="none" w:sz="0" w:space="0" w:color="auto"/>
                        <w:left w:val="none" w:sz="0" w:space="0" w:color="auto"/>
                        <w:bottom w:val="none" w:sz="0" w:space="0" w:color="auto"/>
                        <w:right w:val="none" w:sz="0" w:space="0" w:color="auto"/>
                      </w:divBdr>
                    </w:div>
                    <w:div w:id="866985968">
                      <w:marLeft w:val="0"/>
                      <w:marRight w:val="0"/>
                      <w:marTop w:val="0"/>
                      <w:marBottom w:val="0"/>
                      <w:divBdr>
                        <w:top w:val="none" w:sz="0" w:space="0" w:color="auto"/>
                        <w:left w:val="none" w:sz="0" w:space="0" w:color="auto"/>
                        <w:bottom w:val="none" w:sz="0" w:space="0" w:color="auto"/>
                        <w:right w:val="none" w:sz="0" w:space="0" w:color="auto"/>
                      </w:divBdr>
                    </w:div>
                  </w:divsChild>
                </w:div>
                <w:div w:id="1379934436">
                  <w:marLeft w:val="0"/>
                  <w:marRight w:val="0"/>
                  <w:marTop w:val="0"/>
                  <w:marBottom w:val="0"/>
                  <w:divBdr>
                    <w:top w:val="none" w:sz="0" w:space="0" w:color="auto"/>
                    <w:left w:val="none" w:sz="0" w:space="0" w:color="auto"/>
                    <w:bottom w:val="none" w:sz="0" w:space="0" w:color="auto"/>
                    <w:right w:val="none" w:sz="0" w:space="0" w:color="auto"/>
                  </w:divBdr>
                  <w:divsChild>
                    <w:div w:id="1844935514">
                      <w:marLeft w:val="0"/>
                      <w:marRight w:val="0"/>
                      <w:marTop w:val="0"/>
                      <w:marBottom w:val="0"/>
                      <w:divBdr>
                        <w:top w:val="none" w:sz="0" w:space="0" w:color="auto"/>
                        <w:left w:val="none" w:sz="0" w:space="0" w:color="auto"/>
                        <w:bottom w:val="none" w:sz="0" w:space="0" w:color="auto"/>
                        <w:right w:val="none" w:sz="0" w:space="0" w:color="auto"/>
                      </w:divBdr>
                    </w:div>
                    <w:div w:id="1997563891">
                      <w:marLeft w:val="0"/>
                      <w:marRight w:val="0"/>
                      <w:marTop w:val="0"/>
                      <w:marBottom w:val="0"/>
                      <w:divBdr>
                        <w:top w:val="none" w:sz="0" w:space="0" w:color="auto"/>
                        <w:left w:val="none" w:sz="0" w:space="0" w:color="auto"/>
                        <w:bottom w:val="none" w:sz="0" w:space="0" w:color="auto"/>
                        <w:right w:val="none" w:sz="0" w:space="0" w:color="auto"/>
                      </w:divBdr>
                    </w:div>
                  </w:divsChild>
                </w:div>
                <w:div w:id="1489133414">
                  <w:marLeft w:val="0"/>
                  <w:marRight w:val="0"/>
                  <w:marTop w:val="0"/>
                  <w:marBottom w:val="0"/>
                  <w:divBdr>
                    <w:top w:val="none" w:sz="0" w:space="0" w:color="auto"/>
                    <w:left w:val="none" w:sz="0" w:space="0" w:color="auto"/>
                    <w:bottom w:val="none" w:sz="0" w:space="0" w:color="auto"/>
                    <w:right w:val="none" w:sz="0" w:space="0" w:color="auto"/>
                  </w:divBdr>
                  <w:divsChild>
                    <w:div w:id="1690520997">
                      <w:marLeft w:val="0"/>
                      <w:marRight w:val="0"/>
                      <w:marTop w:val="0"/>
                      <w:marBottom w:val="0"/>
                      <w:divBdr>
                        <w:top w:val="none" w:sz="0" w:space="0" w:color="auto"/>
                        <w:left w:val="none" w:sz="0" w:space="0" w:color="auto"/>
                        <w:bottom w:val="none" w:sz="0" w:space="0" w:color="auto"/>
                        <w:right w:val="none" w:sz="0" w:space="0" w:color="auto"/>
                      </w:divBdr>
                    </w:div>
                  </w:divsChild>
                </w:div>
                <w:div w:id="1495951962">
                  <w:marLeft w:val="0"/>
                  <w:marRight w:val="0"/>
                  <w:marTop w:val="0"/>
                  <w:marBottom w:val="0"/>
                  <w:divBdr>
                    <w:top w:val="none" w:sz="0" w:space="0" w:color="auto"/>
                    <w:left w:val="none" w:sz="0" w:space="0" w:color="auto"/>
                    <w:bottom w:val="none" w:sz="0" w:space="0" w:color="auto"/>
                    <w:right w:val="none" w:sz="0" w:space="0" w:color="auto"/>
                  </w:divBdr>
                  <w:divsChild>
                    <w:div w:id="1342899219">
                      <w:marLeft w:val="0"/>
                      <w:marRight w:val="0"/>
                      <w:marTop w:val="0"/>
                      <w:marBottom w:val="0"/>
                      <w:divBdr>
                        <w:top w:val="none" w:sz="0" w:space="0" w:color="auto"/>
                        <w:left w:val="none" w:sz="0" w:space="0" w:color="auto"/>
                        <w:bottom w:val="none" w:sz="0" w:space="0" w:color="auto"/>
                        <w:right w:val="none" w:sz="0" w:space="0" w:color="auto"/>
                      </w:divBdr>
                    </w:div>
                  </w:divsChild>
                </w:div>
                <w:div w:id="1592540349">
                  <w:marLeft w:val="0"/>
                  <w:marRight w:val="0"/>
                  <w:marTop w:val="0"/>
                  <w:marBottom w:val="0"/>
                  <w:divBdr>
                    <w:top w:val="none" w:sz="0" w:space="0" w:color="auto"/>
                    <w:left w:val="none" w:sz="0" w:space="0" w:color="auto"/>
                    <w:bottom w:val="none" w:sz="0" w:space="0" w:color="auto"/>
                    <w:right w:val="none" w:sz="0" w:space="0" w:color="auto"/>
                  </w:divBdr>
                  <w:divsChild>
                    <w:div w:id="1651783813">
                      <w:marLeft w:val="0"/>
                      <w:marRight w:val="0"/>
                      <w:marTop w:val="0"/>
                      <w:marBottom w:val="0"/>
                      <w:divBdr>
                        <w:top w:val="none" w:sz="0" w:space="0" w:color="auto"/>
                        <w:left w:val="none" w:sz="0" w:space="0" w:color="auto"/>
                        <w:bottom w:val="none" w:sz="0" w:space="0" w:color="auto"/>
                        <w:right w:val="none" w:sz="0" w:space="0" w:color="auto"/>
                      </w:divBdr>
                    </w:div>
                  </w:divsChild>
                </w:div>
                <w:div w:id="1667398394">
                  <w:marLeft w:val="0"/>
                  <w:marRight w:val="0"/>
                  <w:marTop w:val="0"/>
                  <w:marBottom w:val="0"/>
                  <w:divBdr>
                    <w:top w:val="none" w:sz="0" w:space="0" w:color="auto"/>
                    <w:left w:val="none" w:sz="0" w:space="0" w:color="auto"/>
                    <w:bottom w:val="none" w:sz="0" w:space="0" w:color="auto"/>
                    <w:right w:val="none" w:sz="0" w:space="0" w:color="auto"/>
                  </w:divBdr>
                  <w:divsChild>
                    <w:div w:id="719397412">
                      <w:marLeft w:val="0"/>
                      <w:marRight w:val="0"/>
                      <w:marTop w:val="0"/>
                      <w:marBottom w:val="0"/>
                      <w:divBdr>
                        <w:top w:val="none" w:sz="0" w:space="0" w:color="auto"/>
                        <w:left w:val="none" w:sz="0" w:space="0" w:color="auto"/>
                        <w:bottom w:val="none" w:sz="0" w:space="0" w:color="auto"/>
                        <w:right w:val="none" w:sz="0" w:space="0" w:color="auto"/>
                      </w:divBdr>
                    </w:div>
                  </w:divsChild>
                </w:div>
                <w:div w:id="1852179523">
                  <w:marLeft w:val="0"/>
                  <w:marRight w:val="0"/>
                  <w:marTop w:val="0"/>
                  <w:marBottom w:val="0"/>
                  <w:divBdr>
                    <w:top w:val="none" w:sz="0" w:space="0" w:color="auto"/>
                    <w:left w:val="none" w:sz="0" w:space="0" w:color="auto"/>
                    <w:bottom w:val="none" w:sz="0" w:space="0" w:color="auto"/>
                    <w:right w:val="none" w:sz="0" w:space="0" w:color="auto"/>
                  </w:divBdr>
                  <w:divsChild>
                    <w:div w:id="344795375">
                      <w:marLeft w:val="0"/>
                      <w:marRight w:val="0"/>
                      <w:marTop w:val="0"/>
                      <w:marBottom w:val="0"/>
                      <w:divBdr>
                        <w:top w:val="none" w:sz="0" w:space="0" w:color="auto"/>
                        <w:left w:val="none" w:sz="0" w:space="0" w:color="auto"/>
                        <w:bottom w:val="none" w:sz="0" w:space="0" w:color="auto"/>
                        <w:right w:val="none" w:sz="0" w:space="0" w:color="auto"/>
                      </w:divBdr>
                    </w:div>
                  </w:divsChild>
                </w:div>
                <w:div w:id="1960642042">
                  <w:marLeft w:val="0"/>
                  <w:marRight w:val="0"/>
                  <w:marTop w:val="0"/>
                  <w:marBottom w:val="0"/>
                  <w:divBdr>
                    <w:top w:val="none" w:sz="0" w:space="0" w:color="auto"/>
                    <w:left w:val="none" w:sz="0" w:space="0" w:color="auto"/>
                    <w:bottom w:val="none" w:sz="0" w:space="0" w:color="auto"/>
                    <w:right w:val="none" w:sz="0" w:space="0" w:color="auto"/>
                  </w:divBdr>
                  <w:divsChild>
                    <w:div w:id="1567184221">
                      <w:marLeft w:val="0"/>
                      <w:marRight w:val="0"/>
                      <w:marTop w:val="0"/>
                      <w:marBottom w:val="0"/>
                      <w:divBdr>
                        <w:top w:val="none" w:sz="0" w:space="0" w:color="auto"/>
                        <w:left w:val="none" w:sz="0" w:space="0" w:color="auto"/>
                        <w:bottom w:val="none" w:sz="0" w:space="0" w:color="auto"/>
                        <w:right w:val="none" w:sz="0" w:space="0" w:color="auto"/>
                      </w:divBdr>
                    </w:div>
                  </w:divsChild>
                </w:div>
                <w:div w:id="2006400825">
                  <w:marLeft w:val="0"/>
                  <w:marRight w:val="0"/>
                  <w:marTop w:val="0"/>
                  <w:marBottom w:val="0"/>
                  <w:divBdr>
                    <w:top w:val="none" w:sz="0" w:space="0" w:color="auto"/>
                    <w:left w:val="none" w:sz="0" w:space="0" w:color="auto"/>
                    <w:bottom w:val="none" w:sz="0" w:space="0" w:color="auto"/>
                    <w:right w:val="none" w:sz="0" w:space="0" w:color="auto"/>
                  </w:divBdr>
                  <w:divsChild>
                    <w:div w:id="20139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766379">
          <w:marLeft w:val="0"/>
          <w:marRight w:val="0"/>
          <w:marTop w:val="0"/>
          <w:marBottom w:val="0"/>
          <w:divBdr>
            <w:top w:val="none" w:sz="0" w:space="0" w:color="auto"/>
            <w:left w:val="none" w:sz="0" w:space="0" w:color="auto"/>
            <w:bottom w:val="none" w:sz="0" w:space="0" w:color="auto"/>
            <w:right w:val="none" w:sz="0" w:space="0" w:color="auto"/>
          </w:divBdr>
          <w:divsChild>
            <w:div w:id="1172642760">
              <w:marLeft w:val="0"/>
              <w:marRight w:val="0"/>
              <w:marTop w:val="30"/>
              <w:marBottom w:val="30"/>
              <w:divBdr>
                <w:top w:val="none" w:sz="0" w:space="0" w:color="auto"/>
                <w:left w:val="none" w:sz="0" w:space="0" w:color="auto"/>
                <w:bottom w:val="none" w:sz="0" w:space="0" w:color="auto"/>
                <w:right w:val="none" w:sz="0" w:space="0" w:color="auto"/>
              </w:divBdr>
              <w:divsChild>
                <w:div w:id="315916050">
                  <w:marLeft w:val="0"/>
                  <w:marRight w:val="0"/>
                  <w:marTop w:val="0"/>
                  <w:marBottom w:val="0"/>
                  <w:divBdr>
                    <w:top w:val="none" w:sz="0" w:space="0" w:color="auto"/>
                    <w:left w:val="none" w:sz="0" w:space="0" w:color="auto"/>
                    <w:bottom w:val="none" w:sz="0" w:space="0" w:color="auto"/>
                    <w:right w:val="none" w:sz="0" w:space="0" w:color="auto"/>
                  </w:divBdr>
                  <w:divsChild>
                    <w:div w:id="1206143812">
                      <w:marLeft w:val="0"/>
                      <w:marRight w:val="0"/>
                      <w:marTop w:val="0"/>
                      <w:marBottom w:val="0"/>
                      <w:divBdr>
                        <w:top w:val="none" w:sz="0" w:space="0" w:color="auto"/>
                        <w:left w:val="none" w:sz="0" w:space="0" w:color="auto"/>
                        <w:bottom w:val="none" w:sz="0" w:space="0" w:color="auto"/>
                        <w:right w:val="none" w:sz="0" w:space="0" w:color="auto"/>
                      </w:divBdr>
                    </w:div>
                  </w:divsChild>
                </w:div>
                <w:div w:id="454179199">
                  <w:marLeft w:val="0"/>
                  <w:marRight w:val="0"/>
                  <w:marTop w:val="0"/>
                  <w:marBottom w:val="0"/>
                  <w:divBdr>
                    <w:top w:val="none" w:sz="0" w:space="0" w:color="auto"/>
                    <w:left w:val="none" w:sz="0" w:space="0" w:color="auto"/>
                    <w:bottom w:val="none" w:sz="0" w:space="0" w:color="auto"/>
                    <w:right w:val="none" w:sz="0" w:space="0" w:color="auto"/>
                  </w:divBdr>
                  <w:divsChild>
                    <w:div w:id="550503011">
                      <w:marLeft w:val="0"/>
                      <w:marRight w:val="0"/>
                      <w:marTop w:val="0"/>
                      <w:marBottom w:val="0"/>
                      <w:divBdr>
                        <w:top w:val="none" w:sz="0" w:space="0" w:color="auto"/>
                        <w:left w:val="none" w:sz="0" w:space="0" w:color="auto"/>
                        <w:bottom w:val="none" w:sz="0" w:space="0" w:color="auto"/>
                        <w:right w:val="none" w:sz="0" w:space="0" w:color="auto"/>
                      </w:divBdr>
                    </w:div>
                    <w:div w:id="1552887989">
                      <w:marLeft w:val="0"/>
                      <w:marRight w:val="0"/>
                      <w:marTop w:val="0"/>
                      <w:marBottom w:val="0"/>
                      <w:divBdr>
                        <w:top w:val="none" w:sz="0" w:space="0" w:color="auto"/>
                        <w:left w:val="none" w:sz="0" w:space="0" w:color="auto"/>
                        <w:bottom w:val="none" w:sz="0" w:space="0" w:color="auto"/>
                        <w:right w:val="none" w:sz="0" w:space="0" w:color="auto"/>
                      </w:divBdr>
                    </w:div>
                  </w:divsChild>
                </w:div>
                <w:div w:id="1038312177">
                  <w:marLeft w:val="0"/>
                  <w:marRight w:val="0"/>
                  <w:marTop w:val="0"/>
                  <w:marBottom w:val="0"/>
                  <w:divBdr>
                    <w:top w:val="none" w:sz="0" w:space="0" w:color="auto"/>
                    <w:left w:val="none" w:sz="0" w:space="0" w:color="auto"/>
                    <w:bottom w:val="none" w:sz="0" w:space="0" w:color="auto"/>
                    <w:right w:val="none" w:sz="0" w:space="0" w:color="auto"/>
                  </w:divBdr>
                  <w:divsChild>
                    <w:div w:id="864444144">
                      <w:marLeft w:val="0"/>
                      <w:marRight w:val="0"/>
                      <w:marTop w:val="0"/>
                      <w:marBottom w:val="0"/>
                      <w:divBdr>
                        <w:top w:val="none" w:sz="0" w:space="0" w:color="auto"/>
                        <w:left w:val="none" w:sz="0" w:space="0" w:color="auto"/>
                        <w:bottom w:val="none" w:sz="0" w:space="0" w:color="auto"/>
                        <w:right w:val="none" w:sz="0" w:space="0" w:color="auto"/>
                      </w:divBdr>
                    </w:div>
                  </w:divsChild>
                </w:div>
                <w:div w:id="1472557236">
                  <w:marLeft w:val="0"/>
                  <w:marRight w:val="0"/>
                  <w:marTop w:val="0"/>
                  <w:marBottom w:val="0"/>
                  <w:divBdr>
                    <w:top w:val="none" w:sz="0" w:space="0" w:color="auto"/>
                    <w:left w:val="none" w:sz="0" w:space="0" w:color="auto"/>
                    <w:bottom w:val="none" w:sz="0" w:space="0" w:color="auto"/>
                    <w:right w:val="none" w:sz="0" w:space="0" w:color="auto"/>
                  </w:divBdr>
                  <w:divsChild>
                    <w:div w:id="5642804">
                      <w:marLeft w:val="0"/>
                      <w:marRight w:val="0"/>
                      <w:marTop w:val="0"/>
                      <w:marBottom w:val="0"/>
                      <w:divBdr>
                        <w:top w:val="none" w:sz="0" w:space="0" w:color="auto"/>
                        <w:left w:val="none" w:sz="0" w:space="0" w:color="auto"/>
                        <w:bottom w:val="none" w:sz="0" w:space="0" w:color="auto"/>
                        <w:right w:val="none" w:sz="0" w:space="0" w:color="auto"/>
                      </w:divBdr>
                    </w:div>
                  </w:divsChild>
                </w:div>
                <w:div w:id="1477332452">
                  <w:marLeft w:val="0"/>
                  <w:marRight w:val="0"/>
                  <w:marTop w:val="0"/>
                  <w:marBottom w:val="0"/>
                  <w:divBdr>
                    <w:top w:val="none" w:sz="0" w:space="0" w:color="auto"/>
                    <w:left w:val="none" w:sz="0" w:space="0" w:color="auto"/>
                    <w:bottom w:val="none" w:sz="0" w:space="0" w:color="auto"/>
                    <w:right w:val="none" w:sz="0" w:space="0" w:color="auto"/>
                  </w:divBdr>
                  <w:divsChild>
                    <w:div w:id="1628394007">
                      <w:marLeft w:val="0"/>
                      <w:marRight w:val="0"/>
                      <w:marTop w:val="0"/>
                      <w:marBottom w:val="0"/>
                      <w:divBdr>
                        <w:top w:val="none" w:sz="0" w:space="0" w:color="auto"/>
                        <w:left w:val="none" w:sz="0" w:space="0" w:color="auto"/>
                        <w:bottom w:val="none" w:sz="0" w:space="0" w:color="auto"/>
                        <w:right w:val="none" w:sz="0" w:space="0" w:color="auto"/>
                      </w:divBdr>
                    </w:div>
                  </w:divsChild>
                </w:div>
                <w:div w:id="2083946250">
                  <w:marLeft w:val="0"/>
                  <w:marRight w:val="0"/>
                  <w:marTop w:val="0"/>
                  <w:marBottom w:val="0"/>
                  <w:divBdr>
                    <w:top w:val="none" w:sz="0" w:space="0" w:color="auto"/>
                    <w:left w:val="none" w:sz="0" w:space="0" w:color="auto"/>
                    <w:bottom w:val="none" w:sz="0" w:space="0" w:color="auto"/>
                    <w:right w:val="none" w:sz="0" w:space="0" w:color="auto"/>
                  </w:divBdr>
                  <w:divsChild>
                    <w:div w:id="496304555">
                      <w:marLeft w:val="0"/>
                      <w:marRight w:val="0"/>
                      <w:marTop w:val="0"/>
                      <w:marBottom w:val="0"/>
                      <w:divBdr>
                        <w:top w:val="none" w:sz="0" w:space="0" w:color="auto"/>
                        <w:left w:val="none" w:sz="0" w:space="0" w:color="auto"/>
                        <w:bottom w:val="none" w:sz="0" w:space="0" w:color="auto"/>
                        <w:right w:val="none" w:sz="0" w:space="0" w:color="auto"/>
                      </w:divBdr>
                    </w:div>
                    <w:div w:id="1286617031">
                      <w:marLeft w:val="0"/>
                      <w:marRight w:val="0"/>
                      <w:marTop w:val="0"/>
                      <w:marBottom w:val="0"/>
                      <w:divBdr>
                        <w:top w:val="none" w:sz="0" w:space="0" w:color="auto"/>
                        <w:left w:val="none" w:sz="0" w:space="0" w:color="auto"/>
                        <w:bottom w:val="none" w:sz="0" w:space="0" w:color="auto"/>
                        <w:right w:val="none" w:sz="0" w:space="0" w:color="auto"/>
                      </w:divBdr>
                    </w:div>
                    <w:div w:id="156902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54154">
          <w:marLeft w:val="0"/>
          <w:marRight w:val="0"/>
          <w:marTop w:val="0"/>
          <w:marBottom w:val="0"/>
          <w:divBdr>
            <w:top w:val="none" w:sz="0" w:space="0" w:color="auto"/>
            <w:left w:val="none" w:sz="0" w:space="0" w:color="auto"/>
            <w:bottom w:val="none" w:sz="0" w:space="0" w:color="auto"/>
            <w:right w:val="none" w:sz="0" w:space="0" w:color="auto"/>
          </w:divBdr>
        </w:div>
        <w:div w:id="1896038589">
          <w:marLeft w:val="0"/>
          <w:marRight w:val="0"/>
          <w:marTop w:val="0"/>
          <w:marBottom w:val="0"/>
          <w:divBdr>
            <w:top w:val="none" w:sz="0" w:space="0" w:color="auto"/>
            <w:left w:val="none" w:sz="0" w:space="0" w:color="auto"/>
            <w:bottom w:val="none" w:sz="0" w:space="0" w:color="auto"/>
            <w:right w:val="none" w:sz="0" w:space="0" w:color="auto"/>
          </w:divBdr>
          <w:divsChild>
            <w:div w:id="1257787791">
              <w:marLeft w:val="0"/>
              <w:marRight w:val="0"/>
              <w:marTop w:val="30"/>
              <w:marBottom w:val="30"/>
              <w:divBdr>
                <w:top w:val="none" w:sz="0" w:space="0" w:color="auto"/>
                <w:left w:val="none" w:sz="0" w:space="0" w:color="auto"/>
                <w:bottom w:val="none" w:sz="0" w:space="0" w:color="auto"/>
                <w:right w:val="none" w:sz="0" w:space="0" w:color="auto"/>
              </w:divBdr>
              <w:divsChild>
                <w:div w:id="41447474">
                  <w:marLeft w:val="0"/>
                  <w:marRight w:val="0"/>
                  <w:marTop w:val="0"/>
                  <w:marBottom w:val="0"/>
                  <w:divBdr>
                    <w:top w:val="none" w:sz="0" w:space="0" w:color="auto"/>
                    <w:left w:val="none" w:sz="0" w:space="0" w:color="auto"/>
                    <w:bottom w:val="none" w:sz="0" w:space="0" w:color="auto"/>
                    <w:right w:val="none" w:sz="0" w:space="0" w:color="auto"/>
                  </w:divBdr>
                  <w:divsChild>
                    <w:div w:id="706100008">
                      <w:marLeft w:val="0"/>
                      <w:marRight w:val="0"/>
                      <w:marTop w:val="0"/>
                      <w:marBottom w:val="0"/>
                      <w:divBdr>
                        <w:top w:val="none" w:sz="0" w:space="0" w:color="auto"/>
                        <w:left w:val="none" w:sz="0" w:space="0" w:color="auto"/>
                        <w:bottom w:val="none" w:sz="0" w:space="0" w:color="auto"/>
                        <w:right w:val="none" w:sz="0" w:space="0" w:color="auto"/>
                      </w:divBdr>
                    </w:div>
                  </w:divsChild>
                </w:div>
                <w:div w:id="60951940">
                  <w:marLeft w:val="0"/>
                  <w:marRight w:val="0"/>
                  <w:marTop w:val="0"/>
                  <w:marBottom w:val="0"/>
                  <w:divBdr>
                    <w:top w:val="none" w:sz="0" w:space="0" w:color="auto"/>
                    <w:left w:val="none" w:sz="0" w:space="0" w:color="auto"/>
                    <w:bottom w:val="none" w:sz="0" w:space="0" w:color="auto"/>
                    <w:right w:val="none" w:sz="0" w:space="0" w:color="auto"/>
                  </w:divBdr>
                  <w:divsChild>
                    <w:div w:id="339088312">
                      <w:marLeft w:val="0"/>
                      <w:marRight w:val="0"/>
                      <w:marTop w:val="0"/>
                      <w:marBottom w:val="0"/>
                      <w:divBdr>
                        <w:top w:val="none" w:sz="0" w:space="0" w:color="auto"/>
                        <w:left w:val="none" w:sz="0" w:space="0" w:color="auto"/>
                        <w:bottom w:val="none" w:sz="0" w:space="0" w:color="auto"/>
                        <w:right w:val="none" w:sz="0" w:space="0" w:color="auto"/>
                      </w:divBdr>
                    </w:div>
                  </w:divsChild>
                </w:div>
                <w:div w:id="102964601">
                  <w:marLeft w:val="0"/>
                  <w:marRight w:val="0"/>
                  <w:marTop w:val="0"/>
                  <w:marBottom w:val="0"/>
                  <w:divBdr>
                    <w:top w:val="none" w:sz="0" w:space="0" w:color="auto"/>
                    <w:left w:val="none" w:sz="0" w:space="0" w:color="auto"/>
                    <w:bottom w:val="none" w:sz="0" w:space="0" w:color="auto"/>
                    <w:right w:val="none" w:sz="0" w:space="0" w:color="auto"/>
                  </w:divBdr>
                  <w:divsChild>
                    <w:div w:id="1172723278">
                      <w:marLeft w:val="0"/>
                      <w:marRight w:val="0"/>
                      <w:marTop w:val="0"/>
                      <w:marBottom w:val="0"/>
                      <w:divBdr>
                        <w:top w:val="none" w:sz="0" w:space="0" w:color="auto"/>
                        <w:left w:val="none" w:sz="0" w:space="0" w:color="auto"/>
                        <w:bottom w:val="none" w:sz="0" w:space="0" w:color="auto"/>
                        <w:right w:val="none" w:sz="0" w:space="0" w:color="auto"/>
                      </w:divBdr>
                    </w:div>
                  </w:divsChild>
                </w:div>
                <w:div w:id="182329223">
                  <w:marLeft w:val="0"/>
                  <w:marRight w:val="0"/>
                  <w:marTop w:val="0"/>
                  <w:marBottom w:val="0"/>
                  <w:divBdr>
                    <w:top w:val="none" w:sz="0" w:space="0" w:color="auto"/>
                    <w:left w:val="none" w:sz="0" w:space="0" w:color="auto"/>
                    <w:bottom w:val="none" w:sz="0" w:space="0" w:color="auto"/>
                    <w:right w:val="none" w:sz="0" w:space="0" w:color="auto"/>
                  </w:divBdr>
                  <w:divsChild>
                    <w:div w:id="1275745099">
                      <w:marLeft w:val="0"/>
                      <w:marRight w:val="0"/>
                      <w:marTop w:val="0"/>
                      <w:marBottom w:val="0"/>
                      <w:divBdr>
                        <w:top w:val="none" w:sz="0" w:space="0" w:color="auto"/>
                        <w:left w:val="none" w:sz="0" w:space="0" w:color="auto"/>
                        <w:bottom w:val="none" w:sz="0" w:space="0" w:color="auto"/>
                        <w:right w:val="none" w:sz="0" w:space="0" w:color="auto"/>
                      </w:divBdr>
                    </w:div>
                  </w:divsChild>
                </w:div>
                <w:div w:id="209154021">
                  <w:marLeft w:val="0"/>
                  <w:marRight w:val="0"/>
                  <w:marTop w:val="0"/>
                  <w:marBottom w:val="0"/>
                  <w:divBdr>
                    <w:top w:val="none" w:sz="0" w:space="0" w:color="auto"/>
                    <w:left w:val="none" w:sz="0" w:space="0" w:color="auto"/>
                    <w:bottom w:val="none" w:sz="0" w:space="0" w:color="auto"/>
                    <w:right w:val="none" w:sz="0" w:space="0" w:color="auto"/>
                  </w:divBdr>
                  <w:divsChild>
                    <w:div w:id="1126000197">
                      <w:marLeft w:val="0"/>
                      <w:marRight w:val="0"/>
                      <w:marTop w:val="0"/>
                      <w:marBottom w:val="0"/>
                      <w:divBdr>
                        <w:top w:val="none" w:sz="0" w:space="0" w:color="auto"/>
                        <w:left w:val="none" w:sz="0" w:space="0" w:color="auto"/>
                        <w:bottom w:val="none" w:sz="0" w:space="0" w:color="auto"/>
                        <w:right w:val="none" w:sz="0" w:space="0" w:color="auto"/>
                      </w:divBdr>
                    </w:div>
                  </w:divsChild>
                </w:div>
                <w:div w:id="266738648">
                  <w:marLeft w:val="0"/>
                  <w:marRight w:val="0"/>
                  <w:marTop w:val="0"/>
                  <w:marBottom w:val="0"/>
                  <w:divBdr>
                    <w:top w:val="none" w:sz="0" w:space="0" w:color="auto"/>
                    <w:left w:val="none" w:sz="0" w:space="0" w:color="auto"/>
                    <w:bottom w:val="none" w:sz="0" w:space="0" w:color="auto"/>
                    <w:right w:val="none" w:sz="0" w:space="0" w:color="auto"/>
                  </w:divBdr>
                  <w:divsChild>
                    <w:div w:id="1159880965">
                      <w:marLeft w:val="0"/>
                      <w:marRight w:val="0"/>
                      <w:marTop w:val="0"/>
                      <w:marBottom w:val="0"/>
                      <w:divBdr>
                        <w:top w:val="none" w:sz="0" w:space="0" w:color="auto"/>
                        <w:left w:val="none" w:sz="0" w:space="0" w:color="auto"/>
                        <w:bottom w:val="none" w:sz="0" w:space="0" w:color="auto"/>
                        <w:right w:val="none" w:sz="0" w:space="0" w:color="auto"/>
                      </w:divBdr>
                    </w:div>
                  </w:divsChild>
                </w:div>
                <w:div w:id="494153751">
                  <w:marLeft w:val="0"/>
                  <w:marRight w:val="0"/>
                  <w:marTop w:val="0"/>
                  <w:marBottom w:val="0"/>
                  <w:divBdr>
                    <w:top w:val="none" w:sz="0" w:space="0" w:color="auto"/>
                    <w:left w:val="none" w:sz="0" w:space="0" w:color="auto"/>
                    <w:bottom w:val="none" w:sz="0" w:space="0" w:color="auto"/>
                    <w:right w:val="none" w:sz="0" w:space="0" w:color="auto"/>
                  </w:divBdr>
                  <w:divsChild>
                    <w:div w:id="485705740">
                      <w:marLeft w:val="0"/>
                      <w:marRight w:val="0"/>
                      <w:marTop w:val="0"/>
                      <w:marBottom w:val="0"/>
                      <w:divBdr>
                        <w:top w:val="none" w:sz="0" w:space="0" w:color="auto"/>
                        <w:left w:val="none" w:sz="0" w:space="0" w:color="auto"/>
                        <w:bottom w:val="none" w:sz="0" w:space="0" w:color="auto"/>
                        <w:right w:val="none" w:sz="0" w:space="0" w:color="auto"/>
                      </w:divBdr>
                    </w:div>
                  </w:divsChild>
                </w:div>
                <w:div w:id="502358609">
                  <w:marLeft w:val="0"/>
                  <w:marRight w:val="0"/>
                  <w:marTop w:val="0"/>
                  <w:marBottom w:val="0"/>
                  <w:divBdr>
                    <w:top w:val="none" w:sz="0" w:space="0" w:color="auto"/>
                    <w:left w:val="none" w:sz="0" w:space="0" w:color="auto"/>
                    <w:bottom w:val="none" w:sz="0" w:space="0" w:color="auto"/>
                    <w:right w:val="none" w:sz="0" w:space="0" w:color="auto"/>
                  </w:divBdr>
                  <w:divsChild>
                    <w:div w:id="285088260">
                      <w:marLeft w:val="0"/>
                      <w:marRight w:val="0"/>
                      <w:marTop w:val="0"/>
                      <w:marBottom w:val="0"/>
                      <w:divBdr>
                        <w:top w:val="none" w:sz="0" w:space="0" w:color="auto"/>
                        <w:left w:val="none" w:sz="0" w:space="0" w:color="auto"/>
                        <w:bottom w:val="none" w:sz="0" w:space="0" w:color="auto"/>
                        <w:right w:val="none" w:sz="0" w:space="0" w:color="auto"/>
                      </w:divBdr>
                    </w:div>
                  </w:divsChild>
                </w:div>
                <w:div w:id="587077286">
                  <w:marLeft w:val="0"/>
                  <w:marRight w:val="0"/>
                  <w:marTop w:val="0"/>
                  <w:marBottom w:val="0"/>
                  <w:divBdr>
                    <w:top w:val="none" w:sz="0" w:space="0" w:color="auto"/>
                    <w:left w:val="none" w:sz="0" w:space="0" w:color="auto"/>
                    <w:bottom w:val="none" w:sz="0" w:space="0" w:color="auto"/>
                    <w:right w:val="none" w:sz="0" w:space="0" w:color="auto"/>
                  </w:divBdr>
                  <w:divsChild>
                    <w:div w:id="822500833">
                      <w:marLeft w:val="0"/>
                      <w:marRight w:val="0"/>
                      <w:marTop w:val="0"/>
                      <w:marBottom w:val="0"/>
                      <w:divBdr>
                        <w:top w:val="none" w:sz="0" w:space="0" w:color="auto"/>
                        <w:left w:val="none" w:sz="0" w:space="0" w:color="auto"/>
                        <w:bottom w:val="none" w:sz="0" w:space="0" w:color="auto"/>
                        <w:right w:val="none" w:sz="0" w:space="0" w:color="auto"/>
                      </w:divBdr>
                    </w:div>
                  </w:divsChild>
                </w:div>
                <w:div w:id="594292795">
                  <w:marLeft w:val="0"/>
                  <w:marRight w:val="0"/>
                  <w:marTop w:val="0"/>
                  <w:marBottom w:val="0"/>
                  <w:divBdr>
                    <w:top w:val="none" w:sz="0" w:space="0" w:color="auto"/>
                    <w:left w:val="none" w:sz="0" w:space="0" w:color="auto"/>
                    <w:bottom w:val="none" w:sz="0" w:space="0" w:color="auto"/>
                    <w:right w:val="none" w:sz="0" w:space="0" w:color="auto"/>
                  </w:divBdr>
                  <w:divsChild>
                    <w:div w:id="762798481">
                      <w:marLeft w:val="0"/>
                      <w:marRight w:val="0"/>
                      <w:marTop w:val="0"/>
                      <w:marBottom w:val="0"/>
                      <w:divBdr>
                        <w:top w:val="none" w:sz="0" w:space="0" w:color="auto"/>
                        <w:left w:val="none" w:sz="0" w:space="0" w:color="auto"/>
                        <w:bottom w:val="none" w:sz="0" w:space="0" w:color="auto"/>
                        <w:right w:val="none" w:sz="0" w:space="0" w:color="auto"/>
                      </w:divBdr>
                    </w:div>
                  </w:divsChild>
                </w:div>
                <w:div w:id="723286730">
                  <w:marLeft w:val="0"/>
                  <w:marRight w:val="0"/>
                  <w:marTop w:val="0"/>
                  <w:marBottom w:val="0"/>
                  <w:divBdr>
                    <w:top w:val="none" w:sz="0" w:space="0" w:color="auto"/>
                    <w:left w:val="none" w:sz="0" w:space="0" w:color="auto"/>
                    <w:bottom w:val="none" w:sz="0" w:space="0" w:color="auto"/>
                    <w:right w:val="none" w:sz="0" w:space="0" w:color="auto"/>
                  </w:divBdr>
                  <w:divsChild>
                    <w:div w:id="1792048348">
                      <w:marLeft w:val="0"/>
                      <w:marRight w:val="0"/>
                      <w:marTop w:val="0"/>
                      <w:marBottom w:val="0"/>
                      <w:divBdr>
                        <w:top w:val="none" w:sz="0" w:space="0" w:color="auto"/>
                        <w:left w:val="none" w:sz="0" w:space="0" w:color="auto"/>
                        <w:bottom w:val="none" w:sz="0" w:space="0" w:color="auto"/>
                        <w:right w:val="none" w:sz="0" w:space="0" w:color="auto"/>
                      </w:divBdr>
                    </w:div>
                  </w:divsChild>
                </w:div>
                <w:div w:id="824512600">
                  <w:marLeft w:val="0"/>
                  <w:marRight w:val="0"/>
                  <w:marTop w:val="0"/>
                  <w:marBottom w:val="0"/>
                  <w:divBdr>
                    <w:top w:val="none" w:sz="0" w:space="0" w:color="auto"/>
                    <w:left w:val="none" w:sz="0" w:space="0" w:color="auto"/>
                    <w:bottom w:val="none" w:sz="0" w:space="0" w:color="auto"/>
                    <w:right w:val="none" w:sz="0" w:space="0" w:color="auto"/>
                  </w:divBdr>
                  <w:divsChild>
                    <w:div w:id="506217134">
                      <w:marLeft w:val="0"/>
                      <w:marRight w:val="0"/>
                      <w:marTop w:val="0"/>
                      <w:marBottom w:val="0"/>
                      <w:divBdr>
                        <w:top w:val="none" w:sz="0" w:space="0" w:color="auto"/>
                        <w:left w:val="none" w:sz="0" w:space="0" w:color="auto"/>
                        <w:bottom w:val="none" w:sz="0" w:space="0" w:color="auto"/>
                        <w:right w:val="none" w:sz="0" w:space="0" w:color="auto"/>
                      </w:divBdr>
                    </w:div>
                  </w:divsChild>
                </w:div>
                <w:div w:id="829098063">
                  <w:marLeft w:val="0"/>
                  <w:marRight w:val="0"/>
                  <w:marTop w:val="0"/>
                  <w:marBottom w:val="0"/>
                  <w:divBdr>
                    <w:top w:val="none" w:sz="0" w:space="0" w:color="auto"/>
                    <w:left w:val="none" w:sz="0" w:space="0" w:color="auto"/>
                    <w:bottom w:val="none" w:sz="0" w:space="0" w:color="auto"/>
                    <w:right w:val="none" w:sz="0" w:space="0" w:color="auto"/>
                  </w:divBdr>
                  <w:divsChild>
                    <w:div w:id="906308812">
                      <w:marLeft w:val="0"/>
                      <w:marRight w:val="0"/>
                      <w:marTop w:val="0"/>
                      <w:marBottom w:val="0"/>
                      <w:divBdr>
                        <w:top w:val="none" w:sz="0" w:space="0" w:color="auto"/>
                        <w:left w:val="none" w:sz="0" w:space="0" w:color="auto"/>
                        <w:bottom w:val="none" w:sz="0" w:space="0" w:color="auto"/>
                        <w:right w:val="none" w:sz="0" w:space="0" w:color="auto"/>
                      </w:divBdr>
                    </w:div>
                  </w:divsChild>
                </w:div>
                <w:div w:id="839925799">
                  <w:marLeft w:val="0"/>
                  <w:marRight w:val="0"/>
                  <w:marTop w:val="0"/>
                  <w:marBottom w:val="0"/>
                  <w:divBdr>
                    <w:top w:val="none" w:sz="0" w:space="0" w:color="auto"/>
                    <w:left w:val="none" w:sz="0" w:space="0" w:color="auto"/>
                    <w:bottom w:val="none" w:sz="0" w:space="0" w:color="auto"/>
                    <w:right w:val="none" w:sz="0" w:space="0" w:color="auto"/>
                  </w:divBdr>
                  <w:divsChild>
                    <w:div w:id="979072546">
                      <w:marLeft w:val="0"/>
                      <w:marRight w:val="0"/>
                      <w:marTop w:val="0"/>
                      <w:marBottom w:val="0"/>
                      <w:divBdr>
                        <w:top w:val="none" w:sz="0" w:space="0" w:color="auto"/>
                        <w:left w:val="none" w:sz="0" w:space="0" w:color="auto"/>
                        <w:bottom w:val="none" w:sz="0" w:space="0" w:color="auto"/>
                        <w:right w:val="none" w:sz="0" w:space="0" w:color="auto"/>
                      </w:divBdr>
                    </w:div>
                  </w:divsChild>
                </w:div>
                <w:div w:id="875312630">
                  <w:marLeft w:val="0"/>
                  <w:marRight w:val="0"/>
                  <w:marTop w:val="0"/>
                  <w:marBottom w:val="0"/>
                  <w:divBdr>
                    <w:top w:val="none" w:sz="0" w:space="0" w:color="auto"/>
                    <w:left w:val="none" w:sz="0" w:space="0" w:color="auto"/>
                    <w:bottom w:val="none" w:sz="0" w:space="0" w:color="auto"/>
                    <w:right w:val="none" w:sz="0" w:space="0" w:color="auto"/>
                  </w:divBdr>
                  <w:divsChild>
                    <w:div w:id="1579436172">
                      <w:marLeft w:val="0"/>
                      <w:marRight w:val="0"/>
                      <w:marTop w:val="0"/>
                      <w:marBottom w:val="0"/>
                      <w:divBdr>
                        <w:top w:val="none" w:sz="0" w:space="0" w:color="auto"/>
                        <w:left w:val="none" w:sz="0" w:space="0" w:color="auto"/>
                        <w:bottom w:val="none" w:sz="0" w:space="0" w:color="auto"/>
                        <w:right w:val="none" w:sz="0" w:space="0" w:color="auto"/>
                      </w:divBdr>
                    </w:div>
                  </w:divsChild>
                </w:div>
                <w:div w:id="1103378299">
                  <w:marLeft w:val="0"/>
                  <w:marRight w:val="0"/>
                  <w:marTop w:val="0"/>
                  <w:marBottom w:val="0"/>
                  <w:divBdr>
                    <w:top w:val="none" w:sz="0" w:space="0" w:color="auto"/>
                    <w:left w:val="none" w:sz="0" w:space="0" w:color="auto"/>
                    <w:bottom w:val="none" w:sz="0" w:space="0" w:color="auto"/>
                    <w:right w:val="none" w:sz="0" w:space="0" w:color="auto"/>
                  </w:divBdr>
                  <w:divsChild>
                    <w:div w:id="1032926076">
                      <w:marLeft w:val="0"/>
                      <w:marRight w:val="0"/>
                      <w:marTop w:val="0"/>
                      <w:marBottom w:val="0"/>
                      <w:divBdr>
                        <w:top w:val="none" w:sz="0" w:space="0" w:color="auto"/>
                        <w:left w:val="none" w:sz="0" w:space="0" w:color="auto"/>
                        <w:bottom w:val="none" w:sz="0" w:space="0" w:color="auto"/>
                        <w:right w:val="none" w:sz="0" w:space="0" w:color="auto"/>
                      </w:divBdr>
                    </w:div>
                  </w:divsChild>
                </w:div>
                <w:div w:id="1116486778">
                  <w:marLeft w:val="0"/>
                  <w:marRight w:val="0"/>
                  <w:marTop w:val="0"/>
                  <w:marBottom w:val="0"/>
                  <w:divBdr>
                    <w:top w:val="none" w:sz="0" w:space="0" w:color="auto"/>
                    <w:left w:val="none" w:sz="0" w:space="0" w:color="auto"/>
                    <w:bottom w:val="none" w:sz="0" w:space="0" w:color="auto"/>
                    <w:right w:val="none" w:sz="0" w:space="0" w:color="auto"/>
                  </w:divBdr>
                  <w:divsChild>
                    <w:div w:id="1331787452">
                      <w:marLeft w:val="0"/>
                      <w:marRight w:val="0"/>
                      <w:marTop w:val="0"/>
                      <w:marBottom w:val="0"/>
                      <w:divBdr>
                        <w:top w:val="none" w:sz="0" w:space="0" w:color="auto"/>
                        <w:left w:val="none" w:sz="0" w:space="0" w:color="auto"/>
                        <w:bottom w:val="none" w:sz="0" w:space="0" w:color="auto"/>
                        <w:right w:val="none" w:sz="0" w:space="0" w:color="auto"/>
                      </w:divBdr>
                    </w:div>
                  </w:divsChild>
                </w:div>
                <w:div w:id="1458257617">
                  <w:marLeft w:val="0"/>
                  <w:marRight w:val="0"/>
                  <w:marTop w:val="0"/>
                  <w:marBottom w:val="0"/>
                  <w:divBdr>
                    <w:top w:val="none" w:sz="0" w:space="0" w:color="auto"/>
                    <w:left w:val="none" w:sz="0" w:space="0" w:color="auto"/>
                    <w:bottom w:val="none" w:sz="0" w:space="0" w:color="auto"/>
                    <w:right w:val="none" w:sz="0" w:space="0" w:color="auto"/>
                  </w:divBdr>
                  <w:divsChild>
                    <w:div w:id="967509285">
                      <w:marLeft w:val="0"/>
                      <w:marRight w:val="0"/>
                      <w:marTop w:val="0"/>
                      <w:marBottom w:val="0"/>
                      <w:divBdr>
                        <w:top w:val="none" w:sz="0" w:space="0" w:color="auto"/>
                        <w:left w:val="none" w:sz="0" w:space="0" w:color="auto"/>
                        <w:bottom w:val="none" w:sz="0" w:space="0" w:color="auto"/>
                        <w:right w:val="none" w:sz="0" w:space="0" w:color="auto"/>
                      </w:divBdr>
                    </w:div>
                  </w:divsChild>
                </w:div>
                <w:div w:id="1509978188">
                  <w:marLeft w:val="0"/>
                  <w:marRight w:val="0"/>
                  <w:marTop w:val="0"/>
                  <w:marBottom w:val="0"/>
                  <w:divBdr>
                    <w:top w:val="none" w:sz="0" w:space="0" w:color="auto"/>
                    <w:left w:val="none" w:sz="0" w:space="0" w:color="auto"/>
                    <w:bottom w:val="none" w:sz="0" w:space="0" w:color="auto"/>
                    <w:right w:val="none" w:sz="0" w:space="0" w:color="auto"/>
                  </w:divBdr>
                  <w:divsChild>
                    <w:div w:id="2074038460">
                      <w:marLeft w:val="0"/>
                      <w:marRight w:val="0"/>
                      <w:marTop w:val="0"/>
                      <w:marBottom w:val="0"/>
                      <w:divBdr>
                        <w:top w:val="none" w:sz="0" w:space="0" w:color="auto"/>
                        <w:left w:val="none" w:sz="0" w:space="0" w:color="auto"/>
                        <w:bottom w:val="none" w:sz="0" w:space="0" w:color="auto"/>
                        <w:right w:val="none" w:sz="0" w:space="0" w:color="auto"/>
                      </w:divBdr>
                    </w:div>
                  </w:divsChild>
                </w:div>
                <w:div w:id="1533810470">
                  <w:marLeft w:val="0"/>
                  <w:marRight w:val="0"/>
                  <w:marTop w:val="0"/>
                  <w:marBottom w:val="0"/>
                  <w:divBdr>
                    <w:top w:val="none" w:sz="0" w:space="0" w:color="auto"/>
                    <w:left w:val="none" w:sz="0" w:space="0" w:color="auto"/>
                    <w:bottom w:val="none" w:sz="0" w:space="0" w:color="auto"/>
                    <w:right w:val="none" w:sz="0" w:space="0" w:color="auto"/>
                  </w:divBdr>
                  <w:divsChild>
                    <w:div w:id="57173315">
                      <w:marLeft w:val="0"/>
                      <w:marRight w:val="0"/>
                      <w:marTop w:val="0"/>
                      <w:marBottom w:val="0"/>
                      <w:divBdr>
                        <w:top w:val="none" w:sz="0" w:space="0" w:color="auto"/>
                        <w:left w:val="none" w:sz="0" w:space="0" w:color="auto"/>
                        <w:bottom w:val="none" w:sz="0" w:space="0" w:color="auto"/>
                        <w:right w:val="none" w:sz="0" w:space="0" w:color="auto"/>
                      </w:divBdr>
                    </w:div>
                  </w:divsChild>
                </w:div>
                <w:div w:id="1645693214">
                  <w:marLeft w:val="0"/>
                  <w:marRight w:val="0"/>
                  <w:marTop w:val="0"/>
                  <w:marBottom w:val="0"/>
                  <w:divBdr>
                    <w:top w:val="none" w:sz="0" w:space="0" w:color="auto"/>
                    <w:left w:val="none" w:sz="0" w:space="0" w:color="auto"/>
                    <w:bottom w:val="none" w:sz="0" w:space="0" w:color="auto"/>
                    <w:right w:val="none" w:sz="0" w:space="0" w:color="auto"/>
                  </w:divBdr>
                  <w:divsChild>
                    <w:div w:id="496379769">
                      <w:marLeft w:val="0"/>
                      <w:marRight w:val="0"/>
                      <w:marTop w:val="0"/>
                      <w:marBottom w:val="0"/>
                      <w:divBdr>
                        <w:top w:val="none" w:sz="0" w:space="0" w:color="auto"/>
                        <w:left w:val="none" w:sz="0" w:space="0" w:color="auto"/>
                        <w:bottom w:val="none" w:sz="0" w:space="0" w:color="auto"/>
                        <w:right w:val="none" w:sz="0" w:space="0" w:color="auto"/>
                      </w:divBdr>
                    </w:div>
                  </w:divsChild>
                </w:div>
                <w:div w:id="1694920834">
                  <w:marLeft w:val="0"/>
                  <w:marRight w:val="0"/>
                  <w:marTop w:val="0"/>
                  <w:marBottom w:val="0"/>
                  <w:divBdr>
                    <w:top w:val="none" w:sz="0" w:space="0" w:color="auto"/>
                    <w:left w:val="none" w:sz="0" w:space="0" w:color="auto"/>
                    <w:bottom w:val="none" w:sz="0" w:space="0" w:color="auto"/>
                    <w:right w:val="none" w:sz="0" w:space="0" w:color="auto"/>
                  </w:divBdr>
                  <w:divsChild>
                    <w:div w:id="1835024838">
                      <w:marLeft w:val="0"/>
                      <w:marRight w:val="0"/>
                      <w:marTop w:val="0"/>
                      <w:marBottom w:val="0"/>
                      <w:divBdr>
                        <w:top w:val="none" w:sz="0" w:space="0" w:color="auto"/>
                        <w:left w:val="none" w:sz="0" w:space="0" w:color="auto"/>
                        <w:bottom w:val="none" w:sz="0" w:space="0" w:color="auto"/>
                        <w:right w:val="none" w:sz="0" w:space="0" w:color="auto"/>
                      </w:divBdr>
                    </w:div>
                  </w:divsChild>
                </w:div>
                <w:div w:id="1729376423">
                  <w:marLeft w:val="0"/>
                  <w:marRight w:val="0"/>
                  <w:marTop w:val="0"/>
                  <w:marBottom w:val="0"/>
                  <w:divBdr>
                    <w:top w:val="none" w:sz="0" w:space="0" w:color="auto"/>
                    <w:left w:val="none" w:sz="0" w:space="0" w:color="auto"/>
                    <w:bottom w:val="none" w:sz="0" w:space="0" w:color="auto"/>
                    <w:right w:val="none" w:sz="0" w:space="0" w:color="auto"/>
                  </w:divBdr>
                  <w:divsChild>
                    <w:div w:id="1170218028">
                      <w:marLeft w:val="0"/>
                      <w:marRight w:val="0"/>
                      <w:marTop w:val="0"/>
                      <w:marBottom w:val="0"/>
                      <w:divBdr>
                        <w:top w:val="none" w:sz="0" w:space="0" w:color="auto"/>
                        <w:left w:val="none" w:sz="0" w:space="0" w:color="auto"/>
                        <w:bottom w:val="none" w:sz="0" w:space="0" w:color="auto"/>
                        <w:right w:val="none" w:sz="0" w:space="0" w:color="auto"/>
                      </w:divBdr>
                    </w:div>
                  </w:divsChild>
                </w:div>
                <w:div w:id="1734967144">
                  <w:marLeft w:val="0"/>
                  <w:marRight w:val="0"/>
                  <w:marTop w:val="0"/>
                  <w:marBottom w:val="0"/>
                  <w:divBdr>
                    <w:top w:val="none" w:sz="0" w:space="0" w:color="auto"/>
                    <w:left w:val="none" w:sz="0" w:space="0" w:color="auto"/>
                    <w:bottom w:val="none" w:sz="0" w:space="0" w:color="auto"/>
                    <w:right w:val="none" w:sz="0" w:space="0" w:color="auto"/>
                  </w:divBdr>
                  <w:divsChild>
                    <w:div w:id="1392803551">
                      <w:marLeft w:val="0"/>
                      <w:marRight w:val="0"/>
                      <w:marTop w:val="0"/>
                      <w:marBottom w:val="0"/>
                      <w:divBdr>
                        <w:top w:val="none" w:sz="0" w:space="0" w:color="auto"/>
                        <w:left w:val="none" w:sz="0" w:space="0" w:color="auto"/>
                        <w:bottom w:val="none" w:sz="0" w:space="0" w:color="auto"/>
                        <w:right w:val="none" w:sz="0" w:space="0" w:color="auto"/>
                      </w:divBdr>
                    </w:div>
                  </w:divsChild>
                </w:div>
                <w:div w:id="1752458829">
                  <w:marLeft w:val="0"/>
                  <w:marRight w:val="0"/>
                  <w:marTop w:val="0"/>
                  <w:marBottom w:val="0"/>
                  <w:divBdr>
                    <w:top w:val="none" w:sz="0" w:space="0" w:color="auto"/>
                    <w:left w:val="none" w:sz="0" w:space="0" w:color="auto"/>
                    <w:bottom w:val="none" w:sz="0" w:space="0" w:color="auto"/>
                    <w:right w:val="none" w:sz="0" w:space="0" w:color="auto"/>
                  </w:divBdr>
                  <w:divsChild>
                    <w:div w:id="1535967625">
                      <w:marLeft w:val="0"/>
                      <w:marRight w:val="0"/>
                      <w:marTop w:val="0"/>
                      <w:marBottom w:val="0"/>
                      <w:divBdr>
                        <w:top w:val="none" w:sz="0" w:space="0" w:color="auto"/>
                        <w:left w:val="none" w:sz="0" w:space="0" w:color="auto"/>
                        <w:bottom w:val="none" w:sz="0" w:space="0" w:color="auto"/>
                        <w:right w:val="none" w:sz="0" w:space="0" w:color="auto"/>
                      </w:divBdr>
                    </w:div>
                  </w:divsChild>
                </w:div>
                <w:div w:id="1756970009">
                  <w:marLeft w:val="0"/>
                  <w:marRight w:val="0"/>
                  <w:marTop w:val="0"/>
                  <w:marBottom w:val="0"/>
                  <w:divBdr>
                    <w:top w:val="none" w:sz="0" w:space="0" w:color="auto"/>
                    <w:left w:val="none" w:sz="0" w:space="0" w:color="auto"/>
                    <w:bottom w:val="none" w:sz="0" w:space="0" w:color="auto"/>
                    <w:right w:val="none" w:sz="0" w:space="0" w:color="auto"/>
                  </w:divBdr>
                  <w:divsChild>
                    <w:div w:id="389887312">
                      <w:marLeft w:val="0"/>
                      <w:marRight w:val="0"/>
                      <w:marTop w:val="0"/>
                      <w:marBottom w:val="0"/>
                      <w:divBdr>
                        <w:top w:val="none" w:sz="0" w:space="0" w:color="auto"/>
                        <w:left w:val="none" w:sz="0" w:space="0" w:color="auto"/>
                        <w:bottom w:val="none" w:sz="0" w:space="0" w:color="auto"/>
                        <w:right w:val="none" w:sz="0" w:space="0" w:color="auto"/>
                      </w:divBdr>
                    </w:div>
                  </w:divsChild>
                </w:div>
                <w:div w:id="1761482501">
                  <w:marLeft w:val="0"/>
                  <w:marRight w:val="0"/>
                  <w:marTop w:val="0"/>
                  <w:marBottom w:val="0"/>
                  <w:divBdr>
                    <w:top w:val="none" w:sz="0" w:space="0" w:color="auto"/>
                    <w:left w:val="none" w:sz="0" w:space="0" w:color="auto"/>
                    <w:bottom w:val="none" w:sz="0" w:space="0" w:color="auto"/>
                    <w:right w:val="none" w:sz="0" w:space="0" w:color="auto"/>
                  </w:divBdr>
                  <w:divsChild>
                    <w:div w:id="1552883944">
                      <w:marLeft w:val="0"/>
                      <w:marRight w:val="0"/>
                      <w:marTop w:val="0"/>
                      <w:marBottom w:val="0"/>
                      <w:divBdr>
                        <w:top w:val="none" w:sz="0" w:space="0" w:color="auto"/>
                        <w:left w:val="none" w:sz="0" w:space="0" w:color="auto"/>
                        <w:bottom w:val="none" w:sz="0" w:space="0" w:color="auto"/>
                        <w:right w:val="none" w:sz="0" w:space="0" w:color="auto"/>
                      </w:divBdr>
                    </w:div>
                  </w:divsChild>
                </w:div>
                <w:div w:id="1785345268">
                  <w:marLeft w:val="0"/>
                  <w:marRight w:val="0"/>
                  <w:marTop w:val="0"/>
                  <w:marBottom w:val="0"/>
                  <w:divBdr>
                    <w:top w:val="none" w:sz="0" w:space="0" w:color="auto"/>
                    <w:left w:val="none" w:sz="0" w:space="0" w:color="auto"/>
                    <w:bottom w:val="none" w:sz="0" w:space="0" w:color="auto"/>
                    <w:right w:val="none" w:sz="0" w:space="0" w:color="auto"/>
                  </w:divBdr>
                  <w:divsChild>
                    <w:div w:id="1512526636">
                      <w:marLeft w:val="0"/>
                      <w:marRight w:val="0"/>
                      <w:marTop w:val="0"/>
                      <w:marBottom w:val="0"/>
                      <w:divBdr>
                        <w:top w:val="none" w:sz="0" w:space="0" w:color="auto"/>
                        <w:left w:val="none" w:sz="0" w:space="0" w:color="auto"/>
                        <w:bottom w:val="none" w:sz="0" w:space="0" w:color="auto"/>
                        <w:right w:val="none" w:sz="0" w:space="0" w:color="auto"/>
                      </w:divBdr>
                    </w:div>
                  </w:divsChild>
                </w:div>
                <w:div w:id="1799253744">
                  <w:marLeft w:val="0"/>
                  <w:marRight w:val="0"/>
                  <w:marTop w:val="0"/>
                  <w:marBottom w:val="0"/>
                  <w:divBdr>
                    <w:top w:val="none" w:sz="0" w:space="0" w:color="auto"/>
                    <w:left w:val="none" w:sz="0" w:space="0" w:color="auto"/>
                    <w:bottom w:val="none" w:sz="0" w:space="0" w:color="auto"/>
                    <w:right w:val="none" w:sz="0" w:space="0" w:color="auto"/>
                  </w:divBdr>
                  <w:divsChild>
                    <w:div w:id="434863255">
                      <w:marLeft w:val="0"/>
                      <w:marRight w:val="0"/>
                      <w:marTop w:val="0"/>
                      <w:marBottom w:val="0"/>
                      <w:divBdr>
                        <w:top w:val="none" w:sz="0" w:space="0" w:color="auto"/>
                        <w:left w:val="none" w:sz="0" w:space="0" w:color="auto"/>
                        <w:bottom w:val="none" w:sz="0" w:space="0" w:color="auto"/>
                        <w:right w:val="none" w:sz="0" w:space="0" w:color="auto"/>
                      </w:divBdr>
                    </w:div>
                  </w:divsChild>
                </w:div>
                <w:div w:id="1893467030">
                  <w:marLeft w:val="0"/>
                  <w:marRight w:val="0"/>
                  <w:marTop w:val="0"/>
                  <w:marBottom w:val="0"/>
                  <w:divBdr>
                    <w:top w:val="none" w:sz="0" w:space="0" w:color="auto"/>
                    <w:left w:val="none" w:sz="0" w:space="0" w:color="auto"/>
                    <w:bottom w:val="none" w:sz="0" w:space="0" w:color="auto"/>
                    <w:right w:val="none" w:sz="0" w:space="0" w:color="auto"/>
                  </w:divBdr>
                  <w:divsChild>
                    <w:div w:id="1038969226">
                      <w:marLeft w:val="0"/>
                      <w:marRight w:val="0"/>
                      <w:marTop w:val="0"/>
                      <w:marBottom w:val="0"/>
                      <w:divBdr>
                        <w:top w:val="none" w:sz="0" w:space="0" w:color="auto"/>
                        <w:left w:val="none" w:sz="0" w:space="0" w:color="auto"/>
                        <w:bottom w:val="none" w:sz="0" w:space="0" w:color="auto"/>
                        <w:right w:val="none" w:sz="0" w:space="0" w:color="auto"/>
                      </w:divBdr>
                    </w:div>
                  </w:divsChild>
                </w:div>
                <w:div w:id="1937052081">
                  <w:marLeft w:val="0"/>
                  <w:marRight w:val="0"/>
                  <w:marTop w:val="0"/>
                  <w:marBottom w:val="0"/>
                  <w:divBdr>
                    <w:top w:val="none" w:sz="0" w:space="0" w:color="auto"/>
                    <w:left w:val="none" w:sz="0" w:space="0" w:color="auto"/>
                    <w:bottom w:val="none" w:sz="0" w:space="0" w:color="auto"/>
                    <w:right w:val="none" w:sz="0" w:space="0" w:color="auto"/>
                  </w:divBdr>
                  <w:divsChild>
                    <w:div w:id="2039381604">
                      <w:marLeft w:val="0"/>
                      <w:marRight w:val="0"/>
                      <w:marTop w:val="0"/>
                      <w:marBottom w:val="0"/>
                      <w:divBdr>
                        <w:top w:val="none" w:sz="0" w:space="0" w:color="auto"/>
                        <w:left w:val="none" w:sz="0" w:space="0" w:color="auto"/>
                        <w:bottom w:val="none" w:sz="0" w:space="0" w:color="auto"/>
                        <w:right w:val="none" w:sz="0" w:space="0" w:color="auto"/>
                      </w:divBdr>
                    </w:div>
                  </w:divsChild>
                </w:div>
                <w:div w:id="2037148780">
                  <w:marLeft w:val="0"/>
                  <w:marRight w:val="0"/>
                  <w:marTop w:val="0"/>
                  <w:marBottom w:val="0"/>
                  <w:divBdr>
                    <w:top w:val="none" w:sz="0" w:space="0" w:color="auto"/>
                    <w:left w:val="none" w:sz="0" w:space="0" w:color="auto"/>
                    <w:bottom w:val="none" w:sz="0" w:space="0" w:color="auto"/>
                    <w:right w:val="none" w:sz="0" w:space="0" w:color="auto"/>
                  </w:divBdr>
                  <w:divsChild>
                    <w:div w:id="344871281">
                      <w:marLeft w:val="0"/>
                      <w:marRight w:val="0"/>
                      <w:marTop w:val="0"/>
                      <w:marBottom w:val="0"/>
                      <w:divBdr>
                        <w:top w:val="none" w:sz="0" w:space="0" w:color="auto"/>
                        <w:left w:val="none" w:sz="0" w:space="0" w:color="auto"/>
                        <w:bottom w:val="none" w:sz="0" w:space="0" w:color="auto"/>
                        <w:right w:val="none" w:sz="0" w:space="0" w:color="auto"/>
                      </w:divBdr>
                    </w:div>
                  </w:divsChild>
                </w:div>
                <w:div w:id="2040276380">
                  <w:marLeft w:val="0"/>
                  <w:marRight w:val="0"/>
                  <w:marTop w:val="0"/>
                  <w:marBottom w:val="0"/>
                  <w:divBdr>
                    <w:top w:val="none" w:sz="0" w:space="0" w:color="auto"/>
                    <w:left w:val="none" w:sz="0" w:space="0" w:color="auto"/>
                    <w:bottom w:val="none" w:sz="0" w:space="0" w:color="auto"/>
                    <w:right w:val="none" w:sz="0" w:space="0" w:color="auto"/>
                  </w:divBdr>
                  <w:divsChild>
                    <w:div w:id="83194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200786">
      <w:bodyDiv w:val="1"/>
      <w:marLeft w:val="0"/>
      <w:marRight w:val="0"/>
      <w:marTop w:val="0"/>
      <w:marBottom w:val="0"/>
      <w:divBdr>
        <w:top w:val="none" w:sz="0" w:space="0" w:color="auto"/>
        <w:left w:val="none" w:sz="0" w:space="0" w:color="auto"/>
        <w:bottom w:val="none" w:sz="0" w:space="0" w:color="auto"/>
        <w:right w:val="none" w:sz="0" w:space="0" w:color="auto"/>
      </w:divBdr>
      <w:divsChild>
        <w:div w:id="108160134">
          <w:marLeft w:val="0"/>
          <w:marRight w:val="0"/>
          <w:marTop w:val="0"/>
          <w:marBottom w:val="0"/>
          <w:divBdr>
            <w:top w:val="none" w:sz="0" w:space="0" w:color="auto"/>
            <w:left w:val="none" w:sz="0" w:space="0" w:color="auto"/>
            <w:bottom w:val="none" w:sz="0" w:space="0" w:color="auto"/>
            <w:right w:val="none" w:sz="0" w:space="0" w:color="auto"/>
          </w:divBdr>
        </w:div>
        <w:div w:id="336464932">
          <w:marLeft w:val="0"/>
          <w:marRight w:val="0"/>
          <w:marTop w:val="0"/>
          <w:marBottom w:val="0"/>
          <w:divBdr>
            <w:top w:val="none" w:sz="0" w:space="0" w:color="auto"/>
            <w:left w:val="none" w:sz="0" w:space="0" w:color="auto"/>
            <w:bottom w:val="none" w:sz="0" w:space="0" w:color="auto"/>
            <w:right w:val="none" w:sz="0" w:space="0" w:color="auto"/>
          </w:divBdr>
          <w:divsChild>
            <w:div w:id="2023581050">
              <w:marLeft w:val="-75"/>
              <w:marRight w:val="0"/>
              <w:marTop w:val="30"/>
              <w:marBottom w:val="30"/>
              <w:divBdr>
                <w:top w:val="none" w:sz="0" w:space="0" w:color="auto"/>
                <w:left w:val="none" w:sz="0" w:space="0" w:color="auto"/>
                <w:bottom w:val="none" w:sz="0" w:space="0" w:color="auto"/>
                <w:right w:val="none" w:sz="0" w:space="0" w:color="auto"/>
              </w:divBdr>
              <w:divsChild>
                <w:div w:id="208344216">
                  <w:marLeft w:val="0"/>
                  <w:marRight w:val="0"/>
                  <w:marTop w:val="0"/>
                  <w:marBottom w:val="0"/>
                  <w:divBdr>
                    <w:top w:val="none" w:sz="0" w:space="0" w:color="auto"/>
                    <w:left w:val="none" w:sz="0" w:space="0" w:color="auto"/>
                    <w:bottom w:val="none" w:sz="0" w:space="0" w:color="auto"/>
                    <w:right w:val="none" w:sz="0" w:space="0" w:color="auto"/>
                  </w:divBdr>
                  <w:divsChild>
                    <w:div w:id="183791841">
                      <w:marLeft w:val="0"/>
                      <w:marRight w:val="0"/>
                      <w:marTop w:val="0"/>
                      <w:marBottom w:val="0"/>
                      <w:divBdr>
                        <w:top w:val="none" w:sz="0" w:space="0" w:color="auto"/>
                        <w:left w:val="none" w:sz="0" w:space="0" w:color="auto"/>
                        <w:bottom w:val="none" w:sz="0" w:space="0" w:color="auto"/>
                        <w:right w:val="none" w:sz="0" w:space="0" w:color="auto"/>
                      </w:divBdr>
                    </w:div>
                  </w:divsChild>
                </w:div>
                <w:div w:id="538201151">
                  <w:marLeft w:val="0"/>
                  <w:marRight w:val="0"/>
                  <w:marTop w:val="0"/>
                  <w:marBottom w:val="0"/>
                  <w:divBdr>
                    <w:top w:val="none" w:sz="0" w:space="0" w:color="auto"/>
                    <w:left w:val="none" w:sz="0" w:space="0" w:color="auto"/>
                    <w:bottom w:val="none" w:sz="0" w:space="0" w:color="auto"/>
                    <w:right w:val="none" w:sz="0" w:space="0" w:color="auto"/>
                  </w:divBdr>
                  <w:divsChild>
                    <w:div w:id="1987514697">
                      <w:marLeft w:val="0"/>
                      <w:marRight w:val="0"/>
                      <w:marTop w:val="0"/>
                      <w:marBottom w:val="0"/>
                      <w:divBdr>
                        <w:top w:val="none" w:sz="0" w:space="0" w:color="auto"/>
                        <w:left w:val="none" w:sz="0" w:space="0" w:color="auto"/>
                        <w:bottom w:val="none" w:sz="0" w:space="0" w:color="auto"/>
                        <w:right w:val="none" w:sz="0" w:space="0" w:color="auto"/>
                      </w:divBdr>
                    </w:div>
                  </w:divsChild>
                </w:div>
                <w:div w:id="580019702">
                  <w:marLeft w:val="0"/>
                  <w:marRight w:val="0"/>
                  <w:marTop w:val="0"/>
                  <w:marBottom w:val="0"/>
                  <w:divBdr>
                    <w:top w:val="none" w:sz="0" w:space="0" w:color="auto"/>
                    <w:left w:val="none" w:sz="0" w:space="0" w:color="auto"/>
                    <w:bottom w:val="none" w:sz="0" w:space="0" w:color="auto"/>
                    <w:right w:val="none" w:sz="0" w:space="0" w:color="auto"/>
                  </w:divBdr>
                  <w:divsChild>
                    <w:div w:id="661662153">
                      <w:marLeft w:val="0"/>
                      <w:marRight w:val="0"/>
                      <w:marTop w:val="0"/>
                      <w:marBottom w:val="0"/>
                      <w:divBdr>
                        <w:top w:val="none" w:sz="0" w:space="0" w:color="auto"/>
                        <w:left w:val="none" w:sz="0" w:space="0" w:color="auto"/>
                        <w:bottom w:val="none" w:sz="0" w:space="0" w:color="auto"/>
                        <w:right w:val="none" w:sz="0" w:space="0" w:color="auto"/>
                      </w:divBdr>
                    </w:div>
                  </w:divsChild>
                </w:div>
                <w:div w:id="685719024">
                  <w:marLeft w:val="0"/>
                  <w:marRight w:val="0"/>
                  <w:marTop w:val="0"/>
                  <w:marBottom w:val="0"/>
                  <w:divBdr>
                    <w:top w:val="none" w:sz="0" w:space="0" w:color="auto"/>
                    <w:left w:val="none" w:sz="0" w:space="0" w:color="auto"/>
                    <w:bottom w:val="none" w:sz="0" w:space="0" w:color="auto"/>
                    <w:right w:val="none" w:sz="0" w:space="0" w:color="auto"/>
                  </w:divBdr>
                  <w:divsChild>
                    <w:div w:id="514538504">
                      <w:marLeft w:val="0"/>
                      <w:marRight w:val="0"/>
                      <w:marTop w:val="0"/>
                      <w:marBottom w:val="0"/>
                      <w:divBdr>
                        <w:top w:val="none" w:sz="0" w:space="0" w:color="auto"/>
                        <w:left w:val="none" w:sz="0" w:space="0" w:color="auto"/>
                        <w:bottom w:val="none" w:sz="0" w:space="0" w:color="auto"/>
                        <w:right w:val="none" w:sz="0" w:space="0" w:color="auto"/>
                      </w:divBdr>
                    </w:div>
                  </w:divsChild>
                </w:div>
                <w:div w:id="715158285">
                  <w:marLeft w:val="0"/>
                  <w:marRight w:val="0"/>
                  <w:marTop w:val="0"/>
                  <w:marBottom w:val="0"/>
                  <w:divBdr>
                    <w:top w:val="none" w:sz="0" w:space="0" w:color="auto"/>
                    <w:left w:val="none" w:sz="0" w:space="0" w:color="auto"/>
                    <w:bottom w:val="none" w:sz="0" w:space="0" w:color="auto"/>
                    <w:right w:val="none" w:sz="0" w:space="0" w:color="auto"/>
                  </w:divBdr>
                  <w:divsChild>
                    <w:div w:id="1697846855">
                      <w:marLeft w:val="0"/>
                      <w:marRight w:val="0"/>
                      <w:marTop w:val="0"/>
                      <w:marBottom w:val="0"/>
                      <w:divBdr>
                        <w:top w:val="none" w:sz="0" w:space="0" w:color="auto"/>
                        <w:left w:val="none" w:sz="0" w:space="0" w:color="auto"/>
                        <w:bottom w:val="none" w:sz="0" w:space="0" w:color="auto"/>
                        <w:right w:val="none" w:sz="0" w:space="0" w:color="auto"/>
                      </w:divBdr>
                    </w:div>
                  </w:divsChild>
                </w:div>
                <w:div w:id="846674016">
                  <w:marLeft w:val="0"/>
                  <w:marRight w:val="0"/>
                  <w:marTop w:val="0"/>
                  <w:marBottom w:val="0"/>
                  <w:divBdr>
                    <w:top w:val="none" w:sz="0" w:space="0" w:color="auto"/>
                    <w:left w:val="none" w:sz="0" w:space="0" w:color="auto"/>
                    <w:bottom w:val="none" w:sz="0" w:space="0" w:color="auto"/>
                    <w:right w:val="none" w:sz="0" w:space="0" w:color="auto"/>
                  </w:divBdr>
                  <w:divsChild>
                    <w:div w:id="251744117">
                      <w:marLeft w:val="0"/>
                      <w:marRight w:val="0"/>
                      <w:marTop w:val="0"/>
                      <w:marBottom w:val="0"/>
                      <w:divBdr>
                        <w:top w:val="none" w:sz="0" w:space="0" w:color="auto"/>
                        <w:left w:val="none" w:sz="0" w:space="0" w:color="auto"/>
                        <w:bottom w:val="none" w:sz="0" w:space="0" w:color="auto"/>
                        <w:right w:val="none" w:sz="0" w:space="0" w:color="auto"/>
                      </w:divBdr>
                    </w:div>
                    <w:div w:id="1423722205">
                      <w:marLeft w:val="0"/>
                      <w:marRight w:val="0"/>
                      <w:marTop w:val="0"/>
                      <w:marBottom w:val="0"/>
                      <w:divBdr>
                        <w:top w:val="none" w:sz="0" w:space="0" w:color="auto"/>
                        <w:left w:val="none" w:sz="0" w:space="0" w:color="auto"/>
                        <w:bottom w:val="none" w:sz="0" w:space="0" w:color="auto"/>
                        <w:right w:val="none" w:sz="0" w:space="0" w:color="auto"/>
                      </w:divBdr>
                    </w:div>
                  </w:divsChild>
                </w:div>
                <w:div w:id="978798877">
                  <w:marLeft w:val="0"/>
                  <w:marRight w:val="0"/>
                  <w:marTop w:val="0"/>
                  <w:marBottom w:val="0"/>
                  <w:divBdr>
                    <w:top w:val="none" w:sz="0" w:space="0" w:color="auto"/>
                    <w:left w:val="none" w:sz="0" w:space="0" w:color="auto"/>
                    <w:bottom w:val="none" w:sz="0" w:space="0" w:color="auto"/>
                    <w:right w:val="none" w:sz="0" w:space="0" w:color="auto"/>
                  </w:divBdr>
                  <w:divsChild>
                    <w:div w:id="700133311">
                      <w:marLeft w:val="0"/>
                      <w:marRight w:val="0"/>
                      <w:marTop w:val="0"/>
                      <w:marBottom w:val="0"/>
                      <w:divBdr>
                        <w:top w:val="none" w:sz="0" w:space="0" w:color="auto"/>
                        <w:left w:val="none" w:sz="0" w:space="0" w:color="auto"/>
                        <w:bottom w:val="none" w:sz="0" w:space="0" w:color="auto"/>
                        <w:right w:val="none" w:sz="0" w:space="0" w:color="auto"/>
                      </w:divBdr>
                    </w:div>
                  </w:divsChild>
                </w:div>
                <w:div w:id="1005860915">
                  <w:marLeft w:val="0"/>
                  <w:marRight w:val="0"/>
                  <w:marTop w:val="0"/>
                  <w:marBottom w:val="0"/>
                  <w:divBdr>
                    <w:top w:val="none" w:sz="0" w:space="0" w:color="auto"/>
                    <w:left w:val="none" w:sz="0" w:space="0" w:color="auto"/>
                    <w:bottom w:val="none" w:sz="0" w:space="0" w:color="auto"/>
                    <w:right w:val="none" w:sz="0" w:space="0" w:color="auto"/>
                  </w:divBdr>
                  <w:divsChild>
                    <w:div w:id="1128205298">
                      <w:marLeft w:val="0"/>
                      <w:marRight w:val="0"/>
                      <w:marTop w:val="0"/>
                      <w:marBottom w:val="0"/>
                      <w:divBdr>
                        <w:top w:val="none" w:sz="0" w:space="0" w:color="auto"/>
                        <w:left w:val="none" w:sz="0" w:space="0" w:color="auto"/>
                        <w:bottom w:val="none" w:sz="0" w:space="0" w:color="auto"/>
                        <w:right w:val="none" w:sz="0" w:space="0" w:color="auto"/>
                      </w:divBdr>
                    </w:div>
                  </w:divsChild>
                </w:div>
                <w:div w:id="1260523255">
                  <w:marLeft w:val="0"/>
                  <w:marRight w:val="0"/>
                  <w:marTop w:val="0"/>
                  <w:marBottom w:val="0"/>
                  <w:divBdr>
                    <w:top w:val="none" w:sz="0" w:space="0" w:color="auto"/>
                    <w:left w:val="none" w:sz="0" w:space="0" w:color="auto"/>
                    <w:bottom w:val="none" w:sz="0" w:space="0" w:color="auto"/>
                    <w:right w:val="none" w:sz="0" w:space="0" w:color="auto"/>
                  </w:divBdr>
                  <w:divsChild>
                    <w:div w:id="16123176">
                      <w:marLeft w:val="0"/>
                      <w:marRight w:val="0"/>
                      <w:marTop w:val="0"/>
                      <w:marBottom w:val="0"/>
                      <w:divBdr>
                        <w:top w:val="none" w:sz="0" w:space="0" w:color="auto"/>
                        <w:left w:val="none" w:sz="0" w:space="0" w:color="auto"/>
                        <w:bottom w:val="none" w:sz="0" w:space="0" w:color="auto"/>
                        <w:right w:val="none" w:sz="0" w:space="0" w:color="auto"/>
                      </w:divBdr>
                    </w:div>
                    <w:div w:id="19669228">
                      <w:marLeft w:val="0"/>
                      <w:marRight w:val="0"/>
                      <w:marTop w:val="0"/>
                      <w:marBottom w:val="0"/>
                      <w:divBdr>
                        <w:top w:val="none" w:sz="0" w:space="0" w:color="auto"/>
                        <w:left w:val="none" w:sz="0" w:space="0" w:color="auto"/>
                        <w:bottom w:val="none" w:sz="0" w:space="0" w:color="auto"/>
                        <w:right w:val="none" w:sz="0" w:space="0" w:color="auto"/>
                      </w:divBdr>
                    </w:div>
                  </w:divsChild>
                </w:div>
                <w:div w:id="1587491426">
                  <w:marLeft w:val="0"/>
                  <w:marRight w:val="0"/>
                  <w:marTop w:val="0"/>
                  <w:marBottom w:val="0"/>
                  <w:divBdr>
                    <w:top w:val="none" w:sz="0" w:space="0" w:color="auto"/>
                    <w:left w:val="none" w:sz="0" w:space="0" w:color="auto"/>
                    <w:bottom w:val="none" w:sz="0" w:space="0" w:color="auto"/>
                    <w:right w:val="none" w:sz="0" w:space="0" w:color="auto"/>
                  </w:divBdr>
                  <w:divsChild>
                    <w:div w:id="1680228662">
                      <w:marLeft w:val="0"/>
                      <w:marRight w:val="0"/>
                      <w:marTop w:val="0"/>
                      <w:marBottom w:val="0"/>
                      <w:divBdr>
                        <w:top w:val="none" w:sz="0" w:space="0" w:color="auto"/>
                        <w:left w:val="none" w:sz="0" w:space="0" w:color="auto"/>
                        <w:bottom w:val="none" w:sz="0" w:space="0" w:color="auto"/>
                        <w:right w:val="none" w:sz="0" w:space="0" w:color="auto"/>
                      </w:divBdr>
                    </w:div>
                  </w:divsChild>
                </w:div>
                <w:div w:id="1978416139">
                  <w:marLeft w:val="0"/>
                  <w:marRight w:val="0"/>
                  <w:marTop w:val="0"/>
                  <w:marBottom w:val="0"/>
                  <w:divBdr>
                    <w:top w:val="none" w:sz="0" w:space="0" w:color="auto"/>
                    <w:left w:val="none" w:sz="0" w:space="0" w:color="auto"/>
                    <w:bottom w:val="none" w:sz="0" w:space="0" w:color="auto"/>
                    <w:right w:val="none" w:sz="0" w:space="0" w:color="auto"/>
                  </w:divBdr>
                  <w:divsChild>
                    <w:div w:id="1973829913">
                      <w:marLeft w:val="0"/>
                      <w:marRight w:val="0"/>
                      <w:marTop w:val="0"/>
                      <w:marBottom w:val="0"/>
                      <w:divBdr>
                        <w:top w:val="none" w:sz="0" w:space="0" w:color="auto"/>
                        <w:left w:val="none" w:sz="0" w:space="0" w:color="auto"/>
                        <w:bottom w:val="none" w:sz="0" w:space="0" w:color="auto"/>
                        <w:right w:val="none" w:sz="0" w:space="0" w:color="auto"/>
                      </w:divBdr>
                    </w:div>
                  </w:divsChild>
                </w:div>
                <w:div w:id="2106150861">
                  <w:marLeft w:val="0"/>
                  <w:marRight w:val="0"/>
                  <w:marTop w:val="0"/>
                  <w:marBottom w:val="0"/>
                  <w:divBdr>
                    <w:top w:val="none" w:sz="0" w:space="0" w:color="auto"/>
                    <w:left w:val="none" w:sz="0" w:space="0" w:color="auto"/>
                    <w:bottom w:val="none" w:sz="0" w:space="0" w:color="auto"/>
                    <w:right w:val="none" w:sz="0" w:space="0" w:color="auto"/>
                  </w:divBdr>
                  <w:divsChild>
                    <w:div w:id="119808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566102">
          <w:marLeft w:val="0"/>
          <w:marRight w:val="0"/>
          <w:marTop w:val="0"/>
          <w:marBottom w:val="0"/>
          <w:divBdr>
            <w:top w:val="none" w:sz="0" w:space="0" w:color="auto"/>
            <w:left w:val="none" w:sz="0" w:space="0" w:color="auto"/>
            <w:bottom w:val="none" w:sz="0" w:space="0" w:color="auto"/>
            <w:right w:val="none" w:sz="0" w:space="0" w:color="auto"/>
          </w:divBdr>
          <w:divsChild>
            <w:div w:id="496729431">
              <w:marLeft w:val="-75"/>
              <w:marRight w:val="0"/>
              <w:marTop w:val="30"/>
              <w:marBottom w:val="30"/>
              <w:divBdr>
                <w:top w:val="none" w:sz="0" w:space="0" w:color="auto"/>
                <w:left w:val="none" w:sz="0" w:space="0" w:color="auto"/>
                <w:bottom w:val="none" w:sz="0" w:space="0" w:color="auto"/>
                <w:right w:val="none" w:sz="0" w:space="0" w:color="auto"/>
              </w:divBdr>
              <w:divsChild>
                <w:div w:id="56708780">
                  <w:marLeft w:val="0"/>
                  <w:marRight w:val="0"/>
                  <w:marTop w:val="0"/>
                  <w:marBottom w:val="0"/>
                  <w:divBdr>
                    <w:top w:val="none" w:sz="0" w:space="0" w:color="auto"/>
                    <w:left w:val="none" w:sz="0" w:space="0" w:color="auto"/>
                    <w:bottom w:val="none" w:sz="0" w:space="0" w:color="auto"/>
                    <w:right w:val="none" w:sz="0" w:space="0" w:color="auto"/>
                  </w:divBdr>
                  <w:divsChild>
                    <w:div w:id="2120442977">
                      <w:marLeft w:val="0"/>
                      <w:marRight w:val="0"/>
                      <w:marTop w:val="0"/>
                      <w:marBottom w:val="0"/>
                      <w:divBdr>
                        <w:top w:val="none" w:sz="0" w:space="0" w:color="auto"/>
                        <w:left w:val="none" w:sz="0" w:space="0" w:color="auto"/>
                        <w:bottom w:val="none" w:sz="0" w:space="0" w:color="auto"/>
                        <w:right w:val="none" w:sz="0" w:space="0" w:color="auto"/>
                      </w:divBdr>
                    </w:div>
                  </w:divsChild>
                </w:div>
                <w:div w:id="77757803">
                  <w:marLeft w:val="0"/>
                  <w:marRight w:val="0"/>
                  <w:marTop w:val="0"/>
                  <w:marBottom w:val="0"/>
                  <w:divBdr>
                    <w:top w:val="none" w:sz="0" w:space="0" w:color="auto"/>
                    <w:left w:val="none" w:sz="0" w:space="0" w:color="auto"/>
                    <w:bottom w:val="none" w:sz="0" w:space="0" w:color="auto"/>
                    <w:right w:val="none" w:sz="0" w:space="0" w:color="auto"/>
                  </w:divBdr>
                  <w:divsChild>
                    <w:div w:id="840779267">
                      <w:marLeft w:val="0"/>
                      <w:marRight w:val="0"/>
                      <w:marTop w:val="0"/>
                      <w:marBottom w:val="0"/>
                      <w:divBdr>
                        <w:top w:val="none" w:sz="0" w:space="0" w:color="auto"/>
                        <w:left w:val="none" w:sz="0" w:space="0" w:color="auto"/>
                        <w:bottom w:val="none" w:sz="0" w:space="0" w:color="auto"/>
                        <w:right w:val="none" w:sz="0" w:space="0" w:color="auto"/>
                      </w:divBdr>
                    </w:div>
                  </w:divsChild>
                </w:div>
                <w:div w:id="120611531">
                  <w:marLeft w:val="0"/>
                  <w:marRight w:val="0"/>
                  <w:marTop w:val="0"/>
                  <w:marBottom w:val="0"/>
                  <w:divBdr>
                    <w:top w:val="none" w:sz="0" w:space="0" w:color="auto"/>
                    <w:left w:val="none" w:sz="0" w:space="0" w:color="auto"/>
                    <w:bottom w:val="none" w:sz="0" w:space="0" w:color="auto"/>
                    <w:right w:val="none" w:sz="0" w:space="0" w:color="auto"/>
                  </w:divBdr>
                  <w:divsChild>
                    <w:div w:id="1661616396">
                      <w:marLeft w:val="0"/>
                      <w:marRight w:val="0"/>
                      <w:marTop w:val="0"/>
                      <w:marBottom w:val="0"/>
                      <w:divBdr>
                        <w:top w:val="none" w:sz="0" w:space="0" w:color="auto"/>
                        <w:left w:val="none" w:sz="0" w:space="0" w:color="auto"/>
                        <w:bottom w:val="none" w:sz="0" w:space="0" w:color="auto"/>
                        <w:right w:val="none" w:sz="0" w:space="0" w:color="auto"/>
                      </w:divBdr>
                    </w:div>
                  </w:divsChild>
                </w:div>
                <w:div w:id="217862126">
                  <w:marLeft w:val="0"/>
                  <w:marRight w:val="0"/>
                  <w:marTop w:val="0"/>
                  <w:marBottom w:val="0"/>
                  <w:divBdr>
                    <w:top w:val="none" w:sz="0" w:space="0" w:color="auto"/>
                    <w:left w:val="none" w:sz="0" w:space="0" w:color="auto"/>
                    <w:bottom w:val="none" w:sz="0" w:space="0" w:color="auto"/>
                    <w:right w:val="none" w:sz="0" w:space="0" w:color="auto"/>
                  </w:divBdr>
                  <w:divsChild>
                    <w:div w:id="24017709">
                      <w:marLeft w:val="0"/>
                      <w:marRight w:val="0"/>
                      <w:marTop w:val="0"/>
                      <w:marBottom w:val="0"/>
                      <w:divBdr>
                        <w:top w:val="none" w:sz="0" w:space="0" w:color="auto"/>
                        <w:left w:val="none" w:sz="0" w:space="0" w:color="auto"/>
                        <w:bottom w:val="none" w:sz="0" w:space="0" w:color="auto"/>
                        <w:right w:val="none" w:sz="0" w:space="0" w:color="auto"/>
                      </w:divBdr>
                    </w:div>
                    <w:div w:id="113257645">
                      <w:marLeft w:val="0"/>
                      <w:marRight w:val="0"/>
                      <w:marTop w:val="0"/>
                      <w:marBottom w:val="0"/>
                      <w:divBdr>
                        <w:top w:val="none" w:sz="0" w:space="0" w:color="auto"/>
                        <w:left w:val="none" w:sz="0" w:space="0" w:color="auto"/>
                        <w:bottom w:val="none" w:sz="0" w:space="0" w:color="auto"/>
                        <w:right w:val="none" w:sz="0" w:space="0" w:color="auto"/>
                      </w:divBdr>
                    </w:div>
                  </w:divsChild>
                </w:div>
                <w:div w:id="281423192">
                  <w:marLeft w:val="0"/>
                  <w:marRight w:val="0"/>
                  <w:marTop w:val="0"/>
                  <w:marBottom w:val="0"/>
                  <w:divBdr>
                    <w:top w:val="none" w:sz="0" w:space="0" w:color="auto"/>
                    <w:left w:val="none" w:sz="0" w:space="0" w:color="auto"/>
                    <w:bottom w:val="none" w:sz="0" w:space="0" w:color="auto"/>
                    <w:right w:val="none" w:sz="0" w:space="0" w:color="auto"/>
                  </w:divBdr>
                  <w:divsChild>
                    <w:div w:id="865946550">
                      <w:marLeft w:val="0"/>
                      <w:marRight w:val="0"/>
                      <w:marTop w:val="0"/>
                      <w:marBottom w:val="0"/>
                      <w:divBdr>
                        <w:top w:val="none" w:sz="0" w:space="0" w:color="auto"/>
                        <w:left w:val="none" w:sz="0" w:space="0" w:color="auto"/>
                        <w:bottom w:val="none" w:sz="0" w:space="0" w:color="auto"/>
                        <w:right w:val="none" w:sz="0" w:space="0" w:color="auto"/>
                      </w:divBdr>
                    </w:div>
                  </w:divsChild>
                </w:div>
                <w:div w:id="427429939">
                  <w:marLeft w:val="0"/>
                  <w:marRight w:val="0"/>
                  <w:marTop w:val="0"/>
                  <w:marBottom w:val="0"/>
                  <w:divBdr>
                    <w:top w:val="none" w:sz="0" w:space="0" w:color="auto"/>
                    <w:left w:val="none" w:sz="0" w:space="0" w:color="auto"/>
                    <w:bottom w:val="none" w:sz="0" w:space="0" w:color="auto"/>
                    <w:right w:val="none" w:sz="0" w:space="0" w:color="auto"/>
                  </w:divBdr>
                  <w:divsChild>
                    <w:div w:id="1531457643">
                      <w:marLeft w:val="0"/>
                      <w:marRight w:val="0"/>
                      <w:marTop w:val="0"/>
                      <w:marBottom w:val="0"/>
                      <w:divBdr>
                        <w:top w:val="none" w:sz="0" w:space="0" w:color="auto"/>
                        <w:left w:val="none" w:sz="0" w:space="0" w:color="auto"/>
                        <w:bottom w:val="none" w:sz="0" w:space="0" w:color="auto"/>
                        <w:right w:val="none" w:sz="0" w:space="0" w:color="auto"/>
                      </w:divBdr>
                    </w:div>
                  </w:divsChild>
                </w:div>
                <w:div w:id="433021101">
                  <w:marLeft w:val="0"/>
                  <w:marRight w:val="0"/>
                  <w:marTop w:val="0"/>
                  <w:marBottom w:val="0"/>
                  <w:divBdr>
                    <w:top w:val="none" w:sz="0" w:space="0" w:color="auto"/>
                    <w:left w:val="none" w:sz="0" w:space="0" w:color="auto"/>
                    <w:bottom w:val="none" w:sz="0" w:space="0" w:color="auto"/>
                    <w:right w:val="none" w:sz="0" w:space="0" w:color="auto"/>
                  </w:divBdr>
                  <w:divsChild>
                    <w:div w:id="2086604264">
                      <w:marLeft w:val="0"/>
                      <w:marRight w:val="0"/>
                      <w:marTop w:val="0"/>
                      <w:marBottom w:val="0"/>
                      <w:divBdr>
                        <w:top w:val="none" w:sz="0" w:space="0" w:color="auto"/>
                        <w:left w:val="none" w:sz="0" w:space="0" w:color="auto"/>
                        <w:bottom w:val="none" w:sz="0" w:space="0" w:color="auto"/>
                        <w:right w:val="none" w:sz="0" w:space="0" w:color="auto"/>
                      </w:divBdr>
                    </w:div>
                  </w:divsChild>
                </w:div>
                <w:div w:id="467825668">
                  <w:marLeft w:val="0"/>
                  <w:marRight w:val="0"/>
                  <w:marTop w:val="0"/>
                  <w:marBottom w:val="0"/>
                  <w:divBdr>
                    <w:top w:val="none" w:sz="0" w:space="0" w:color="auto"/>
                    <w:left w:val="none" w:sz="0" w:space="0" w:color="auto"/>
                    <w:bottom w:val="none" w:sz="0" w:space="0" w:color="auto"/>
                    <w:right w:val="none" w:sz="0" w:space="0" w:color="auto"/>
                  </w:divBdr>
                  <w:divsChild>
                    <w:div w:id="801073397">
                      <w:marLeft w:val="0"/>
                      <w:marRight w:val="0"/>
                      <w:marTop w:val="0"/>
                      <w:marBottom w:val="0"/>
                      <w:divBdr>
                        <w:top w:val="none" w:sz="0" w:space="0" w:color="auto"/>
                        <w:left w:val="none" w:sz="0" w:space="0" w:color="auto"/>
                        <w:bottom w:val="none" w:sz="0" w:space="0" w:color="auto"/>
                        <w:right w:val="none" w:sz="0" w:space="0" w:color="auto"/>
                      </w:divBdr>
                    </w:div>
                  </w:divsChild>
                </w:div>
                <w:div w:id="471219110">
                  <w:marLeft w:val="0"/>
                  <w:marRight w:val="0"/>
                  <w:marTop w:val="0"/>
                  <w:marBottom w:val="0"/>
                  <w:divBdr>
                    <w:top w:val="none" w:sz="0" w:space="0" w:color="auto"/>
                    <w:left w:val="none" w:sz="0" w:space="0" w:color="auto"/>
                    <w:bottom w:val="none" w:sz="0" w:space="0" w:color="auto"/>
                    <w:right w:val="none" w:sz="0" w:space="0" w:color="auto"/>
                  </w:divBdr>
                  <w:divsChild>
                    <w:div w:id="1470517234">
                      <w:marLeft w:val="0"/>
                      <w:marRight w:val="0"/>
                      <w:marTop w:val="0"/>
                      <w:marBottom w:val="0"/>
                      <w:divBdr>
                        <w:top w:val="none" w:sz="0" w:space="0" w:color="auto"/>
                        <w:left w:val="none" w:sz="0" w:space="0" w:color="auto"/>
                        <w:bottom w:val="none" w:sz="0" w:space="0" w:color="auto"/>
                        <w:right w:val="none" w:sz="0" w:space="0" w:color="auto"/>
                      </w:divBdr>
                    </w:div>
                  </w:divsChild>
                </w:div>
                <w:div w:id="860629502">
                  <w:marLeft w:val="0"/>
                  <w:marRight w:val="0"/>
                  <w:marTop w:val="0"/>
                  <w:marBottom w:val="0"/>
                  <w:divBdr>
                    <w:top w:val="none" w:sz="0" w:space="0" w:color="auto"/>
                    <w:left w:val="none" w:sz="0" w:space="0" w:color="auto"/>
                    <w:bottom w:val="none" w:sz="0" w:space="0" w:color="auto"/>
                    <w:right w:val="none" w:sz="0" w:space="0" w:color="auto"/>
                  </w:divBdr>
                  <w:divsChild>
                    <w:div w:id="307367538">
                      <w:marLeft w:val="0"/>
                      <w:marRight w:val="0"/>
                      <w:marTop w:val="0"/>
                      <w:marBottom w:val="0"/>
                      <w:divBdr>
                        <w:top w:val="none" w:sz="0" w:space="0" w:color="auto"/>
                        <w:left w:val="none" w:sz="0" w:space="0" w:color="auto"/>
                        <w:bottom w:val="none" w:sz="0" w:space="0" w:color="auto"/>
                        <w:right w:val="none" w:sz="0" w:space="0" w:color="auto"/>
                      </w:divBdr>
                    </w:div>
                  </w:divsChild>
                </w:div>
                <w:div w:id="896866682">
                  <w:marLeft w:val="0"/>
                  <w:marRight w:val="0"/>
                  <w:marTop w:val="0"/>
                  <w:marBottom w:val="0"/>
                  <w:divBdr>
                    <w:top w:val="none" w:sz="0" w:space="0" w:color="auto"/>
                    <w:left w:val="none" w:sz="0" w:space="0" w:color="auto"/>
                    <w:bottom w:val="none" w:sz="0" w:space="0" w:color="auto"/>
                    <w:right w:val="none" w:sz="0" w:space="0" w:color="auto"/>
                  </w:divBdr>
                  <w:divsChild>
                    <w:div w:id="1966540028">
                      <w:marLeft w:val="0"/>
                      <w:marRight w:val="0"/>
                      <w:marTop w:val="0"/>
                      <w:marBottom w:val="0"/>
                      <w:divBdr>
                        <w:top w:val="none" w:sz="0" w:space="0" w:color="auto"/>
                        <w:left w:val="none" w:sz="0" w:space="0" w:color="auto"/>
                        <w:bottom w:val="none" w:sz="0" w:space="0" w:color="auto"/>
                        <w:right w:val="none" w:sz="0" w:space="0" w:color="auto"/>
                      </w:divBdr>
                    </w:div>
                  </w:divsChild>
                </w:div>
                <w:div w:id="906916477">
                  <w:marLeft w:val="0"/>
                  <w:marRight w:val="0"/>
                  <w:marTop w:val="0"/>
                  <w:marBottom w:val="0"/>
                  <w:divBdr>
                    <w:top w:val="none" w:sz="0" w:space="0" w:color="auto"/>
                    <w:left w:val="none" w:sz="0" w:space="0" w:color="auto"/>
                    <w:bottom w:val="none" w:sz="0" w:space="0" w:color="auto"/>
                    <w:right w:val="none" w:sz="0" w:space="0" w:color="auto"/>
                  </w:divBdr>
                  <w:divsChild>
                    <w:div w:id="2012952751">
                      <w:marLeft w:val="0"/>
                      <w:marRight w:val="0"/>
                      <w:marTop w:val="0"/>
                      <w:marBottom w:val="0"/>
                      <w:divBdr>
                        <w:top w:val="none" w:sz="0" w:space="0" w:color="auto"/>
                        <w:left w:val="none" w:sz="0" w:space="0" w:color="auto"/>
                        <w:bottom w:val="none" w:sz="0" w:space="0" w:color="auto"/>
                        <w:right w:val="none" w:sz="0" w:space="0" w:color="auto"/>
                      </w:divBdr>
                    </w:div>
                  </w:divsChild>
                </w:div>
                <w:div w:id="962855857">
                  <w:marLeft w:val="0"/>
                  <w:marRight w:val="0"/>
                  <w:marTop w:val="0"/>
                  <w:marBottom w:val="0"/>
                  <w:divBdr>
                    <w:top w:val="none" w:sz="0" w:space="0" w:color="auto"/>
                    <w:left w:val="none" w:sz="0" w:space="0" w:color="auto"/>
                    <w:bottom w:val="none" w:sz="0" w:space="0" w:color="auto"/>
                    <w:right w:val="none" w:sz="0" w:space="0" w:color="auto"/>
                  </w:divBdr>
                  <w:divsChild>
                    <w:div w:id="2105419807">
                      <w:marLeft w:val="0"/>
                      <w:marRight w:val="0"/>
                      <w:marTop w:val="0"/>
                      <w:marBottom w:val="0"/>
                      <w:divBdr>
                        <w:top w:val="none" w:sz="0" w:space="0" w:color="auto"/>
                        <w:left w:val="none" w:sz="0" w:space="0" w:color="auto"/>
                        <w:bottom w:val="none" w:sz="0" w:space="0" w:color="auto"/>
                        <w:right w:val="none" w:sz="0" w:space="0" w:color="auto"/>
                      </w:divBdr>
                    </w:div>
                  </w:divsChild>
                </w:div>
                <w:div w:id="1163013296">
                  <w:marLeft w:val="0"/>
                  <w:marRight w:val="0"/>
                  <w:marTop w:val="0"/>
                  <w:marBottom w:val="0"/>
                  <w:divBdr>
                    <w:top w:val="none" w:sz="0" w:space="0" w:color="auto"/>
                    <w:left w:val="none" w:sz="0" w:space="0" w:color="auto"/>
                    <w:bottom w:val="none" w:sz="0" w:space="0" w:color="auto"/>
                    <w:right w:val="none" w:sz="0" w:space="0" w:color="auto"/>
                  </w:divBdr>
                  <w:divsChild>
                    <w:div w:id="580216327">
                      <w:marLeft w:val="0"/>
                      <w:marRight w:val="0"/>
                      <w:marTop w:val="0"/>
                      <w:marBottom w:val="0"/>
                      <w:divBdr>
                        <w:top w:val="none" w:sz="0" w:space="0" w:color="auto"/>
                        <w:left w:val="none" w:sz="0" w:space="0" w:color="auto"/>
                        <w:bottom w:val="none" w:sz="0" w:space="0" w:color="auto"/>
                        <w:right w:val="none" w:sz="0" w:space="0" w:color="auto"/>
                      </w:divBdr>
                    </w:div>
                  </w:divsChild>
                </w:div>
                <w:div w:id="1262840902">
                  <w:marLeft w:val="0"/>
                  <w:marRight w:val="0"/>
                  <w:marTop w:val="0"/>
                  <w:marBottom w:val="0"/>
                  <w:divBdr>
                    <w:top w:val="none" w:sz="0" w:space="0" w:color="auto"/>
                    <w:left w:val="none" w:sz="0" w:space="0" w:color="auto"/>
                    <w:bottom w:val="none" w:sz="0" w:space="0" w:color="auto"/>
                    <w:right w:val="none" w:sz="0" w:space="0" w:color="auto"/>
                  </w:divBdr>
                  <w:divsChild>
                    <w:div w:id="843057291">
                      <w:marLeft w:val="0"/>
                      <w:marRight w:val="0"/>
                      <w:marTop w:val="0"/>
                      <w:marBottom w:val="0"/>
                      <w:divBdr>
                        <w:top w:val="none" w:sz="0" w:space="0" w:color="auto"/>
                        <w:left w:val="none" w:sz="0" w:space="0" w:color="auto"/>
                        <w:bottom w:val="none" w:sz="0" w:space="0" w:color="auto"/>
                        <w:right w:val="none" w:sz="0" w:space="0" w:color="auto"/>
                      </w:divBdr>
                    </w:div>
                  </w:divsChild>
                </w:div>
                <w:div w:id="1285040305">
                  <w:marLeft w:val="0"/>
                  <w:marRight w:val="0"/>
                  <w:marTop w:val="0"/>
                  <w:marBottom w:val="0"/>
                  <w:divBdr>
                    <w:top w:val="none" w:sz="0" w:space="0" w:color="auto"/>
                    <w:left w:val="none" w:sz="0" w:space="0" w:color="auto"/>
                    <w:bottom w:val="none" w:sz="0" w:space="0" w:color="auto"/>
                    <w:right w:val="none" w:sz="0" w:space="0" w:color="auto"/>
                  </w:divBdr>
                  <w:divsChild>
                    <w:div w:id="733118195">
                      <w:marLeft w:val="0"/>
                      <w:marRight w:val="0"/>
                      <w:marTop w:val="0"/>
                      <w:marBottom w:val="0"/>
                      <w:divBdr>
                        <w:top w:val="none" w:sz="0" w:space="0" w:color="auto"/>
                        <w:left w:val="none" w:sz="0" w:space="0" w:color="auto"/>
                        <w:bottom w:val="none" w:sz="0" w:space="0" w:color="auto"/>
                        <w:right w:val="none" w:sz="0" w:space="0" w:color="auto"/>
                      </w:divBdr>
                    </w:div>
                  </w:divsChild>
                </w:div>
                <w:div w:id="1302610433">
                  <w:marLeft w:val="0"/>
                  <w:marRight w:val="0"/>
                  <w:marTop w:val="0"/>
                  <w:marBottom w:val="0"/>
                  <w:divBdr>
                    <w:top w:val="none" w:sz="0" w:space="0" w:color="auto"/>
                    <w:left w:val="none" w:sz="0" w:space="0" w:color="auto"/>
                    <w:bottom w:val="none" w:sz="0" w:space="0" w:color="auto"/>
                    <w:right w:val="none" w:sz="0" w:space="0" w:color="auto"/>
                  </w:divBdr>
                  <w:divsChild>
                    <w:div w:id="67269158">
                      <w:marLeft w:val="0"/>
                      <w:marRight w:val="0"/>
                      <w:marTop w:val="0"/>
                      <w:marBottom w:val="0"/>
                      <w:divBdr>
                        <w:top w:val="none" w:sz="0" w:space="0" w:color="auto"/>
                        <w:left w:val="none" w:sz="0" w:space="0" w:color="auto"/>
                        <w:bottom w:val="none" w:sz="0" w:space="0" w:color="auto"/>
                        <w:right w:val="none" w:sz="0" w:space="0" w:color="auto"/>
                      </w:divBdr>
                    </w:div>
                  </w:divsChild>
                </w:div>
                <w:div w:id="1337223153">
                  <w:marLeft w:val="0"/>
                  <w:marRight w:val="0"/>
                  <w:marTop w:val="0"/>
                  <w:marBottom w:val="0"/>
                  <w:divBdr>
                    <w:top w:val="none" w:sz="0" w:space="0" w:color="auto"/>
                    <w:left w:val="none" w:sz="0" w:space="0" w:color="auto"/>
                    <w:bottom w:val="none" w:sz="0" w:space="0" w:color="auto"/>
                    <w:right w:val="none" w:sz="0" w:space="0" w:color="auto"/>
                  </w:divBdr>
                  <w:divsChild>
                    <w:div w:id="2119520374">
                      <w:marLeft w:val="0"/>
                      <w:marRight w:val="0"/>
                      <w:marTop w:val="0"/>
                      <w:marBottom w:val="0"/>
                      <w:divBdr>
                        <w:top w:val="none" w:sz="0" w:space="0" w:color="auto"/>
                        <w:left w:val="none" w:sz="0" w:space="0" w:color="auto"/>
                        <w:bottom w:val="none" w:sz="0" w:space="0" w:color="auto"/>
                        <w:right w:val="none" w:sz="0" w:space="0" w:color="auto"/>
                      </w:divBdr>
                    </w:div>
                  </w:divsChild>
                </w:div>
                <w:div w:id="1459763763">
                  <w:marLeft w:val="0"/>
                  <w:marRight w:val="0"/>
                  <w:marTop w:val="0"/>
                  <w:marBottom w:val="0"/>
                  <w:divBdr>
                    <w:top w:val="none" w:sz="0" w:space="0" w:color="auto"/>
                    <w:left w:val="none" w:sz="0" w:space="0" w:color="auto"/>
                    <w:bottom w:val="none" w:sz="0" w:space="0" w:color="auto"/>
                    <w:right w:val="none" w:sz="0" w:space="0" w:color="auto"/>
                  </w:divBdr>
                  <w:divsChild>
                    <w:div w:id="713044344">
                      <w:marLeft w:val="0"/>
                      <w:marRight w:val="0"/>
                      <w:marTop w:val="0"/>
                      <w:marBottom w:val="0"/>
                      <w:divBdr>
                        <w:top w:val="none" w:sz="0" w:space="0" w:color="auto"/>
                        <w:left w:val="none" w:sz="0" w:space="0" w:color="auto"/>
                        <w:bottom w:val="none" w:sz="0" w:space="0" w:color="auto"/>
                        <w:right w:val="none" w:sz="0" w:space="0" w:color="auto"/>
                      </w:divBdr>
                    </w:div>
                  </w:divsChild>
                </w:div>
                <w:div w:id="1569802849">
                  <w:marLeft w:val="0"/>
                  <w:marRight w:val="0"/>
                  <w:marTop w:val="0"/>
                  <w:marBottom w:val="0"/>
                  <w:divBdr>
                    <w:top w:val="none" w:sz="0" w:space="0" w:color="auto"/>
                    <w:left w:val="none" w:sz="0" w:space="0" w:color="auto"/>
                    <w:bottom w:val="none" w:sz="0" w:space="0" w:color="auto"/>
                    <w:right w:val="none" w:sz="0" w:space="0" w:color="auto"/>
                  </w:divBdr>
                  <w:divsChild>
                    <w:div w:id="585463131">
                      <w:marLeft w:val="0"/>
                      <w:marRight w:val="0"/>
                      <w:marTop w:val="0"/>
                      <w:marBottom w:val="0"/>
                      <w:divBdr>
                        <w:top w:val="none" w:sz="0" w:space="0" w:color="auto"/>
                        <w:left w:val="none" w:sz="0" w:space="0" w:color="auto"/>
                        <w:bottom w:val="none" w:sz="0" w:space="0" w:color="auto"/>
                        <w:right w:val="none" w:sz="0" w:space="0" w:color="auto"/>
                      </w:divBdr>
                    </w:div>
                  </w:divsChild>
                </w:div>
                <w:div w:id="1577669722">
                  <w:marLeft w:val="0"/>
                  <w:marRight w:val="0"/>
                  <w:marTop w:val="0"/>
                  <w:marBottom w:val="0"/>
                  <w:divBdr>
                    <w:top w:val="none" w:sz="0" w:space="0" w:color="auto"/>
                    <w:left w:val="none" w:sz="0" w:space="0" w:color="auto"/>
                    <w:bottom w:val="none" w:sz="0" w:space="0" w:color="auto"/>
                    <w:right w:val="none" w:sz="0" w:space="0" w:color="auto"/>
                  </w:divBdr>
                  <w:divsChild>
                    <w:div w:id="1265185221">
                      <w:marLeft w:val="0"/>
                      <w:marRight w:val="0"/>
                      <w:marTop w:val="0"/>
                      <w:marBottom w:val="0"/>
                      <w:divBdr>
                        <w:top w:val="none" w:sz="0" w:space="0" w:color="auto"/>
                        <w:left w:val="none" w:sz="0" w:space="0" w:color="auto"/>
                        <w:bottom w:val="none" w:sz="0" w:space="0" w:color="auto"/>
                        <w:right w:val="none" w:sz="0" w:space="0" w:color="auto"/>
                      </w:divBdr>
                    </w:div>
                  </w:divsChild>
                </w:div>
                <w:div w:id="1733581890">
                  <w:marLeft w:val="0"/>
                  <w:marRight w:val="0"/>
                  <w:marTop w:val="0"/>
                  <w:marBottom w:val="0"/>
                  <w:divBdr>
                    <w:top w:val="none" w:sz="0" w:space="0" w:color="auto"/>
                    <w:left w:val="none" w:sz="0" w:space="0" w:color="auto"/>
                    <w:bottom w:val="none" w:sz="0" w:space="0" w:color="auto"/>
                    <w:right w:val="none" w:sz="0" w:space="0" w:color="auto"/>
                  </w:divBdr>
                  <w:divsChild>
                    <w:div w:id="1940260837">
                      <w:marLeft w:val="0"/>
                      <w:marRight w:val="0"/>
                      <w:marTop w:val="0"/>
                      <w:marBottom w:val="0"/>
                      <w:divBdr>
                        <w:top w:val="none" w:sz="0" w:space="0" w:color="auto"/>
                        <w:left w:val="none" w:sz="0" w:space="0" w:color="auto"/>
                        <w:bottom w:val="none" w:sz="0" w:space="0" w:color="auto"/>
                        <w:right w:val="none" w:sz="0" w:space="0" w:color="auto"/>
                      </w:divBdr>
                    </w:div>
                  </w:divsChild>
                </w:div>
                <w:div w:id="2044860104">
                  <w:marLeft w:val="0"/>
                  <w:marRight w:val="0"/>
                  <w:marTop w:val="0"/>
                  <w:marBottom w:val="0"/>
                  <w:divBdr>
                    <w:top w:val="none" w:sz="0" w:space="0" w:color="auto"/>
                    <w:left w:val="none" w:sz="0" w:space="0" w:color="auto"/>
                    <w:bottom w:val="none" w:sz="0" w:space="0" w:color="auto"/>
                    <w:right w:val="none" w:sz="0" w:space="0" w:color="auto"/>
                  </w:divBdr>
                  <w:divsChild>
                    <w:div w:id="526602422">
                      <w:marLeft w:val="0"/>
                      <w:marRight w:val="0"/>
                      <w:marTop w:val="0"/>
                      <w:marBottom w:val="0"/>
                      <w:divBdr>
                        <w:top w:val="none" w:sz="0" w:space="0" w:color="auto"/>
                        <w:left w:val="none" w:sz="0" w:space="0" w:color="auto"/>
                        <w:bottom w:val="none" w:sz="0" w:space="0" w:color="auto"/>
                        <w:right w:val="none" w:sz="0" w:space="0" w:color="auto"/>
                      </w:divBdr>
                    </w:div>
                  </w:divsChild>
                </w:div>
                <w:div w:id="2075004096">
                  <w:marLeft w:val="0"/>
                  <w:marRight w:val="0"/>
                  <w:marTop w:val="0"/>
                  <w:marBottom w:val="0"/>
                  <w:divBdr>
                    <w:top w:val="none" w:sz="0" w:space="0" w:color="auto"/>
                    <w:left w:val="none" w:sz="0" w:space="0" w:color="auto"/>
                    <w:bottom w:val="none" w:sz="0" w:space="0" w:color="auto"/>
                    <w:right w:val="none" w:sz="0" w:space="0" w:color="auto"/>
                  </w:divBdr>
                  <w:divsChild>
                    <w:div w:id="737170888">
                      <w:marLeft w:val="0"/>
                      <w:marRight w:val="0"/>
                      <w:marTop w:val="0"/>
                      <w:marBottom w:val="0"/>
                      <w:divBdr>
                        <w:top w:val="none" w:sz="0" w:space="0" w:color="auto"/>
                        <w:left w:val="none" w:sz="0" w:space="0" w:color="auto"/>
                        <w:bottom w:val="none" w:sz="0" w:space="0" w:color="auto"/>
                        <w:right w:val="none" w:sz="0" w:space="0" w:color="auto"/>
                      </w:divBdr>
                    </w:div>
                  </w:divsChild>
                </w:div>
                <w:div w:id="2095323432">
                  <w:marLeft w:val="0"/>
                  <w:marRight w:val="0"/>
                  <w:marTop w:val="0"/>
                  <w:marBottom w:val="0"/>
                  <w:divBdr>
                    <w:top w:val="none" w:sz="0" w:space="0" w:color="auto"/>
                    <w:left w:val="none" w:sz="0" w:space="0" w:color="auto"/>
                    <w:bottom w:val="none" w:sz="0" w:space="0" w:color="auto"/>
                    <w:right w:val="none" w:sz="0" w:space="0" w:color="auto"/>
                  </w:divBdr>
                  <w:divsChild>
                    <w:div w:id="213963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949910">
          <w:marLeft w:val="0"/>
          <w:marRight w:val="0"/>
          <w:marTop w:val="0"/>
          <w:marBottom w:val="0"/>
          <w:divBdr>
            <w:top w:val="none" w:sz="0" w:space="0" w:color="auto"/>
            <w:left w:val="none" w:sz="0" w:space="0" w:color="auto"/>
            <w:bottom w:val="none" w:sz="0" w:space="0" w:color="auto"/>
            <w:right w:val="none" w:sz="0" w:space="0" w:color="auto"/>
          </w:divBdr>
        </w:div>
        <w:div w:id="444423071">
          <w:marLeft w:val="0"/>
          <w:marRight w:val="0"/>
          <w:marTop w:val="0"/>
          <w:marBottom w:val="0"/>
          <w:divBdr>
            <w:top w:val="none" w:sz="0" w:space="0" w:color="auto"/>
            <w:left w:val="none" w:sz="0" w:space="0" w:color="auto"/>
            <w:bottom w:val="none" w:sz="0" w:space="0" w:color="auto"/>
            <w:right w:val="none" w:sz="0" w:space="0" w:color="auto"/>
          </w:divBdr>
        </w:div>
        <w:div w:id="1053238672">
          <w:marLeft w:val="0"/>
          <w:marRight w:val="0"/>
          <w:marTop w:val="0"/>
          <w:marBottom w:val="0"/>
          <w:divBdr>
            <w:top w:val="none" w:sz="0" w:space="0" w:color="auto"/>
            <w:left w:val="none" w:sz="0" w:space="0" w:color="auto"/>
            <w:bottom w:val="none" w:sz="0" w:space="0" w:color="auto"/>
            <w:right w:val="none" w:sz="0" w:space="0" w:color="auto"/>
          </w:divBdr>
          <w:divsChild>
            <w:div w:id="1680037889">
              <w:marLeft w:val="-75"/>
              <w:marRight w:val="0"/>
              <w:marTop w:val="30"/>
              <w:marBottom w:val="30"/>
              <w:divBdr>
                <w:top w:val="none" w:sz="0" w:space="0" w:color="auto"/>
                <w:left w:val="none" w:sz="0" w:space="0" w:color="auto"/>
                <w:bottom w:val="none" w:sz="0" w:space="0" w:color="auto"/>
                <w:right w:val="none" w:sz="0" w:space="0" w:color="auto"/>
              </w:divBdr>
              <w:divsChild>
                <w:div w:id="39868690">
                  <w:marLeft w:val="0"/>
                  <w:marRight w:val="0"/>
                  <w:marTop w:val="0"/>
                  <w:marBottom w:val="0"/>
                  <w:divBdr>
                    <w:top w:val="none" w:sz="0" w:space="0" w:color="auto"/>
                    <w:left w:val="none" w:sz="0" w:space="0" w:color="auto"/>
                    <w:bottom w:val="none" w:sz="0" w:space="0" w:color="auto"/>
                    <w:right w:val="none" w:sz="0" w:space="0" w:color="auto"/>
                  </w:divBdr>
                  <w:divsChild>
                    <w:div w:id="757797147">
                      <w:marLeft w:val="0"/>
                      <w:marRight w:val="0"/>
                      <w:marTop w:val="0"/>
                      <w:marBottom w:val="0"/>
                      <w:divBdr>
                        <w:top w:val="none" w:sz="0" w:space="0" w:color="auto"/>
                        <w:left w:val="none" w:sz="0" w:space="0" w:color="auto"/>
                        <w:bottom w:val="none" w:sz="0" w:space="0" w:color="auto"/>
                        <w:right w:val="none" w:sz="0" w:space="0" w:color="auto"/>
                      </w:divBdr>
                    </w:div>
                    <w:div w:id="1094084368">
                      <w:marLeft w:val="0"/>
                      <w:marRight w:val="0"/>
                      <w:marTop w:val="0"/>
                      <w:marBottom w:val="0"/>
                      <w:divBdr>
                        <w:top w:val="none" w:sz="0" w:space="0" w:color="auto"/>
                        <w:left w:val="none" w:sz="0" w:space="0" w:color="auto"/>
                        <w:bottom w:val="none" w:sz="0" w:space="0" w:color="auto"/>
                        <w:right w:val="none" w:sz="0" w:space="0" w:color="auto"/>
                      </w:divBdr>
                    </w:div>
                  </w:divsChild>
                </w:div>
                <w:div w:id="45879507">
                  <w:marLeft w:val="0"/>
                  <w:marRight w:val="0"/>
                  <w:marTop w:val="0"/>
                  <w:marBottom w:val="0"/>
                  <w:divBdr>
                    <w:top w:val="none" w:sz="0" w:space="0" w:color="auto"/>
                    <w:left w:val="none" w:sz="0" w:space="0" w:color="auto"/>
                    <w:bottom w:val="none" w:sz="0" w:space="0" w:color="auto"/>
                    <w:right w:val="none" w:sz="0" w:space="0" w:color="auto"/>
                  </w:divBdr>
                  <w:divsChild>
                    <w:div w:id="963803715">
                      <w:marLeft w:val="0"/>
                      <w:marRight w:val="0"/>
                      <w:marTop w:val="0"/>
                      <w:marBottom w:val="0"/>
                      <w:divBdr>
                        <w:top w:val="none" w:sz="0" w:space="0" w:color="auto"/>
                        <w:left w:val="none" w:sz="0" w:space="0" w:color="auto"/>
                        <w:bottom w:val="none" w:sz="0" w:space="0" w:color="auto"/>
                        <w:right w:val="none" w:sz="0" w:space="0" w:color="auto"/>
                      </w:divBdr>
                    </w:div>
                  </w:divsChild>
                </w:div>
                <w:div w:id="76905587">
                  <w:marLeft w:val="0"/>
                  <w:marRight w:val="0"/>
                  <w:marTop w:val="0"/>
                  <w:marBottom w:val="0"/>
                  <w:divBdr>
                    <w:top w:val="none" w:sz="0" w:space="0" w:color="auto"/>
                    <w:left w:val="none" w:sz="0" w:space="0" w:color="auto"/>
                    <w:bottom w:val="none" w:sz="0" w:space="0" w:color="auto"/>
                    <w:right w:val="none" w:sz="0" w:space="0" w:color="auto"/>
                  </w:divBdr>
                  <w:divsChild>
                    <w:div w:id="1040788603">
                      <w:marLeft w:val="0"/>
                      <w:marRight w:val="0"/>
                      <w:marTop w:val="0"/>
                      <w:marBottom w:val="0"/>
                      <w:divBdr>
                        <w:top w:val="none" w:sz="0" w:space="0" w:color="auto"/>
                        <w:left w:val="none" w:sz="0" w:space="0" w:color="auto"/>
                        <w:bottom w:val="none" w:sz="0" w:space="0" w:color="auto"/>
                        <w:right w:val="none" w:sz="0" w:space="0" w:color="auto"/>
                      </w:divBdr>
                    </w:div>
                  </w:divsChild>
                </w:div>
                <w:div w:id="86269936">
                  <w:marLeft w:val="0"/>
                  <w:marRight w:val="0"/>
                  <w:marTop w:val="0"/>
                  <w:marBottom w:val="0"/>
                  <w:divBdr>
                    <w:top w:val="none" w:sz="0" w:space="0" w:color="auto"/>
                    <w:left w:val="none" w:sz="0" w:space="0" w:color="auto"/>
                    <w:bottom w:val="none" w:sz="0" w:space="0" w:color="auto"/>
                    <w:right w:val="none" w:sz="0" w:space="0" w:color="auto"/>
                  </w:divBdr>
                  <w:divsChild>
                    <w:div w:id="45497678">
                      <w:marLeft w:val="0"/>
                      <w:marRight w:val="0"/>
                      <w:marTop w:val="0"/>
                      <w:marBottom w:val="0"/>
                      <w:divBdr>
                        <w:top w:val="none" w:sz="0" w:space="0" w:color="auto"/>
                        <w:left w:val="none" w:sz="0" w:space="0" w:color="auto"/>
                        <w:bottom w:val="none" w:sz="0" w:space="0" w:color="auto"/>
                        <w:right w:val="none" w:sz="0" w:space="0" w:color="auto"/>
                      </w:divBdr>
                    </w:div>
                  </w:divsChild>
                </w:div>
                <w:div w:id="87701726">
                  <w:marLeft w:val="0"/>
                  <w:marRight w:val="0"/>
                  <w:marTop w:val="0"/>
                  <w:marBottom w:val="0"/>
                  <w:divBdr>
                    <w:top w:val="none" w:sz="0" w:space="0" w:color="auto"/>
                    <w:left w:val="none" w:sz="0" w:space="0" w:color="auto"/>
                    <w:bottom w:val="none" w:sz="0" w:space="0" w:color="auto"/>
                    <w:right w:val="none" w:sz="0" w:space="0" w:color="auto"/>
                  </w:divBdr>
                  <w:divsChild>
                    <w:div w:id="1262949784">
                      <w:marLeft w:val="0"/>
                      <w:marRight w:val="0"/>
                      <w:marTop w:val="0"/>
                      <w:marBottom w:val="0"/>
                      <w:divBdr>
                        <w:top w:val="none" w:sz="0" w:space="0" w:color="auto"/>
                        <w:left w:val="none" w:sz="0" w:space="0" w:color="auto"/>
                        <w:bottom w:val="none" w:sz="0" w:space="0" w:color="auto"/>
                        <w:right w:val="none" w:sz="0" w:space="0" w:color="auto"/>
                      </w:divBdr>
                    </w:div>
                  </w:divsChild>
                </w:div>
                <w:div w:id="104620914">
                  <w:marLeft w:val="0"/>
                  <w:marRight w:val="0"/>
                  <w:marTop w:val="0"/>
                  <w:marBottom w:val="0"/>
                  <w:divBdr>
                    <w:top w:val="none" w:sz="0" w:space="0" w:color="auto"/>
                    <w:left w:val="none" w:sz="0" w:space="0" w:color="auto"/>
                    <w:bottom w:val="none" w:sz="0" w:space="0" w:color="auto"/>
                    <w:right w:val="none" w:sz="0" w:space="0" w:color="auto"/>
                  </w:divBdr>
                  <w:divsChild>
                    <w:div w:id="1781875563">
                      <w:marLeft w:val="0"/>
                      <w:marRight w:val="0"/>
                      <w:marTop w:val="0"/>
                      <w:marBottom w:val="0"/>
                      <w:divBdr>
                        <w:top w:val="none" w:sz="0" w:space="0" w:color="auto"/>
                        <w:left w:val="none" w:sz="0" w:space="0" w:color="auto"/>
                        <w:bottom w:val="none" w:sz="0" w:space="0" w:color="auto"/>
                        <w:right w:val="none" w:sz="0" w:space="0" w:color="auto"/>
                      </w:divBdr>
                    </w:div>
                  </w:divsChild>
                </w:div>
                <w:div w:id="126364361">
                  <w:marLeft w:val="0"/>
                  <w:marRight w:val="0"/>
                  <w:marTop w:val="0"/>
                  <w:marBottom w:val="0"/>
                  <w:divBdr>
                    <w:top w:val="none" w:sz="0" w:space="0" w:color="auto"/>
                    <w:left w:val="none" w:sz="0" w:space="0" w:color="auto"/>
                    <w:bottom w:val="none" w:sz="0" w:space="0" w:color="auto"/>
                    <w:right w:val="none" w:sz="0" w:space="0" w:color="auto"/>
                  </w:divBdr>
                  <w:divsChild>
                    <w:div w:id="1314263021">
                      <w:marLeft w:val="0"/>
                      <w:marRight w:val="0"/>
                      <w:marTop w:val="0"/>
                      <w:marBottom w:val="0"/>
                      <w:divBdr>
                        <w:top w:val="none" w:sz="0" w:space="0" w:color="auto"/>
                        <w:left w:val="none" w:sz="0" w:space="0" w:color="auto"/>
                        <w:bottom w:val="none" w:sz="0" w:space="0" w:color="auto"/>
                        <w:right w:val="none" w:sz="0" w:space="0" w:color="auto"/>
                      </w:divBdr>
                    </w:div>
                  </w:divsChild>
                </w:div>
                <w:div w:id="177155627">
                  <w:marLeft w:val="0"/>
                  <w:marRight w:val="0"/>
                  <w:marTop w:val="0"/>
                  <w:marBottom w:val="0"/>
                  <w:divBdr>
                    <w:top w:val="none" w:sz="0" w:space="0" w:color="auto"/>
                    <w:left w:val="none" w:sz="0" w:space="0" w:color="auto"/>
                    <w:bottom w:val="none" w:sz="0" w:space="0" w:color="auto"/>
                    <w:right w:val="none" w:sz="0" w:space="0" w:color="auto"/>
                  </w:divBdr>
                  <w:divsChild>
                    <w:div w:id="1970502455">
                      <w:marLeft w:val="0"/>
                      <w:marRight w:val="0"/>
                      <w:marTop w:val="0"/>
                      <w:marBottom w:val="0"/>
                      <w:divBdr>
                        <w:top w:val="none" w:sz="0" w:space="0" w:color="auto"/>
                        <w:left w:val="none" w:sz="0" w:space="0" w:color="auto"/>
                        <w:bottom w:val="none" w:sz="0" w:space="0" w:color="auto"/>
                        <w:right w:val="none" w:sz="0" w:space="0" w:color="auto"/>
                      </w:divBdr>
                    </w:div>
                  </w:divsChild>
                </w:div>
                <w:div w:id="254755309">
                  <w:marLeft w:val="0"/>
                  <w:marRight w:val="0"/>
                  <w:marTop w:val="0"/>
                  <w:marBottom w:val="0"/>
                  <w:divBdr>
                    <w:top w:val="none" w:sz="0" w:space="0" w:color="auto"/>
                    <w:left w:val="none" w:sz="0" w:space="0" w:color="auto"/>
                    <w:bottom w:val="none" w:sz="0" w:space="0" w:color="auto"/>
                    <w:right w:val="none" w:sz="0" w:space="0" w:color="auto"/>
                  </w:divBdr>
                  <w:divsChild>
                    <w:div w:id="1084493682">
                      <w:marLeft w:val="0"/>
                      <w:marRight w:val="0"/>
                      <w:marTop w:val="0"/>
                      <w:marBottom w:val="0"/>
                      <w:divBdr>
                        <w:top w:val="none" w:sz="0" w:space="0" w:color="auto"/>
                        <w:left w:val="none" w:sz="0" w:space="0" w:color="auto"/>
                        <w:bottom w:val="none" w:sz="0" w:space="0" w:color="auto"/>
                        <w:right w:val="none" w:sz="0" w:space="0" w:color="auto"/>
                      </w:divBdr>
                    </w:div>
                  </w:divsChild>
                </w:div>
                <w:div w:id="258416623">
                  <w:marLeft w:val="0"/>
                  <w:marRight w:val="0"/>
                  <w:marTop w:val="0"/>
                  <w:marBottom w:val="0"/>
                  <w:divBdr>
                    <w:top w:val="none" w:sz="0" w:space="0" w:color="auto"/>
                    <w:left w:val="none" w:sz="0" w:space="0" w:color="auto"/>
                    <w:bottom w:val="none" w:sz="0" w:space="0" w:color="auto"/>
                    <w:right w:val="none" w:sz="0" w:space="0" w:color="auto"/>
                  </w:divBdr>
                  <w:divsChild>
                    <w:div w:id="1081834748">
                      <w:marLeft w:val="0"/>
                      <w:marRight w:val="0"/>
                      <w:marTop w:val="0"/>
                      <w:marBottom w:val="0"/>
                      <w:divBdr>
                        <w:top w:val="none" w:sz="0" w:space="0" w:color="auto"/>
                        <w:left w:val="none" w:sz="0" w:space="0" w:color="auto"/>
                        <w:bottom w:val="none" w:sz="0" w:space="0" w:color="auto"/>
                        <w:right w:val="none" w:sz="0" w:space="0" w:color="auto"/>
                      </w:divBdr>
                    </w:div>
                  </w:divsChild>
                </w:div>
                <w:div w:id="258954894">
                  <w:marLeft w:val="0"/>
                  <w:marRight w:val="0"/>
                  <w:marTop w:val="0"/>
                  <w:marBottom w:val="0"/>
                  <w:divBdr>
                    <w:top w:val="none" w:sz="0" w:space="0" w:color="auto"/>
                    <w:left w:val="none" w:sz="0" w:space="0" w:color="auto"/>
                    <w:bottom w:val="none" w:sz="0" w:space="0" w:color="auto"/>
                    <w:right w:val="none" w:sz="0" w:space="0" w:color="auto"/>
                  </w:divBdr>
                  <w:divsChild>
                    <w:div w:id="2114208106">
                      <w:marLeft w:val="0"/>
                      <w:marRight w:val="0"/>
                      <w:marTop w:val="0"/>
                      <w:marBottom w:val="0"/>
                      <w:divBdr>
                        <w:top w:val="none" w:sz="0" w:space="0" w:color="auto"/>
                        <w:left w:val="none" w:sz="0" w:space="0" w:color="auto"/>
                        <w:bottom w:val="none" w:sz="0" w:space="0" w:color="auto"/>
                        <w:right w:val="none" w:sz="0" w:space="0" w:color="auto"/>
                      </w:divBdr>
                    </w:div>
                  </w:divsChild>
                </w:div>
                <w:div w:id="291786264">
                  <w:marLeft w:val="0"/>
                  <w:marRight w:val="0"/>
                  <w:marTop w:val="0"/>
                  <w:marBottom w:val="0"/>
                  <w:divBdr>
                    <w:top w:val="none" w:sz="0" w:space="0" w:color="auto"/>
                    <w:left w:val="none" w:sz="0" w:space="0" w:color="auto"/>
                    <w:bottom w:val="none" w:sz="0" w:space="0" w:color="auto"/>
                    <w:right w:val="none" w:sz="0" w:space="0" w:color="auto"/>
                  </w:divBdr>
                  <w:divsChild>
                    <w:div w:id="778723028">
                      <w:marLeft w:val="0"/>
                      <w:marRight w:val="0"/>
                      <w:marTop w:val="0"/>
                      <w:marBottom w:val="0"/>
                      <w:divBdr>
                        <w:top w:val="none" w:sz="0" w:space="0" w:color="auto"/>
                        <w:left w:val="none" w:sz="0" w:space="0" w:color="auto"/>
                        <w:bottom w:val="none" w:sz="0" w:space="0" w:color="auto"/>
                        <w:right w:val="none" w:sz="0" w:space="0" w:color="auto"/>
                      </w:divBdr>
                    </w:div>
                  </w:divsChild>
                </w:div>
                <w:div w:id="351491667">
                  <w:marLeft w:val="0"/>
                  <w:marRight w:val="0"/>
                  <w:marTop w:val="0"/>
                  <w:marBottom w:val="0"/>
                  <w:divBdr>
                    <w:top w:val="none" w:sz="0" w:space="0" w:color="auto"/>
                    <w:left w:val="none" w:sz="0" w:space="0" w:color="auto"/>
                    <w:bottom w:val="none" w:sz="0" w:space="0" w:color="auto"/>
                    <w:right w:val="none" w:sz="0" w:space="0" w:color="auto"/>
                  </w:divBdr>
                  <w:divsChild>
                    <w:div w:id="453713455">
                      <w:marLeft w:val="0"/>
                      <w:marRight w:val="0"/>
                      <w:marTop w:val="0"/>
                      <w:marBottom w:val="0"/>
                      <w:divBdr>
                        <w:top w:val="none" w:sz="0" w:space="0" w:color="auto"/>
                        <w:left w:val="none" w:sz="0" w:space="0" w:color="auto"/>
                        <w:bottom w:val="none" w:sz="0" w:space="0" w:color="auto"/>
                        <w:right w:val="none" w:sz="0" w:space="0" w:color="auto"/>
                      </w:divBdr>
                    </w:div>
                  </w:divsChild>
                </w:div>
                <w:div w:id="352612976">
                  <w:marLeft w:val="0"/>
                  <w:marRight w:val="0"/>
                  <w:marTop w:val="0"/>
                  <w:marBottom w:val="0"/>
                  <w:divBdr>
                    <w:top w:val="none" w:sz="0" w:space="0" w:color="auto"/>
                    <w:left w:val="none" w:sz="0" w:space="0" w:color="auto"/>
                    <w:bottom w:val="none" w:sz="0" w:space="0" w:color="auto"/>
                    <w:right w:val="none" w:sz="0" w:space="0" w:color="auto"/>
                  </w:divBdr>
                  <w:divsChild>
                    <w:div w:id="1211460639">
                      <w:marLeft w:val="0"/>
                      <w:marRight w:val="0"/>
                      <w:marTop w:val="0"/>
                      <w:marBottom w:val="0"/>
                      <w:divBdr>
                        <w:top w:val="none" w:sz="0" w:space="0" w:color="auto"/>
                        <w:left w:val="none" w:sz="0" w:space="0" w:color="auto"/>
                        <w:bottom w:val="none" w:sz="0" w:space="0" w:color="auto"/>
                        <w:right w:val="none" w:sz="0" w:space="0" w:color="auto"/>
                      </w:divBdr>
                    </w:div>
                  </w:divsChild>
                </w:div>
                <w:div w:id="356394942">
                  <w:marLeft w:val="0"/>
                  <w:marRight w:val="0"/>
                  <w:marTop w:val="0"/>
                  <w:marBottom w:val="0"/>
                  <w:divBdr>
                    <w:top w:val="none" w:sz="0" w:space="0" w:color="auto"/>
                    <w:left w:val="none" w:sz="0" w:space="0" w:color="auto"/>
                    <w:bottom w:val="none" w:sz="0" w:space="0" w:color="auto"/>
                    <w:right w:val="none" w:sz="0" w:space="0" w:color="auto"/>
                  </w:divBdr>
                  <w:divsChild>
                    <w:div w:id="300615357">
                      <w:marLeft w:val="0"/>
                      <w:marRight w:val="0"/>
                      <w:marTop w:val="0"/>
                      <w:marBottom w:val="0"/>
                      <w:divBdr>
                        <w:top w:val="none" w:sz="0" w:space="0" w:color="auto"/>
                        <w:left w:val="none" w:sz="0" w:space="0" w:color="auto"/>
                        <w:bottom w:val="none" w:sz="0" w:space="0" w:color="auto"/>
                        <w:right w:val="none" w:sz="0" w:space="0" w:color="auto"/>
                      </w:divBdr>
                    </w:div>
                  </w:divsChild>
                </w:div>
                <w:div w:id="501941512">
                  <w:marLeft w:val="0"/>
                  <w:marRight w:val="0"/>
                  <w:marTop w:val="0"/>
                  <w:marBottom w:val="0"/>
                  <w:divBdr>
                    <w:top w:val="none" w:sz="0" w:space="0" w:color="auto"/>
                    <w:left w:val="none" w:sz="0" w:space="0" w:color="auto"/>
                    <w:bottom w:val="none" w:sz="0" w:space="0" w:color="auto"/>
                    <w:right w:val="none" w:sz="0" w:space="0" w:color="auto"/>
                  </w:divBdr>
                  <w:divsChild>
                    <w:div w:id="918052207">
                      <w:marLeft w:val="0"/>
                      <w:marRight w:val="0"/>
                      <w:marTop w:val="0"/>
                      <w:marBottom w:val="0"/>
                      <w:divBdr>
                        <w:top w:val="none" w:sz="0" w:space="0" w:color="auto"/>
                        <w:left w:val="none" w:sz="0" w:space="0" w:color="auto"/>
                        <w:bottom w:val="none" w:sz="0" w:space="0" w:color="auto"/>
                        <w:right w:val="none" w:sz="0" w:space="0" w:color="auto"/>
                      </w:divBdr>
                    </w:div>
                  </w:divsChild>
                </w:div>
                <w:div w:id="507644836">
                  <w:marLeft w:val="0"/>
                  <w:marRight w:val="0"/>
                  <w:marTop w:val="0"/>
                  <w:marBottom w:val="0"/>
                  <w:divBdr>
                    <w:top w:val="none" w:sz="0" w:space="0" w:color="auto"/>
                    <w:left w:val="none" w:sz="0" w:space="0" w:color="auto"/>
                    <w:bottom w:val="none" w:sz="0" w:space="0" w:color="auto"/>
                    <w:right w:val="none" w:sz="0" w:space="0" w:color="auto"/>
                  </w:divBdr>
                  <w:divsChild>
                    <w:div w:id="125587269">
                      <w:marLeft w:val="0"/>
                      <w:marRight w:val="0"/>
                      <w:marTop w:val="0"/>
                      <w:marBottom w:val="0"/>
                      <w:divBdr>
                        <w:top w:val="none" w:sz="0" w:space="0" w:color="auto"/>
                        <w:left w:val="none" w:sz="0" w:space="0" w:color="auto"/>
                        <w:bottom w:val="none" w:sz="0" w:space="0" w:color="auto"/>
                        <w:right w:val="none" w:sz="0" w:space="0" w:color="auto"/>
                      </w:divBdr>
                    </w:div>
                    <w:div w:id="1283265631">
                      <w:marLeft w:val="0"/>
                      <w:marRight w:val="0"/>
                      <w:marTop w:val="0"/>
                      <w:marBottom w:val="0"/>
                      <w:divBdr>
                        <w:top w:val="none" w:sz="0" w:space="0" w:color="auto"/>
                        <w:left w:val="none" w:sz="0" w:space="0" w:color="auto"/>
                        <w:bottom w:val="none" w:sz="0" w:space="0" w:color="auto"/>
                        <w:right w:val="none" w:sz="0" w:space="0" w:color="auto"/>
                      </w:divBdr>
                    </w:div>
                  </w:divsChild>
                </w:div>
                <w:div w:id="535385932">
                  <w:marLeft w:val="0"/>
                  <w:marRight w:val="0"/>
                  <w:marTop w:val="0"/>
                  <w:marBottom w:val="0"/>
                  <w:divBdr>
                    <w:top w:val="none" w:sz="0" w:space="0" w:color="auto"/>
                    <w:left w:val="none" w:sz="0" w:space="0" w:color="auto"/>
                    <w:bottom w:val="none" w:sz="0" w:space="0" w:color="auto"/>
                    <w:right w:val="none" w:sz="0" w:space="0" w:color="auto"/>
                  </w:divBdr>
                  <w:divsChild>
                    <w:div w:id="113409110">
                      <w:marLeft w:val="0"/>
                      <w:marRight w:val="0"/>
                      <w:marTop w:val="0"/>
                      <w:marBottom w:val="0"/>
                      <w:divBdr>
                        <w:top w:val="none" w:sz="0" w:space="0" w:color="auto"/>
                        <w:left w:val="none" w:sz="0" w:space="0" w:color="auto"/>
                        <w:bottom w:val="none" w:sz="0" w:space="0" w:color="auto"/>
                        <w:right w:val="none" w:sz="0" w:space="0" w:color="auto"/>
                      </w:divBdr>
                    </w:div>
                  </w:divsChild>
                </w:div>
                <w:div w:id="539165720">
                  <w:marLeft w:val="0"/>
                  <w:marRight w:val="0"/>
                  <w:marTop w:val="0"/>
                  <w:marBottom w:val="0"/>
                  <w:divBdr>
                    <w:top w:val="none" w:sz="0" w:space="0" w:color="auto"/>
                    <w:left w:val="none" w:sz="0" w:space="0" w:color="auto"/>
                    <w:bottom w:val="none" w:sz="0" w:space="0" w:color="auto"/>
                    <w:right w:val="none" w:sz="0" w:space="0" w:color="auto"/>
                  </w:divBdr>
                  <w:divsChild>
                    <w:div w:id="941455266">
                      <w:marLeft w:val="0"/>
                      <w:marRight w:val="0"/>
                      <w:marTop w:val="0"/>
                      <w:marBottom w:val="0"/>
                      <w:divBdr>
                        <w:top w:val="none" w:sz="0" w:space="0" w:color="auto"/>
                        <w:left w:val="none" w:sz="0" w:space="0" w:color="auto"/>
                        <w:bottom w:val="none" w:sz="0" w:space="0" w:color="auto"/>
                        <w:right w:val="none" w:sz="0" w:space="0" w:color="auto"/>
                      </w:divBdr>
                    </w:div>
                  </w:divsChild>
                </w:div>
                <w:div w:id="559633872">
                  <w:marLeft w:val="0"/>
                  <w:marRight w:val="0"/>
                  <w:marTop w:val="0"/>
                  <w:marBottom w:val="0"/>
                  <w:divBdr>
                    <w:top w:val="none" w:sz="0" w:space="0" w:color="auto"/>
                    <w:left w:val="none" w:sz="0" w:space="0" w:color="auto"/>
                    <w:bottom w:val="none" w:sz="0" w:space="0" w:color="auto"/>
                    <w:right w:val="none" w:sz="0" w:space="0" w:color="auto"/>
                  </w:divBdr>
                  <w:divsChild>
                    <w:div w:id="136656153">
                      <w:marLeft w:val="0"/>
                      <w:marRight w:val="0"/>
                      <w:marTop w:val="0"/>
                      <w:marBottom w:val="0"/>
                      <w:divBdr>
                        <w:top w:val="none" w:sz="0" w:space="0" w:color="auto"/>
                        <w:left w:val="none" w:sz="0" w:space="0" w:color="auto"/>
                        <w:bottom w:val="none" w:sz="0" w:space="0" w:color="auto"/>
                        <w:right w:val="none" w:sz="0" w:space="0" w:color="auto"/>
                      </w:divBdr>
                    </w:div>
                  </w:divsChild>
                </w:div>
                <w:div w:id="562957293">
                  <w:marLeft w:val="0"/>
                  <w:marRight w:val="0"/>
                  <w:marTop w:val="0"/>
                  <w:marBottom w:val="0"/>
                  <w:divBdr>
                    <w:top w:val="none" w:sz="0" w:space="0" w:color="auto"/>
                    <w:left w:val="none" w:sz="0" w:space="0" w:color="auto"/>
                    <w:bottom w:val="none" w:sz="0" w:space="0" w:color="auto"/>
                    <w:right w:val="none" w:sz="0" w:space="0" w:color="auto"/>
                  </w:divBdr>
                  <w:divsChild>
                    <w:div w:id="1317535787">
                      <w:marLeft w:val="0"/>
                      <w:marRight w:val="0"/>
                      <w:marTop w:val="0"/>
                      <w:marBottom w:val="0"/>
                      <w:divBdr>
                        <w:top w:val="none" w:sz="0" w:space="0" w:color="auto"/>
                        <w:left w:val="none" w:sz="0" w:space="0" w:color="auto"/>
                        <w:bottom w:val="none" w:sz="0" w:space="0" w:color="auto"/>
                        <w:right w:val="none" w:sz="0" w:space="0" w:color="auto"/>
                      </w:divBdr>
                    </w:div>
                    <w:div w:id="1896692904">
                      <w:marLeft w:val="0"/>
                      <w:marRight w:val="0"/>
                      <w:marTop w:val="0"/>
                      <w:marBottom w:val="0"/>
                      <w:divBdr>
                        <w:top w:val="none" w:sz="0" w:space="0" w:color="auto"/>
                        <w:left w:val="none" w:sz="0" w:space="0" w:color="auto"/>
                        <w:bottom w:val="none" w:sz="0" w:space="0" w:color="auto"/>
                        <w:right w:val="none" w:sz="0" w:space="0" w:color="auto"/>
                      </w:divBdr>
                    </w:div>
                  </w:divsChild>
                </w:div>
                <w:div w:id="573861523">
                  <w:marLeft w:val="0"/>
                  <w:marRight w:val="0"/>
                  <w:marTop w:val="0"/>
                  <w:marBottom w:val="0"/>
                  <w:divBdr>
                    <w:top w:val="none" w:sz="0" w:space="0" w:color="auto"/>
                    <w:left w:val="none" w:sz="0" w:space="0" w:color="auto"/>
                    <w:bottom w:val="none" w:sz="0" w:space="0" w:color="auto"/>
                    <w:right w:val="none" w:sz="0" w:space="0" w:color="auto"/>
                  </w:divBdr>
                  <w:divsChild>
                    <w:div w:id="2109809387">
                      <w:marLeft w:val="0"/>
                      <w:marRight w:val="0"/>
                      <w:marTop w:val="0"/>
                      <w:marBottom w:val="0"/>
                      <w:divBdr>
                        <w:top w:val="none" w:sz="0" w:space="0" w:color="auto"/>
                        <w:left w:val="none" w:sz="0" w:space="0" w:color="auto"/>
                        <w:bottom w:val="none" w:sz="0" w:space="0" w:color="auto"/>
                        <w:right w:val="none" w:sz="0" w:space="0" w:color="auto"/>
                      </w:divBdr>
                    </w:div>
                  </w:divsChild>
                </w:div>
                <w:div w:id="586311493">
                  <w:marLeft w:val="0"/>
                  <w:marRight w:val="0"/>
                  <w:marTop w:val="0"/>
                  <w:marBottom w:val="0"/>
                  <w:divBdr>
                    <w:top w:val="none" w:sz="0" w:space="0" w:color="auto"/>
                    <w:left w:val="none" w:sz="0" w:space="0" w:color="auto"/>
                    <w:bottom w:val="none" w:sz="0" w:space="0" w:color="auto"/>
                    <w:right w:val="none" w:sz="0" w:space="0" w:color="auto"/>
                  </w:divBdr>
                  <w:divsChild>
                    <w:div w:id="70544372">
                      <w:marLeft w:val="0"/>
                      <w:marRight w:val="0"/>
                      <w:marTop w:val="0"/>
                      <w:marBottom w:val="0"/>
                      <w:divBdr>
                        <w:top w:val="none" w:sz="0" w:space="0" w:color="auto"/>
                        <w:left w:val="none" w:sz="0" w:space="0" w:color="auto"/>
                        <w:bottom w:val="none" w:sz="0" w:space="0" w:color="auto"/>
                        <w:right w:val="none" w:sz="0" w:space="0" w:color="auto"/>
                      </w:divBdr>
                    </w:div>
                  </w:divsChild>
                </w:div>
                <w:div w:id="610211763">
                  <w:marLeft w:val="0"/>
                  <w:marRight w:val="0"/>
                  <w:marTop w:val="0"/>
                  <w:marBottom w:val="0"/>
                  <w:divBdr>
                    <w:top w:val="none" w:sz="0" w:space="0" w:color="auto"/>
                    <w:left w:val="none" w:sz="0" w:space="0" w:color="auto"/>
                    <w:bottom w:val="none" w:sz="0" w:space="0" w:color="auto"/>
                    <w:right w:val="none" w:sz="0" w:space="0" w:color="auto"/>
                  </w:divBdr>
                  <w:divsChild>
                    <w:div w:id="374548067">
                      <w:marLeft w:val="0"/>
                      <w:marRight w:val="0"/>
                      <w:marTop w:val="0"/>
                      <w:marBottom w:val="0"/>
                      <w:divBdr>
                        <w:top w:val="none" w:sz="0" w:space="0" w:color="auto"/>
                        <w:left w:val="none" w:sz="0" w:space="0" w:color="auto"/>
                        <w:bottom w:val="none" w:sz="0" w:space="0" w:color="auto"/>
                        <w:right w:val="none" w:sz="0" w:space="0" w:color="auto"/>
                      </w:divBdr>
                    </w:div>
                  </w:divsChild>
                </w:div>
                <w:div w:id="635570530">
                  <w:marLeft w:val="0"/>
                  <w:marRight w:val="0"/>
                  <w:marTop w:val="0"/>
                  <w:marBottom w:val="0"/>
                  <w:divBdr>
                    <w:top w:val="none" w:sz="0" w:space="0" w:color="auto"/>
                    <w:left w:val="none" w:sz="0" w:space="0" w:color="auto"/>
                    <w:bottom w:val="none" w:sz="0" w:space="0" w:color="auto"/>
                    <w:right w:val="none" w:sz="0" w:space="0" w:color="auto"/>
                  </w:divBdr>
                  <w:divsChild>
                    <w:div w:id="1456872751">
                      <w:marLeft w:val="0"/>
                      <w:marRight w:val="0"/>
                      <w:marTop w:val="0"/>
                      <w:marBottom w:val="0"/>
                      <w:divBdr>
                        <w:top w:val="none" w:sz="0" w:space="0" w:color="auto"/>
                        <w:left w:val="none" w:sz="0" w:space="0" w:color="auto"/>
                        <w:bottom w:val="none" w:sz="0" w:space="0" w:color="auto"/>
                        <w:right w:val="none" w:sz="0" w:space="0" w:color="auto"/>
                      </w:divBdr>
                    </w:div>
                  </w:divsChild>
                </w:div>
                <w:div w:id="659622584">
                  <w:marLeft w:val="0"/>
                  <w:marRight w:val="0"/>
                  <w:marTop w:val="0"/>
                  <w:marBottom w:val="0"/>
                  <w:divBdr>
                    <w:top w:val="none" w:sz="0" w:space="0" w:color="auto"/>
                    <w:left w:val="none" w:sz="0" w:space="0" w:color="auto"/>
                    <w:bottom w:val="none" w:sz="0" w:space="0" w:color="auto"/>
                    <w:right w:val="none" w:sz="0" w:space="0" w:color="auto"/>
                  </w:divBdr>
                  <w:divsChild>
                    <w:div w:id="731388337">
                      <w:marLeft w:val="0"/>
                      <w:marRight w:val="0"/>
                      <w:marTop w:val="0"/>
                      <w:marBottom w:val="0"/>
                      <w:divBdr>
                        <w:top w:val="none" w:sz="0" w:space="0" w:color="auto"/>
                        <w:left w:val="none" w:sz="0" w:space="0" w:color="auto"/>
                        <w:bottom w:val="none" w:sz="0" w:space="0" w:color="auto"/>
                        <w:right w:val="none" w:sz="0" w:space="0" w:color="auto"/>
                      </w:divBdr>
                    </w:div>
                  </w:divsChild>
                </w:div>
                <w:div w:id="668094029">
                  <w:marLeft w:val="0"/>
                  <w:marRight w:val="0"/>
                  <w:marTop w:val="0"/>
                  <w:marBottom w:val="0"/>
                  <w:divBdr>
                    <w:top w:val="none" w:sz="0" w:space="0" w:color="auto"/>
                    <w:left w:val="none" w:sz="0" w:space="0" w:color="auto"/>
                    <w:bottom w:val="none" w:sz="0" w:space="0" w:color="auto"/>
                    <w:right w:val="none" w:sz="0" w:space="0" w:color="auto"/>
                  </w:divBdr>
                  <w:divsChild>
                    <w:div w:id="31272767">
                      <w:marLeft w:val="0"/>
                      <w:marRight w:val="0"/>
                      <w:marTop w:val="0"/>
                      <w:marBottom w:val="0"/>
                      <w:divBdr>
                        <w:top w:val="none" w:sz="0" w:space="0" w:color="auto"/>
                        <w:left w:val="none" w:sz="0" w:space="0" w:color="auto"/>
                        <w:bottom w:val="none" w:sz="0" w:space="0" w:color="auto"/>
                        <w:right w:val="none" w:sz="0" w:space="0" w:color="auto"/>
                      </w:divBdr>
                    </w:div>
                  </w:divsChild>
                </w:div>
                <w:div w:id="676154228">
                  <w:marLeft w:val="0"/>
                  <w:marRight w:val="0"/>
                  <w:marTop w:val="0"/>
                  <w:marBottom w:val="0"/>
                  <w:divBdr>
                    <w:top w:val="none" w:sz="0" w:space="0" w:color="auto"/>
                    <w:left w:val="none" w:sz="0" w:space="0" w:color="auto"/>
                    <w:bottom w:val="none" w:sz="0" w:space="0" w:color="auto"/>
                    <w:right w:val="none" w:sz="0" w:space="0" w:color="auto"/>
                  </w:divBdr>
                  <w:divsChild>
                    <w:div w:id="748386921">
                      <w:marLeft w:val="0"/>
                      <w:marRight w:val="0"/>
                      <w:marTop w:val="0"/>
                      <w:marBottom w:val="0"/>
                      <w:divBdr>
                        <w:top w:val="none" w:sz="0" w:space="0" w:color="auto"/>
                        <w:left w:val="none" w:sz="0" w:space="0" w:color="auto"/>
                        <w:bottom w:val="none" w:sz="0" w:space="0" w:color="auto"/>
                        <w:right w:val="none" w:sz="0" w:space="0" w:color="auto"/>
                      </w:divBdr>
                    </w:div>
                  </w:divsChild>
                </w:div>
                <w:div w:id="738675828">
                  <w:marLeft w:val="0"/>
                  <w:marRight w:val="0"/>
                  <w:marTop w:val="0"/>
                  <w:marBottom w:val="0"/>
                  <w:divBdr>
                    <w:top w:val="none" w:sz="0" w:space="0" w:color="auto"/>
                    <w:left w:val="none" w:sz="0" w:space="0" w:color="auto"/>
                    <w:bottom w:val="none" w:sz="0" w:space="0" w:color="auto"/>
                    <w:right w:val="none" w:sz="0" w:space="0" w:color="auto"/>
                  </w:divBdr>
                  <w:divsChild>
                    <w:div w:id="1611930437">
                      <w:marLeft w:val="0"/>
                      <w:marRight w:val="0"/>
                      <w:marTop w:val="0"/>
                      <w:marBottom w:val="0"/>
                      <w:divBdr>
                        <w:top w:val="none" w:sz="0" w:space="0" w:color="auto"/>
                        <w:left w:val="none" w:sz="0" w:space="0" w:color="auto"/>
                        <w:bottom w:val="none" w:sz="0" w:space="0" w:color="auto"/>
                        <w:right w:val="none" w:sz="0" w:space="0" w:color="auto"/>
                      </w:divBdr>
                    </w:div>
                  </w:divsChild>
                </w:div>
                <w:div w:id="768934725">
                  <w:marLeft w:val="0"/>
                  <w:marRight w:val="0"/>
                  <w:marTop w:val="0"/>
                  <w:marBottom w:val="0"/>
                  <w:divBdr>
                    <w:top w:val="none" w:sz="0" w:space="0" w:color="auto"/>
                    <w:left w:val="none" w:sz="0" w:space="0" w:color="auto"/>
                    <w:bottom w:val="none" w:sz="0" w:space="0" w:color="auto"/>
                    <w:right w:val="none" w:sz="0" w:space="0" w:color="auto"/>
                  </w:divBdr>
                  <w:divsChild>
                    <w:div w:id="988942391">
                      <w:marLeft w:val="0"/>
                      <w:marRight w:val="0"/>
                      <w:marTop w:val="0"/>
                      <w:marBottom w:val="0"/>
                      <w:divBdr>
                        <w:top w:val="none" w:sz="0" w:space="0" w:color="auto"/>
                        <w:left w:val="none" w:sz="0" w:space="0" w:color="auto"/>
                        <w:bottom w:val="none" w:sz="0" w:space="0" w:color="auto"/>
                        <w:right w:val="none" w:sz="0" w:space="0" w:color="auto"/>
                      </w:divBdr>
                    </w:div>
                  </w:divsChild>
                </w:div>
                <w:div w:id="835806330">
                  <w:marLeft w:val="0"/>
                  <w:marRight w:val="0"/>
                  <w:marTop w:val="0"/>
                  <w:marBottom w:val="0"/>
                  <w:divBdr>
                    <w:top w:val="none" w:sz="0" w:space="0" w:color="auto"/>
                    <w:left w:val="none" w:sz="0" w:space="0" w:color="auto"/>
                    <w:bottom w:val="none" w:sz="0" w:space="0" w:color="auto"/>
                    <w:right w:val="none" w:sz="0" w:space="0" w:color="auto"/>
                  </w:divBdr>
                  <w:divsChild>
                    <w:div w:id="1948154439">
                      <w:marLeft w:val="0"/>
                      <w:marRight w:val="0"/>
                      <w:marTop w:val="0"/>
                      <w:marBottom w:val="0"/>
                      <w:divBdr>
                        <w:top w:val="none" w:sz="0" w:space="0" w:color="auto"/>
                        <w:left w:val="none" w:sz="0" w:space="0" w:color="auto"/>
                        <w:bottom w:val="none" w:sz="0" w:space="0" w:color="auto"/>
                        <w:right w:val="none" w:sz="0" w:space="0" w:color="auto"/>
                      </w:divBdr>
                    </w:div>
                  </w:divsChild>
                </w:div>
                <w:div w:id="863442508">
                  <w:marLeft w:val="0"/>
                  <w:marRight w:val="0"/>
                  <w:marTop w:val="0"/>
                  <w:marBottom w:val="0"/>
                  <w:divBdr>
                    <w:top w:val="none" w:sz="0" w:space="0" w:color="auto"/>
                    <w:left w:val="none" w:sz="0" w:space="0" w:color="auto"/>
                    <w:bottom w:val="none" w:sz="0" w:space="0" w:color="auto"/>
                    <w:right w:val="none" w:sz="0" w:space="0" w:color="auto"/>
                  </w:divBdr>
                  <w:divsChild>
                    <w:div w:id="514460714">
                      <w:marLeft w:val="0"/>
                      <w:marRight w:val="0"/>
                      <w:marTop w:val="0"/>
                      <w:marBottom w:val="0"/>
                      <w:divBdr>
                        <w:top w:val="none" w:sz="0" w:space="0" w:color="auto"/>
                        <w:left w:val="none" w:sz="0" w:space="0" w:color="auto"/>
                        <w:bottom w:val="none" w:sz="0" w:space="0" w:color="auto"/>
                        <w:right w:val="none" w:sz="0" w:space="0" w:color="auto"/>
                      </w:divBdr>
                    </w:div>
                  </w:divsChild>
                </w:div>
                <w:div w:id="930433377">
                  <w:marLeft w:val="0"/>
                  <w:marRight w:val="0"/>
                  <w:marTop w:val="0"/>
                  <w:marBottom w:val="0"/>
                  <w:divBdr>
                    <w:top w:val="none" w:sz="0" w:space="0" w:color="auto"/>
                    <w:left w:val="none" w:sz="0" w:space="0" w:color="auto"/>
                    <w:bottom w:val="none" w:sz="0" w:space="0" w:color="auto"/>
                    <w:right w:val="none" w:sz="0" w:space="0" w:color="auto"/>
                  </w:divBdr>
                  <w:divsChild>
                    <w:div w:id="647824075">
                      <w:marLeft w:val="0"/>
                      <w:marRight w:val="0"/>
                      <w:marTop w:val="0"/>
                      <w:marBottom w:val="0"/>
                      <w:divBdr>
                        <w:top w:val="none" w:sz="0" w:space="0" w:color="auto"/>
                        <w:left w:val="none" w:sz="0" w:space="0" w:color="auto"/>
                        <w:bottom w:val="none" w:sz="0" w:space="0" w:color="auto"/>
                        <w:right w:val="none" w:sz="0" w:space="0" w:color="auto"/>
                      </w:divBdr>
                    </w:div>
                  </w:divsChild>
                </w:div>
                <w:div w:id="946817180">
                  <w:marLeft w:val="0"/>
                  <w:marRight w:val="0"/>
                  <w:marTop w:val="0"/>
                  <w:marBottom w:val="0"/>
                  <w:divBdr>
                    <w:top w:val="none" w:sz="0" w:space="0" w:color="auto"/>
                    <w:left w:val="none" w:sz="0" w:space="0" w:color="auto"/>
                    <w:bottom w:val="none" w:sz="0" w:space="0" w:color="auto"/>
                    <w:right w:val="none" w:sz="0" w:space="0" w:color="auto"/>
                  </w:divBdr>
                  <w:divsChild>
                    <w:div w:id="2012444728">
                      <w:marLeft w:val="0"/>
                      <w:marRight w:val="0"/>
                      <w:marTop w:val="0"/>
                      <w:marBottom w:val="0"/>
                      <w:divBdr>
                        <w:top w:val="none" w:sz="0" w:space="0" w:color="auto"/>
                        <w:left w:val="none" w:sz="0" w:space="0" w:color="auto"/>
                        <w:bottom w:val="none" w:sz="0" w:space="0" w:color="auto"/>
                        <w:right w:val="none" w:sz="0" w:space="0" w:color="auto"/>
                      </w:divBdr>
                    </w:div>
                  </w:divsChild>
                </w:div>
                <w:div w:id="980770462">
                  <w:marLeft w:val="0"/>
                  <w:marRight w:val="0"/>
                  <w:marTop w:val="0"/>
                  <w:marBottom w:val="0"/>
                  <w:divBdr>
                    <w:top w:val="none" w:sz="0" w:space="0" w:color="auto"/>
                    <w:left w:val="none" w:sz="0" w:space="0" w:color="auto"/>
                    <w:bottom w:val="none" w:sz="0" w:space="0" w:color="auto"/>
                    <w:right w:val="none" w:sz="0" w:space="0" w:color="auto"/>
                  </w:divBdr>
                  <w:divsChild>
                    <w:div w:id="2050369957">
                      <w:marLeft w:val="0"/>
                      <w:marRight w:val="0"/>
                      <w:marTop w:val="0"/>
                      <w:marBottom w:val="0"/>
                      <w:divBdr>
                        <w:top w:val="none" w:sz="0" w:space="0" w:color="auto"/>
                        <w:left w:val="none" w:sz="0" w:space="0" w:color="auto"/>
                        <w:bottom w:val="none" w:sz="0" w:space="0" w:color="auto"/>
                        <w:right w:val="none" w:sz="0" w:space="0" w:color="auto"/>
                      </w:divBdr>
                    </w:div>
                  </w:divsChild>
                </w:div>
                <w:div w:id="1025981139">
                  <w:marLeft w:val="0"/>
                  <w:marRight w:val="0"/>
                  <w:marTop w:val="0"/>
                  <w:marBottom w:val="0"/>
                  <w:divBdr>
                    <w:top w:val="none" w:sz="0" w:space="0" w:color="auto"/>
                    <w:left w:val="none" w:sz="0" w:space="0" w:color="auto"/>
                    <w:bottom w:val="none" w:sz="0" w:space="0" w:color="auto"/>
                    <w:right w:val="none" w:sz="0" w:space="0" w:color="auto"/>
                  </w:divBdr>
                  <w:divsChild>
                    <w:div w:id="105780794">
                      <w:marLeft w:val="0"/>
                      <w:marRight w:val="0"/>
                      <w:marTop w:val="0"/>
                      <w:marBottom w:val="0"/>
                      <w:divBdr>
                        <w:top w:val="none" w:sz="0" w:space="0" w:color="auto"/>
                        <w:left w:val="none" w:sz="0" w:space="0" w:color="auto"/>
                        <w:bottom w:val="none" w:sz="0" w:space="0" w:color="auto"/>
                        <w:right w:val="none" w:sz="0" w:space="0" w:color="auto"/>
                      </w:divBdr>
                    </w:div>
                  </w:divsChild>
                </w:div>
                <w:div w:id="1027440003">
                  <w:marLeft w:val="0"/>
                  <w:marRight w:val="0"/>
                  <w:marTop w:val="0"/>
                  <w:marBottom w:val="0"/>
                  <w:divBdr>
                    <w:top w:val="none" w:sz="0" w:space="0" w:color="auto"/>
                    <w:left w:val="none" w:sz="0" w:space="0" w:color="auto"/>
                    <w:bottom w:val="none" w:sz="0" w:space="0" w:color="auto"/>
                    <w:right w:val="none" w:sz="0" w:space="0" w:color="auto"/>
                  </w:divBdr>
                  <w:divsChild>
                    <w:div w:id="200217713">
                      <w:marLeft w:val="0"/>
                      <w:marRight w:val="0"/>
                      <w:marTop w:val="0"/>
                      <w:marBottom w:val="0"/>
                      <w:divBdr>
                        <w:top w:val="none" w:sz="0" w:space="0" w:color="auto"/>
                        <w:left w:val="none" w:sz="0" w:space="0" w:color="auto"/>
                        <w:bottom w:val="none" w:sz="0" w:space="0" w:color="auto"/>
                        <w:right w:val="none" w:sz="0" w:space="0" w:color="auto"/>
                      </w:divBdr>
                    </w:div>
                  </w:divsChild>
                </w:div>
                <w:div w:id="1060322310">
                  <w:marLeft w:val="0"/>
                  <w:marRight w:val="0"/>
                  <w:marTop w:val="0"/>
                  <w:marBottom w:val="0"/>
                  <w:divBdr>
                    <w:top w:val="none" w:sz="0" w:space="0" w:color="auto"/>
                    <w:left w:val="none" w:sz="0" w:space="0" w:color="auto"/>
                    <w:bottom w:val="none" w:sz="0" w:space="0" w:color="auto"/>
                    <w:right w:val="none" w:sz="0" w:space="0" w:color="auto"/>
                  </w:divBdr>
                  <w:divsChild>
                    <w:div w:id="1219171158">
                      <w:marLeft w:val="0"/>
                      <w:marRight w:val="0"/>
                      <w:marTop w:val="0"/>
                      <w:marBottom w:val="0"/>
                      <w:divBdr>
                        <w:top w:val="none" w:sz="0" w:space="0" w:color="auto"/>
                        <w:left w:val="none" w:sz="0" w:space="0" w:color="auto"/>
                        <w:bottom w:val="none" w:sz="0" w:space="0" w:color="auto"/>
                        <w:right w:val="none" w:sz="0" w:space="0" w:color="auto"/>
                      </w:divBdr>
                    </w:div>
                    <w:div w:id="1737630968">
                      <w:marLeft w:val="0"/>
                      <w:marRight w:val="0"/>
                      <w:marTop w:val="0"/>
                      <w:marBottom w:val="0"/>
                      <w:divBdr>
                        <w:top w:val="none" w:sz="0" w:space="0" w:color="auto"/>
                        <w:left w:val="none" w:sz="0" w:space="0" w:color="auto"/>
                        <w:bottom w:val="none" w:sz="0" w:space="0" w:color="auto"/>
                        <w:right w:val="none" w:sz="0" w:space="0" w:color="auto"/>
                      </w:divBdr>
                    </w:div>
                  </w:divsChild>
                </w:div>
                <w:div w:id="1073089382">
                  <w:marLeft w:val="0"/>
                  <w:marRight w:val="0"/>
                  <w:marTop w:val="0"/>
                  <w:marBottom w:val="0"/>
                  <w:divBdr>
                    <w:top w:val="none" w:sz="0" w:space="0" w:color="auto"/>
                    <w:left w:val="none" w:sz="0" w:space="0" w:color="auto"/>
                    <w:bottom w:val="none" w:sz="0" w:space="0" w:color="auto"/>
                    <w:right w:val="none" w:sz="0" w:space="0" w:color="auto"/>
                  </w:divBdr>
                  <w:divsChild>
                    <w:div w:id="893351996">
                      <w:marLeft w:val="0"/>
                      <w:marRight w:val="0"/>
                      <w:marTop w:val="0"/>
                      <w:marBottom w:val="0"/>
                      <w:divBdr>
                        <w:top w:val="none" w:sz="0" w:space="0" w:color="auto"/>
                        <w:left w:val="none" w:sz="0" w:space="0" w:color="auto"/>
                        <w:bottom w:val="none" w:sz="0" w:space="0" w:color="auto"/>
                        <w:right w:val="none" w:sz="0" w:space="0" w:color="auto"/>
                      </w:divBdr>
                    </w:div>
                  </w:divsChild>
                </w:div>
                <w:div w:id="1090389874">
                  <w:marLeft w:val="0"/>
                  <w:marRight w:val="0"/>
                  <w:marTop w:val="0"/>
                  <w:marBottom w:val="0"/>
                  <w:divBdr>
                    <w:top w:val="none" w:sz="0" w:space="0" w:color="auto"/>
                    <w:left w:val="none" w:sz="0" w:space="0" w:color="auto"/>
                    <w:bottom w:val="none" w:sz="0" w:space="0" w:color="auto"/>
                    <w:right w:val="none" w:sz="0" w:space="0" w:color="auto"/>
                  </w:divBdr>
                  <w:divsChild>
                    <w:div w:id="1168787866">
                      <w:marLeft w:val="0"/>
                      <w:marRight w:val="0"/>
                      <w:marTop w:val="0"/>
                      <w:marBottom w:val="0"/>
                      <w:divBdr>
                        <w:top w:val="none" w:sz="0" w:space="0" w:color="auto"/>
                        <w:left w:val="none" w:sz="0" w:space="0" w:color="auto"/>
                        <w:bottom w:val="none" w:sz="0" w:space="0" w:color="auto"/>
                        <w:right w:val="none" w:sz="0" w:space="0" w:color="auto"/>
                      </w:divBdr>
                    </w:div>
                  </w:divsChild>
                </w:div>
                <w:div w:id="1161312238">
                  <w:marLeft w:val="0"/>
                  <w:marRight w:val="0"/>
                  <w:marTop w:val="0"/>
                  <w:marBottom w:val="0"/>
                  <w:divBdr>
                    <w:top w:val="none" w:sz="0" w:space="0" w:color="auto"/>
                    <w:left w:val="none" w:sz="0" w:space="0" w:color="auto"/>
                    <w:bottom w:val="none" w:sz="0" w:space="0" w:color="auto"/>
                    <w:right w:val="none" w:sz="0" w:space="0" w:color="auto"/>
                  </w:divBdr>
                  <w:divsChild>
                    <w:div w:id="5981457">
                      <w:marLeft w:val="0"/>
                      <w:marRight w:val="0"/>
                      <w:marTop w:val="0"/>
                      <w:marBottom w:val="0"/>
                      <w:divBdr>
                        <w:top w:val="none" w:sz="0" w:space="0" w:color="auto"/>
                        <w:left w:val="none" w:sz="0" w:space="0" w:color="auto"/>
                        <w:bottom w:val="none" w:sz="0" w:space="0" w:color="auto"/>
                        <w:right w:val="none" w:sz="0" w:space="0" w:color="auto"/>
                      </w:divBdr>
                    </w:div>
                  </w:divsChild>
                </w:div>
                <w:div w:id="1169254564">
                  <w:marLeft w:val="0"/>
                  <w:marRight w:val="0"/>
                  <w:marTop w:val="0"/>
                  <w:marBottom w:val="0"/>
                  <w:divBdr>
                    <w:top w:val="none" w:sz="0" w:space="0" w:color="auto"/>
                    <w:left w:val="none" w:sz="0" w:space="0" w:color="auto"/>
                    <w:bottom w:val="none" w:sz="0" w:space="0" w:color="auto"/>
                    <w:right w:val="none" w:sz="0" w:space="0" w:color="auto"/>
                  </w:divBdr>
                  <w:divsChild>
                    <w:div w:id="1137802370">
                      <w:marLeft w:val="0"/>
                      <w:marRight w:val="0"/>
                      <w:marTop w:val="0"/>
                      <w:marBottom w:val="0"/>
                      <w:divBdr>
                        <w:top w:val="none" w:sz="0" w:space="0" w:color="auto"/>
                        <w:left w:val="none" w:sz="0" w:space="0" w:color="auto"/>
                        <w:bottom w:val="none" w:sz="0" w:space="0" w:color="auto"/>
                        <w:right w:val="none" w:sz="0" w:space="0" w:color="auto"/>
                      </w:divBdr>
                    </w:div>
                  </w:divsChild>
                </w:div>
                <w:div w:id="1200127431">
                  <w:marLeft w:val="0"/>
                  <w:marRight w:val="0"/>
                  <w:marTop w:val="0"/>
                  <w:marBottom w:val="0"/>
                  <w:divBdr>
                    <w:top w:val="none" w:sz="0" w:space="0" w:color="auto"/>
                    <w:left w:val="none" w:sz="0" w:space="0" w:color="auto"/>
                    <w:bottom w:val="none" w:sz="0" w:space="0" w:color="auto"/>
                    <w:right w:val="none" w:sz="0" w:space="0" w:color="auto"/>
                  </w:divBdr>
                  <w:divsChild>
                    <w:div w:id="1553730329">
                      <w:marLeft w:val="0"/>
                      <w:marRight w:val="0"/>
                      <w:marTop w:val="0"/>
                      <w:marBottom w:val="0"/>
                      <w:divBdr>
                        <w:top w:val="none" w:sz="0" w:space="0" w:color="auto"/>
                        <w:left w:val="none" w:sz="0" w:space="0" w:color="auto"/>
                        <w:bottom w:val="none" w:sz="0" w:space="0" w:color="auto"/>
                        <w:right w:val="none" w:sz="0" w:space="0" w:color="auto"/>
                      </w:divBdr>
                    </w:div>
                  </w:divsChild>
                </w:div>
                <w:div w:id="1237590000">
                  <w:marLeft w:val="0"/>
                  <w:marRight w:val="0"/>
                  <w:marTop w:val="0"/>
                  <w:marBottom w:val="0"/>
                  <w:divBdr>
                    <w:top w:val="none" w:sz="0" w:space="0" w:color="auto"/>
                    <w:left w:val="none" w:sz="0" w:space="0" w:color="auto"/>
                    <w:bottom w:val="none" w:sz="0" w:space="0" w:color="auto"/>
                    <w:right w:val="none" w:sz="0" w:space="0" w:color="auto"/>
                  </w:divBdr>
                  <w:divsChild>
                    <w:div w:id="725953227">
                      <w:marLeft w:val="0"/>
                      <w:marRight w:val="0"/>
                      <w:marTop w:val="0"/>
                      <w:marBottom w:val="0"/>
                      <w:divBdr>
                        <w:top w:val="none" w:sz="0" w:space="0" w:color="auto"/>
                        <w:left w:val="none" w:sz="0" w:space="0" w:color="auto"/>
                        <w:bottom w:val="none" w:sz="0" w:space="0" w:color="auto"/>
                        <w:right w:val="none" w:sz="0" w:space="0" w:color="auto"/>
                      </w:divBdr>
                    </w:div>
                  </w:divsChild>
                </w:div>
                <w:div w:id="1238831953">
                  <w:marLeft w:val="0"/>
                  <w:marRight w:val="0"/>
                  <w:marTop w:val="0"/>
                  <w:marBottom w:val="0"/>
                  <w:divBdr>
                    <w:top w:val="none" w:sz="0" w:space="0" w:color="auto"/>
                    <w:left w:val="none" w:sz="0" w:space="0" w:color="auto"/>
                    <w:bottom w:val="none" w:sz="0" w:space="0" w:color="auto"/>
                    <w:right w:val="none" w:sz="0" w:space="0" w:color="auto"/>
                  </w:divBdr>
                  <w:divsChild>
                    <w:div w:id="888489764">
                      <w:marLeft w:val="0"/>
                      <w:marRight w:val="0"/>
                      <w:marTop w:val="0"/>
                      <w:marBottom w:val="0"/>
                      <w:divBdr>
                        <w:top w:val="none" w:sz="0" w:space="0" w:color="auto"/>
                        <w:left w:val="none" w:sz="0" w:space="0" w:color="auto"/>
                        <w:bottom w:val="none" w:sz="0" w:space="0" w:color="auto"/>
                        <w:right w:val="none" w:sz="0" w:space="0" w:color="auto"/>
                      </w:divBdr>
                    </w:div>
                  </w:divsChild>
                </w:div>
                <w:div w:id="1242830591">
                  <w:marLeft w:val="0"/>
                  <w:marRight w:val="0"/>
                  <w:marTop w:val="0"/>
                  <w:marBottom w:val="0"/>
                  <w:divBdr>
                    <w:top w:val="none" w:sz="0" w:space="0" w:color="auto"/>
                    <w:left w:val="none" w:sz="0" w:space="0" w:color="auto"/>
                    <w:bottom w:val="none" w:sz="0" w:space="0" w:color="auto"/>
                    <w:right w:val="none" w:sz="0" w:space="0" w:color="auto"/>
                  </w:divBdr>
                  <w:divsChild>
                    <w:div w:id="1479418854">
                      <w:marLeft w:val="0"/>
                      <w:marRight w:val="0"/>
                      <w:marTop w:val="0"/>
                      <w:marBottom w:val="0"/>
                      <w:divBdr>
                        <w:top w:val="none" w:sz="0" w:space="0" w:color="auto"/>
                        <w:left w:val="none" w:sz="0" w:space="0" w:color="auto"/>
                        <w:bottom w:val="none" w:sz="0" w:space="0" w:color="auto"/>
                        <w:right w:val="none" w:sz="0" w:space="0" w:color="auto"/>
                      </w:divBdr>
                    </w:div>
                  </w:divsChild>
                </w:div>
                <w:div w:id="1277442393">
                  <w:marLeft w:val="0"/>
                  <w:marRight w:val="0"/>
                  <w:marTop w:val="0"/>
                  <w:marBottom w:val="0"/>
                  <w:divBdr>
                    <w:top w:val="none" w:sz="0" w:space="0" w:color="auto"/>
                    <w:left w:val="none" w:sz="0" w:space="0" w:color="auto"/>
                    <w:bottom w:val="none" w:sz="0" w:space="0" w:color="auto"/>
                    <w:right w:val="none" w:sz="0" w:space="0" w:color="auto"/>
                  </w:divBdr>
                  <w:divsChild>
                    <w:div w:id="622926088">
                      <w:marLeft w:val="0"/>
                      <w:marRight w:val="0"/>
                      <w:marTop w:val="0"/>
                      <w:marBottom w:val="0"/>
                      <w:divBdr>
                        <w:top w:val="none" w:sz="0" w:space="0" w:color="auto"/>
                        <w:left w:val="none" w:sz="0" w:space="0" w:color="auto"/>
                        <w:bottom w:val="none" w:sz="0" w:space="0" w:color="auto"/>
                        <w:right w:val="none" w:sz="0" w:space="0" w:color="auto"/>
                      </w:divBdr>
                    </w:div>
                  </w:divsChild>
                </w:div>
                <w:div w:id="1325741337">
                  <w:marLeft w:val="0"/>
                  <w:marRight w:val="0"/>
                  <w:marTop w:val="0"/>
                  <w:marBottom w:val="0"/>
                  <w:divBdr>
                    <w:top w:val="none" w:sz="0" w:space="0" w:color="auto"/>
                    <w:left w:val="none" w:sz="0" w:space="0" w:color="auto"/>
                    <w:bottom w:val="none" w:sz="0" w:space="0" w:color="auto"/>
                    <w:right w:val="none" w:sz="0" w:space="0" w:color="auto"/>
                  </w:divBdr>
                  <w:divsChild>
                    <w:div w:id="1714454205">
                      <w:marLeft w:val="0"/>
                      <w:marRight w:val="0"/>
                      <w:marTop w:val="0"/>
                      <w:marBottom w:val="0"/>
                      <w:divBdr>
                        <w:top w:val="none" w:sz="0" w:space="0" w:color="auto"/>
                        <w:left w:val="none" w:sz="0" w:space="0" w:color="auto"/>
                        <w:bottom w:val="none" w:sz="0" w:space="0" w:color="auto"/>
                        <w:right w:val="none" w:sz="0" w:space="0" w:color="auto"/>
                      </w:divBdr>
                    </w:div>
                  </w:divsChild>
                </w:div>
                <w:div w:id="1349869912">
                  <w:marLeft w:val="0"/>
                  <w:marRight w:val="0"/>
                  <w:marTop w:val="0"/>
                  <w:marBottom w:val="0"/>
                  <w:divBdr>
                    <w:top w:val="none" w:sz="0" w:space="0" w:color="auto"/>
                    <w:left w:val="none" w:sz="0" w:space="0" w:color="auto"/>
                    <w:bottom w:val="none" w:sz="0" w:space="0" w:color="auto"/>
                    <w:right w:val="none" w:sz="0" w:space="0" w:color="auto"/>
                  </w:divBdr>
                  <w:divsChild>
                    <w:div w:id="1089159161">
                      <w:marLeft w:val="0"/>
                      <w:marRight w:val="0"/>
                      <w:marTop w:val="0"/>
                      <w:marBottom w:val="0"/>
                      <w:divBdr>
                        <w:top w:val="none" w:sz="0" w:space="0" w:color="auto"/>
                        <w:left w:val="none" w:sz="0" w:space="0" w:color="auto"/>
                        <w:bottom w:val="none" w:sz="0" w:space="0" w:color="auto"/>
                        <w:right w:val="none" w:sz="0" w:space="0" w:color="auto"/>
                      </w:divBdr>
                    </w:div>
                  </w:divsChild>
                </w:div>
                <w:div w:id="1365713592">
                  <w:marLeft w:val="0"/>
                  <w:marRight w:val="0"/>
                  <w:marTop w:val="0"/>
                  <w:marBottom w:val="0"/>
                  <w:divBdr>
                    <w:top w:val="none" w:sz="0" w:space="0" w:color="auto"/>
                    <w:left w:val="none" w:sz="0" w:space="0" w:color="auto"/>
                    <w:bottom w:val="none" w:sz="0" w:space="0" w:color="auto"/>
                    <w:right w:val="none" w:sz="0" w:space="0" w:color="auto"/>
                  </w:divBdr>
                  <w:divsChild>
                    <w:div w:id="1801335587">
                      <w:marLeft w:val="0"/>
                      <w:marRight w:val="0"/>
                      <w:marTop w:val="0"/>
                      <w:marBottom w:val="0"/>
                      <w:divBdr>
                        <w:top w:val="none" w:sz="0" w:space="0" w:color="auto"/>
                        <w:left w:val="none" w:sz="0" w:space="0" w:color="auto"/>
                        <w:bottom w:val="none" w:sz="0" w:space="0" w:color="auto"/>
                        <w:right w:val="none" w:sz="0" w:space="0" w:color="auto"/>
                      </w:divBdr>
                    </w:div>
                  </w:divsChild>
                </w:div>
                <w:div w:id="1374112084">
                  <w:marLeft w:val="0"/>
                  <w:marRight w:val="0"/>
                  <w:marTop w:val="0"/>
                  <w:marBottom w:val="0"/>
                  <w:divBdr>
                    <w:top w:val="none" w:sz="0" w:space="0" w:color="auto"/>
                    <w:left w:val="none" w:sz="0" w:space="0" w:color="auto"/>
                    <w:bottom w:val="none" w:sz="0" w:space="0" w:color="auto"/>
                    <w:right w:val="none" w:sz="0" w:space="0" w:color="auto"/>
                  </w:divBdr>
                  <w:divsChild>
                    <w:div w:id="717360631">
                      <w:marLeft w:val="0"/>
                      <w:marRight w:val="0"/>
                      <w:marTop w:val="0"/>
                      <w:marBottom w:val="0"/>
                      <w:divBdr>
                        <w:top w:val="none" w:sz="0" w:space="0" w:color="auto"/>
                        <w:left w:val="none" w:sz="0" w:space="0" w:color="auto"/>
                        <w:bottom w:val="none" w:sz="0" w:space="0" w:color="auto"/>
                        <w:right w:val="none" w:sz="0" w:space="0" w:color="auto"/>
                      </w:divBdr>
                    </w:div>
                  </w:divsChild>
                </w:div>
                <w:div w:id="1403941436">
                  <w:marLeft w:val="0"/>
                  <w:marRight w:val="0"/>
                  <w:marTop w:val="0"/>
                  <w:marBottom w:val="0"/>
                  <w:divBdr>
                    <w:top w:val="none" w:sz="0" w:space="0" w:color="auto"/>
                    <w:left w:val="none" w:sz="0" w:space="0" w:color="auto"/>
                    <w:bottom w:val="none" w:sz="0" w:space="0" w:color="auto"/>
                    <w:right w:val="none" w:sz="0" w:space="0" w:color="auto"/>
                  </w:divBdr>
                  <w:divsChild>
                    <w:div w:id="848638975">
                      <w:marLeft w:val="0"/>
                      <w:marRight w:val="0"/>
                      <w:marTop w:val="0"/>
                      <w:marBottom w:val="0"/>
                      <w:divBdr>
                        <w:top w:val="none" w:sz="0" w:space="0" w:color="auto"/>
                        <w:left w:val="none" w:sz="0" w:space="0" w:color="auto"/>
                        <w:bottom w:val="none" w:sz="0" w:space="0" w:color="auto"/>
                        <w:right w:val="none" w:sz="0" w:space="0" w:color="auto"/>
                      </w:divBdr>
                    </w:div>
                  </w:divsChild>
                </w:div>
                <w:div w:id="1444424867">
                  <w:marLeft w:val="0"/>
                  <w:marRight w:val="0"/>
                  <w:marTop w:val="0"/>
                  <w:marBottom w:val="0"/>
                  <w:divBdr>
                    <w:top w:val="none" w:sz="0" w:space="0" w:color="auto"/>
                    <w:left w:val="none" w:sz="0" w:space="0" w:color="auto"/>
                    <w:bottom w:val="none" w:sz="0" w:space="0" w:color="auto"/>
                    <w:right w:val="none" w:sz="0" w:space="0" w:color="auto"/>
                  </w:divBdr>
                  <w:divsChild>
                    <w:div w:id="254245912">
                      <w:marLeft w:val="0"/>
                      <w:marRight w:val="0"/>
                      <w:marTop w:val="0"/>
                      <w:marBottom w:val="0"/>
                      <w:divBdr>
                        <w:top w:val="none" w:sz="0" w:space="0" w:color="auto"/>
                        <w:left w:val="none" w:sz="0" w:space="0" w:color="auto"/>
                        <w:bottom w:val="none" w:sz="0" w:space="0" w:color="auto"/>
                        <w:right w:val="none" w:sz="0" w:space="0" w:color="auto"/>
                      </w:divBdr>
                    </w:div>
                  </w:divsChild>
                </w:div>
                <w:div w:id="1455177036">
                  <w:marLeft w:val="0"/>
                  <w:marRight w:val="0"/>
                  <w:marTop w:val="0"/>
                  <w:marBottom w:val="0"/>
                  <w:divBdr>
                    <w:top w:val="none" w:sz="0" w:space="0" w:color="auto"/>
                    <w:left w:val="none" w:sz="0" w:space="0" w:color="auto"/>
                    <w:bottom w:val="none" w:sz="0" w:space="0" w:color="auto"/>
                    <w:right w:val="none" w:sz="0" w:space="0" w:color="auto"/>
                  </w:divBdr>
                  <w:divsChild>
                    <w:div w:id="657003357">
                      <w:marLeft w:val="0"/>
                      <w:marRight w:val="0"/>
                      <w:marTop w:val="0"/>
                      <w:marBottom w:val="0"/>
                      <w:divBdr>
                        <w:top w:val="none" w:sz="0" w:space="0" w:color="auto"/>
                        <w:left w:val="none" w:sz="0" w:space="0" w:color="auto"/>
                        <w:bottom w:val="none" w:sz="0" w:space="0" w:color="auto"/>
                        <w:right w:val="none" w:sz="0" w:space="0" w:color="auto"/>
                      </w:divBdr>
                    </w:div>
                  </w:divsChild>
                </w:div>
                <w:div w:id="1461682106">
                  <w:marLeft w:val="0"/>
                  <w:marRight w:val="0"/>
                  <w:marTop w:val="0"/>
                  <w:marBottom w:val="0"/>
                  <w:divBdr>
                    <w:top w:val="none" w:sz="0" w:space="0" w:color="auto"/>
                    <w:left w:val="none" w:sz="0" w:space="0" w:color="auto"/>
                    <w:bottom w:val="none" w:sz="0" w:space="0" w:color="auto"/>
                    <w:right w:val="none" w:sz="0" w:space="0" w:color="auto"/>
                  </w:divBdr>
                  <w:divsChild>
                    <w:div w:id="1311596403">
                      <w:marLeft w:val="0"/>
                      <w:marRight w:val="0"/>
                      <w:marTop w:val="0"/>
                      <w:marBottom w:val="0"/>
                      <w:divBdr>
                        <w:top w:val="none" w:sz="0" w:space="0" w:color="auto"/>
                        <w:left w:val="none" w:sz="0" w:space="0" w:color="auto"/>
                        <w:bottom w:val="none" w:sz="0" w:space="0" w:color="auto"/>
                        <w:right w:val="none" w:sz="0" w:space="0" w:color="auto"/>
                      </w:divBdr>
                    </w:div>
                    <w:div w:id="1593272273">
                      <w:marLeft w:val="0"/>
                      <w:marRight w:val="0"/>
                      <w:marTop w:val="0"/>
                      <w:marBottom w:val="0"/>
                      <w:divBdr>
                        <w:top w:val="none" w:sz="0" w:space="0" w:color="auto"/>
                        <w:left w:val="none" w:sz="0" w:space="0" w:color="auto"/>
                        <w:bottom w:val="none" w:sz="0" w:space="0" w:color="auto"/>
                        <w:right w:val="none" w:sz="0" w:space="0" w:color="auto"/>
                      </w:divBdr>
                    </w:div>
                  </w:divsChild>
                </w:div>
                <w:div w:id="1499229969">
                  <w:marLeft w:val="0"/>
                  <w:marRight w:val="0"/>
                  <w:marTop w:val="0"/>
                  <w:marBottom w:val="0"/>
                  <w:divBdr>
                    <w:top w:val="none" w:sz="0" w:space="0" w:color="auto"/>
                    <w:left w:val="none" w:sz="0" w:space="0" w:color="auto"/>
                    <w:bottom w:val="none" w:sz="0" w:space="0" w:color="auto"/>
                    <w:right w:val="none" w:sz="0" w:space="0" w:color="auto"/>
                  </w:divBdr>
                  <w:divsChild>
                    <w:div w:id="1310864830">
                      <w:marLeft w:val="0"/>
                      <w:marRight w:val="0"/>
                      <w:marTop w:val="0"/>
                      <w:marBottom w:val="0"/>
                      <w:divBdr>
                        <w:top w:val="none" w:sz="0" w:space="0" w:color="auto"/>
                        <w:left w:val="none" w:sz="0" w:space="0" w:color="auto"/>
                        <w:bottom w:val="none" w:sz="0" w:space="0" w:color="auto"/>
                        <w:right w:val="none" w:sz="0" w:space="0" w:color="auto"/>
                      </w:divBdr>
                    </w:div>
                  </w:divsChild>
                </w:div>
                <w:div w:id="1566913985">
                  <w:marLeft w:val="0"/>
                  <w:marRight w:val="0"/>
                  <w:marTop w:val="0"/>
                  <w:marBottom w:val="0"/>
                  <w:divBdr>
                    <w:top w:val="none" w:sz="0" w:space="0" w:color="auto"/>
                    <w:left w:val="none" w:sz="0" w:space="0" w:color="auto"/>
                    <w:bottom w:val="none" w:sz="0" w:space="0" w:color="auto"/>
                    <w:right w:val="none" w:sz="0" w:space="0" w:color="auto"/>
                  </w:divBdr>
                  <w:divsChild>
                    <w:div w:id="914700221">
                      <w:marLeft w:val="0"/>
                      <w:marRight w:val="0"/>
                      <w:marTop w:val="0"/>
                      <w:marBottom w:val="0"/>
                      <w:divBdr>
                        <w:top w:val="none" w:sz="0" w:space="0" w:color="auto"/>
                        <w:left w:val="none" w:sz="0" w:space="0" w:color="auto"/>
                        <w:bottom w:val="none" w:sz="0" w:space="0" w:color="auto"/>
                        <w:right w:val="none" w:sz="0" w:space="0" w:color="auto"/>
                      </w:divBdr>
                    </w:div>
                  </w:divsChild>
                </w:div>
                <w:div w:id="1631202060">
                  <w:marLeft w:val="0"/>
                  <w:marRight w:val="0"/>
                  <w:marTop w:val="0"/>
                  <w:marBottom w:val="0"/>
                  <w:divBdr>
                    <w:top w:val="none" w:sz="0" w:space="0" w:color="auto"/>
                    <w:left w:val="none" w:sz="0" w:space="0" w:color="auto"/>
                    <w:bottom w:val="none" w:sz="0" w:space="0" w:color="auto"/>
                    <w:right w:val="none" w:sz="0" w:space="0" w:color="auto"/>
                  </w:divBdr>
                  <w:divsChild>
                    <w:div w:id="3020957">
                      <w:marLeft w:val="0"/>
                      <w:marRight w:val="0"/>
                      <w:marTop w:val="0"/>
                      <w:marBottom w:val="0"/>
                      <w:divBdr>
                        <w:top w:val="none" w:sz="0" w:space="0" w:color="auto"/>
                        <w:left w:val="none" w:sz="0" w:space="0" w:color="auto"/>
                        <w:bottom w:val="none" w:sz="0" w:space="0" w:color="auto"/>
                        <w:right w:val="none" w:sz="0" w:space="0" w:color="auto"/>
                      </w:divBdr>
                    </w:div>
                  </w:divsChild>
                </w:div>
                <w:div w:id="1649361200">
                  <w:marLeft w:val="0"/>
                  <w:marRight w:val="0"/>
                  <w:marTop w:val="0"/>
                  <w:marBottom w:val="0"/>
                  <w:divBdr>
                    <w:top w:val="none" w:sz="0" w:space="0" w:color="auto"/>
                    <w:left w:val="none" w:sz="0" w:space="0" w:color="auto"/>
                    <w:bottom w:val="none" w:sz="0" w:space="0" w:color="auto"/>
                    <w:right w:val="none" w:sz="0" w:space="0" w:color="auto"/>
                  </w:divBdr>
                  <w:divsChild>
                    <w:div w:id="1608541277">
                      <w:marLeft w:val="0"/>
                      <w:marRight w:val="0"/>
                      <w:marTop w:val="0"/>
                      <w:marBottom w:val="0"/>
                      <w:divBdr>
                        <w:top w:val="none" w:sz="0" w:space="0" w:color="auto"/>
                        <w:left w:val="none" w:sz="0" w:space="0" w:color="auto"/>
                        <w:bottom w:val="none" w:sz="0" w:space="0" w:color="auto"/>
                        <w:right w:val="none" w:sz="0" w:space="0" w:color="auto"/>
                      </w:divBdr>
                    </w:div>
                  </w:divsChild>
                </w:div>
                <w:div w:id="1700353343">
                  <w:marLeft w:val="0"/>
                  <w:marRight w:val="0"/>
                  <w:marTop w:val="0"/>
                  <w:marBottom w:val="0"/>
                  <w:divBdr>
                    <w:top w:val="none" w:sz="0" w:space="0" w:color="auto"/>
                    <w:left w:val="none" w:sz="0" w:space="0" w:color="auto"/>
                    <w:bottom w:val="none" w:sz="0" w:space="0" w:color="auto"/>
                    <w:right w:val="none" w:sz="0" w:space="0" w:color="auto"/>
                  </w:divBdr>
                  <w:divsChild>
                    <w:div w:id="73934703">
                      <w:marLeft w:val="0"/>
                      <w:marRight w:val="0"/>
                      <w:marTop w:val="0"/>
                      <w:marBottom w:val="0"/>
                      <w:divBdr>
                        <w:top w:val="none" w:sz="0" w:space="0" w:color="auto"/>
                        <w:left w:val="none" w:sz="0" w:space="0" w:color="auto"/>
                        <w:bottom w:val="none" w:sz="0" w:space="0" w:color="auto"/>
                        <w:right w:val="none" w:sz="0" w:space="0" w:color="auto"/>
                      </w:divBdr>
                    </w:div>
                  </w:divsChild>
                </w:div>
                <w:div w:id="1721132424">
                  <w:marLeft w:val="0"/>
                  <w:marRight w:val="0"/>
                  <w:marTop w:val="0"/>
                  <w:marBottom w:val="0"/>
                  <w:divBdr>
                    <w:top w:val="none" w:sz="0" w:space="0" w:color="auto"/>
                    <w:left w:val="none" w:sz="0" w:space="0" w:color="auto"/>
                    <w:bottom w:val="none" w:sz="0" w:space="0" w:color="auto"/>
                    <w:right w:val="none" w:sz="0" w:space="0" w:color="auto"/>
                  </w:divBdr>
                  <w:divsChild>
                    <w:div w:id="1280456297">
                      <w:marLeft w:val="0"/>
                      <w:marRight w:val="0"/>
                      <w:marTop w:val="0"/>
                      <w:marBottom w:val="0"/>
                      <w:divBdr>
                        <w:top w:val="none" w:sz="0" w:space="0" w:color="auto"/>
                        <w:left w:val="none" w:sz="0" w:space="0" w:color="auto"/>
                        <w:bottom w:val="none" w:sz="0" w:space="0" w:color="auto"/>
                        <w:right w:val="none" w:sz="0" w:space="0" w:color="auto"/>
                      </w:divBdr>
                    </w:div>
                  </w:divsChild>
                </w:div>
                <w:div w:id="1730034455">
                  <w:marLeft w:val="0"/>
                  <w:marRight w:val="0"/>
                  <w:marTop w:val="0"/>
                  <w:marBottom w:val="0"/>
                  <w:divBdr>
                    <w:top w:val="none" w:sz="0" w:space="0" w:color="auto"/>
                    <w:left w:val="none" w:sz="0" w:space="0" w:color="auto"/>
                    <w:bottom w:val="none" w:sz="0" w:space="0" w:color="auto"/>
                    <w:right w:val="none" w:sz="0" w:space="0" w:color="auto"/>
                  </w:divBdr>
                  <w:divsChild>
                    <w:div w:id="550919484">
                      <w:marLeft w:val="0"/>
                      <w:marRight w:val="0"/>
                      <w:marTop w:val="0"/>
                      <w:marBottom w:val="0"/>
                      <w:divBdr>
                        <w:top w:val="none" w:sz="0" w:space="0" w:color="auto"/>
                        <w:left w:val="none" w:sz="0" w:space="0" w:color="auto"/>
                        <w:bottom w:val="none" w:sz="0" w:space="0" w:color="auto"/>
                        <w:right w:val="none" w:sz="0" w:space="0" w:color="auto"/>
                      </w:divBdr>
                    </w:div>
                  </w:divsChild>
                </w:div>
                <w:div w:id="1758089304">
                  <w:marLeft w:val="0"/>
                  <w:marRight w:val="0"/>
                  <w:marTop w:val="0"/>
                  <w:marBottom w:val="0"/>
                  <w:divBdr>
                    <w:top w:val="none" w:sz="0" w:space="0" w:color="auto"/>
                    <w:left w:val="none" w:sz="0" w:space="0" w:color="auto"/>
                    <w:bottom w:val="none" w:sz="0" w:space="0" w:color="auto"/>
                    <w:right w:val="none" w:sz="0" w:space="0" w:color="auto"/>
                  </w:divBdr>
                  <w:divsChild>
                    <w:div w:id="271060665">
                      <w:marLeft w:val="0"/>
                      <w:marRight w:val="0"/>
                      <w:marTop w:val="0"/>
                      <w:marBottom w:val="0"/>
                      <w:divBdr>
                        <w:top w:val="none" w:sz="0" w:space="0" w:color="auto"/>
                        <w:left w:val="none" w:sz="0" w:space="0" w:color="auto"/>
                        <w:bottom w:val="none" w:sz="0" w:space="0" w:color="auto"/>
                        <w:right w:val="none" w:sz="0" w:space="0" w:color="auto"/>
                      </w:divBdr>
                    </w:div>
                  </w:divsChild>
                </w:div>
                <w:div w:id="1840928522">
                  <w:marLeft w:val="0"/>
                  <w:marRight w:val="0"/>
                  <w:marTop w:val="0"/>
                  <w:marBottom w:val="0"/>
                  <w:divBdr>
                    <w:top w:val="none" w:sz="0" w:space="0" w:color="auto"/>
                    <w:left w:val="none" w:sz="0" w:space="0" w:color="auto"/>
                    <w:bottom w:val="none" w:sz="0" w:space="0" w:color="auto"/>
                    <w:right w:val="none" w:sz="0" w:space="0" w:color="auto"/>
                  </w:divBdr>
                  <w:divsChild>
                    <w:div w:id="1386638596">
                      <w:marLeft w:val="0"/>
                      <w:marRight w:val="0"/>
                      <w:marTop w:val="0"/>
                      <w:marBottom w:val="0"/>
                      <w:divBdr>
                        <w:top w:val="none" w:sz="0" w:space="0" w:color="auto"/>
                        <w:left w:val="none" w:sz="0" w:space="0" w:color="auto"/>
                        <w:bottom w:val="none" w:sz="0" w:space="0" w:color="auto"/>
                        <w:right w:val="none" w:sz="0" w:space="0" w:color="auto"/>
                      </w:divBdr>
                    </w:div>
                  </w:divsChild>
                </w:div>
                <w:div w:id="1860192347">
                  <w:marLeft w:val="0"/>
                  <w:marRight w:val="0"/>
                  <w:marTop w:val="0"/>
                  <w:marBottom w:val="0"/>
                  <w:divBdr>
                    <w:top w:val="none" w:sz="0" w:space="0" w:color="auto"/>
                    <w:left w:val="none" w:sz="0" w:space="0" w:color="auto"/>
                    <w:bottom w:val="none" w:sz="0" w:space="0" w:color="auto"/>
                    <w:right w:val="none" w:sz="0" w:space="0" w:color="auto"/>
                  </w:divBdr>
                  <w:divsChild>
                    <w:div w:id="780303931">
                      <w:marLeft w:val="0"/>
                      <w:marRight w:val="0"/>
                      <w:marTop w:val="0"/>
                      <w:marBottom w:val="0"/>
                      <w:divBdr>
                        <w:top w:val="none" w:sz="0" w:space="0" w:color="auto"/>
                        <w:left w:val="none" w:sz="0" w:space="0" w:color="auto"/>
                        <w:bottom w:val="none" w:sz="0" w:space="0" w:color="auto"/>
                        <w:right w:val="none" w:sz="0" w:space="0" w:color="auto"/>
                      </w:divBdr>
                    </w:div>
                    <w:div w:id="1218009908">
                      <w:marLeft w:val="0"/>
                      <w:marRight w:val="0"/>
                      <w:marTop w:val="0"/>
                      <w:marBottom w:val="0"/>
                      <w:divBdr>
                        <w:top w:val="none" w:sz="0" w:space="0" w:color="auto"/>
                        <w:left w:val="none" w:sz="0" w:space="0" w:color="auto"/>
                        <w:bottom w:val="none" w:sz="0" w:space="0" w:color="auto"/>
                        <w:right w:val="none" w:sz="0" w:space="0" w:color="auto"/>
                      </w:divBdr>
                    </w:div>
                  </w:divsChild>
                </w:div>
                <w:div w:id="1864393954">
                  <w:marLeft w:val="0"/>
                  <w:marRight w:val="0"/>
                  <w:marTop w:val="0"/>
                  <w:marBottom w:val="0"/>
                  <w:divBdr>
                    <w:top w:val="none" w:sz="0" w:space="0" w:color="auto"/>
                    <w:left w:val="none" w:sz="0" w:space="0" w:color="auto"/>
                    <w:bottom w:val="none" w:sz="0" w:space="0" w:color="auto"/>
                    <w:right w:val="none" w:sz="0" w:space="0" w:color="auto"/>
                  </w:divBdr>
                  <w:divsChild>
                    <w:div w:id="1782341481">
                      <w:marLeft w:val="0"/>
                      <w:marRight w:val="0"/>
                      <w:marTop w:val="0"/>
                      <w:marBottom w:val="0"/>
                      <w:divBdr>
                        <w:top w:val="none" w:sz="0" w:space="0" w:color="auto"/>
                        <w:left w:val="none" w:sz="0" w:space="0" w:color="auto"/>
                        <w:bottom w:val="none" w:sz="0" w:space="0" w:color="auto"/>
                        <w:right w:val="none" w:sz="0" w:space="0" w:color="auto"/>
                      </w:divBdr>
                    </w:div>
                  </w:divsChild>
                </w:div>
                <w:div w:id="1891989202">
                  <w:marLeft w:val="0"/>
                  <w:marRight w:val="0"/>
                  <w:marTop w:val="0"/>
                  <w:marBottom w:val="0"/>
                  <w:divBdr>
                    <w:top w:val="none" w:sz="0" w:space="0" w:color="auto"/>
                    <w:left w:val="none" w:sz="0" w:space="0" w:color="auto"/>
                    <w:bottom w:val="none" w:sz="0" w:space="0" w:color="auto"/>
                    <w:right w:val="none" w:sz="0" w:space="0" w:color="auto"/>
                  </w:divBdr>
                  <w:divsChild>
                    <w:div w:id="1871187161">
                      <w:marLeft w:val="0"/>
                      <w:marRight w:val="0"/>
                      <w:marTop w:val="0"/>
                      <w:marBottom w:val="0"/>
                      <w:divBdr>
                        <w:top w:val="none" w:sz="0" w:space="0" w:color="auto"/>
                        <w:left w:val="none" w:sz="0" w:space="0" w:color="auto"/>
                        <w:bottom w:val="none" w:sz="0" w:space="0" w:color="auto"/>
                        <w:right w:val="none" w:sz="0" w:space="0" w:color="auto"/>
                      </w:divBdr>
                    </w:div>
                  </w:divsChild>
                </w:div>
                <w:div w:id="1901819206">
                  <w:marLeft w:val="0"/>
                  <w:marRight w:val="0"/>
                  <w:marTop w:val="0"/>
                  <w:marBottom w:val="0"/>
                  <w:divBdr>
                    <w:top w:val="none" w:sz="0" w:space="0" w:color="auto"/>
                    <w:left w:val="none" w:sz="0" w:space="0" w:color="auto"/>
                    <w:bottom w:val="none" w:sz="0" w:space="0" w:color="auto"/>
                    <w:right w:val="none" w:sz="0" w:space="0" w:color="auto"/>
                  </w:divBdr>
                  <w:divsChild>
                    <w:div w:id="301472229">
                      <w:marLeft w:val="0"/>
                      <w:marRight w:val="0"/>
                      <w:marTop w:val="0"/>
                      <w:marBottom w:val="0"/>
                      <w:divBdr>
                        <w:top w:val="none" w:sz="0" w:space="0" w:color="auto"/>
                        <w:left w:val="none" w:sz="0" w:space="0" w:color="auto"/>
                        <w:bottom w:val="none" w:sz="0" w:space="0" w:color="auto"/>
                        <w:right w:val="none" w:sz="0" w:space="0" w:color="auto"/>
                      </w:divBdr>
                    </w:div>
                  </w:divsChild>
                </w:div>
                <w:div w:id="1911429363">
                  <w:marLeft w:val="0"/>
                  <w:marRight w:val="0"/>
                  <w:marTop w:val="0"/>
                  <w:marBottom w:val="0"/>
                  <w:divBdr>
                    <w:top w:val="none" w:sz="0" w:space="0" w:color="auto"/>
                    <w:left w:val="none" w:sz="0" w:space="0" w:color="auto"/>
                    <w:bottom w:val="none" w:sz="0" w:space="0" w:color="auto"/>
                    <w:right w:val="none" w:sz="0" w:space="0" w:color="auto"/>
                  </w:divBdr>
                  <w:divsChild>
                    <w:div w:id="5862428">
                      <w:marLeft w:val="0"/>
                      <w:marRight w:val="0"/>
                      <w:marTop w:val="0"/>
                      <w:marBottom w:val="0"/>
                      <w:divBdr>
                        <w:top w:val="none" w:sz="0" w:space="0" w:color="auto"/>
                        <w:left w:val="none" w:sz="0" w:space="0" w:color="auto"/>
                        <w:bottom w:val="none" w:sz="0" w:space="0" w:color="auto"/>
                        <w:right w:val="none" w:sz="0" w:space="0" w:color="auto"/>
                      </w:divBdr>
                    </w:div>
                  </w:divsChild>
                </w:div>
                <w:div w:id="1914389498">
                  <w:marLeft w:val="0"/>
                  <w:marRight w:val="0"/>
                  <w:marTop w:val="0"/>
                  <w:marBottom w:val="0"/>
                  <w:divBdr>
                    <w:top w:val="none" w:sz="0" w:space="0" w:color="auto"/>
                    <w:left w:val="none" w:sz="0" w:space="0" w:color="auto"/>
                    <w:bottom w:val="none" w:sz="0" w:space="0" w:color="auto"/>
                    <w:right w:val="none" w:sz="0" w:space="0" w:color="auto"/>
                  </w:divBdr>
                  <w:divsChild>
                    <w:div w:id="1940289197">
                      <w:marLeft w:val="0"/>
                      <w:marRight w:val="0"/>
                      <w:marTop w:val="0"/>
                      <w:marBottom w:val="0"/>
                      <w:divBdr>
                        <w:top w:val="none" w:sz="0" w:space="0" w:color="auto"/>
                        <w:left w:val="none" w:sz="0" w:space="0" w:color="auto"/>
                        <w:bottom w:val="none" w:sz="0" w:space="0" w:color="auto"/>
                        <w:right w:val="none" w:sz="0" w:space="0" w:color="auto"/>
                      </w:divBdr>
                    </w:div>
                  </w:divsChild>
                </w:div>
                <w:div w:id="1915117373">
                  <w:marLeft w:val="0"/>
                  <w:marRight w:val="0"/>
                  <w:marTop w:val="0"/>
                  <w:marBottom w:val="0"/>
                  <w:divBdr>
                    <w:top w:val="none" w:sz="0" w:space="0" w:color="auto"/>
                    <w:left w:val="none" w:sz="0" w:space="0" w:color="auto"/>
                    <w:bottom w:val="none" w:sz="0" w:space="0" w:color="auto"/>
                    <w:right w:val="none" w:sz="0" w:space="0" w:color="auto"/>
                  </w:divBdr>
                  <w:divsChild>
                    <w:div w:id="1411078970">
                      <w:marLeft w:val="0"/>
                      <w:marRight w:val="0"/>
                      <w:marTop w:val="0"/>
                      <w:marBottom w:val="0"/>
                      <w:divBdr>
                        <w:top w:val="none" w:sz="0" w:space="0" w:color="auto"/>
                        <w:left w:val="none" w:sz="0" w:space="0" w:color="auto"/>
                        <w:bottom w:val="none" w:sz="0" w:space="0" w:color="auto"/>
                        <w:right w:val="none" w:sz="0" w:space="0" w:color="auto"/>
                      </w:divBdr>
                    </w:div>
                  </w:divsChild>
                </w:div>
                <w:div w:id="1954821440">
                  <w:marLeft w:val="0"/>
                  <w:marRight w:val="0"/>
                  <w:marTop w:val="0"/>
                  <w:marBottom w:val="0"/>
                  <w:divBdr>
                    <w:top w:val="none" w:sz="0" w:space="0" w:color="auto"/>
                    <w:left w:val="none" w:sz="0" w:space="0" w:color="auto"/>
                    <w:bottom w:val="none" w:sz="0" w:space="0" w:color="auto"/>
                    <w:right w:val="none" w:sz="0" w:space="0" w:color="auto"/>
                  </w:divBdr>
                  <w:divsChild>
                    <w:div w:id="395863387">
                      <w:marLeft w:val="0"/>
                      <w:marRight w:val="0"/>
                      <w:marTop w:val="0"/>
                      <w:marBottom w:val="0"/>
                      <w:divBdr>
                        <w:top w:val="none" w:sz="0" w:space="0" w:color="auto"/>
                        <w:left w:val="none" w:sz="0" w:space="0" w:color="auto"/>
                        <w:bottom w:val="none" w:sz="0" w:space="0" w:color="auto"/>
                        <w:right w:val="none" w:sz="0" w:space="0" w:color="auto"/>
                      </w:divBdr>
                    </w:div>
                  </w:divsChild>
                </w:div>
                <w:div w:id="1968314560">
                  <w:marLeft w:val="0"/>
                  <w:marRight w:val="0"/>
                  <w:marTop w:val="0"/>
                  <w:marBottom w:val="0"/>
                  <w:divBdr>
                    <w:top w:val="none" w:sz="0" w:space="0" w:color="auto"/>
                    <w:left w:val="none" w:sz="0" w:space="0" w:color="auto"/>
                    <w:bottom w:val="none" w:sz="0" w:space="0" w:color="auto"/>
                    <w:right w:val="none" w:sz="0" w:space="0" w:color="auto"/>
                  </w:divBdr>
                  <w:divsChild>
                    <w:div w:id="90011272">
                      <w:marLeft w:val="0"/>
                      <w:marRight w:val="0"/>
                      <w:marTop w:val="0"/>
                      <w:marBottom w:val="0"/>
                      <w:divBdr>
                        <w:top w:val="none" w:sz="0" w:space="0" w:color="auto"/>
                        <w:left w:val="none" w:sz="0" w:space="0" w:color="auto"/>
                        <w:bottom w:val="none" w:sz="0" w:space="0" w:color="auto"/>
                        <w:right w:val="none" w:sz="0" w:space="0" w:color="auto"/>
                      </w:divBdr>
                    </w:div>
                  </w:divsChild>
                </w:div>
                <w:div w:id="2068987977">
                  <w:marLeft w:val="0"/>
                  <w:marRight w:val="0"/>
                  <w:marTop w:val="0"/>
                  <w:marBottom w:val="0"/>
                  <w:divBdr>
                    <w:top w:val="none" w:sz="0" w:space="0" w:color="auto"/>
                    <w:left w:val="none" w:sz="0" w:space="0" w:color="auto"/>
                    <w:bottom w:val="none" w:sz="0" w:space="0" w:color="auto"/>
                    <w:right w:val="none" w:sz="0" w:space="0" w:color="auto"/>
                  </w:divBdr>
                  <w:divsChild>
                    <w:div w:id="635448466">
                      <w:marLeft w:val="0"/>
                      <w:marRight w:val="0"/>
                      <w:marTop w:val="0"/>
                      <w:marBottom w:val="0"/>
                      <w:divBdr>
                        <w:top w:val="none" w:sz="0" w:space="0" w:color="auto"/>
                        <w:left w:val="none" w:sz="0" w:space="0" w:color="auto"/>
                        <w:bottom w:val="none" w:sz="0" w:space="0" w:color="auto"/>
                        <w:right w:val="none" w:sz="0" w:space="0" w:color="auto"/>
                      </w:divBdr>
                    </w:div>
                  </w:divsChild>
                </w:div>
                <w:div w:id="2070765864">
                  <w:marLeft w:val="0"/>
                  <w:marRight w:val="0"/>
                  <w:marTop w:val="0"/>
                  <w:marBottom w:val="0"/>
                  <w:divBdr>
                    <w:top w:val="none" w:sz="0" w:space="0" w:color="auto"/>
                    <w:left w:val="none" w:sz="0" w:space="0" w:color="auto"/>
                    <w:bottom w:val="none" w:sz="0" w:space="0" w:color="auto"/>
                    <w:right w:val="none" w:sz="0" w:space="0" w:color="auto"/>
                  </w:divBdr>
                  <w:divsChild>
                    <w:div w:id="58330506">
                      <w:marLeft w:val="0"/>
                      <w:marRight w:val="0"/>
                      <w:marTop w:val="0"/>
                      <w:marBottom w:val="0"/>
                      <w:divBdr>
                        <w:top w:val="none" w:sz="0" w:space="0" w:color="auto"/>
                        <w:left w:val="none" w:sz="0" w:space="0" w:color="auto"/>
                        <w:bottom w:val="none" w:sz="0" w:space="0" w:color="auto"/>
                        <w:right w:val="none" w:sz="0" w:space="0" w:color="auto"/>
                      </w:divBdr>
                    </w:div>
                  </w:divsChild>
                </w:div>
                <w:div w:id="2097700750">
                  <w:marLeft w:val="0"/>
                  <w:marRight w:val="0"/>
                  <w:marTop w:val="0"/>
                  <w:marBottom w:val="0"/>
                  <w:divBdr>
                    <w:top w:val="none" w:sz="0" w:space="0" w:color="auto"/>
                    <w:left w:val="none" w:sz="0" w:space="0" w:color="auto"/>
                    <w:bottom w:val="none" w:sz="0" w:space="0" w:color="auto"/>
                    <w:right w:val="none" w:sz="0" w:space="0" w:color="auto"/>
                  </w:divBdr>
                  <w:divsChild>
                    <w:div w:id="1738478226">
                      <w:marLeft w:val="0"/>
                      <w:marRight w:val="0"/>
                      <w:marTop w:val="0"/>
                      <w:marBottom w:val="0"/>
                      <w:divBdr>
                        <w:top w:val="none" w:sz="0" w:space="0" w:color="auto"/>
                        <w:left w:val="none" w:sz="0" w:space="0" w:color="auto"/>
                        <w:bottom w:val="none" w:sz="0" w:space="0" w:color="auto"/>
                        <w:right w:val="none" w:sz="0" w:space="0" w:color="auto"/>
                      </w:divBdr>
                    </w:div>
                  </w:divsChild>
                </w:div>
                <w:div w:id="2100787727">
                  <w:marLeft w:val="0"/>
                  <w:marRight w:val="0"/>
                  <w:marTop w:val="0"/>
                  <w:marBottom w:val="0"/>
                  <w:divBdr>
                    <w:top w:val="none" w:sz="0" w:space="0" w:color="auto"/>
                    <w:left w:val="none" w:sz="0" w:space="0" w:color="auto"/>
                    <w:bottom w:val="none" w:sz="0" w:space="0" w:color="auto"/>
                    <w:right w:val="none" w:sz="0" w:space="0" w:color="auto"/>
                  </w:divBdr>
                  <w:divsChild>
                    <w:div w:id="88744522">
                      <w:marLeft w:val="0"/>
                      <w:marRight w:val="0"/>
                      <w:marTop w:val="0"/>
                      <w:marBottom w:val="0"/>
                      <w:divBdr>
                        <w:top w:val="none" w:sz="0" w:space="0" w:color="auto"/>
                        <w:left w:val="none" w:sz="0" w:space="0" w:color="auto"/>
                        <w:bottom w:val="none" w:sz="0" w:space="0" w:color="auto"/>
                        <w:right w:val="none" w:sz="0" w:space="0" w:color="auto"/>
                      </w:divBdr>
                    </w:div>
                  </w:divsChild>
                </w:div>
                <w:div w:id="2102407831">
                  <w:marLeft w:val="0"/>
                  <w:marRight w:val="0"/>
                  <w:marTop w:val="0"/>
                  <w:marBottom w:val="0"/>
                  <w:divBdr>
                    <w:top w:val="none" w:sz="0" w:space="0" w:color="auto"/>
                    <w:left w:val="none" w:sz="0" w:space="0" w:color="auto"/>
                    <w:bottom w:val="none" w:sz="0" w:space="0" w:color="auto"/>
                    <w:right w:val="none" w:sz="0" w:space="0" w:color="auto"/>
                  </w:divBdr>
                  <w:divsChild>
                    <w:div w:id="78648191">
                      <w:marLeft w:val="0"/>
                      <w:marRight w:val="0"/>
                      <w:marTop w:val="0"/>
                      <w:marBottom w:val="0"/>
                      <w:divBdr>
                        <w:top w:val="none" w:sz="0" w:space="0" w:color="auto"/>
                        <w:left w:val="none" w:sz="0" w:space="0" w:color="auto"/>
                        <w:bottom w:val="none" w:sz="0" w:space="0" w:color="auto"/>
                        <w:right w:val="none" w:sz="0" w:space="0" w:color="auto"/>
                      </w:divBdr>
                    </w:div>
                  </w:divsChild>
                </w:div>
                <w:div w:id="2123110181">
                  <w:marLeft w:val="0"/>
                  <w:marRight w:val="0"/>
                  <w:marTop w:val="0"/>
                  <w:marBottom w:val="0"/>
                  <w:divBdr>
                    <w:top w:val="none" w:sz="0" w:space="0" w:color="auto"/>
                    <w:left w:val="none" w:sz="0" w:space="0" w:color="auto"/>
                    <w:bottom w:val="none" w:sz="0" w:space="0" w:color="auto"/>
                    <w:right w:val="none" w:sz="0" w:space="0" w:color="auto"/>
                  </w:divBdr>
                  <w:divsChild>
                    <w:div w:id="83459678">
                      <w:marLeft w:val="0"/>
                      <w:marRight w:val="0"/>
                      <w:marTop w:val="0"/>
                      <w:marBottom w:val="0"/>
                      <w:divBdr>
                        <w:top w:val="none" w:sz="0" w:space="0" w:color="auto"/>
                        <w:left w:val="none" w:sz="0" w:space="0" w:color="auto"/>
                        <w:bottom w:val="none" w:sz="0" w:space="0" w:color="auto"/>
                        <w:right w:val="none" w:sz="0" w:space="0" w:color="auto"/>
                      </w:divBdr>
                    </w:div>
                    <w:div w:id="92257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863620">
          <w:marLeft w:val="0"/>
          <w:marRight w:val="0"/>
          <w:marTop w:val="0"/>
          <w:marBottom w:val="0"/>
          <w:divBdr>
            <w:top w:val="none" w:sz="0" w:space="0" w:color="auto"/>
            <w:left w:val="none" w:sz="0" w:space="0" w:color="auto"/>
            <w:bottom w:val="none" w:sz="0" w:space="0" w:color="auto"/>
            <w:right w:val="none" w:sz="0" w:space="0" w:color="auto"/>
          </w:divBdr>
        </w:div>
        <w:div w:id="1489051079">
          <w:marLeft w:val="0"/>
          <w:marRight w:val="0"/>
          <w:marTop w:val="0"/>
          <w:marBottom w:val="0"/>
          <w:divBdr>
            <w:top w:val="none" w:sz="0" w:space="0" w:color="auto"/>
            <w:left w:val="none" w:sz="0" w:space="0" w:color="auto"/>
            <w:bottom w:val="none" w:sz="0" w:space="0" w:color="auto"/>
            <w:right w:val="none" w:sz="0" w:space="0" w:color="auto"/>
          </w:divBdr>
        </w:div>
        <w:div w:id="1720518754">
          <w:marLeft w:val="0"/>
          <w:marRight w:val="0"/>
          <w:marTop w:val="0"/>
          <w:marBottom w:val="0"/>
          <w:divBdr>
            <w:top w:val="none" w:sz="0" w:space="0" w:color="auto"/>
            <w:left w:val="none" w:sz="0" w:space="0" w:color="auto"/>
            <w:bottom w:val="none" w:sz="0" w:space="0" w:color="auto"/>
            <w:right w:val="none" w:sz="0" w:space="0" w:color="auto"/>
          </w:divBdr>
        </w:div>
        <w:div w:id="1822580257">
          <w:marLeft w:val="0"/>
          <w:marRight w:val="0"/>
          <w:marTop w:val="0"/>
          <w:marBottom w:val="0"/>
          <w:divBdr>
            <w:top w:val="none" w:sz="0" w:space="0" w:color="auto"/>
            <w:left w:val="none" w:sz="0" w:space="0" w:color="auto"/>
            <w:bottom w:val="none" w:sz="0" w:space="0" w:color="auto"/>
            <w:right w:val="none" w:sz="0" w:space="0" w:color="auto"/>
          </w:divBdr>
        </w:div>
        <w:div w:id="1903641040">
          <w:marLeft w:val="0"/>
          <w:marRight w:val="0"/>
          <w:marTop w:val="0"/>
          <w:marBottom w:val="0"/>
          <w:divBdr>
            <w:top w:val="none" w:sz="0" w:space="0" w:color="auto"/>
            <w:left w:val="none" w:sz="0" w:space="0" w:color="auto"/>
            <w:bottom w:val="none" w:sz="0" w:space="0" w:color="auto"/>
            <w:right w:val="none" w:sz="0" w:space="0" w:color="auto"/>
          </w:divBdr>
        </w:div>
        <w:div w:id="2115783555">
          <w:marLeft w:val="0"/>
          <w:marRight w:val="0"/>
          <w:marTop w:val="0"/>
          <w:marBottom w:val="0"/>
          <w:divBdr>
            <w:top w:val="none" w:sz="0" w:space="0" w:color="auto"/>
            <w:left w:val="none" w:sz="0" w:space="0" w:color="auto"/>
            <w:bottom w:val="none" w:sz="0" w:space="0" w:color="auto"/>
            <w:right w:val="none" w:sz="0" w:space="0" w:color="auto"/>
          </w:divBdr>
        </w:div>
      </w:divsChild>
    </w:div>
    <w:div w:id="624848100">
      <w:bodyDiv w:val="1"/>
      <w:marLeft w:val="0"/>
      <w:marRight w:val="0"/>
      <w:marTop w:val="0"/>
      <w:marBottom w:val="0"/>
      <w:divBdr>
        <w:top w:val="none" w:sz="0" w:space="0" w:color="auto"/>
        <w:left w:val="none" w:sz="0" w:space="0" w:color="auto"/>
        <w:bottom w:val="none" w:sz="0" w:space="0" w:color="auto"/>
        <w:right w:val="none" w:sz="0" w:space="0" w:color="auto"/>
      </w:divBdr>
      <w:divsChild>
        <w:div w:id="22094172">
          <w:marLeft w:val="0"/>
          <w:marRight w:val="0"/>
          <w:marTop w:val="0"/>
          <w:marBottom w:val="0"/>
          <w:divBdr>
            <w:top w:val="none" w:sz="0" w:space="0" w:color="auto"/>
            <w:left w:val="none" w:sz="0" w:space="0" w:color="auto"/>
            <w:bottom w:val="none" w:sz="0" w:space="0" w:color="auto"/>
            <w:right w:val="none" w:sz="0" w:space="0" w:color="auto"/>
          </w:divBdr>
          <w:divsChild>
            <w:div w:id="87624151">
              <w:marLeft w:val="-75"/>
              <w:marRight w:val="0"/>
              <w:marTop w:val="30"/>
              <w:marBottom w:val="30"/>
              <w:divBdr>
                <w:top w:val="none" w:sz="0" w:space="0" w:color="auto"/>
                <w:left w:val="none" w:sz="0" w:space="0" w:color="auto"/>
                <w:bottom w:val="none" w:sz="0" w:space="0" w:color="auto"/>
                <w:right w:val="none" w:sz="0" w:space="0" w:color="auto"/>
              </w:divBdr>
              <w:divsChild>
                <w:div w:id="21980873">
                  <w:marLeft w:val="0"/>
                  <w:marRight w:val="0"/>
                  <w:marTop w:val="0"/>
                  <w:marBottom w:val="0"/>
                  <w:divBdr>
                    <w:top w:val="none" w:sz="0" w:space="0" w:color="auto"/>
                    <w:left w:val="none" w:sz="0" w:space="0" w:color="auto"/>
                    <w:bottom w:val="none" w:sz="0" w:space="0" w:color="auto"/>
                    <w:right w:val="none" w:sz="0" w:space="0" w:color="auto"/>
                  </w:divBdr>
                  <w:divsChild>
                    <w:div w:id="1378579734">
                      <w:marLeft w:val="0"/>
                      <w:marRight w:val="0"/>
                      <w:marTop w:val="0"/>
                      <w:marBottom w:val="0"/>
                      <w:divBdr>
                        <w:top w:val="none" w:sz="0" w:space="0" w:color="auto"/>
                        <w:left w:val="none" w:sz="0" w:space="0" w:color="auto"/>
                        <w:bottom w:val="none" w:sz="0" w:space="0" w:color="auto"/>
                        <w:right w:val="none" w:sz="0" w:space="0" w:color="auto"/>
                      </w:divBdr>
                    </w:div>
                  </w:divsChild>
                </w:div>
                <w:div w:id="244345725">
                  <w:marLeft w:val="0"/>
                  <w:marRight w:val="0"/>
                  <w:marTop w:val="0"/>
                  <w:marBottom w:val="0"/>
                  <w:divBdr>
                    <w:top w:val="none" w:sz="0" w:space="0" w:color="auto"/>
                    <w:left w:val="none" w:sz="0" w:space="0" w:color="auto"/>
                    <w:bottom w:val="none" w:sz="0" w:space="0" w:color="auto"/>
                    <w:right w:val="none" w:sz="0" w:space="0" w:color="auto"/>
                  </w:divBdr>
                  <w:divsChild>
                    <w:div w:id="2103643080">
                      <w:marLeft w:val="0"/>
                      <w:marRight w:val="0"/>
                      <w:marTop w:val="0"/>
                      <w:marBottom w:val="0"/>
                      <w:divBdr>
                        <w:top w:val="none" w:sz="0" w:space="0" w:color="auto"/>
                        <w:left w:val="none" w:sz="0" w:space="0" w:color="auto"/>
                        <w:bottom w:val="none" w:sz="0" w:space="0" w:color="auto"/>
                        <w:right w:val="none" w:sz="0" w:space="0" w:color="auto"/>
                      </w:divBdr>
                    </w:div>
                  </w:divsChild>
                </w:div>
                <w:div w:id="740980271">
                  <w:marLeft w:val="0"/>
                  <w:marRight w:val="0"/>
                  <w:marTop w:val="0"/>
                  <w:marBottom w:val="0"/>
                  <w:divBdr>
                    <w:top w:val="none" w:sz="0" w:space="0" w:color="auto"/>
                    <w:left w:val="none" w:sz="0" w:space="0" w:color="auto"/>
                    <w:bottom w:val="none" w:sz="0" w:space="0" w:color="auto"/>
                    <w:right w:val="none" w:sz="0" w:space="0" w:color="auto"/>
                  </w:divBdr>
                  <w:divsChild>
                    <w:div w:id="730931744">
                      <w:marLeft w:val="0"/>
                      <w:marRight w:val="0"/>
                      <w:marTop w:val="0"/>
                      <w:marBottom w:val="0"/>
                      <w:divBdr>
                        <w:top w:val="none" w:sz="0" w:space="0" w:color="auto"/>
                        <w:left w:val="none" w:sz="0" w:space="0" w:color="auto"/>
                        <w:bottom w:val="none" w:sz="0" w:space="0" w:color="auto"/>
                        <w:right w:val="none" w:sz="0" w:space="0" w:color="auto"/>
                      </w:divBdr>
                    </w:div>
                    <w:div w:id="1333602858">
                      <w:marLeft w:val="0"/>
                      <w:marRight w:val="0"/>
                      <w:marTop w:val="0"/>
                      <w:marBottom w:val="0"/>
                      <w:divBdr>
                        <w:top w:val="none" w:sz="0" w:space="0" w:color="auto"/>
                        <w:left w:val="none" w:sz="0" w:space="0" w:color="auto"/>
                        <w:bottom w:val="none" w:sz="0" w:space="0" w:color="auto"/>
                        <w:right w:val="none" w:sz="0" w:space="0" w:color="auto"/>
                      </w:divBdr>
                    </w:div>
                  </w:divsChild>
                </w:div>
                <w:div w:id="927617138">
                  <w:marLeft w:val="0"/>
                  <w:marRight w:val="0"/>
                  <w:marTop w:val="0"/>
                  <w:marBottom w:val="0"/>
                  <w:divBdr>
                    <w:top w:val="none" w:sz="0" w:space="0" w:color="auto"/>
                    <w:left w:val="none" w:sz="0" w:space="0" w:color="auto"/>
                    <w:bottom w:val="none" w:sz="0" w:space="0" w:color="auto"/>
                    <w:right w:val="none" w:sz="0" w:space="0" w:color="auto"/>
                  </w:divBdr>
                  <w:divsChild>
                    <w:div w:id="301934649">
                      <w:marLeft w:val="0"/>
                      <w:marRight w:val="0"/>
                      <w:marTop w:val="0"/>
                      <w:marBottom w:val="0"/>
                      <w:divBdr>
                        <w:top w:val="none" w:sz="0" w:space="0" w:color="auto"/>
                        <w:left w:val="none" w:sz="0" w:space="0" w:color="auto"/>
                        <w:bottom w:val="none" w:sz="0" w:space="0" w:color="auto"/>
                        <w:right w:val="none" w:sz="0" w:space="0" w:color="auto"/>
                      </w:divBdr>
                    </w:div>
                  </w:divsChild>
                </w:div>
                <w:div w:id="1279147282">
                  <w:marLeft w:val="0"/>
                  <w:marRight w:val="0"/>
                  <w:marTop w:val="0"/>
                  <w:marBottom w:val="0"/>
                  <w:divBdr>
                    <w:top w:val="none" w:sz="0" w:space="0" w:color="auto"/>
                    <w:left w:val="none" w:sz="0" w:space="0" w:color="auto"/>
                    <w:bottom w:val="none" w:sz="0" w:space="0" w:color="auto"/>
                    <w:right w:val="none" w:sz="0" w:space="0" w:color="auto"/>
                  </w:divBdr>
                  <w:divsChild>
                    <w:div w:id="111874021">
                      <w:marLeft w:val="0"/>
                      <w:marRight w:val="0"/>
                      <w:marTop w:val="0"/>
                      <w:marBottom w:val="0"/>
                      <w:divBdr>
                        <w:top w:val="none" w:sz="0" w:space="0" w:color="auto"/>
                        <w:left w:val="none" w:sz="0" w:space="0" w:color="auto"/>
                        <w:bottom w:val="none" w:sz="0" w:space="0" w:color="auto"/>
                        <w:right w:val="none" w:sz="0" w:space="0" w:color="auto"/>
                      </w:divBdr>
                    </w:div>
                  </w:divsChild>
                </w:div>
                <w:div w:id="2134277983">
                  <w:marLeft w:val="0"/>
                  <w:marRight w:val="0"/>
                  <w:marTop w:val="0"/>
                  <w:marBottom w:val="0"/>
                  <w:divBdr>
                    <w:top w:val="none" w:sz="0" w:space="0" w:color="auto"/>
                    <w:left w:val="none" w:sz="0" w:space="0" w:color="auto"/>
                    <w:bottom w:val="none" w:sz="0" w:space="0" w:color="auto"/>
                    <w:right w:val="none" w:sz="0" w:space="0" w:color="auto"/>
                  </w:divBdr>
                  <w:divsChild>
                    <w:div w:id="98187923">
                      <w:marLeft w:val="0"/>
                      <w:marRight w:val="0"/>
                      <w:marTop w:val="0"/>
                      <w:marBottom w:val="0"/>
                      <w:divBdr>
                        <w:top w:val="none" w:sz="0" w:space="0" w:color="auto"/>
                        <w:left w:val="none" w:sz="0" w:space="0" w:color="auto"/>
                        <w:bottom w:val="none" w:sz="0" w:space="0" w:color="auto"/>
                        <w:right w:val="none" w:sz="0" w:space="0" w:color="auto"/>
                      </w:divBdr>
                    </w:div>
                    <w:div w:id="885484560">
                      <w:marLeft w:val="0"/>
                      <w:marRight w:val="0"/>
                      <w:marTop w:val="0"/>
                      <w:marBottom w:val="0"/>
                      <w:divBdr>
                        <w:top w:val="none" w:sz="0" w:space="0" w:color="auto"/>
                        <w:left w:val="none" w:sz="0" w:space="0" w:color="auto"/>
                        <w:bottom w:val="none" w:sz="0" w:space="0" w:color="auto"/>
                        <w:right w:val="none" w:sz="0" w:space="0" w:color="auto"/>
                      </w:divBdr>
                    </w:div>
                    <w:div w:id="152181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259714">
          <w:marLeft w:val="0"/>
          <w:marRight w:val="0"/>
          <w:marTop w:val="0"/>
          <w:marBottom w:val="0"/>
          <w:divBdr>
            <w:top w:val="none" w:sz="0" w:space="0" w:color="auto"/>
            <w:left w:val="none" w:sz="0" w:space="0" w:color="auto"/>
            <w:bottom w:val="none" w:sz="0" w:space="0" w:color="auto"/>
            <w:right w:val="none" w:sz="0" w:space="0" w:color="auto"/>
          </w:divBdr>
        </w:div>
        <w:div w:id="617955584">
          <w:marLeft w:val="0"/>
          <w:marRight w:val="0"/>
          <w:marTop w:val="0"/>
          <w:marBottom w:val="0"/>
          <w:divBdr>
            <w:top w:val="none" w:sz="0" w:space="0" w:color="auto"/>
            <w:left w:val="none" w:sz="0" w:space="0" w:color="auto"/>
            <w:bottom w:val="none" w:sz="0" w:space="0" w:color="auto"/>
            <w:right w:val="none" w:sz="0" w:space="0" w:color="auto"/>
          </w:divBdr>
        </w:div>
        <w:div w:id="926572776">
          <w:marLeft w:val="0"/>
          <w:marRight w:val="0"/>
          <w:marTop w:val="0"/>
          <w:marBottom w:val="0"/>
          <w:divBdr>
            <w:top w:val="none" w:sz="0" w:space="0" w:color="auto"/>
            <w:left w:val="none" w:sz="0" w:space="0" w:color="auto"/>
            <w:bottom w:val="none" w:sz="0" w:space="0" w:color="auto"/>
            <w:right w:val="none" w:sz="0" w:space="0" w:color="auto"/>
          </w:divBdr>
        </w:div>
        <w:div w:id="1550221248">
          <w:marLeft w:val="0"/>
          <w:marRight w:val="0"/>
          <w:marTop w:val="0"/>
          <w:marBottom w:val="0"/>
          <w:divBdr>
            <w:top w:val="none" w:sz="0" w:space="0" w:color="auto"/>
            <w:left w:val="none" w:sz="0" w:space="0" w:color="auto"/>
            <w:bottom w:val="none" w:sz="0" w:space="0" w:color="auto"/>
            <w:right w:val="none" w:sz="0" w:space="0" w:color="auto"/>
          </w:divBdr>
        </w:div>
        <w:div w:id="1590239125">
          <w:marLeft w:val="0"/>
          <w:marRight w:val="0"/>
          <w:marTop w:val="0"/>
          <w:marBottom w:val="0"/>
          <w:divBdr>
            <w:top w:val="none" w:sz="0" w:space="0" w:color="auto"/>
            <w:left w:val="none" w:sz="0" w:space="0" w:color="auto"/>
            <w:bottom w:val="none" w:sz="0" w:space="0" w:color="auto"/>
            <w:right w:val="none" w:sz="0" w:space="0" w:color="auto"/>
          </w:divBdr>
        </w:div>
        <w:div w:id="1834683847">
          <w:marLeft w:val="0"/>
          <w:marRight w:val="0"/>
          <w:marTop w:val="0"/>
          <w:marBottom w:val="0"/>
          <w:divBdr>
            <w:top w:val="none" w:sz="0" w:space="0" w:color="auto"/>
            <w:left w:val="none" w:sz="0" w:space="0" w:color="auto"/>
            <w:bottom w:val="none" w:sz="0" w:space="0" w:color="auto"/>
            <w:right w:val="none" w:sz="0" w:space="0" w:color="auto"/>
          </w:divBdr>
          <w:divsChild>
            <w:div w:id="860511121">
              <w:marLeft w:val="-75"/>
              <w:marRight w:val="0"/>
              <w:marTop w:val="30"/>
              <w:marBottom w:val="30"/>
              <w:divBdr>
                <w:top w:val="none" w:sz="0" w:space="0" w:color="auto"/>
                <w:left w:val="none" w:sz="0" w:space="0" w:color="auto"/>
                <w:bottom w:val="none" w:sz="0" w:space="0" w:color="auto"/>
                <w:right w:val="none" w:sz="0" w:space="0" w:color="auto"/>
              </w:divBdr>
              <w:divsChild>
                <w:div w:id="26177305">
                  <w:marLeft w:val="0"/>
                  <w:marRight w:val="0"/>
                  <w:marTop w:val="0"/>
                  <w:marBottom w:val="0"/>
                  <w:divBdr>
                    <w:top w:val="none" w:sz="0" w:space="0" w:color="auto"/>
                    <w:left w:val="none" w:sz="0" w:space="0" w:color="auto"/>
                    <w:bottom w:val="none" w:sz="0" w:space="0" w:color="auto"/>
                    <w:right w:val="none" w:sz="0" w:space="0" w:color="auto"/>
                  </w:divBdr>
                  <w:divsChild>
                    <w:div w:id="253438151">
                      <w:marLeft w:val="0"/>
                      <w:marRight w:val="0"/>
                      <w:marTop w:val="0"/>
                      <w:marBottom w:val="0"/>
                      <w:divBdr>
                        <w:top w:val="none" w:sz="0" w:space="0" w:color="auto"/>
                        <w:left w:val="none" w:sz="0" w:space="0" w:color="auto"/>
                        <w:bottom w:val="none" w:sz="0" w:space="0" w:color="auto"/>
                        <w:right w:val="none" w:sz="0" w:space="0" w:color="auto"/>
                      </w:divBdr>
                    </w:div>
                  </w:divsChild>
                </w:div>
                <w:div w:id="172034816">
                  <w:marLeft w:val="0"/>
                  <w:marRight w:val="0"/>
                  <w:marTop w:val="0"/>
                  <w:marBottom w:val="0"/>
                  <w:divBdr>
                    <w:top w:val="none" w:sz="0" w:space="0" w:color="auto"/>
                    <w:left w:val="none" w:sz="0" w:space="0" w:color="auto"/>
                    <w:bottom w:val="none" w:sz="0" w:space="0" w:color="auto"/>
                    <w:right w:val="none" w:sz="0" w:space="0" w:color="auto"/>
                  </w:divBdr>
                  <w:divsChild>
                    <w:div w:id="623973377">
                      <w:marLeft w:val="0"/>
                      <w:marRight w:val="0"/>
                      <w:marTop w:val="0"/>
                      <w:marBottom w:val="0"/>
                      <w:divBdr>
                        <w:top w:val="none" w:sz="0" w:space="0" w:color="auto"/>
                        <w:left w:val="none" w:sz="0" w:space="0" w:color="auto"/>
                        <w:bottom w:val="none" w:sz="0" w:space="0" w:color="auto"/>
                        <w:right w:val="none" w:sz="0" w:space="0" w:color="auto"/>
                      </w:divBdr>
                    </w:div>
                  </w:divsChild>
                </w:div>
                <w:div w:id="208416121">
                  <w:marLeft w:val="0"/>
                  <w:marRight w:val="0"/>
                  <w:marTop w:val="0"/>
                  <w:marBottom w:val="0"/>
                  <w:divBdr>
                    <w:top w:val="none" w:sz="0" w:space="0" w:color="auto"/>
                    <w:left w:val="none" w:sz="0" w:space="0" w:color="auto"/>
                    <w:bottom w:val="none" w:sz="0" w:space="0" w:color="auto"/>
                    <w:right w:val="none" w:sz="0" w:space="0" w:color="auto"/>
                  </w:divBdr>
                  <w:divsChild>
                    <w:div w:id="1578203235">
                      <w:marLeft w:val="0"/>
                      <w:marRight w:val="0"/>
                      <w:marTop w:val="0"/>
                      <w:marBottom w:val="0"/>
                      <w:divBdr>
                        <w:top w:val="none" w:sz="0" w:space="0" w:color="auto"/>
                        <w:left w:val="none" w:sz="0" w:space="0" w:color="auto"/>
                        <w:bottom w:val="none" w:sz="0" w:space="0" w:color="auto"/>
                        <w:right w:val="none" w:sz="0" w:space="0" w:color="auto"/>
                      </w:divBdr>
                    </w:div>
                  </w:divsChild>
                </w:div>
                <w:div w:id="222909263">
                  <w:marLeft w:val="0"/>
                  <w:marRight w:val="0"/>
                  <w:marTop w:val="0"/>
                  <w:marBottom w:val="0"/>
                  <w:divBdr>
                    <w:top w:val="none" w:sz="0" w:space="0" w:color="auto"/>
                    <w:left w:val="none" w:sz="0" w:space="0" w:color="auto"/>
                    <w:bottom w:val="none" w:sz="0" w:space="0" w:color="auto"/>
                    <w:right w:val="none" w:sz="0" w:space="0" w:color="auto"/>
                  </w:divBdr>
                  <w:divsChild>
                    <w:div w:id="435176847">
                      <w:marLeft w:val="0"/>
                      <w:marRight w:val="0"/>
                      <w:marTop w:val="0"/>
                      <w:marBottom w:val="0"/>
                      <w:divBdr>
                        <w:top w:val="none" w:sz="0" w:space="0" w:color="auto"/>
                        <w:left w:val="none" w:sz="0" w:space="0" w:color="auto"/>
                        <w:bottom w:val="none" w:sz="0" w:space="0" w:color="auto"/>
                        <w:right w:val="none" w:sz="0" w:space="0" w:color="auto"/>
                      </w:divBdr>
                    </w:div>
                  </w:divsChild>
                </w:div>
                <w:div w:id="341511803">
                  <w:marLeft w:val="0"/>
                  <w:marRight w:val="0"/>
                  <w:marTop w:val="0"/>
                  <w:marBottom w:val="0"/>
                  <w:divBdr>
                    <w:top w:val="none" w:sz="0" w:space="0" w:color="auto"/>
                    <w:left w:val="none" w:sz="0" w:space="0" w:color="auto"/>
                    <w:bottom w:val="none" w:sz="0" w:space="0" w:color="auto"/>
                    <w:right w:val="none" w:sz="0" w:space="0" w:color="auto"/>
                  </w:divBdr>
                  <w:divsChild>
                    <w:div w:id="909850104">
                      <w:marLeft w:val="0"/>
                      <w:marRight w:val="0"/>
                      <w:marTop w:val="0"/>
                      <w:marBottom w:val="0"/>
                      <w:divBdr>
                        <w:top w:val="none" w:sz="0" w:space="0" w:color="auto"/>
                        <w:left w:val="none" w:sz="0" w:space="0" w:color="auto"/>
                        <w:bottom w:val="none" w:sz="0" w:space="0" w:color="auto"/>
                        <w:right w:val="none" w:sz="0" w:space="0" w:color="auto"/>
                      </w:divBdr>
                    </w:div>
                  </w:divsChild>
                </w:div>
                <w:div w:id="346832330">
                  <w:marLeft w:val="0"/>
                  <w:marRight w:val="0"/>
                  <w:marTop w:val="0"/>
                  <w:marBottom w:val="0"/>
                  <w:divBdr>
                    <w:top w:val="none" w:sz="0" w:space="0" w:color="auto"/>
                    <w:left w:val="none" w:sz="0" w:space="0" w:color="auto"/>
                    <w:bottom w:val="none" w:sz="0" w:space="0" w:color="auto"/>
                    <w:right w:val="none" w:sz="0" w:space="0" w:color="auto"/>
                  </w:divBdr>
                  <w:divsChild>
                    <w:div w:id="2032027517">
                      <w:marLeft w:val="0"/>
                      <w:marRight w:val="0"/>
                      <w:marTop w:val="0"/>
                      <w:marBottom w:val="0"/>
                      <w:divBdr>
                        <w:top w:val="none" w:sz="0" w:space="0" w:color="auto"/>
                        <w:left w:val="none" w:sz="0" w:space="0" w:color="auto"/>
                        <w:bottom w:val="none" w:sz="0" w:space="0" w:color="auto"/>
                        <w:right w:val="none" w:sz="0" w:space="0" w:color="auto"/>
                      </w:divBdr>
                    </w:div>
                  </w:divsChild>
                </w:div>
                <w:div w:id="430976539">
                  <w:marLeft w:val="0"/>
                  <w:marRight w:val="0"/>
                  <w:marTop w:val="0"/>
                  <w:marBottom w:val="0"/>
                  <w:divBdr>
                    <w:top w:val="none" w:sz="0" w:space="0" w:color="auto"/>
                    <w:left w:val="none" w:sz="0" w:space="0" w:color="auto"/>
                    <w:bottom w:val="none" w:sz="0" w:space="0" w:color="auto"/>
                    <w:right w:val="none" w:sz="0" w:space="0" w:color="auto"/>
                  </w:divBdr>
                  <w:divsChild>
                    <w:div w:id="956765109">
                      <w:marLeft w:val="0"/>
                      <w:marRight w:val="0"/>
                      <w:marTop w:val="0"/>
                      <w:marBottom w:val="0"/>
                      <w:divBdr>
                        <w:top w:val="none" w:sz="0" w:space="0" w:color="auto"/>
                        <w:left w:val="none" w:sz="0" w:space="0" w:color="auto"/>
                        <w:bottom w:val="none" w:sz="0" w:space="0" w:color="auto"/>
                        <w:right w:val="none" w:sz="0" w:space="0" w:color="auto"/>
                      </w:divBdr>
                    </w:div>
                  </w:divsChild>
                </w:div>
                <w:div w:id="483469790">
                  <w:marLeft w:val="0"/>
                  <w:marRight w:val="0"/>
                  <w:marTop w:val="0"/>
                  <w:marBottom w:val="0"/>
                  <w:divBdr>
                    <w:top w:val="none" w:sz="0" w:space="0" w:color="auto"/>
                    <w:left w:val="none" w:sz="0" w:space="0" w:color="auto"/>
                    <w:bottom w:val="none" w:sz="0" w:space="0" w:color="auto"/>
                    <w:right w:val="none" w:sz="0" w:space="0" w:color="auto"/>
                  </w:divBdr>
                  <w:divsChild>
                    <w:div w:id="1008942228">
                      <w:marLeft w:val="0"/>
                      <w:marRight w:val="0"/>
                      <w:marTop w:val="0"/>
                      <w:marBottom w:val="0"/>
                      <w:divBdr>
                        <w:top w:val="none" w:sz="0" w:space="0" w:color="auto"/>
                        <w:left w:val="none" w:sz="0" w:space="0" w:color="auto"/>
                        <w:bottom w:val="none" w:sz="0" w:space="0" w:color="auto"/>
                        <w:right w:val="none" w:sz="0" w:space="0" w:color="auto"/>
                      </w:divBdr>
                    </w:div>
                  </w:divsChild>
                </w:div>
                <w:div w:id="707755513">
                  <w:marLeft w:val="0"/>
                  <w:marRight w:val="0"/>
                  <w:marTop w:val="0"/>
                  <w:marBottom w:val="0"/>
                  <w:divBdr>
                    <w:top w:val="none" w:sz="0" w:space="0" w:color="auto"/>
                    <w:left w:val="none" w:sz="0" w:space="0" w:color="auto"/>
                    <w:bottom w:val="none" w:sz="0" w:space="0" w:color="auto"/>
                    <w:right w:val="none" w:sz="0" w:space="0" w:color="auto"/>
                  </w:divBdr>
                  <w:divsChild>
                    <w:div w:id="1101493401">
                      <w:marLeft w:val="0"/>
                      <w:marRight w:val="0"/>
                      <w:marTop w:val="0"/>
                      <w:marBottom w:val="0"/>
                      <w:divBdr>
                        <w:top w:val="none" w:sz="0" w:space="0" w:color="auto"/>
                        <w:left w:val="none" w:sz="0" w:space="0" w:color="auto"/>
                        <w:bottom w:val="none" w:sz="0" w:space="0" w:color="auto"/>
                        <w:right w:val="none" w:sz="0" w:space="0" w:color="auto"/>
                      </w:divBdr>
                    </w:div>
                  </w:divsChild>
                </w:div>
                <w:div w:id="858078507">
                  <w:marLeft w:val="0"/>
                  <w:marRight w:val="0"/>
                  <w:marTop w:val="0"/>
                  <w:marBottom w:val="0"/>
                  <w:divBdr>
                    <w:top w:val="none" w:sz="0" w:space="0" w:color="auto"/>
                    <w:left w:val="none" w:sz="0" w:space="0" w:color="auto"/>
                    <w:bottom w:val="none" w:sz="0" w:space="0" w:color="auto"/>
                    <w:right w:val="none" w:sz="0" w:space="0" w:color="auto"/>
                  </w:divBdr>
                  <w:divsChild>
                    <w:div w:id="1222474238">
                      <w:marLeft w:val="0"/>
                      <w:marRight w:val="0"/>
                      <w:marTop w:val="0"/>
                      <w:marBottom w:val="0"/>
                      <w:divBdr>
                        <w:top w:val="none" w:sz="0" w:space="0" w:color="auto"/>
                        <w:left w:val="none" w:sz="0" w:space="0" w:color="auto"/>
                        <w:bottom w:val="none" w:sz="0" w:space="0" w:color="auto"/>
                        <w:right w:val="none" w:sz="0" w:space="0" w:color="auto"/>
                      </w:divBdr>
                    </w:div>
                  </w:divsChild>
                </w:div>
                <w:div w:id="864363779">
                  <w:marLeft w:val="0"/>
                  <w:marRight w:val="0"/>
                  <w:marTop w:val="0"/>
                  <w:marBottom w:val="0"/>
                  <w:divBdr>
                    <w:top w:val="none" w:sz="0" w:space="0" w:color="auto"/>
                    <w:left w:val="none" w:sz="0" w:space="0" w:color="auto"/>
                    <w:bottom w:val="none" w:sz="0" w:space="0" w:color="auto"/>
                    <w:right w:val="none" w:sz="0" w:space="0" w:color="auto"/>
                  </w:divBdr>
                  <w:divsChild>
                    <w:div w:id="1783724979">
                      <w:marLeft w:val="0"/>
                      <w:marRight w:val="0"/>
                      <w:marTop w:val="0"/>
                      <w:marBottom w:val="0"/>
                      <w:divBdr>
                        <w:top w:val="none" w:sz="0" w:space="0" w:color="auto"/>
                        <w:left w:val="none" w:sz="0" w:space="0" w:color="auto"/>
                        <w:bottom w:val="none" w:sz="0" w:space="0" w:color="auto"/>
                        <w:right w:val="none" w:sz="0" w:space="0" w:color="auto"/>
                      </w:divBdr>
                    </w:div>
                  </w:divsChild>
                </w:div>
                <w:div w:id="988439899">
                  <w:marLeft w:val="0"/>
                  <w:marRight w:val="0"/>
                  <w:marTop w:val="0"/>
                  <w:marBottom w:val="0"/>
                  <w:divBdr>
                    <w:top w:val="none" w:sz="0" w:space="0" w:color="auto"/>
                    <w:left w:val="none" w:sz="0" w:space="0" w:color="auto"/>
                    <w:bottom w:val="none" w:sz="0" w:space="0" w:color="auto"/>
                    <w:right w:val="none" w:sz="0" w:space="0" w:color="auto"/>
                  </w:divBdr>
                  <w:divsChild>
                    <w:div w:id="1918199653">
                      <w:marLeft w:val="0"/>
                      <w:marRight w:val="0"/>
                      <w:marTop w:val="0"/>
                      <w:marBottom w:val="0"/>
                      <w:divBdr>
                        <w:top w:val="none" w:sz="0" w:space="0" w:color="auto"/>
                        <w:left w:val="none" w:sz="0" w:space="0" w:color="auto"/>
                        <w:bottom w:val="none" w:sz="0" w:space="0" w:color="auto"/>
                        <w:right w:val="none" w:sz="0" w:space="0" w:color="auto"/>
                      </w:divBdr>
                    </w:div>
                  </w:divsChild>
                </w:div>
                <w:div w:id="990328710">
                  <w:marLeft w:val="0"/>
                  <w:marRight w:val="0"/>
                  <w:marTop w:val="0"/>
                  <w:marBottom w:val="0"/>
                  <w:divBdr>
                    <w:top w:val="none" w:sz="0" w:space="0" w:color="auto"/>
                    <w:left w:val="none" w:sz="0" w:space="0" w:color="auto"/>
                    <w:bottom w:val="none" w:sz="0" w:space="0" w:color="auto"/>
                    <w:right w:val="none" w:sz="0" w:space="0" w:color="auto"/>
                  </w:divBdr>
                  <w:divsChild>
                    <w:div w:id="920601096">
                      <w:marLeft w:val="0"/>
                      <w:marRight w:val="0"/>
                      <w:marTop w:val="0"/>
                      <w:marBottom w:val="0"/>
                      <w:divBdr>
                        <w:top w:val="none" w:sz="0" w:space="0" w:color="auto"/>
                        <w:left w:val="none" w:sz="0" w:space="0" w:color="auto"/>
                        <w:bottom w:val="none" w:sz="0" w:space="0" w:color="auto"/>
                        <w:right w:val="none" w:sz="0" w:space="0" w:color="auto"/>
                      </w:divBdr>
                    </w:div>
                  </w:divsChild>
                </w:div>
                <w:div w:id="1016152211">
                  <w:marLeft w:val="0"/>
                  <w:marRight w:val="0"/>
                  <w:marTop w:val="0"/>
                  <w:marBottom w:val="0"/>
                  <w:divBdr>
                    <w:top w:val="none" w:sz="0" w:space="0" w:color="auto"/>
                    <w:left w:val="none" w:sz="0" w:space="0" w:color="auto"/>
                    <w:bottom w:val="none" w:sz="0" w:space="0" w:color="auto"/>
                    <w:right w:val="none" w:sz="0" w:space="0" w:color="auto"/>
                  </w:divBdr>
                  <w:divsChild>
                    <w:div w:id="1555004780">
                      <w:marLeft w:val="0"/>
                      <w:marRight w:val="0"/>
                      <w:marTop w:val="0"/>
                      <w:marBottom w:val="0"/>
                      <w:divBdr>
                        <w:top w:val="none" w:sz="0" w:space="0" w:color="auto"/>
                        <w:left w:val="none" w:sz="0" w:space="0" w:color="auto"/>
                        <w:bottom w:val="none" w:sz="0" w:space="0" w:color="auto"/>
                        <w:right w:val="none" w:sz="0" w:space="0" w:color="auto"/>
                      </w:divBdr>
                    </w:div>
                  </w:divsChild>
                </w:div>
                <w:div w:id="1033458910">
                  <w:marLeft w:val="0"/>
                  <w:marRight w:val="0"/>
                  <w:marTop w:val="0"/>
                  <w:marBottom w:val="0"/>
                  <w:divBdr>
                    <w:top w:val="none" w:sz="0" w:space="0" w:color="auto"/>
                    <w:left w:val="none" w:sz="0" w:space="0" w:color="auto"/>
                    <w:bottom w:val="none" w:sz="0" w:space="0" w:color="auto"/>
                    <w:right w:val="none" w:sz="0" w:space="0" w:color="auto"/>
                  </w:divBdr>
                  <w:divsChild>
                    <w:div w:id="431361473">
                      <w:marLeft w:val="0"/>
                      <w:marRight w:val="0"/>
                      <w:marTop w:val="0"/>
                      <w:marBottom w:val="0"/>
                      <w:divBdr>
                        <w:top w:val="none" w:sz="0" w:space="0" w:color="auto"/>
                        <w:left w:val="none" w:sz="0" w:space="0" w:color="auto"/>
                        <w:bottom w:val="none" w:sz="0" w:space="0" w:color="auto"/>
                        <w:right w:val="none" w:sz="0" w:space="0" w:color="auto"/>
                      </w:divBdr>
                    </w:div>
                  </w:divsChild>
                </w:div>
                <w:div w:id="1088312069">
                  <w:marLeft w:val="0"/>
                  <w:marRight w:val="0"/>
                  <w:marTop w:val="0"/>
                  <w:marBottom w:val="0"/>
                  <w:divBdr>
                    <w:top w:val="none" w:sz="0" w:space="0" w:color="auto"/>
                    <w:left w:val="none" w:sz="0" w:space="0" w:color="auto"/>
                    <w:bottom w:val="none" w:sz="0" w:space="0" w:color="auto"/>
                    <w:right w:val="none" w:sz="0" w:space="0" w:color="auto"/>
                  </w:divBdr>
                  <w:divsChild>
                    <w:div w:id="151719732">
                      <w:marLeft w:val="0"/>
                      <w:marRight w:val="0"/>
                      <w:marTop w:val="0"/>
                      <w:marBottom w:val="0"/>
                      <w:divBdr>
                        <w:top w:val="none" w:sz="0" w:space="0" w:color="auto"/>
                        <w:left w:val="none" w:sz="0" w:space="0" w:color="auto"/>
                        <w:bottom w:val="none" w:sz="0" w:space="0" w:color="auto"/>
                        <w:right w:val="none" w:sz="0" w:space="0" w:color="auto"/>
                      </w:divBdr>
                    </w:div>
                  </w:divsChild>
                </w:div>
                <w:div w:id="1120882990">
                  <w:marLeft w:val="0"/>
                  <w:marRight w:val="0"/>
                  <w:marTop w:val="0"/>
                  <w:marBottom w:val="0"/>
                  <w:divBdr>
                    <w:top w:val="none" w:sz="0" w:space="0" w:color="auto"/>
                    <w:left w:val="none" w:sz="0" w:space="0" w:color="auto"/>
                    <w:bottom w:val="none" w:sz="0" w:space="0" w:color="auto"/>
                    <w:right w:val="none" w:sz="0" w:space="0" w:color="auto"/>
                  </w:divBdr>
                  <w:divsChild>
                    <w:div w:id="131556287">
                      <w:marLeft w:val="0"/>
                      <w:marRight w:val="0"/>
                      <w:marTop w:val="0"/>
                      <w:marBottom w:val="0"/>
                      <w:divBdr>
                        <w:top w:val="none" w:sz="0" w:space="0" w:color="auto"/>
                        <w:left w:val="none" w:sz="0" w:space="0" w:color="auto"/>
                        <w:bottom w:val="none" w:sz="0" w:space="0" w:color="auto"/>
                        <w:right w:val="none" w:sz="0" w:space="0" w:color="auto"/>
                      </w:divBdr>
                    </w:div>
                  </w:divsChild>
                </w:div>
                <w:div w:id="1140077277">
                  <w:marLeft w:val="0"/>
                  <w:marRight w:val="0"/>
                  <w:marTop w:val="0"/>
                  <w:marBottom w:val="0"/>
                  <w:divBdr>
                    <w:top w:val="none" w:sz="0" w:space="0" w:color="auto"/>
                    <w:left w:val="none" w:sz="0" w:space="0" w:color="auto"/>
                    <w:bottom w:val="none" w:sz="0" w:space="0" w:color="auto"/>
                    <w:right w:val="none" w:sz="0" w:space="0" w:color="auto"/>
                  </w:divBdr>
                  <w:divsChild>
                    <w:div w:id="580606247">
                      <w:marLeft w:val="0"/>
                      <w:marRight w:val="0"/>
                      <w:marTop w:val="0"/>
                      <w:marBottom w:val="0"/>
                      <w:divBdr>
                        <w:top w:val="none" w:sz="0" w:space="0" w:color="auto"/>
                        <w:left w:val="none" w:sz="0" w:space="0" w:color="auto"/>
                        <w:bottom w:val="none" w:sz="0" w:space="0" w:color="auto"/>
                        <w:right w:val="none" w:sz="0" w:space="0" w:color="auto"/>
                      </w:divBdr>
                    </w:div>
                  </w:divsChild>
                </w:div>
                <w:div w:id="1204636022">
                  <w:marLeft w:val="0"/>
                  <w:marRight w:val="0"/>
                  <w:marTop w:val="0"/>
                  <w:marBottom w:val="0"/>
                  <w:divBdr>
                    <w:top w:val="none" w:sz="0" w:space="0" w:color="auto"/>
                    <w:left w:val="none" w:sz="0" w:space="0" w:color="auto"/>
                    <w:bottom w:val="none" w:sz="0" w:space="0" w:color="auto"/>
                    <w:right w:val="none" w:sz="0" w:space="0" w:color="auto"/>
                  </w:divBdr>
                  <w:divsChild>
                    <w:div w:id="104080362">
                      <w:marLeft w:val="0"/>
                      <w:marRight w:val="0"/>
                      <w:marTop w:val="0"/>
                      <w:marBottom w:val="0"/>
                      <w:divBdr>
                        <w:top w:val="none" w:sz="0" w:space="0" w:color="auto"/>
                        <w:left w:val="none" w:sz="0" w:space="0" w:color="auto"/>
                        <w:bottom w:val="none" w:sz="0" w:space="0" w:color="auto"/>
                        <w:right w:val="none" w:sz="0" w:space="0" w:color="auto"/>
                      </w:divBdr>
                    </w:div>
                  </w:divsChild>
                </w:div>
                <w:div w:id="1251545392">
                  <w:marLeft w:val="0"/>
                  <w:marRight w:val="0"/>
                  <w:marTop w:val="0"/>
                  <w:marBottom w:val="0"/>
                  <w:divBdr>
                    <w:top w:val="none" w:sz="0" w:space="0" w:color="auto"/>
                    <w:left w:val="none" w:sz="0" w:space="0" w:color="auto"/>
                    <w:bottom w:val="none" w:sz="0" w:space="0" w:color="auto"/>
                    <w:right w:val="none" w:sz="0" w:space="0" w:color="auto"/>
                  </w:divBdr>
                  <w:divsChild>
                    <w:div w:id="217253620">
                      <w:marLeft w:val="0"/>
                      <w:marRight w:val="0"/>
                      <w:marTop w:val="0"/>
                      <w:marBottom w:val="0"/>
                      <w:divBdr>
                        <w:top w:val="none" w:sz="0" w:space="0" w:color="auto"/>
                        <w:left w:val="none" w:sz="0" w:space="0" w:color="auto"/>
                        <w:bottom w:val="none" w:sz="0" w:space="0" w:color="auto"/>
                        <w:right w:val="none" w:sz="0" w:space="0" w:color="auto"/>
                      </w:divBdr>
                    </w:div>
                  </w:divsChild>
                </w:div>
                <w:div w:id="1286086999">
                  <w:marLeft w:val="0"/>
                  <w:marRight w:val="0"/>
                  <w:marTop w:val="0"/>
                  <w:marBottom w:val="0"/>
                  <w:divBdr>
                    <w:top w:val="none" w:sz="0" w:space="0" w:color="auto"/>
                    <w:left w:val="none" w:sz="0" w:space="0" w:color="auto"/>
                    <w:bottom w:val="none" w:sz="0" w:space="0" w:color="auto"/>
                    <w:right w:val="none" w:sz="0" w:space="0" w:color="auto"/>
                  </w:divBdr>
                  <w:divsChild>
                    <w:div w:id="306278597">
                      <w:marLeft w:val="0"/>
                      <w:marRight w:val="0"/>
                      <w:marTop w:val="0"/>
                      <w:marBottom w:val="0"/>
                      <w:divBdr>
                        <w:top w:val="none" w:sz="0" w:space="0" w:color="auto"/>
                        <w:left w:val="none" w:sz="0" w:space="0" w:color="auto"/>
                        <w:bottom w:val="none" w:sz="0" w:space="0" w:color="auto"/>
                        <w:right w:val="none" w:sz="0" w:space="0" w:color="auto"/>
                      </w:divBdr>
                    </w:div>
                  </w:divsChild>
                </w:div>
                <w:div w:id="1358846866">
                  <w:marLeft w:val="0"/>
                  <w:marRight w:val="0"/>
                  <w:marTop w:val="0"/>
                  <w:marBottom w:val="0"/>
                  <w:divBdr>
                    <w:top w:val="none" w:sz="0" w:space="0" w:color="auto"/>
                    <w:left w:val="none" w:sz="0" w:space="0" w:color="auto"/>
                    <w:bottom w:val="none" w:sz="0" w:space="0" w:color="auto"/>
                    <w:right w:val="none" w:sz="0" w:space="0" w:color="auto"/>
                  </w:divBdr>
                  <w:divsChild>
                    <w:div w:id="778524376">
                      <w:marLeft w:val="0"/>
                      <w:marRight w:val="0"/>
                      <w:marTop w:val="0"/>
                      <w:marBottom w:val="0"/>
                      <w:divBdr>
                        <w:top w:val="none" w:sz="0" w:space="0" w:color="auto"/>
                        <w:left w:val="none" w:sz="0" w:space="0" w:color="auto"/>
                        <w:bottom w:val="none" w:sz="0" w:space="0" w:color="auto"/>
                        <w:right w:val="none" w:sz="0" w:space="0" w:color="auto"/>
                      </w:divBdr>
                    </w:div>
                  </w:divsChild>
                </w:div>
                <w:div w:id="1559316870">
                  <w:marLeft w:val="0"/>
                  <w:marRight w:val="0"/>
                  <w:marTop w:val="0"/>
                  <w:marBottom w:val="0"/>
                  <w:divBdr>
                    <w:top w:val="none" w:sz="0" w:space="0" w:color="auto"/>
                    <w:left w:val="none" w:sz="0" w:space="0" w:color="auto"/>
                    <w:bottom w:val="none" w:sz="0" w:space="0" w:color="auto"/>
                    <w:right w:val="none" w:sz="0" w:space="0" w:color="auto"/>
                  </w:divBdr>
                  <w:divsChild>
                    <w:div w:id="1075979115">
                      <w:marLeft w:val="0"/>
                      <w:marRight w:val="0"/>
                      <w:marTop w:val="0"/>
                      <w:marBottom w:val="0"/>
                      <w:divBdr>
                        <w:top w:val="none" w:sz="0" w:space="0" w:color="auto"/>
                        <w:left w:val="none" w:sz="0" w:space="0" w:color="auto"/>
                        <w:bottom w:val="none" w:sz="0" w:space="0" w:color="auto"/>
                        <w:right w:val="none" w:sz="0" w:space="0" w:color="auto"/>
                      </w:divBdr>
                    </w:div>
                  </w:divsChild>
                </w:div>
                <w:div w:id="1678578321">
                  <w:marLeft w:val="0"/>
                  <w:marRight w:val="0"/>
                  <w:marTop w:val="0"/>
                  <w:marBottom w:val="0"/>
                  <w:divBdr>
                    <w:top w:val="none" w:sz="0" w:space="0" w:color="auto"/>
                    <w:left w:val="none" w:sz="0" w:space="0" w:color="auto"/>
                    <w:bottom w:val="none" w:sz="0" w:space="0" w:color="auto"/>
                    <w:right w:val="none" w:sz="0" w:space="0" w:color="auto"/>
                  </w:divBdr>
                  <w:divsChild>
                    <w:div w:id="353193829">
                      <w:marLeft w:val="0"/>
                      <w:marRight w:val="0"/>
                      <w:marTop w:val="0"/>
                      <w:marBottom w:val="0"/>
                      <w:divBdr>
                        <w:top w:val="none" w:sz="0" w:space="0" w:color="auto"/>
                        <w:left w:val="none" w:sz="0" w:space="0" w:color="auto"/>
                        <w:bottom w:val="none" w:sz="0" w:space="0" w:color="auto"/>
                        <w:right w:val="none" w:sz="0" w:space="0" w:color="auto"/>
                      </w:divBdr>
                    </w:div>
                  </w:divsChild>
                </w:div>
                <w:div w:id="1691567016">
                  <w:marLeft w:val="0"/>
                  <w:marRight w:val="0"/>
                  <w:marTop w:val="0"/>
                  <w:marBottom w:val="0"/>
                  <w:divBdr>
                    <w:top w:val="none" w:sz="0" w:space="0" w:color="auto"/>
                    <w:left w:val="none" w:sz="0" w:space="0" w:color="auto"/>
                    <w:bottom w:val="none" w:sz="0" w:space="0" w:color="auto"/>
                    <w:right w:val="none" w:sz="0" w:space="0" w:color="auto"/>
                  </w:divBdr>
                  <w:divsChild>
                    <w:div w:id="2034375448">
                      <w:marLeft w:val="0"/>
                      <w:marRight w:val="0"/>
                      <w:marTop w:val="0"/>
                      <w:marBottom w:val="0"/>
                      <w:divBdr>
                        <w:top w:val="none" w:sz="0" w:space="0" w:color="auto"/>
                        <w:left w:val="none" w:sz="0" w:space="0" w:color="auto"/>
                        <w:bottom w:val="none" w:sz="0" w:space="0" w:color="auto"/>
                        <w:right w:val="none" w:sz="0" w:space="0" w:color="auto"/>
                      </w:divBdr>
                    </w:div>
                  </w:divsChild>
                </w:div>
                <w:div w:id="1776366337">
                  <w:marLeft w:val="0"/>
                  <w:marRight w:val="0"/>
                  <w:marTop w:val="0"/>
                  <w:marBottom w:val="0"/>
                  <w:divBdr>
                    <w:top w:val="none" w:sz="0" w:space="0" w:color="auto"/>
                    <w:left w:val="none" w:sz="0" w:space="0" w:color="auto"/>
                    <w:bottom w:val="none" w:sz="0" w:space="0" w:color="auto"/>
                    <w:right w:val="none" w:sz="0" w:space="0" w:color="auto"/>
                  </w:divBdr>
                  <w:divsChild>
                    <w:div w:id="1816137572">
                      <w:marLeft w:val="0"/>
                      <w:marRight w:val="0"/>
                      <w:marTop w:val="0"/>
                      <w:marBottom w:val="0"/>
                      <w:divBdr>
                        <w:top w:val="none" w:sz="0" w:space="0" w:color="auto"/>
                        <w:left w:val="none" w:sz="0" w:space="0" w:color="auto"/>
                        <w:bottom w:val="none" w:sz="0" w:space="0" w:color="auto"/>
                        <w:right w:val="none" w:sz="0" w:space="0" w:color="auto"/>
                      </w:divBdr>
                    </w:div>
                  </w:divsChild>
                </w:div>
                <w:div w:id="1812668288">
                  <w:marLeft w:val="0"/>
                  <w:marRight w:val="0"/>
                  <w:marTop w:val="0"/>
                  <w:marBottom w:val="0"/>
                  <w:divBdr>
                    <w:top w:val="none" w:sz="0" w:space="0" w:color="auto"/>
                    <w:left w:val="none" w:sz="0" w:space="0" w:color="auto"/>
                    <w:bottom w:val="none" w:sz="0" w:space="0" w:color="auto"/>
                    <w:right w:val="none" w:sz="0" w:space="0" w:color="auto"/>
                  </w:divBdr>
                  <w:divsChild>
                    <w:div w:id="1559900410">
                      <w:marLeft w:val="0"/>
                      <w:marRight w:val="0"/>
                      <w:marTop w:val="0"/>
                      <w:marBottom w:val="0"/>
                      <w:divBdr>
                        <w:top w:val="none" w:sz="0" w:space="0" w:color="auto"/>
                        <w:left w:val="none" w:sz="0" w:space="0" w:color="auto"/>
                        <w:bottom w:val="none" w:sz="0" w:space="0" w:color="auto"/>
                        <w:right w:val="none" w:sz="0" w:space="0" w:color="auto"/>
                      </w:divBdr>
                    </w:div>
                  </w:divsChild>
                </w:div>
                <w:div w:id="1862744950">
                  <w:marLeft w:val="0"/>
                  <w:marRight w:val="0"/>
                  <w:marTop w:val="0"/>
                  <w:marBottom w:val="0"/>
                  <w:divBdr>
                    <w:top w:val="none" w:sz="0" w:space="0" w:color="auto"/>
                    <w:left w:val="none" w:sz="0" w:space="0" w:color="auto"/>
                    <w:bottom w:val="none" w:sz="0" w:space="0" w:color="auto"/>
                    <w:right w:val="none" w:sz="0" w:space="0" w:color="auto"/>
                  </w:divBdr>
                  <w:divsChild>
                    <w:div w:id="1040977327">
                      <w:marLeft w:val="0"/>
                      <w:marRight w:val="0"/>
                      <w:marTop w:val="0"/>
                      <w:marBottom w:val="0"/>
                      <w:divBdr>
                        <w:top w:val="none" w:sz="0" w:space="0" w:color="auto"/>
                        <w:left w:val="none" w:sz="0" w:space="0" w:color="auto"/>
                        <w:bottom w:val="none" w:sz="0" w:space="0" w:color="auto"/>
                        <w:right w:val="none" w:sz="0" w:space="0" w:color="auto"/>
                      </w:divBdr>
                    </w:div>
                  </w:divsChild>
                </w:div>
                <w:div w:id="1973368143">
                  <w:marLeft w:val="0"/>
                  <w:marRight w:val="0"/>
                  <w:marTop w:val="0"/>
                  <w:marBottom w:val="0"/>
                  <w:divBdr>
                    <w:top w:val="none" w:sz="0" w:space="0" w:color="auto"/>
                    <w:left w:val="none" w:sz="0" w:space="0" w:color="auto"/>
                    <w:bottom w:val="none" w:sz="0" w:space="0" w:color="auto"/>
                    <w:right w:val="none" w:sz="0" w:space="0" w:color="auto"/>
                  </w:divBdr>
                  <w:divsChild>
                    <w:div w:id="1115751187">
                      <w:marLeft w:val="0"/>
                      <w:marRight w:val="0"/>
                      <w:marTop w:val="0"/>
                      <w:marBottom w:val="0"/>
                      <w:divBdr>
                        <w:top w:val="none" w:sz="0" w:space="0" w:color="auto"/>
                        <w:left w:val="none" w:sz="0" w:space="0" w:color="auto"/>
                        <w:bottom w:val="none" w:sz="0" w:space="0" w:color="auto"/>
                        <w:right w:val="none" w:sz="0" w:space="0" w:color="auto"/>
                      </w:divBdr>
                    </w:div>
                  </w:divsChild>
                </w:div>
                <w:div w:id="1974287125">
                  <w:marLeft w:val="0"/>
                  <w:marRight w:val="0"/>
                  <w:marTop w:val="0"/>
                  <w:marBottom w:val="0"/>
                  <w:divBdr>
                    <w:top w:val="none" w:sz="0" w:space="0" w:color="auto"/>
                    <w:left w:val="none" w:sz="0" w:space="0" w:color="auto"/>
                    <w:bottom w:val="none" w:sz="0" w:space="0" w:color="auto"/>
                    <w:right w:val="none" w:sz="0" w:space="0" w:color="auto"/>
                  </w:divBdr>
                  <w:divsChild>
                    <w:div w:id="910432234">
                      <w:marLeft w:val="0"/>
                      <w:marRight w:val="0"/>
                      <w:marTop w:val="0"/>
                      <w:marBottom w:val="0"/>
                      <w:divBdr>
                        <w:top w:val="none" w:sz="0" w:space="0" w:color="auto"/>
                        <w:left w:val="none" w:sz="0" w:space="0" w:color="auto"/>
                        <w:bottom w:val="none" w:sz="0" w:space="0" w:color="auto"/>
                        <w:right w:val="none" w:sz="0" w:space="0" w:color="auto"/>
                      </w:divBdr>
                    </w:div>
                  </w:divsChild>
                </w:div>
                <w:div w:id="2102946593">
                  <w:marLeft w:val="0"/>
                  <w:marRight w:val="0"/>
                  <w:marTop w:val="0"/>
                  <w:marBottom w:val="0"/>
                  <w:divBdr>
                    <w:top w:val="none" w:sz="0" w:space="0" w:color="auto"/>
                    <w:left w:val="none" w:sz="0" w:space="0" w:color="auto"/>
                    <w:bottom w:val="none" w:sz="0" w:space="0" w:color="auto"/>
                    <w:right w:val="none" w:sz="0" w:space="0" w:color="auto"/>
                  </w:divBdr>
                  <w:divsChild>
                    <w:div w:id="242493012">
                      <w:marLeft w:val="0"/>
                      <w:marRight w:val="0"/>
                      <w:marTop w:val="0"/>
                      <w:marBottom w:val="0"/>
                      <w:divBdr>
                        <w:top w:val="none" w:sz="0" w:space="0" w:color="auto"/>
                        <w:left w:val="none" w:sz="0" w:space="0" w:color="auto"/>
                        <w:bottom w:val="none" w:sz="0" w:space="0" w:color="auto"/>
                        <w:right w:val="none" w:sz="0" w:space="0" w:color="auto"/>
                      </w:divBdr>
                    </w:div>
                  </w:divsChild>
                </w:div>
                <w:div w:id="2120250835">
                  <w:marLeft w:val="0"/>
                  <w:marRight w:val="0"/>
                  <w:marTop w:val="0"/>
                  <w:marBottom w:val="0"/>
                  <w:divBdr>
                    <w:top w:val="none" w:sz="0" w:space="0" w:color="auto"/>
                    <w:left w:val="none" w:sz="0" w:space="0" w:color="auto"/>
                    <w:bottom w:val="none" w:sz="0" w:space="0" w:color="auto"/>
                    <w:right w:val="none" w:sz="0" w:space="0" w:color="auto"/>
                  </w:divBdr>
                  <w:divsChild>
                    <w:div w:id="1478182473">
                      <w:marLeft w:val="0"/>
                      <w:marRight w:val="0"/>
                      <w:marTop w:val="0"/>
                      <w:marBottom w:val="0"/>
                      <w:divBdr>
                        <w:top w:val="none" w:sz="0" w:space="0" w:color="auto"/>
                        <w:left w:val="none" w:sz="0" w:space="0" w:color="auto"/>
                        <w:bottom w:val="none" w:sz="0" w:space="0" w:color="auto"/>
                        <w:right w:val="none" w:sz="0" w:space="0" w:color="auto"/>
                      </w:divBdr>
                    </w:div>
                  </w:divsChild>
                </w:div>
                <w:div w:id="2132899481">
                  <w:marLeft w:val="0"/>
                  <w:marRight w:val="0"/>
                  <w:marTop w:val="0"/>
                  <w:marBottom w:val="0"/>
                  <w:divBdr>
                    <w:top w:val="none" w:sz="0" w:space="0" w:color="auto"/>
                    <w:left w:val="none" w:sz="0" w:space="0" w:color="auto"/>
                    <w:bottom w:val="none" w:sz="0" w:space="0" w:color="auto"/>
                    <w:right w:val="none" w:sz="0" w:space="0" w:color="auto"/>
                  </w:divBdr>
                  <w:divsChild>
                    <w:div w:id="167368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050780">
          <w:marLeft w:val="0"/>
          <w:marRight w:val="0"/>
          <w:marTop w:val="0"/>
          <w:marBottom w:val="0"/>
          <w:divBdr>
            <w:top w:val="none" w:sz="0" w:space="0" w:color="auto"/>
            <w:left w:val="none" w:sz="0" w:space="0" w:color="auto"/>
            <w:bottom w:val="none" w:sz="0" w:space="0" w:color="auto"/>
            <w:right w:val="none" w:sz="0" w:space="0" w:color="auto"/>
          </w:divBdr>
        </w:div>
        <w:div w:id="1909341962">
          <w:marLeft w:val="0"/>
          <w:marRight w:val="0"/>
          <w:marTop w:val="0"/>
          <w:marBottom w:val="0"/>
          <w:divBdr>
            <w:top w:val="none" w:sz="0" w:space="0" w:color="auto"/>
            <w:left w:val="none" w:sz="0" w:space="0" w:color="auto"/>
            <w:bottom w:val="none" w:sz="0" w:space="0" w:color="auto"/>
            <w:right w:val="none" w:sz="0" w:space="0" w:color="auto"/>
          </w:divBdr>
          <w:divsChild>
            <w:div w:id="1666668389">
              <w:marLeft w:val="-75"/>
              <w:marRight w:val="0"/>
              <w:marTop w:val="30"/>
              <w:marBottom w:val="30"/>
              <w:divBdr>
                <w:top w:val="none" w:sz="0" w:space="0" w:color="auto"/>
                <w:left w:val="none" w:sz="0" w:space="0" w:color="auto"/>
                <w:bottom w:val="none" w:sz="0" w:space="0" w:color="auto"/>
                <w:right w:val="none" w:sz="0" w:space="0" w:color="auto"/>
              </w:divBdr>
              <w:divsChild>
                <w:div w:id="273752917">
                  <w:marLeft w:val="0"/>
                  <w:marRight w:val="0"/>
                  <w:marTop w:val="0"/>
                  <w:marBottom w:val="0"/>
                  <w:divBdr>
                    <w:top w:val="none" w:sz="0" w:space="0" w:color="auto"/>
                    <w:left w:val="none" w:sz="0" w:space="0" w:color="auto"/>
                    <w:bottom w:val="none" w:sz="0" w:space="0" w:color="auto"/>
                    <w:right w:val="none" w:sz="0" w:space="0" w:color="auto"/>
                  </w:divBdr>
                  <w:divsChild>
                    <w:div w:id="1223979450">
                      <w:marLeft w:val="0"/>
                      <w:marRight w:val="0"/>
                      <w:marTop w:val="0"/>
                      <w:marBottom w:val="0"/>
                      <w:divBdr>
                        <w:top w:val="none" w:sz="0" w:space="0" w:color="auto"/>
                        <w:left w:val="none" w:sz="0" w:space="0" w:color="auto"/>
                        <w:bottom w:val="none" w:sz="0" w:space="0" w:color="auto"/>
                        <w:right w:val="none" w:sz="0" w:space="0" w:color="auto"/>
                      </w:divBdr>
                    </w:div>
                  </w:divsChild>
                </w:div>
                <w:div w:id="345064833">
                  <w:marLeft w:val="0"/>
                  <w:marRight w:val="0"/>
                  <w:marTop w:val="0"/>
                  <w:marBottom w:val="0"/>
                  <w:divBdr>
                    <w:top w:val="none" w:sz="0" w:space="0" w:color="auto"/>
                    <w:left w:val="none" w:sz="0" w:space="0" w:color="auto"/>
                    <w:bottom w:val="none" w:sz="0" w:space="0" w:color="auto"/>
                    <w:right w:val="none" w:sz="0" w:space="0" w:color="auto"/>
                  </w:divBdr>
                  <w:divsChild>
                    <w:div w:id="22287392">
                      <w:marLeft w:val="0"/>
                      <w:marRight w:val="0"/>
                      <w:marTop w:val="0"/>
                      <w:marBottom w:val="0"/>
                      <w:divBdr>
                        <w:top w:val="none" w:sz="0" w:space="0" w:color="auto"/>
                        <w:left w:val="none" w:sz="0" w:space="0" w:color="auto"/>
                        <w:bottom w:val="none" w:sz="0" w:space="0" w:color="auto"/>
                        <w:right w:val="none" w:sz="0" w:space="0" w:color="auto"/>
                      </w:divBdr>
                    </w:div>
                  </w:divsChild>
                </w:div>
                <w:div w:id="856045346">
                  <w:marLeft w:val="0"/>
                  <w:marRight w:val="0"/>
                  <w:marTop w:val="0"/>
                  <w:marBottom w:val="0"/>
                  <w:divBdr>
                    <w:top w:val="none" w:sz="0" w:space="0" w:color="auto"/>
                    <w:left w:val="none" w:sz="0" w:space="0" w:color="auto"/>
                    <w:bottom w:val="none" w:sz="0" w:space="0" w:color="auto"/>
                    <w:right w:val="none" w:sz="0" w:space="0" w:color="auto"/>
                  </w:divBdr>
                  <w:divsChild>
                    <w:div w:id="79647771">
                      <w:marLeft w:val="0"/>
                      <w:marRight w:val="0"/>
                      <w:marTop w:val="0"/>
                      <w:marBottom w:val="0"/>
                      <w:divBdr>
                        <w:top w:val="none" w:sz="0" w:space="0" w:color="auto"/>
                        <w:left w:val="none" w:sz="0" w:space="0" w:color="auto"/>
                        <w:bottom w:val="none" w:sz="0" w:space="0" w:color="auto"/>
                        <w:right w:val="none" w:sz="0" w:space="0" w:color="auto"/>
                      </w:divBdr>
                    </w:div>
                  </w:divsChild>
                </w:div>
                <w:div w:id="865022210">
                  <w:marLeft w:val="0"/>
                  <w:marRight w:val="0"/>
                  <w:marTop w:val="0"/>
                  <w:marBottom w:val="0"/>
                  <w:divBdr>
                    <w:top w:val="none" w:sz="0" w:space="0" w:color="auto"/>
                    <w:left w:val="none" w:sz="0" w:space="0" w:color="auto"/>
                    <w:bottom w:val="none" w:sz="0" w:space="0" w:color="auto"/>
                    <w:right w:val="none" w:sz="0" w:space="0" w:color="auto"/>
                  </w:divBdr>
                  <w:divsChild>
                    <w:div w:id="1969044402">
                      <w:marLeft w:val="0"/>
                      <w:marRight w:val="0"/>
                      <w:marTop w:val="0"/>
                      <w:marBottom w:val="0"/>
                      <w:divBdr>
                        <w:top w:val="none" w:sz="0" w:space="0" w:color="auto"/>
                        <w:left w:val="none" w:sz="0" w:space="0" w:color="auto"/>
                        <w:bottom w:val="none" w:sz="0" w:space="0" w:color="auto"/>
                        <w:right w:val="none" w:sz="0" w:space="0" w:color="auto"/>
                      </w:divBdr>
                    </w:div>
                  </w:divsChild>
                </w:div>
                <w:div w:id="980496850">
                  <w:marLeft w:val="0"/>
                  <w:marRight w:val="0"/>
                  <w:marTop w:val="0"/>
                  <w:marBottom w:val="0"/>
                  <w:divBdr>
                    <w:top w:val="none" w:sz="0" w:space="0" w:color="auto"/>
                    <w:left w:val="none" w:sz="0" w:space="0" w:color="auto"/>
                    <w:bottom w:val="none" w:sz="0" w:space="0" w:color="auto"/>
                    <w:right w:val="none" w:sz="0" w:space="0" w:color="auto"/>
                  </w:divBdr>
                  <w:divsChild>
                    <w:div w:id="863174694">
                      <w:marLeft w:val="0"/>
                      <w:marRight w:val="0"/>
                      <w:marTop w:val="0"/>
                      <w:marBottom w:val="0"/>
                      <w:divBdr>
                        <w:top w:val="none" w:sz="0" w:space="0" w:color="auto"/>
                        <w:left w:val="none" w:sz="0" w:space="0" w:color="auto"/>
                        <w:bottom w:val="none" w:sz="0" w:space="0" w:color="auto"/>
                        <w:right w:val="none" w:sz="0" w:space="0" w:color="auto"/>
                      </w:divBdr>
                    </w:div>
                    <w:div w:id="1023045728">
                      <w:marLeft w:val="0"/>
                      <w:marRight w:val="0"/>
                      <w:marTop w:val="0"/>
                      <w:marBottom w:val="0"/>
                      <w:divBdr>
                        <w:top w:val="none" w:sz="0" w:space="0" w:color="auto"/>
                        <w:left w:val="none" w:sz="0" w:space="0" w:color="auto"/>
                        <w:bottom w:val="none" w:sz="0" w:space="0" w:color="auto"/>
                        <w:right w:val="none" w:sz="0" w:space="0" w:color="auto"/>
                      </w:divBdr>
                    </w:div>
                  </w:divsChild>
                </w:div>
                <w:div w:id="1001812455">
                  <w:marLeft w:val="0"/>
                  <w:marRight w:val="0"/>
                  <w:marTop w:val="0"/>
                  <w:marBottom w:val="0"/>
                  <w:divBdr>
                    <w:top w:val="none" w:sz="0" w:space="0" w:color="auto"/>
                    <w:left w:val="none" w:sz="0" w:space="0" w:color="auto"/>
                    <w:bottom w:val="none" w:sz="0" w:space="0" w:color="auto"/>
                    <w:right w:val="none" w:sz="0" w:space="0" w:color="auto"/>
                  </w:divBdr>
                  <w:divsChild>
                    <w:div w:id="1887141675">
                      <w:marLeft w:val="0"/>
                      <w:marRight w:val="0"/>
                      <w:marTop w:val="0"/>
                      <w:marBottom w:val="0"/>
                      <w:divBdr>
                        <w:top w:val="none" w:sz="0" w:space="0" w:color="auto"/>
                        <w:left w:val="none" w:sz="0" w:space="0" w:color="auto"/>
                        <w:bottom w:val="none" w:sz="0" w:space="0" w:color="auto"/>
                        <w:right w:val="none" w:sz="0" w:space="0" w:color="auto"/>
                      </w:divBdr>
                    </w:div>
                  </w:divsChild>
                </w:div>
                <w:div w:id="1067260044">
                  <w:marLeft w:val="0"/>
                  <w:marRight w:val="0"/>
                  <w:marTop w:val="0"/>
                  <w:marBottom w:val="0"/>
                  <w:divBdr>
                    <w:top w:val="none" w:sz="0" w:space="0" w:color="auto"/>
                    <w:left w:val="none" w:sz="0" w:space="0" w:color="auto"/>
                    <w:bottom w:val="none" w:sz="0" w:space="0" w:color="auto"/>
                    <w:right w:val="none" w:sz="0" w:space="0" w:color="auto"/>
                  </w:divBdr>
                  <w:divsChild>
                    <w:div w:id="487287640">
                      <w:marLeft w:val="0"/>
                      <w:marRight w:val="0"/>
                      <w:marTop w:val="0"/>
                      <w:marBottom w:val="0"/>
                      <w:divBdr>
                        <w:top w:val="none" w:sz="0" w:space="0" w:color="auto"/>
                        <w:left w:val="none" w:sz="0" w:space="0" w:color="auto"/>
                        <w:bottom w:val="none" w:sz="0" w:space="0" w:color="auto"/>
                        <w:right w:val="none" w:sz="0" w:space="0" w:color="auto"/>
                      </w:divBdr>
                    </w:div>
                  </w:divsChild>
                </w:div>
                <w:div w:id="1445686701">
                  <w:marLeft w:val="0"/>
                  <w:marRight w:val="0"/>
                  <w:marTop w:val="0"/>
                  <w:marBottom w:val="0"/>
                  <w:divBdr>
                    <w:top w:val="none" w:sz="0" w:space="0" w:color="auto"/>
                    <w:left w:val="none" w:sz="0" w:space="0" w:color="auto"/>
                    <w:bottom w:val="none" w:sz="0" w:space="0" w:color="auto"/>
                    <w:right w:val="none" w:sz="0" w:space="0" w:color="auto"/>
                  </w:divBdr>
                  <w:divsChild>
                    <w:div w:id="679699372">
                      <w:marLeft w:val="0"/>
                      <w:marRight w:val="0"/>
                      <w:marTop w:val="0"/>
                      <w:marBottom w:val="0"/>
                      <w:divBdr>
                        <w:top w:val="none" w:sz="0" w:space="0" w:color="auto"/>
                        <w:left w:val="none" w:sz="0" w:space="0" w:color="auto"/>
                        <w:bottom w:val="none" w:sz="0" w:space="0" w:color="auto"/>
                        <w:right w:val="none" w:sz="0" w:space="0" w:color="auto"/>
                      </w:divBdr>
                    </w:div>
                  </w:divsChild>
                </w:div>
                <w:div w:id="1820416730">
                  <w:marLeft w:val="0"/>
                  <w:marRight w:val="0"/>
                  <w:marTop w:val="0"/>
                  <w:marBottom w:val="0"/>
                  <w:divBdr>
                    <w:top w:val="none" w:sz="0" w:space="0" w:color="auto"/>
                    <w:left w:val="none" w:sz="0" w:space="0" w:color="auto"/>
                    <w:bottom w:val="none" w:sz="0" w:space="0" w:color="auto"/>
                    <w:right w:val="none" w:sz="0" w:space="0" w:color="auto"/>
                  </w:divBdr>
                  <w:divsChild>
                    <w:div w:id="626667472">
                      <w:marLeft w:val="0"/>
                      <w:marRight w:val="0"/>
                      <w:marTop w:val="0"/>
                      <w:marBottom w:val="0"/>
                      <w:divBdr>
                        <w:top w:val="none" w:sz="0" w:space="0" w:color="auto"/>
                        <w:left w:val="none" w:sz="0" w:space="0" w:color="auto"/>
                        <w:bottom w:val="none" w:sz="0" w:space="0" w:color="auto"/>
                        <w:right w:val="none" w:sz="0" w:space="0" w:color="auto"/>
                      </w:divBdr>
                    </w:div>
                    <w:div w:id="1564943702">
                      <w:marLeft w:val="0"/>
                      <w:marRight w:val="0"/>
                      <w:marTop w:val="0"/>
                      <w:marBottom w:val="0"/>
                      <w:divBdr>
                        <w:top w:val="none" w:sz="0" w:space="0" w:color="auto"/>
                        <w:left w:val="none" w:sz="0" w:space="0" w:color="auto"/>
                        <w:bottom w:val="none" w:sz="0" w:space="0" w:color="auto"/>
                        <w:right w:val="none" w:sz="0" w:space="0" w:color="auto"/>
                      </w:divBdr>
                    </w:div>
                  </w:divsChild>
                </w:div>
                <w:div w:id="1825587307">
                  <w:marLeft w:val="0"/>
                  <w:marRight w:val="0"/>
                  <w:marTop w:val="0"/>
                  <w:marBottom w:val="0"/>
                  <w:divBdr>
                    <w:top w:val="none" w:sz="0" w:space="0" w:color="auto"/>
                    <w:left w:val="none" w:sz="0" w:space="0" w:color="auto"/>
                    <w:bottom w:val="none" w:sz="0" w:space="0" w:color="auto"/>
                    <w:right w:val="none" w:sz="0" w:space="0" w:color="auto"/>
                  </w:divBdr>
                  <w:divsChild>
                    <w:div w:id="1405378646">
                      <w:marLeft w:val="0"/>
                      <w:marRight w:val="0"/>
                      <w:marTop w:val="0"/>
                      <w:marBottom w:val="0"/>
                      <w:divBdr>
                        <w:top w:val="none" w:sz="0" w:space="0" w:color="auto"/>
                        <w:left w:val="none" w:sz="0" w:space="0" w:color="auto"/>
                        <w:bottom w:val="none" w:sz="0" w:space="0" w:color="auto"/>
                        <w:right w:val="none" w:sz="0" w:space="0" w:color="auto"/>
                      </w:divBdr>
                    </w:div>
                  </w:divsChild>
                </w:div>
                <w:div w:id="1888911185">
                  <w:marLeft w:val="0"/>
                  <w:marRight w:val="0"/>
                  <w:marTop w:val="0"/>
                  <w:marBottom w:val="0"/>
                  <w:divBdr>
                    <w:top w:val="none" w:sz="0" w:space="0" w:color="auto"/>
                    <w:left w:val="none" w:sz="0" w:space="0" w:color="auto"/>
                    <w:bottom w:val="none" w:sz="0" w:space="0" w:color="auto"/>
                    <w:right w:val="none" w:sz="0" w:space="0" w:color="auto"/>
                  </w:divBdr>
                  <w:divsChild>
                    <w:div w:id="136262686">
                      <w:marLeft w:val="0"/>
                      <w:marRight w:val="0"/>
                      <w:marTop w:val="0"/>
                      <w:marBottom w:val="0"/>
                      <w:divBdr>
                        <w:top w:val="none" w:sz="0" w:space="0" w:color="auto"/>
                        <w:left w:val="none" w:sz="0" w:space="0" w:color="auto"/>
                        <w:bottom w:val="none" w:sz="0" w:space="0" w:color="auto"/>
                        <w:right w:val="none" w:sz="0" w:space="0" w:color="auto"/>
                      </w:divBdr>
                    </w:div>
                  </w:divsChild>
                </w:div>
                <w:div w:id="1906143410">
                  <w:marLeft w:val="0"/>
                  <w:marRight w:val="0"/>
                  <w:marTop w:val="0"/>
                  <w:marBottom w:val="0"/>
                  <w:divBdr>
                    <w:top w:val="none" w:sz="0" w:space="0" w:color="auto"/>
                    <w:left w:val="none" w:sz="0" w:space="0" w:color="auto"/>
                    <w:bottom w:val="none" w:sz="0" w:space="0" w:color="auto"/>
                    <w:right w:val="none" w:sz="0" w:space="0" w:color="auto"/>
                  </w:divBdr>
                  <w:divsChild>
                    <w:div w:id="147216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523546">
          <w:marLeft w:val="0"/>
          <w:marRight w:val="0"/>
          <w:marTop w:val="0"/>
          <w:marBottom w:val="0"/>
          <w:divBdr>
            <w:top w:val="none" w:sz="0" w:space="0" w:color="auto"/>
            <w:left w:val="none" w:sz="0" w:space="0" w:color="auto"/>
            <w:bottom w:val="none" w:sz="0" w:space="0" w:color="auto"/>
            <w:right w:val="none" w:sz="0" w:space="0" w:color="auto"/>
          </w:divBdr>
        </w:div>
        <w:div w:id="2012440860">
          <w:marLeft w:val="0"/>
          <w:marRight w:val="0"/>
          <w:marTop w:val="0"/>
          <w:marBottom w:val="0"/>
          <w:divBdr>
            <w:top w:val="none" w:sz="0" w:space="0" w:color="auto"/>
            <w:left w:val="none" w:sz="0" w:space="0" w:color="auto"/>
            <w:bottom w:val="none" w:sz="0" w:space="0" w:color="auto"/>
            <w:right w:val="none" w:sz="0" w:space="0" w:color="auto"/>
          </w:divBdr>
        </w:div>
      </w:divsChild>
    </w:div>
    <w:div w:id="858281318">
      <w:bodyDiv w:val="1"/>
      <w:marLeft w:val="0"/>
      <w:marRight w:val="0"/>
      <w:marTop w:val="0"/>
      <w:marBottom w:val="0"/>
      <w:divBdr>
        <w:top w:val="none" w:sz="0" w:space="0" w:color="auto"/>
        <w:left w:val="none" w:sz="0" w:space="0" w:color="auto"/>
        <w:bottom w:val="none" w:sz="0" w:space="0" w:color="auto"/>
        <w:right w:val="none" w:sz="0" w:space="0" w:color="auto"/>
      </w:divBdr>
      <w:divsChild>
        <w:div w:id="46489233">
          <w:marLeft w:val="0"/>
          <w:marRight w:val="0"/>
          <w:marTop w:val="0"/>
          <w:marBottom w:val="0"/>
          <w:divBdr>
            <w:top w:val="none" w:sz="0" w:space="0" w:color="auto"/>
            <w:left w:val="none" w:sz="0" w:space="0" w:color="auto"/>
            <w:bottom w:val="none" w:sz="0" w:space="0" w:color="auto"/>
            <w:right w:val="none" w:sz="0" w:space="0" w:color="auto"/>
          </w:divBdr>
        </w:div>
        <w:div w:id="211500748">
          <w:marLeft w:val="0"/>
          <w:marRight w:val="0"/>
          <w:marTop w:val="0"/>
          <w:marBottom w:val="0"/>
          <w:divBdr>
            <w:top w:val="none" w:sz="0" w:space="0" w:color="auto"/>
            <w:left w:val="none" w:sz="0" w:space="0" w:color="auto"/>
            <w:bottom w:val="none" w:sz="0" w:space="0" w:color="auto"/>
            <w:right w:val="none" w:sz="0" w:space="0" w:color="auto"/>
          </w:divBdr>
          <w:divsChild>
            <w:div w:id="1306592370">
              <w:marLeft w:val="-75"/>
              <w:marRight w:val="0"/>
              <w:marTop w:val="30"/>
              <w:marBottom w:val="30"/>
              <w:divBdr>
                <w:top w:val="none" w:sz="0" w:space="0" w:color="auto"/>
                <w:left w:val="none" w:sz="0" w:space="0" w:color="auto"/>
                <w:bottom w:val="none" w:sz="0" w:space="0" w:color="auto"/>
                <w:right w:val="none" w:sz="0" w:space="0" w:color="auto"/>
              </w:divBdr>
              <w:divsChild>
                <w:div w:id="6252192">
                  <w:marLeft w:val="0"/>
                  <w:marRight w:val="0"/>
                  <w:marTop w:val="0"/>
                  <w:marBottom w:val="0"/>
                  <w:divBdr>
                    <w:top w:val="none" w:sz="0" w:space="0" w:color="auto"/>
                    <w:left w:val="none" w:sz="0" w:space="0" w:color="auto"/>
                    <w:bottom w:val="none" w:sz="0" w:space="0" w:color="auto"/>
                    <w:right w:val="none" w:sz="0" w:space="0" w:color="auto"/>
                  </w:divBdr>
                  <w:divsChild>
                    <w:div w:id="1136099220">
                      <w:marLeft w:val="0"/>
                      <w:marRight w:val="0"/>
                      <w:marTop w:val="0"/>
                      <w:marBottom w:val="0"/>
                      <w:divBdr>
                        <w:top w:val="none" w:sz="0" w:space="0" w:color="auto"/>
                        <w:left w:val="none" w:sz="0" w:space="0" w:color="auto"/>
                        <w:bottom w:val="none" w:sz="0" w:space="0" w:color="auto"/>
                        <w:right w:val="none" w:sz="0" w:space="0" w:color="auto"/>
                      </w:divBdr>
                    </w:div>
                  </w:divsChild>
                </w:div>
                <w:div w:id="6905770">
                  <w:marLeft w:val="0"/>
                  <w:marRight w:val="0"/>
                  <w:marTop w:val="0"/>
                  <w:marBottom w:val="0"/>
                  <w:divBdr>
                    <w:top w:val="none" w:sz="0" w:space="0" w:color="auto"/>
                    <w:left w:val="none" w:sz="0" w:space="0" w:color="auto"/>
                    <w:bottom w:val="none" w:sz="0" w:space="0" w:color="auto"/>
                    <w:right w:val="none" w:sz="0" w:space="0" w:color="auto"/>
                  </w:divBdr>
                  <w:divsChild>
                    <w:div w:id="2085640035">
                      <w:marLeft w:val="0"/>
                      <w:marRight w:val="0"/>
                      <w:marTop w:val="0"/>
                      <w:marBottom w:val="0"/>
                      <w:divBdr>
                        <w:top w:val="none" w:sz="0" w:space="0" w:color="auto"/>
                        <w:left w:val="none" w:sz="0" w:space="0" w:color="auto"/>
                        <w:bottom w:val="none" w:sz="0" w:space="0" w:color="auto"/>
                        <w:right w:val="none" w:sz="0" w:space="0" w:color="auto"/>
                      </w:divBdr>
                    </w:div>
                  </w:divsChild>
                </w:div>
                <w:div w:id="125780660">
                  <w:marLeft w:val="0"/>
                  <w:marRight w:val="0"/>
                  <w:marTop w:val="0"/>
                  <w:marBottom w:val="0"/>
                  <w:divBdr>
                    <w:top w:val="none" w:sz="0" w:space="0" w:color="auto"/>
                    <w:left w:val="none" w:sz="0" w:space="0" w:color="auto"/>
                    <w:bottom w:val="none" w:sz="0" w:space="0" w:color="auto"/>
                    <w:right w:val="none" w:sz="0" w:space="0" w:color="auto"/>
                  </w:divBdr>
                  <w:divsChild>
                    <w:div w:id="1949964964">
                      <w:marLeft w:val="0"/>
                      <w:marRight w:val="0"/>
                      <w:marTop w:val="0"/>
                      <w:marBottom w:val="0"/>
                      <w:divBdr>
                        <w:top w:val="none" w:sz="0" w:space="0" w:color="auto"/>
                        <w:left w:val="none" w:sz="0" w:space="0" w:color="auto"/>
                        <w:bottom w:val="none" w:sz="0" w:space="0" w:color="auto"/>
                        <w:right w:val="none" w:sz="0" w:space="0" w:color="auto"/>
                      </w:divBdr>
                    </w:div>
                  </w:divsChild>
                </w:div>
                <w:div w:id="286081757">
                  <w:marLeft w:val="0"/>
                  <w:marRight w:val="0"/>
                  <w:marTop w:val="0"/>
                  <w:marBottom w:val="0"/>
                  <w:divBdr>
                    <w:top w:val="none" w:sz="0" w:space="0" w:color="auto"/>
                    <w:left w:val="none" w:sz="0" w:space="0" w:color="auto"/>
                    <w:bottom w:val="none" w:sz="0" w:space="0" w:color="auto"/>
                    <w:right w:val="none" w:sz="0" w:space="0" w:color="auto"/>
                  </w:divBdr>
                  <w:divsChild>
                    <w:div w:id="802112557">
                      <w:marLeft w:val="0"/>
                      <w:marRight w:val="0"/>
                      <w:marTop w:val="0"/>
                      <w:marBottom w:val="0"/>
                      <w:divBdr>
                        <w:top w:val="none" w:sz="0" w:space="0" w:color="auto"/>
                        <w:left w:val="none" w:sz="0" w:space="0" w:color="auto"/>
                        <w:bottom w:val="none" w:sz="0" w:space="0" w:color="auto"/>
                        <w:right w:val="none" w:sz="0" w:space="0" w:color="auto"/>
                      </w:divBdr>
                    </w:div>
                  </w:divsChild>
                </w:div>
                <w:div w:id="431241034">
                  <w:marLeft w:val="0"/>
                  <w:marRight w:val="0"/>
                  <w:marTop w:val="0"/>
                  <w:marBottom w:val="0"/>
                  <w:divBdr>
                    <w:top w:val="none" w:sz="0" w:space="0" w:color="auto"/>
                    <w:left w:val="none" w:sz="0" w:space="0" w:color="auto"/>
                    <w:bottom w:val="none" w:sz="0" w:space="0" w:color="auto"/>
                    <w:right w:val="none" w:sz="0" w:space="0" w:color="auto"/>
                  </w:divBdr>
                  <w:divsChild>
                    <w:div w:id="910694629">
                      <w:marLeft w:val="0"/>
                      <w:marRight w:val="0"/>
                      <w:marTop w:val="0"/>
                      <w:marBottom w:val="0"/>
                      <w:divBdr>
                        <w:top w:val="none" w:sz="0" w:space="0" w:color="auto"/>
                        <w:left w:val="none" w:sz="0" w:space="0" w:color="auto"/>
                        <w:bottom w:val="none" w:sz="0" w:space="0" w:color="auto"/>
                        <w:right w:val="none" w:sz="0" w:space="0" w:color="auto"/>
                      </w:divBdr>
                    </w:div>
                  </w:divsChild>
                </w:div>
                <w:div w:id="558051953">
                  <w:marLeft w:val="0"/>
                  <w:marRight w:val="0"/>
                  <w:marTop w:val="0"/>
                  <w:marBottom w:val="0"/>
                  <w:divBdr>
                    <w:top w:val="none" w:sz="0" w:space="0" w:color="auto"/>
                    <w:left w:val="none" w:sz="0" w:space="0" w:color="auto"/>
                    <w:bottom w:val="none" w:sz="0" w:space="0" w:color="auto"/>
                    <w:right w:val="none" w:sz="0" w:space="0" w:color="auto"/>
                  </w:divBdr>
                  <w:divsChild>
                    <w:div w:id="519704685">
                      <w:marLeft w:val="0"/>
                      <w:marRight w:val="0"/>
                      <w:marTop w:val="0"/>
                      <w:marBottom w:val="0"/>
                      <w:divBdr>
                        <w:top w:val="none" w:sz="0" w:space="0" w:color="auto"/>
                        <w:left w:val="none" w:sz="0" w:space="0" w:color="auto"/>
                        <w:bottom w:val="none" w:sz="0" w:space="0" w:color="auto"/>
                        <w:right w:val="none" w:sz="0" w:space="0" w:color="auto"/>
                      </w:divBdr>
                    </w:div>
                  </w:divsChild>
                </w:div>
                <w:div w:id="818618183">
                  <w:marLeft w:val="0"/>
                  <w:marRight w:val="0"/>
                  <w:marTop w:val="0"/>
                  <w:marBottom w:val="0"/>
                  <w:divBdr>
                    <w:top w:val="none" w:sz="0" w:space="0" w:color="auto"/>
                    <w:left w:val="none" w:sz="0" w:space="0" w:color="auto"/>
                    <w:bottom w:val="none" w:sz="0" w:space="0" w:color="auto"/>
                    <w:right w:val="none" w:sz="0" w:space="0" w:color="auto"/>
                  </w:divBdr>
                  <w:divsChild>
                    <w:div w:id="504905734">
                      <w:marLeft w:val="0"/>
                      <w:marRight w:val="0"/>
                      <w:marTop w:val="0"/>
                      <w:marBottom w:val="0"/>
                      <w:divBdr>
                        <w:top w:val="none" w:sz="0" w:space="0" w:color="auto"/>
                        <w:left w:val="none" w:sz="0" w:space="0" w:color="auto"/>
                        <w:bottom w:val="none" w:sz="0" w:space="0" w:color="auto"/>
                        <w:right w:val="none" w:sz="0" w:space="0" w:color="auto"/>
                      </w:divBdr>
                    </w:div>
                  </w:divsChild>
                </w:div>
                <w:div w:id="911966128">
                  <w:marLeft w:val="0"/>
                  <w:marRight w:val="0"/>
                  <w:marTop w:val="0"/>
                  <w:marBottom w:val="0"/>
                  <w:divBdr>
                    <w:top w:val="none" w:sz="0" w:space="0" w:color="auto"/>
                    <w:left w:val="none" w:sz="0" w:space="0" w:color="auto"/>
                    <w:bottom w:val="none" w:sz="0" w:space="0" w:color="auto"/>
                    <w:right w:val="none" w:sz="0" w:space="0" w:color="auto"/>
                  </w:divBdr>
                  <w:divsChild>
                    <w:div w:id="395856986">
                      <w:marLeft w:val="0"/>
                      <w:marRight w:val="0"/>
                      <w:marTop w:val="0"/>
                      <w:marBottom w:val="0"/>
                      <w:divBdr>
                        <w:top w:val="none" w:sz="0" w:space="0" w:color="auto"/>
                        <w:left w:val="none" w:sz="0" w:space="0" w:color="auto"/>
                        <w:bottom w:val="none" w:sz="0" w:space="0" w:color="auto"/>
                        <w:right w:val="none" w:sz="0" w:space="0" w:color="auto"/>
                      </w:divBdr>
                    </w:div>
                  </w:divsChild>
                </w:div>
                <w:div w:id="1101411109">
                  <w:marLeft w:val="0"/>
                  <w:marRight w:val="0"/>
                  <w:marTop w:val="0"/>
                  <w:marBottom w:val="0"/>
                  <w:divBdr>
                    <w:top w:val="none" w:sz="0" w:space="0" w:color="auto"/>
                    <w:left w:val="none" w:sz="0" w:space="0" w:color="auto"/>
                    <w:bottom w:val="none" w:sz="0" w:space="0" w:color="auto"/>
                    <w:right w:val="none" w:sz="0" w:space="0" w:color="auto"/>
                  </w:divBdr>
                  <w:divsChild>
                    <w:div w:id="979191611">
                      <w:marLeft w:val="0"/>
                      <w:marRight w:val="0"/>
                      <w:marTop w:val="0"/>
                      <w:marBottom w:val="0"/>
                      <w:divBdr>
                        <w:top w:val="none" w:sz="0" w:space="0" w:color="auto"/>
                        <w:left w:val="none" w:sz="0" w:space="0" w:color="auto"/>
                        <w:bottom w:val="none" w:sz="0" w:space="0" w:color="auto"/>
                        <w:right w:val="none" w:sz="0" w:space="0" w:color="auto"/>
                      </w:divBdr>
                    </w:div>
                  </w:divsChild>
                </w:div>
                <w:div w:id="1365014620">
                  <w:marLeft w:val="0"/>
                  <w:marRight w:val="0"/>
                  <w:marTop w:val="0"/>
                  <w:marBottom w:val="0"/>
                  <w:divBdr>
                    <w:top w:val="none" w:sz="0" w:space="0" w:color="auto"/>
                    <w:left w:val="none" w:sz="0" w:space="0" w:color="auto"/>
                    <w:bottom w:val="none" w:sz="0" w:space="0" w:color="auto"/>
                    <w:right w:val="none" w:sz="0" w:space="0" w:color="auto"/>
                  </w:divBdr>
                  <w:divsChild>
                    <w:div w:id="962804045">
                      <w:marLeft w:val="0"/>
                      <w:marRight w:val="0"/>
                      <w:marTop w:val="0"/>
                      <w:marBottom w:val="0"/>
                      <w:divBdr>
                        <w:top w:val="none" w:sz="0" w:space="0" w:color="auto"/>
                        <w:left w:val="none" w:sz="0" w:space="0" w:color="auto"/>
                        <w:bottom w:val="none" w:sz="0" w:space="0" w:color="auto"/>
                        <w:right w:val="none" w:sz="0" w:space="0" w:color="auto"/>
                      </w:divBdr>
                    </w:div>
                  </w:divsChild>
                </w:div>
                <w:div w:id="1468745929">
                  <w:marLeft w:val="0"/>
                  <w:marRight w:val="0"/>
                  <w:marTop w:val="0"/>
                  <w:marBottom w:val="0"/>
                  <w:divBdr>
                    <w:top w:val="none" w:sz="0" w:space="0" w:color="auto"/>
                    <w:left w:val="none" w:sz="0" w:space="0" w:color="auto"/>
                    <w:bottom w:val="none" w:sz="0" w:space="0" w:color="auto"/>
                    <w:right w:val="none" w:sz="0" w:space="0" w:color="auto"/>
                  </w:divBdr>
                  <w:divsChild>
                    <w:div w:id="2134982169">
                      <w:marLeft w:val="0"/>
                      <w:marRight w:val="0"/>
                      <w:marTop w:val="0"/>
                      <w:marBottom w:val="0"/>
                      <w:divBdr>
                        <w:top w:val="none" w:sz="0" w:space="0" w:color="auto"/>
                        <w:left w:val="none" w:sz="0" w:space="0" w:color="auto"/>
                        <w:bottom w:val="none" w:sz="0" w:space="0" w:color="auto"/>
                        <w:right w:val="none" w:sz="0" w:space="0" w:color="auto"/>
                      </w:divBdr>
                    </w:div>
                  </w:divsChild>
                </w:div>
                <w:div w:id="1598561470">
                  <w:marLeft w:val="0"/>
                  <w:marRight w:val="0"/>
                  <w:marTop w:val="0"/>
                  <w:marBottom w:val="0"/>
                  <w:divBdr>
                    <w:top w:val="none" w:sz="0" w:space="0" w:color="auto"/>
                    <w:left w:val="none" w:sz="0" w:space="0" w:color="auto"/>
                    <w:bottom w:val="none" w:sz="0" w:space="0" w:color="auto"/>
                    <w:right w:val="none" w:sz="0" w:space="0" w:color="auto"/>
                  </w:divBdr>
                  <w:divsChild>
                    <w:div w:id="1501458959">
                      <w:marLeft w:val="0"/>
                      <w:marRight w:val="0"/>
                      <w:marTop w:val="0"/>
                      <w:marBottom w:val="0"/>
                      <w:divBdr>
                        <w:top w:val="none" w:sz="0" w:space="0" w:color="auto"/>
                        <w:left w:val="none" w:sz="0" w:space="0" w:color="auto"/>
                        <w:bottom w:val="none" w:sz="0" w:space="0" w:color="auto"/>
                        <w:right w:val="none" w:sz="0" w:space="0" w:color="auto"/>
                      </w:divBdr>
                    </w:div>
                  </w:divsChild>
                </w:div>
                <w:div w:id="1686663212">
                  <w:marLeft w:val="0"/>
                  <w:marRight w:val="0"/>
                  <w:marTop w:val="0"/>
                  <w:marBottom w:val="0"/>
                  <w:divBdr>
                    <w:top w:val="none" w:sz="0" w:space="0" w:color="auto"/>
                    <w:left w:val="none" w:sz="0" w:space="0" w:color="auto"/>
                    <w:bottom w:val="none" w:sz="0" w:space="0" w:color="auto"/>
                    <w:right w:val="none" w:sz="0" w:space="0" w:color="auto"/>
                  </w:divBdr>
                  <w:divsChild>
                    <w:div w:id="1714964120">
                      <w:marLeft w:val="0"/>
                      <w:marRight w:val="0"/>
                      <w:marTop w:val="0"/>
                      <w:marBottom w:val="0"/>
                      <w:divBdr>
                        <w:top w:val="none" w:sz="0" w:space="0" w:color="auto"/>
                        <w:left w:val="none" w:sz="0" w:space="0" w:color="auto"/>
                        <w:bottom w:val="none" w:sz="0" w:space="0" w:color="auto"/>
                        <w:right w:val="none" w:sz="0" w:space="0" w:color="auto"/>
                      </w:divBdr>
                    </w:div>
                  </w:divsChild>
                </w:div>
                <w:div w:id="1777944928">
                  <w:marLeft w:val="0"/>
                  <w:marRight w:val="0"/>
                  <w:marTop w:val="0"/>
                  <w:marBottom w:val="0"/>
                  <w:divBdr>
                    <w:top w:val="none" w:sz="0" w:space="0" w:color="auto"/>
                    <w:left w:val="none" w:sz="0" w:space="0" w:color="auto"/>
                    <w:bottom w:val="none" w:sz="0" w:space="0" w:color="auto"/>
                    <w:right w:val="none" w:sz="0" w:space="0" w:color="auto"/>
                  </w:divBdr>
                  <w:divsChild>
                    <w:div w:id="583420439">
                      <w:marLeft w:val="0"/>
                      <w:marRight w:val="0"/>
                      <w:marTop w:val="0"/>
                      <w:marBottom w:val="0"/>
                      <w:divBdr>
                        <w:top w:val="none" w:sz="0" w:space="0" w:color="auto"/>
                        <w:left w:val="none" w:sz="0" w:space="0" w:color="auto"/>
                        <w:bottom w:val="none" w:sz="0" w:space="0" w:color="auto"/>
                        <w:right w:val="none" w:sz="0" w:space="0" w:color="auto"/>
                      </w:divBdr>
                    </w:div>
                  </w:divsChild>
                </w:div>
                <w:div w:id="1970818442">
                  <w:marLeft w:val="0"/>
                  <w:marRight w:val="0"/>
                  <w:marTop w:val="0"/>
                  <w:marBottom w:val="0"/>
                  <w:divBdr>
                    <w:top w:val="none" w:sz="0" w:space="0" w:color="auto"/>
                    <w:left w:val="none" w:sz="0" w:space="0" w:color="auto"/>
                    <w:bottom w:val="none" w:sz="0" w:space="0" w:color="auto"/>
                    <w:right w:val="none" w:sz="0" w:space="0" w:color="auto"/>
                  </w:divBdr>
                  <w:divsChild>
                    <w:div w:id="559950153">
                      <w:marLeft w:val="0"/>
                      <w:marRight w:val="0"/>
                      <w:marTop w:val="0"/>
                      <w:marBottom w:val="0"/>
                      <w:divBdr>
                        <w:top w:val="none" w:sz="0" w:space="0" w:color="auto"/>
                        <w:left w:val="none" w:sz="0" w:space="0" w:color="auto"/>
                        <w:bottom w:val="none" w:sz="0" w:space="0" w:color="auto"/>
                        <w:right w:val="none" w:sz="0" w:space="0" w:color="auto"/>
                      </w:divBdr>
                    </w:div>
                  </w:divsChild>
                </w:div>
                <w:div w:id="2038189368">
                  <w:marLeft w:val="0"/>
                  <w:marRight w:val="0"/>
                  <w:marTop w:val="0"/>
                  <w:marBottom w:val="0"/>
                  <w:divBdr>
                    <w:top w:val="none" w:sz="0" w:space="0" w:color="auto"/>
                    <w:left w:val="none" w:sz="0" w:space="0" w:color="auto"/>
                    <w:bottom w:val="none" w:sz="0" w:space="0" w:color="auto"/>
                    <w:right w:val="none" w:sz="0" w:space="0" w:color="auto"/>
                  </w:divBdr>
                  <w:divsChild>
                    <w:div w:id="35850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040755">
          <w:marLeft w:val="0"/>
          <w:marRight w:val="0"/>
          <w:marTop w:val="0"/>
          <w:marBottom w:val="0"/>
          <w:divBdr>
            <w:top w:val="none" w:sz="0" w:space="0" w:color="auto"/>
            <w:left w:val="none" w:sz="0" w:space="0" w:color="auto"/>
            <w:bottom w:val="none" w:sz="0" w:space="0" w:color="auto"/>
            <w:right w:val="none" w:sz="0" w:space="0" w:color="auto"/>
          </w:divBdr>
        </w:div>
        <w:div w:id="513541103">
          <w:marLeft w:val="0"/>
          <w:marRight w:val="0"/>
          <w:marTop w:val="0"/>
          <w:marBottom w:val="0"/>
          <w:divBdr>
            <w:top w:val="none" w:sz="0" w:space="0" w:color="auto"/>
            <w:left w:val="none" w:sz="0" w:space="0" w:color="auto"/>
            <w:bottom w:val="none" w:sz="0" w:space="0" w:color="auto"/>
            <w:right w:val="none" w:sz="0" w:space="0" w:color="auto"/>
          </w:divBdr>
          <w:divsChild>
            <w:div w:id="327252377">
              <w:marLeft w:val="-75"/>
              <w:marRight w:val="0"/>
              <w:marTop w:val="30"/>
              <w:marBottom w:val="30"/>
              <w:divBdr>
                <w:top w:val="none" w:sz="0" w:space="0" w:color="auto"/>
                <w:left w:val="none" w:sz="0" w:space="0" w:color="auto"/>
                <w:bottom w:val="none" w:sz="0" w:space="0" w:color="auto"/>
                <w:right w:val="none" w:sz="0" w:space="0" w:color="auto"/>
              </w:divBdr>
              <w:divsChild>
                <w:div w:id="581763547">
                  <w:marLeft w:val="0"/>
                  <w:marRight w:val="0"/>
                  <w:marTop w:val="0"/>
                  <w:marBottom w:val="0"/>
                  <w:divBdr>
                    <w:top w:val="none" w:sz="0" w:space="0" w:color="auto"/>
                    <w:left w:val="none" w:sz="0" w:space="0" w:color="auto"/>
                    <w:bottom w:val="none" w:sz="0" w:space="0" w:color="auto"/>
                    <w:right w:val="none" w:sz="0" w:space="0" w:color="auto"/>
                  </w:divBdr>
                  <w:divsChild>
                    <w:div w:id="700865490">
                      <w:marLeft w:val="0"/>
                      <w:marRight w:val="0"/>
                      <w:marTop w:val="0"/>
                      <w:marBottom w:val="0"/>
                      <w:divBdr>
                        <w:top w:val="none" w:sz="0" w:space="0" w:color="auto"/>
                        <w:left w:val="none" w:sz="0" w:space="0" w:color="auto"/>
                        <w:bottom w:val="none" w:sz="0" w:space="0" w:color="auto"/>
                        <w:right w:val="none" w:sz="0" w:space="0" w:color="auto"/>
                      </w:divBdr>
                    </w:div>
                    <w:div w:id="1669670956">
                      <w:marLeft w:val="0"/>
                      <w:marRight w:val="0"/>
                      <w:marTop w:val="0"/>
                      <w:marBottom w:val="0"/>
                      <w:divBdr>
                        <w:top w:val="none" w:sz="0" w:space="0" w:color="auto"/>
                        <w:left w:val="none" w:sz="0" w:space="0" w:color="auto"/>
                        <w:bottom w:val="none" w:sz="0" w:space="0" w:color="auto"/>
                        <w:right w:val="none" w:sz="0" w:space="0" w:color="auto"/>
                      </w:divBdr>
                    </w:div>
                  </w:divsChild>
                </w:div>
                <w:div w:id="810100220">
                  <w:marLeft w:val="0"/>
                  <w:marRight w:val="0"/>
                  <w:marTop w:val="0"/>
                  <w:marBottom w:val="0"/>
                  <w:divBdr>
                    <w:top w:val="none" w:sz="0" w:space="0" w:color="auto"/>
                    <w:left w:val="none" w:sz="0" w:space="0" w:color="auto"/>
                    <w:bottom w:val="none" w:sz="0" w:space="0" w:color="auto"/>
                    <w:right w:val="none" w:sz="0" w:space="0" w:color="auto"/>
                  </w:divBdr>
                  <w:divsChild>
                    <w:div w:id="339161476">
                      <w:marLeft w:val="0"/>
                      <w:marRight w:val="0"/>
                      <w:marTop w:val="0"/>
                      <w:marBottom w:val="0"/>
                      <w:divBdr>
                        <w:top w:val="none" w:sz="0" w:space="0" w:color="auto"/>
                        <w:left w:val="none" w:sz="0" w:space="0" w:color="auto"/>
                        <w:bottom w:val="none" w:sz="0" w:space="0" w:color="auto"/>
                        <w:right w:val="none" w:sz="0" w:space="0" w:color="auto"/>
                      </w:divBdr>
                    </w:div>
                  </w:divsChild>
                </w:div>
                <w:div w:id="868839041">
                  <w:marLeft w:val="0"/>
                  <w:marRight w:val="0"/>
                  <w:marTop w:val="0"/>
                  <w:marBottom w:val="0"/>
                  <w:divBdr>
                    <w:top w:val="none" w:sz="0" w:space="0" w:color="auto"/>
                    <w:left w:val="none" w:sz="0" w:space="0" w:color="auto"/>
                    <w:bottom w:val="none" w:sz="0" w:space="0" w:color="auto"/>
                    <w:right w:val="none" w:sz="0" w:space="0" w:color="auto"/>
                  </w:divBdr>
                  <w:divsChild>
                    <w:div w:id="1453162329">
                      <w:marLeft w:val="0"/>
                      <w:marRight w:val="0"/>
                      <w:marTop w:val="0"/>
                      <w:marBottom w:val="0"/>
                      <w:divBdr>
                        <w:top w:val="none" w:sz="0" w:space="0" w:color="auto"/>
                        <w:left w:val="none" w:sz="0" w:space="0" w:color="auto"/>
                        <w:bottom w:val="none" w:sz="0" w:space="0" w:color="auto"/>
                        <w:right w:val="none" w:sz="0" w:space="0" w:color="auto"/>
                      </w:divBdr>
                    </w:div>
                  </w:divsChild>
                </w:div>
                <w:div w:id="1427925587">
                  <w:marLeft w:val="0"/>
                  <w:marRight w:val="0"/>
                  <w:marTop w:val="0"/>
                  <w:marBottom w:val="0"/>
                  <w:divBdr>
                    <w:top w:val="none" w:sz="0" w:space="0" w:color="auto"/>
                    <w:left w:val="none" w:sz="0" w:space="0" w:color="auto"/>
                    <w:bottom w:val="none" w:sz="0" w:space="0" w:color="auto"/>
                    <w:right w:val="none" w:sz="0" w:space="0" w:color="auto"/>
                  </w:divBdr>
                  <w:divsChild>
                    <w:div w:id="2059010397">
                      <w:marLeft w:val="0"/>
                      <w:marRight w:val="0"/>
                      <w:marTop w:val="0"/>
                      <w:marBottom w:val="0"/>
                      <w:divBdr>
                        <w:top w:val="none" w:sz="0" w:space="0" w:color="auto"/>
                        <w:left w:val="none" w:sz="0" w:space="0" w:color="auto"/>
                        <w:bottom w:val="none" w:sz="0" w:space="0" w:color="auto"/>
                        <w:right w:val="none" w:sz="0" w:space="0" w:color="auto"/>
                      </w:divBdr>
                    </w:div>
                  </w:divsChild>
                </w:div>
                <w:div w:id="1524514218">
                  <w:marLeft w:val="0"/>
                  <w:marRight w:val="0"/>
                  <w:marTop w:val="0"/>
                  <w:marBottom w:val="0"/>
                  <w:divBdr>
                    <w:top w:val="none" w:sz="0" w:space="0" w:color="auto"/>
                    <w:left w:val="none" w:sz="0" w:space="0" w:color="auto"/>
                    <w:bottom w:val="none" w:sz="0" w:space="0" w:color="auto"/>
                    <w:right w:val="none" w:sz="0" w:space="0" w:color="auto"/>
                  </w:divBdr>
                  <w:divsChild>
                    <w:div w:id="434132600">
                      <w:marLeft w:val="0"/>
                      <w:marRight w:val="0"/>
                      <w:marTop w:val="0"/>
                      <w:marBottom w:val="0"/>
                      <w:divBdr>
                        <w:top w:val="none" w:sz="0" w:space="0" w:color="auto"/>
                        <w:left w:val="none" w:sz="0" w:space="0" w:color="auto"/>
                        <w:bottom w:val="none" w:sz="0" w:space="0" w:color="auto"/>
                        <w:right w:val="none" w:sz="0" w:space="0" w:color="auto"/>
                      </w:divBdr>
                    </w:div>
                  </w:divsChild>
                </w:div>
                <w:div w:id="2134903442">
                  <w:marLeft w:val="0"/>
                  <w:marRight w:val="0"/>
                  <w:marTop w:val="0"/>
                  <w:marBottom w:val="0"/>
                  <w:divBdr>
                    <w:top w:val="none" w:sz="0" w:space="0" w:color="auto"/>
                    <w:left w:val="none" w:sz="0" w:space="0" w:color="auto"/>
                    <w:bottom w:val="none" w:sz="0" w:space="0" w:color="auto"/>
                    <w:right w:val="none" w:sz="0" w:space="0" w:color="auto"/>
                  </w:divBdr>
                  <w:divsChild>
                    <w:div w:id="114774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51970">
          <w:marLeft w:val="0"/>
          <w:marRight w:val="0"/>
          <w:marTop w:val="0"/>
          <w:marBottom w:val="0"/>
          <w:divBdr>
            <w:top w:val="none" w:sz="0" w:space="0" w:color="auto"/>
            <w:left w:val="none" w:sz="0" w:space="0" w:color="auto"/>
            <w:bottom w:val="none" w:sz="0" w:space="0" w:color="auto"/>
            <w:right w:val="none" w:sz="0" w:space="0" w:color="auto"/>
          </w:divBdr>
        </w:div>
        <w:div w:id="684987053">
          <w:marLeft w:val="0"/>
          <w:marRight w:val="0"/>
          <w:marTop w:val="0"/>
          <w:marBottom w:val="0"/>
          <w:divBdr>
            <w:top w:val="none" w:sz="0" w:space="0" w:color="auto"/>
            <w:left w:val="none" w:sz="0" w:space="0" w:color="auto"/>
            <w:bottom w:val="none" w:sz="0" w:space="0" w:color="auto"/>
            <w:right w:val="none" w:sz="0" w:space="0" w:color="auto"/>
          </w:divBdr>
          <w:divsChild>
            <w:div w:id="1058746102">
              <w:marLeft w:val="-75"/>
              <w:marRight w:val="0"/>
              <w:marTop w:val="30"/>
              <w:marBottom w:val="30"/>
              <w:divBdr>
                <w:top w:val="none" w:sz="0" w:space="0" w:color="auto"/>
                <w:left w:val="none" w:sz="0" w:space="0" w:color="auto"/>
                <w:bottom w:val="none" w:sz="0" w:space="0" w:color="auto"/>
                <w:right w:val="none" w:sz="0" w:space="0" w:color="auto"/>
              </w:divBdr>
              <w:divsChild>
                <w:div w:id="214053306">
                  <w:marLeft w:val="0"/>
                  <w:marRight w:val="0"/>
                  <w:marTop w:val="0"/>
                  <w:marBottom w:val="0"/>
                  <w:divBdr>
                    <w:top w:val="none" w:sz="0" w:space="0" w:color="auto"/>
                    <w:left w:val="none" w:sz="0" w:space="0" w:color="auto"/>
                    <w:bottom w:val="none" w:sz="0" w:space="0" w:color="auto"/>
                    <w:right w:val="none" w:sz="0" w:space="0" w:color="auto"/>
                  </w:divBdr>
                  <w:divsChild>
                    <w:div w:id="1045830181">
                      <w:marLeft w:val="0"/>
                      <w:marRight w:val="0"/>
                      <w:marTop w:val="0"/>
                      <w:marBottom w:val="0"/>
                      <w:divBdr>
                        <w:top w:val="none" w:sz="0" w:space="0" w:color="auto"/>
                        <w:left w:val="none" w:sz="0" w:space="0" w:color="auto"/>
                        <w:bottom w:val="none" w:sz="0" w:space="0" w:color="auto"/>
                        <w:right w:val="none" w:sz="0" w:space="0" w:color="auto"/>
                      </w:divBdr>
                    </w:div>
                  </w:divsChild>
                </w:div>
                <w:div w:id="223227280">
                  <w:marLeft w:val="0"/>
                  <w:marRight w:val="0"/>
                  <w:marTop w:val="0"/>
                  <w:marBottom w:val="0"/>
                  <w:divBdr>
                    <w:top w:val="none" w:sz="0" w:space="0" w:color="auto"/>
                    <w:left w:val="none" w:sz="0" w:space="0" w:color="auto"/>
                    <w:bottom w:val="none" w:sz="0" w:space="0" w:color="auto"/>
                    <w:right w:val="none" w:sz="0" w:space="0" w:color="auto"/>
                  </w:divBdr>
                  <w:divsChild>
                    <w:div w:id="194778461">
                      <w:marLeft w:val="0"/>
                      <w:marRight w:val="0"/>
                      <w:marTop w:val="0"/>
                      <w:marBottom w:val="0"/>
                      <w:divBdr>
                        <w:top w:val="none" w:sz="0" w:space="0" w:color="auto"/>
                        <w:left w:val="none" w:sz="0" w:space="0" w:color="auto"/>
                        <w:bottom w:val="none" w:sz="0" w:space="0" w:color="auto"/>
                        <w:right w:val="none" w:sz="0" w:space="0" w:color="auto"/>
                      </w:divBdr>
                    </w:div>
                  </w:divsChild>
                </w:div>
                <w:div w:id="324091539">
                  <w:marLeft w:val="0"/>
                  <w:marRight w:val="0"/>
                  <w:marTop w:val="0"/>
                  <w:marBottom w:val="0"/>
                  <w:divBdr>
                    <w:top w:val="none" w:sz="0" w:space="0" w:color="auto"/>
                    <w:left w:val="none" w:sz="0" w:space="0" w:color="auto"/>
                    <w:bottom w:val="none" w:sz="0" w:space="0" w:color="auto"/>
                    <w:right w:val="none" w:sz="0" w:space="0" w:color="auto"/>
                  </w:divBdr>
                  <w:divsChild>
                    <w:div w:id="1504469343">
                      <w:marLeft w:val="0"/>
                      <w:marRight w:val="0"/>
                      <w:marTop w:val="0"/>
                      <w:marBottom w:val="0"/>
                      <w:divBdr>
                        <w:top w:val="none" w:sz="0" w:space="0" w:color="auto"/>
                        <w:left w:val="none" w:sz="0" w:space="0" w:color="auto"/>
                        <w:bottom w:val="none" w:sz="0" w:space="0" w:color="auto"/>
                        <w:right w:val="none" w:sz="0" w:space="0" w:color="auto"/>
                      </w:divBdr>
                    </w:div>
                  </w:divsChild>
                </w:div>
                <w:div w:id="399445132">
                  <w:marLeft w:val="0"/>
                  <w:marRight w:val="0"/>
                  <w:marTop w:val="0"/>
                  <w:marBottom w:val="0"/>
                  <w:divBdr>
                    <w:top w:val="none" w:sz="0" w:space="0" w:color="auto"/>
                    <w:left w:val="none" w:sz="0" w:space="0" w:color="auto"/>
                    <w:bottom w:val="none" w:sz="0" w:space="0" w:color="auto"/>
                    <w:right w:val="none" w:sz="0" w:space="0" w:color="auto"/>
                  </w:divBdr>
                  <w:divsChild>
                    <w:div w:id="865407618">
                      <w:marLeft w:val="0"/>
                      <w:marRight w:val="0"/>
                      <w:marTop w:val="0"/>
                      <w:marBottom w:val="0"/>
                      <w:divBdr>
                        <w:top w:val="none" w:sz="0" w:space="0" w:color="auto"/>
                        <w:left w:val="none" w:sz="0" w:space="0" w:color="auto"/>
                        <w:bottom w:val="none" w:sz="0" w:space="0" w:color="auto"/>
                        <w:right w:val="none" w:sz="0" w:space="0" w:color="auto"/>
                      </w:divBdr>
                    </w:div>
                  </w:divsChild>
                </w:div>
                <w:div w:id="475029152">
                  <w:marLeft w:val="0"/>
                  <w:marRight w:val="0"/>
                  <w:marTop w:val="0"/>
                  <w:marBottom w:val="0"/>
                  <w:divBdr>
                    <w:top w:val="none" w:sz="0" w:space="0" w:color="auto"/>
                    <w:left w:val="none" w:sz="0" w:space="0" w:color="auto"/>
                    <w:bottom w:val="none" w:sz="0" w:space="0" w:color="auto"/>
                    <w:right w:val="none" w:sz="0" w:space="0" w:color="auto"/>
                  </w:divBdr>
                  <w:divsChild>
                    <w:div w:id="1362707902">
                      <w:marLeft w:val="0"/>
                      <w:marRight w:val="0"/>
                      <w:marTop w:val="0"/>
                      <w:marBottom w:val="0"/>
                      <w:divBdr>
                        <w:top w:val="none" w:sz="0" w:space="0" w:color="auto"/>
                        <w:left w:val="none" w:sz="0" w:space="0" w:color="auto"/>
                        <w:bottom w:val="none" w:sz="0" w:space="0" w:color="auto"/>
                        <w:right w:val="none" w:sz="0" w:space="0" w:color="auto"/>
                      </w:divBdr>
                    </w:div>
                  </w:divsChild>
                </w:div>
                <w:div w:id="524949841">
                  <w:marLeft w:val="0"/>
                  <w:marRight w:val="0"/>
                  <w:marTop w:val="0"/>
                  <w:marBottom w:val="0"/>
                  <w:divBdr>
                    <w:top w:val="none" w:sz="0" w:space="0" w:color="auto"/>
                    <w:left w:val="none" w:sz="0" w:space="0" w:color="auto"/>
                    <w:bottom w:val="none" w:sz="0" w:space="0" w:color="auto"/>
                    <w:right w:val="none" w:sz="0" w:space="0" w:color="auto"/>
                  </w:divBdr>
                  <w:divsChild>
                    <w:div w:id="144006455">
                      <w:marLeft w:val="0"/>
                      <w:marRight w:val="0"/>
                      <w:marTop w:val="0"/>
                      <w:marBottom w:val="0"/>
                      <w:divBdr>
                        <w:top w:val="none" w:sz="0" w:space="0" w:color="auto"/>
                        <w:left w:val="none" w:sz="0" w:space="0" w:color="auto"/>
                        <w:bottom w:val="none" w:sz="0" w:space="0" w:color="auto"/>
                        <w:right w:val="none" w:sz="0" w:space="0" w:color="auto"/>
                      </w:divBdr>
                    </w:div>
                  </w:divsChild>
                </w:div>
                <w:div w:id="528880003">
                  <w:marLeft w:val="0"/>
                  <w:marRight w:val="0"/>
                  <w:marTop w:val="0"/>
                  <w:marBottom w:val="0"/>
                  <w:divBdr>
                    <w:top w:val="none" w:sz="0" w:space="0" w:color="auto"/>
                    <w:left w:val="none" w:sz="0" w:space="0" w:color="auto"/>
                    <w:bottom w:val="none" w:sz="0" w:space="0" w:color="auto"/>
                    <w:right w:val="none" w:sz="0" w:space="0" w:color="auto"/>
                  </w:divBdr>
                  <w:divsChild>
                    <w:div w:id="1826240944">
                      <w:marLeft w:val="0"/>
                      <w:marRight w:val="0"/>
                      <w:marTop w:val="0"/>
                      <w:marBottom w:val="0"/>
                      <w:divBdr>
                        <w:top w:val="none" w:sz="0" w:space="0" w:color="auto"/>
                        <w:left w:val="none" w:sz="0" w:space="0" w:color="auto"/>
                        <w:bottom w:val="none" w:sz="0" w:space="0" w:color="auto"/>
                        <w:right w:val="none" w:sz="0" w:space="0" w:color="auto"/>
                      </w:divBdr>
                    </w:div>
                  </w:divsChild>
                </w:div>
                <w:div w:id="874195957">
                  <w:marLeft w:val="0"/>
                  <w:marRight w:val="0"/>
                  <w:marTop w:val="0"/>
                  <w:marBottom w:val="0"/>
                  <w:divBdr>
                    <w:top w:val="none" w:sz="0" w:space="0" w:color="auto"/>
                    <w:left w:val="none" w:sz="0" w:space="0" w:color="auto"/>
                    <w:bottom w:val="none" w:sz="0" w:space="0" w:color="auto"/>
                    <w:right w:val="none" w:sz="0" w:space="0" w:color="auto"/>
                  </w:divBdr>
                  <w:divsChild>
                    <w:div w:id="1262445109">
                      <w:marLeft w:val="0"/>
                      <w:marRight w:val="0"/>
                      <w:marTop w:val="0"/>
                      <w:marBottom w:val="0"/>
                      <w:divBdr>
                        <w:top w:val="none" w:sz="0" w:space="0" w:color="auto"/>
                        <w:left w:val="none" w:sz="0" w:space="0" w:color="auto"/>
                        <w:bottom w:val="none" w:sz="0" w:space="0" w:color="auto"/>
                        <w:right w:val="none" w:sz="0" w:space="0" w:color="auto"/>
                      </w:divBdr>
                    </w:div>
                  </w:divsChild>
                </w:div>
                <w:div w:id="943347348">
                  <w:marLeft w:val="0"/>
                  <w:marRight w:val="0"/>
                  <w:marTop w:val="0"/>
                  <w:marBottom w:val="0"/>
                  <w:divBdr>
                    <w:top w:val="none" w:sz="0" w:space="0" w:color="auto"/>
                    <w:left w:val="none" w:sz="0" w:space="0" w:color="auto"/>
                    <w:bottom w:val="none" w:sz="0" w:space="0" w:color="auto"/>
                    <w:right w:val="none" w:sz="0" w:space="0" w:color="auto"/>
                  </w:divBdr>
                  <w:divsChild>
                    <w:div w:id="476261287">
                      <w:marLeft w:val="0"/>
                      <w:marRight w:val="0"/>
                      <w:marTop w:val="0"/>
                      <w:marBottom w:val="0"/>
                      <w:divBdr>
                        <w:top w:val="none" w:sz="0" w:space="0" w:color="auto"/>
                        <w:left w:val="none" w:sz="0" w:space="0" w:color="auto"/>
                        <w:bottom w:val="none" w:sz="0" w:space="0" w:color="auto"/>
                        <w:right w:val="none" w:sz="0" w:space="0" w:color="auto"/>
                      </w:divBdr>
                    </w:div>
                  </w:divsChild>
                </w:div>
                <w:div w:id="1009720245">
                  <w:marLeft w:val="0"/>
                  <w:marRight w:val="0"/>
                  <w:marTop w:val="0"/>
                  <w:marBottom w:val="0"/>
                  <w:divBdr>
                    <w:top w:val="none" w:sz="0" w:space="0" w:color="auto"/>
                    <w:left w:val="none" w:sz="0" w:space="0" w:color="auto"/>
                    <w:bottom w:val="none" w:sz="0" w:space="0" w:color="auto"/>
                    <w:right w:val="none" w:sz="0" w:space="0" w:color="auto"/>
                  </w:divBdr>
                  <w:divsChild>
                    <w:div w:id="1582909950">
                      <w:marLeft w:val="0"/>
                      <w:marRight w:val="0"/>
                      <w:marTop w:val="0"/>
                      <w:marBottom w:val="0"/>
                      <w:divBdr>
                        <w:top w:val="none" w:sz="0" w:space="0" w:color="auto"/>
                        <w:left w:val="none" w:sz="0" w:space="0" w:color="auto"/>
                        <w:bottom w:val="none" w:sz="0" w:space="0" w:color="auto"/>
                        <w:right w:val="none" w:sz="0" w:space="0" w:color="auto"/>
                      </w:divBdr>
                    </w:div>
                  </w:divsChild>
                </w:div>
                <w:div w:id="1019552380">
                  <w:marLeft w:val="0"/>
                  <w:marRight w:val="0"/>
                  <w:marTop w:val="0"/>
                  <w:marBottom w:val="0"/>
                  <w:divBdr>
                    <w:top w:val="none" w:sz="0" w:space="0" w:color="auto"/>
                    <w:left w:val="none" w:sz="0" w:space="0" w:color="auto"/>
                    <w:bottom w:val="none" w:sz="0" w:space="0" w:color="auto"/>
                    <w:right w:val="none" w:sz="0" w:space="0" w:color="auto"/>
                  </w:divBdr>
                  <w:divsChild>
                    <w:div w:id="731580014">
                      <w:marLeft w:val="0"/>
                      <w:marRight w:val="0"/>
                      <w:marTop w:val="0"/>
                      <w:marBottom w:val="0"/>
                      <w:divBdr>
                        <w:top w:val="none" w:sz="0" w:space="0" w:color="auto"/>
                        <w:left w:val="none" w:sz="0" w:space="0" w:color="auto"/>
                        <w:bottom w:val="none" w:sz="0" w:space="0" w:color="auto"/>
                        <w:right w:val="none" w:sz="0" w:space="0" w:color="auto"/>
                      </w:divBdr>
                    </w:div>
                  </w:divsChild>
                </w:div>
                <w:div w:id="1174103858">
                  <w:marLeft w:val="0"/>
                  <w:marRight w:val="0"/>
                  <w:marTop w:val="0"/>
                  <w:marBottom w:val="0"/>
                  <w:divBdr>
                    <w:top w:val="none" w:sz="0" w:space="0" w:color="auto"/>
                    <w:left w:val="none" w:sz="0" w:space="0" w:color="auto"/>
                    <w:bottom w:val="none" w:sz="0" w:space="0" w:color="auto"/>
                    <w:right w:val="none" w:sz="0" w:space="0" w:color="auto"/>
                  </w:divBdr>
                  <w:divsChild>
                    <w:div w:id="1320698239">
                      <w:marLeft w:val="0"/>
                      <w:marRight w:val="0"/>
                      <w:marTop w:val="0"/>
                      <w:marBottom w:val="0"/>
                      <w:divBdr>
                        <w:top w:val="none" w:sz="0" w:space="0" w:color="auto"/>
                        <w:left w:val="none" w:sz="0" w:space="0" w:color="auto"/>
                        <w:bottom w:val="none" w:sz="0" w:space="0" w:color="auto"/>
                        <w:right w:val="none" w:sz="0" w:space="0" w:color="auto"/>
                      </w:divBdr>
                    </w:div>
                  </w:divsChild>
                </w:div>
                <w:div w:id="1186090782">
                  <w:marLeft w:val="0"/>
                  <w:marRight w:val="0"/>
                  <w:marTop w:val="0"/>
                  <w:marBottom w:val="0"/>
                  <w:divBdr>
                    <w:top w:val="none" w:sz="0" w:space="0" w:color="auto"/>
                    <w:left w:val="none" w:sz="0" w:space="0" w:color="auto"/>
                    <w:bottom w:val="none" w:sz="0" w:space="0" w:color="auto"/>
                    <w:right w:val="none" w:sz="0" w:space="0" w:color="auto"/>
                  </w:divBdr>
                  <w:divsChild>
                    <w:div w:id="1838568155">
                      <w:marLeft w:val="0"/>
                      <w:marRight w:val="0"/>
                      <w:marTop w:val="0"/>
                      <w:marBottom w:val="0"/>
                      <w:divBdr>
                        <w:top w:val="none" w:sz="0" w:space="0" w:color="auto"/>
                        <w:left w:val="none" w:sz="0" w:space="0" w:color="auto"/>
                        <w:bottom w:val="none" w:sz="0" w:space="0" w:color="auto"/>
                        <w:right w:val="none" w:sz="0" w:space="0" w:color="auto"/>
                      </w:divBdr>
                    </w:div>
                  </w:divsChild>
                </w:div>
                <w:div w:id="1218207003">
                  <w:marLeft w:val="0"/>
                  <w:marRight w:val="0"/>
                  <w:marTop w:val="0"/>
                  <w:marBottom w:val="0"/>
                  <w:divBdr>
                    <w:top w:val="none" w:sz="0" w:space="0" w:color="auto"/>
                    <w:left w:val="none" w:sz="0" w:space="0" w:color="auto"/>
                    <w:bottom w:val="none" w:sz="0" w:space="0" w:color="auto"/>
                    <w:right w:val="none" w:sz="0" w:space="0" w:color="auto"/>
                  </w:divBdr>
                  <w:divsChild>
                    <w:div w:id="59139671">
                      <w:marLeft w:val="0"/>
                      <w:marRight w:val="0"/>
                      <w:marTop w:val="0"/>
                      <w:marBottom w:val="0"/>
                      <w:divBdr>
                        <w:top w:val="none" w:sz="0" w:space="0" w:color="auto"/>
                        <w:left w:val="none" w:sz="0" w:space="0" w:color="auto"/>
                        <w:bottom w:val="none" w:sz="0" w:space="0" w:color="auto"/>
                        <w:right w:val="none" w:sz="0" w:space="0" w:color="auto"/>
                      </w:divBdr>
                    </w:div>
                  </w:divsChild>
                </w:div>
                <w:div w:id="1315336345">
                  <w:marLeft w:val="0"/>
                  <w:marRight w:val="0"/>
                  <w:marTop w:val="0"/>
                  <w:marBottom w:val="0"/>
                  <w:divBdr>
                    <w:top w:val="none" w:sz="0" w:space="0" w:color="auto"/>
                    <w:left w:val="none" w:sz="0" w:space="0" w:color="auto"/>
                    <w:bottom w:val="none" w:sz="0" w:space="0" w:color="auto"/>
                    <w:right w:val="none" w:sz="0" w:space="0" w:color="auto"/>
                  </w:divBdr>
                  <w:divsChild>
                    <w:div w:id="1455754913">
                      <w:marLeft w:val="0"/>
                      <w:marRight w:val="0"/>
                      <w:marTop w:val="0"/>
                      <w:marBottom w:val="0"/>
                      <w:divBdr>
                        <w:top w:val="none" w:sz="0" w:space="0" w:color="auto"/>
                        <w:left w:val="none" w:sz="0" w:space="0" w:color="auto"/>
                        <w:bottom w:val="none" w:sz="0" w:space="0" w:color="auto"/>
                        <w:right w:val="none" w:sz="0" w:space="0" w:color="auto"/>
                      </w:divBdr>
                    </w:div>
                  </w:divsChild>
                </w:div>
                <w:div w:id="1321036086">
                  <w:marLeft w:val="0"/>
                  <w:marRight w:val="0"/>
                  <w:marTop w:val="0"/>
                  <w:marBottom w:val="0"/>
                  <w:divBdr>
                    <w:top w:val="none" w:sz="0" w:space="0" w:color="auto"/>
                    <w:left w:val="none" w:sz="0" w:space="0" w:color="auto"/>
                    <w:bottom w:val="none" w:sz="0" w:space="0" w:color="auto"/>
                    <w:right w:val="none" w:sz="0" w:space="0" w:color="auto"/>
                  </w:divBdr>
                  <w:divsChild>
                    <w:div w:id="171577807">
                      <w:marLeft w:val="0"/>
                      <w:marRight w:val="0"/>
                      <w:marTop w:val="0"/>
                      <w:marBottom w:val="0"/>
                      <w:divBdr>
                        <w:top w:val="none" w:sz="0" w:space="0" w:color="auto"/>
                        <w:left w:val="none" w:sz="0" w:space="0" w:color="auto"/>
                        <w:bottom w:val="none" w:sz="0" w:space="0" w:color="auto"/>
                        <w:right w:val="none" w:sz="0" w:space="0" w:color="auto"/>
                      </w:divBdr>
                    </w:div>
                  </w:divsChild>
                </w:div>
                <w:div w:id="1391689088">
                  <w:marLeft w:val="0"/>
                  <w:marRight w:val="0"/>
                  <w:marTop w:val="0"/>
                  <w:marBottom w:val="0"/>
                  <w:divBdr>
                    <w:top w:val="none" w:sz="0" w:space="0" w:color="auto"/>
                    <w:left w:val="none" w:sz="0" w:space="0" w:color="auto"/>
                    <w:bottom w:val="none" w:sz="0" w:space="0" w:color="auto"/>
                    <w:right w:val="none" w:sz="0" w:space="0" w:color="auto"/>
                  </w:divBdr>
                  <w:divsChild>
                    <w:div w:id="168106608">
                      <w:marLeft w:val="0"/>
                      <w:marRight w:val="0"/>
                      <w:marTop w:val="0"/>
                      <w:marBottom w:val="0"/>
                      <w:divBdr>
                        <w:top w:val="none" w:sz="0" w:space="0" w:color="auto"/>
                        <w:left w:val="none" w:sz="0" w:space="0" w:color="auto"/>
                        <w:bottom w:val="none" w:sz="0" w:space="0" w:color="auto"/>
                        <w:right w:val="none" w:sz="0" w:space="0" w:color="auto"/>
                      </w:divBdr>
                    </w:div>
                  </w:divsChild>
                </w:div>
                <w:div w:id="1416584479">
                  <w:marLeft w:val="0"/>
                  <w:marRight w:val="0"/>
                  <w:marTop w:val="0"/>
                  <w:marBottom w:val="0"/>
                  <w:divBdr>
                    <w:top w:val="none" w:sz="0" w:space="0" w:color="auto"/>
                    <w:left w:val="none" w:sz="0" w:space="0" w:color="auto"/>
                    <w:bottom w:val="none" w:sz="0" w:space="0" w:color="auto"/>
                    <w:right w:val="none" w:sz="0" w:space="0" w:color="auto"/>
                  </w:divBdr>
                  <w:divsChild>
                    <w:div w:id="211159366">
                      <w:marLeft w:val="0"/>
                      <w:marRight w:val="0"/>
                      <w:marTop w:val="0"/>
                      <w:marBottom w:val="0"/>
                      <w:divBdr>
                        <w:top w:val="none" w:sz="0" w:space="0" w:color="auto"/>
                        <w:left w:val="none" w:sz="0" w:space="0" w:color="auto"/>
                        <w:bottom w:val="none" w:sz="0" w:space="0" w:color="auto"/>
                        <w:right w:val="none" w:sz="0" w:space="0" w:color="auto"/>
                      </w:divBdr>
                    </w:div>
                  </w:divsChild>
                </w:div>
                <w:div w:id="1536574888">
                  <w:marLeft w:val="0"/>
                  <w:marRight w:val="0"/>
                  <w:marTop w:val="0"/>
                  <w:marBottom w:val="0"/>
                  <w:divBdr>
                    <w:top w:val="none" w:sz="0" w:space="0" w:color="auto"/>
                    <w:left w:val="none" w:sz="0" w:space="0" w:color="auto"/>
                    <w:bottom w:val="none" w:sz="0" w:space="0" w:color="auto"/>
                    <w:right w:val="none" w:sz="0" w:space="0" w:color="auto"/>
                  </w:divBdr>
                  <w:divsChild>
                    <w:div w:id="1853109808">
                      <w:marLeft w:val="0"/>
                      <w:marRight w:val="0"/>
                      <w:marTop w:val="0"/>
                      <w:marBottom w:val="0"/>
                      <w:divBdr>
                        <w:top w:val="none" w:sz="0" w:space="0" w:color="auto"/>
                        <w:left w:val="none" w:sz="0" w:space="0" w:color="auto"/>
                        <w:bottom w:val="none" w:sz="0" w:space="0" w:color="auto"/>
                        <w:right w:val="none" w:sz="0" w:space="0" w:color="auto"/>
                      </w:divBdr>
                    </w:div>
                  </w:divsChild>
                </w:div>
                <w:div w:id="1555896840">
                  <w:marLeft w:val="0"/>
                  <w:marRight w:val="0"/>
                  <w:marTop w:val="0"/>
                  <w:marBottom w:val="0"/>
                  <w:divBdr>
                    <w:top w:val="none" w:sz="0" w:space="0" w:color="auto"/>
                    <w:left w:val="none" w:sz="0" w:space="0" w:color="auto"/>
                    <w:bottom w:val="none" w:sz="0" w:space="0" w:color="auto"/>
                    <w:right w:val="none" w:sz="0" w:space="0" w:color="auto"/>
                  </w:divBdr>
                  <w:divsChild>
                    <w:div w:id="647250938">
                      <w:marLeft w:val="0"/>
                      <w:marRight w:val="0"/>
                      <w:marTop w:val="0"/>
                      <w:marBottom w:val="0"/>
                      <w:divBdr>
                        <w:top w:val="none" w:sz="0" w:space="0" w:color="auto"/>
                        <w:left w:val="none" w:sz="0" w:space="0" w:color="auto"/>
                        <w:bottom w:val="none" w:sz="0" w:space="0" w:color="auto"/>
                        <w:right w:val="none" w:sz="0" w:space="0" w:color="auto"/>
                      </w:divBdr>
                    </w:div>
                  </w:divsChild>
                </w:div>
                <w:div w:id="1609238185">
                  <w:marLeft w:val="0"/>
                  <w:marRight w:val="0"/>
                  <w:marTop w:val="0"/>
                  <w:marBottom w:val="0"/>
                  <w:divBdr>
                    <w:top w:val="none" w:sz="0" w:space="0" w:color="auto"/>
                    <w:left w:val="none" w:sz="0" w:space="0" w:color="auto"/>
                    <w:bottom w:val="none" w:sz="0" w:space="0" w:color="auto"/>
                    <w:right w:val="none" w:sz="0" w:space="0" w:color="auto"/>
                  </w:divBdr>
                  <w:divsChild>
                    <w:div w:id="1626503472">
                      <w:marLeft w:val="0"/>
                      <w:marRight w:val="0"/>
                      <w:marTop w:val="0"/>
                      <w:marBottom w:val="0"/>
                      <w:divBdr>
                        <w:top w:val="none" w:sz="0" w:space="0" w:color="auto"/>
                        <w:left w:val="none" w:sz="0" w:space="0" w:color="auto"/>
                        <w:bottom w:val="none" w:sz="0" w:space="0" w:color="auto"/>
                        <w:right w:val="none" w:sz="0" w:space="0" w:color="auto"/>
                      </w:divBdr>
                    </w:div>
                  </w:divsChild>
                </w:div>
                <w:div w:id="1640069668">
                  <w:marLeft w:val="0"/>
                  <w:marRight w:val="0"/>
                  <w:marTop w:val="0"/>
                  <w:marBottom w:val="0"/>
                  <w:divBdr>
                    <w:top w:val="none" w:sz="0" w:space="0" w:color="auto"/>
                    <w:left w:val="none" w:sz="0" w:space="0" w:color="auto"/>
                    <w:bottom w:val="none" w:sz="0" w:space="0" w:color="auto"/>
                    <w:right w:val="none" w:sz="0" w:space="0" w:color="auto"/>
                  </w:divBdr>
                  <w:divsChild>
                    <w:div w:id="1165633738">
                      <w:marLeft w:val="0"/>
                      <w:marRight w:val="0"/>
                      <w:marTop w:val="0"/>
                      <w:marBottom w:val="0"/>
                      <w:divBdr>
                        <w:top w:val="none" w:sz="0" w:space="0" w:color="auto"/>
                        <w:left w:val="none" w:sz="0" w:space="0" w:color="auto"/>
                        <w:bottom w:val="none" w:sz="0" w:space="0" w:color="auto"/>
                        <w:right w:val="none" w:sz="0" w:space="0" w:color="auto"/>
                      </w:divBdr>
                    </w:div>
                  </w:divsChild>
                </w:div>
                <w:div w:id="1688826657">
                  <w:marLeft w:val="0"/>
                  <w:marRight w:val="0"/>
                  <w:marTop w:val="0"/>
                  <w:marBottom w:val="0"/>
                  <w:divBdr>
                    <w:top w:val="none" w:sz="0" w:space="0" w:color="auto"/>
                    <w:left w:val="none" w:sz="0" w:space="0" w:color="auto"/>
                    <w:bottom w:val="none" w:sz="0" w:space="0" w:color="auto"/>
                    <w:right w:val="none" w:sz="0" w:space="0" w:color="auto"/>
                  </w:divBdr>
                  <w:divsChild>
                    <w:div w:id="1344357393">
                      <w:marLeft w:val="0"/>
                      <w:marRight w:val="0"/>
                      <w:marTop w:val="0"/>
                      <w:marBottom w:val="0"/>
                      <w:divBdr>
                        <w:top w:val="none" w:sz="0" w:space="0" w:color="auto"/>
                        <w:left w:val="none" w:sz="0" w:space="0" w:color="auto"/>
                        <w:bottom w:val="none" w:sz="0" w:space="0" w:color="auto"/>
                        <w:right w:val="none" w:sz="0" w:space="0" w:color="auto"/>
                      </w:divBdr>
                    </w:div>
                  </w:divsChild>
                </w:div>
                <w:div w:id="1833912474">
                  <w:marLeft w:val="0"/>
                  <w:marRight w:val="0"/>
                  <w:marTop w:val="0"/>
                  <w:marBottom w:val="0"/>
                  <w:divBdr>
                    <w:top w:val="none" w:sz="0" w:space="0" w:color="auto"/>
                    <w:left w:val="none" w:sz="0" w:space="0" w:color="auto"/>
                    <w:bottom w:val="none" w:sz="0" w:space="0" w:color="auto"/>
                    <w:right w:val="none" w:sz="0" w:space="0" w:color="auto"/>
                  </w:divBdr>
                  <w:divsChild>
                    <w:div w:id="841434900">
                      <w:marLeft w:val="0"/>
                      <w:marRight w:val="0"/>
                      <w:marTop w:val="0"/>
                      <w:marBottom w:val="0"/>
                      <w:divBdr>
                        <w:top w:val="none" w:sz="0" w:space="0" w:color="auto"/>
                        <w:left w:val="none" w:sz="0" w:space="0" w:color="auto"/>
                        <w:bottom w:val="none" w:sz="0" w:space="0" w:color="auto"/>
                        <w:right w:val="none" w:sz="0" w:space="0" w:color="auto"/>
                      </w:divBdr>
                    </w:div>
                  </w:divsChild>
                </w:div>
                <w:div w:id="1838229027">
                  <w:marLeft w:val="0"/>
                  <w:marRight w:val="0"/>
                  <w:marTop w:val="0"/>
                  <w:marBottom w:val="0"/>
                  <w:divBdr>
                    <w:top w:val="none" w:sz="0" w:space="0" w:color="auto"/>
                    <w:left w:val="none" w:sz="0" w:space="0" w:color="auto"/>
                    <w:bottom w:val="none" w:sz="0" w:space="0" w:color="auto"/>
                    <w:right w:val="none" w:sz="0" w:space="0" w:color="auto"/>
                  </w:divBdr>
                  <w:divsChild>
                    <w:div w:id="1497722587">
                      <w:marLeft w:val="0"/>
                      <w:marRight w:val="0"/>
                      <w:marTop w:val="0"/>
                      <w:marBottom w:val="0"/>
                      <w:divBdr>
                        <w:top w:val="none" w:sz="0" w:space="0" w:color="auto"/>
                        <w:left w:val="none" w:sz="0" w:space="0" w:color="auto"/>
                        <w:bottom w:val="none" w:sz="0" w:space="0" w:color="auto"/>
                        <w:right w:val="none" w:sz="0" w:space="0" w:color="auto"/>
                      </w:divBdr>
                    </w:div>
                  </w:divsChild>
                </w:div>
                <w:div w:id="1897811213">
                  <w:marLeft w:val="0"/>
                  <w:marRight w:val="0"/>
                  <w:marTop w:val="0"/>
                  <w:marBottom w:val="0"/>
                  <w:divBdr>
                    <w:top w:val="none" w:sz="0" w:space="0" w:color="auto"/>
                    <w:left w:val="none" w:sz="0" w:space="0" w:color="auto"/>
                    <w:bottom w:val="none" w:sz="0" w:space="0" w:color="auto"/>
                    <w:right w:val="none" w:sz="0" w:space="0" w:color="auto"/>
                  </w:divBdr>
                  <w:divsChild>
                    <w:div w:id="2055887414">
                      <w:marLeft w:val="0"/>
                      <w:marRight w:val="0"/>
                      <w:marTop w:val="0"/>
                      <w:marBottom w:val="0"/>
                      <w:divBdr>
                        <w:top w:val="none" w:sz="0" w:space="0" w:color="auto"/>
                        <w:left w:val="none" w:sz="0" w:space="0" w:color="auto"/>
                        <w:bottom w:val="none" w:sz="0" w:space="0" w:color="auto"/>
                        <w:right w:val="none" w:sz="0" w:space="0" w:color="auto"/>
                      </w:divBdr>
                    </w:div>
                  </w:divsChild>
                </w:div>
                <w:div w:id="1907253738">
                  <w:marLeft w:val="0"/>
                  <w:marRight w:val="0"/>
                  <w:marTop w:val="0"/>
                  <w:marBottom w:val="0"/>
                  <w:divBdr>
                    <w:top w:val="none" w:sz="0" w:space="0" w:color="auto"/>
                    <w:left w:val="none" w:sz="0" w:space="0" w:color="auto"/>
                    <w:bottom w:val="none" w:sz="0" w:space="0" w:color="auto"/>
                    <w:right w:val="none" w:sz="0" w:space="0" w:color="auto"/>
                  </w:divBdr>
                  <w:divsChild>
                    <w:div w:id="1203591430">
                      <w:marLeft w:val="0"/>
                      <w:marRight w:val="0"/>
                      <w:marTop w:val="0"/>
                      <w:marBottom w:val="0"/>
                      <w:divBdr>
                        <w:top w:val="none" w:sz="0" w:space="0" w:color="auto"/>
                        <w:left w:val="none" w:sz="0" w:space="0" w:color="auto"/>
                        <w:bottom w:val="none" w:sz="0" w:space="0" w:color="auto"/>
                        <w:right w:val="none" w:sz="0" w:space="0" w:color="auto"/>
                      </w:divBdr>
                    </w:div>
                    <w:div w:id="1838031410">
                      <w:marLeft w:val="0"/>
                      <w:marRight w:val="0"/>
                      <w:marTop w:val="0"/>
                      <w:marBottom w:val="0"/>
                      <w:divBdr>
                        <w:top w:val="none" w:sz="0" w:space="0" w:color="auto"/>
                        <w:left w:val="none" w:sz="0" w:space="0" w:color="auto"/>
                        <w:bottom w:val="none" w:sz="0" w:space="0" w:color="auto"/>
                        <w:right w:val="none" w:sz="0" w:space="0" w:color="auto"/>
                      </w:divBdr>
                    </w:div>
                  </w:divsChild>
                </w:div>
                <w:div w:id="1926184675">
                  <w:marLeft w:val="0"/>
                  <w:marRight w:val="0"/>
                  <w:marTop w:val="0"/>
                  <w:marBottom w:val="0"/>
                  <w:divBdr>
                    <w:top w:val="none" w:sz="0" w:space="0" w:color="auto"/>
                    <w:left w:val="none" w:sz="0" w:space="0" w:color="auto"/>
                    <w:bottom w:val="none" w:sz="0" w:space="0" w:color="auto"/>
                    <w:right w:val="none" w:sz="0" w:space="0" w:color="auto"/>
                  </w:divBdr>
                  <w:divsChild>
                    <w:div w:id="26225163">
                      <w:marLeft w:val="0"/>
                      <w:marRight w:val="0"/>
                      <w:marTop w:val="0"/>
                      <w:marBottom w:val="0"/>
                      <w:divBdr>
                        <w:top w:val="none" w:sz="0" w:space="0" w:color="auto"/>
                        <w:left w:val="none" w:sz="0" w:space="0" w:color="auto"/>
                        <w:bottom w:val="none" w:sz="0" w:space="0" w:color="auto"/>
                        <w:right w:val="none" w:sz="0" w:space="0" w:color="auto"/>
                      </w:divBdr>
                    </w:div>
                    <w:div w:id="250050616">
                      <w:marLeft w:val="0"/>
                      <w:marRight w:val="0"/>
                      <w:marTop w:val="0"/>
                      <w:marBottom w:val="0"/>
                      <w:divBdr>
                        <w:top w:val="none" w:sz="0" w:space="0" w:color="auto"/>
                        <w:left w:val="none" w:sz="0" w:space="0" w:color="auto"/>
                        <w:bottom w:val="none" w:sz="0" w:space="0" w:color="auto"/>
                        <w:right w:val="none" w:sz="0" w:space="0" w:color="auto"/>
                      </w:divBdr>
                    </w:div>
                    <w:div w:id="250085439">
                      <w:marLeft w:val="0"/>
                      <w:marRight w:val="0"/>
                      <w:marTop w:val="0"/>
                      <w:marBottom w:val="0"/>
                      <w:divBdr>
                        <w:top w:val="none" w:sz="0" w:space="0" w:color="auto"/>
                        <w:left w:val="none" w:sz="0" w:space="0" w:color="auto"/>
                        <w:bottom w:val="none" w:sz="0" w:space="0" w:color="auto"/>
                        <w:right w:val="none" w:sz="0" w:space="0" w:color="auto"/>
                      </w:divBdr>
                    </w:div>
                    <w:div w:id="538247364">
                      <w:marLeft w:val="0"/>
                      <w:marRight w:val="0"/>
                      <w:marTop w:val="0"/>
                      <w:marBottom w:val="0"/>
                      <w:divBdr>
                        <w:top w:val="none" w:sz="0" w:space="0" w:color="auto"/>
                        <w:left w:val="none" w:sz="0" w:space="0" w:color="auto"/>
                        <w:bottom w:val="none" w:sz="0" w:space="0" w:color="auto"/>
                        <w:right w:val="none" w:sz="0" w:space="0" w:color="auto"/>
                      </w:divBdr>
                    </w:div>
                    <w:div w:id="883372534">
                      <w:marLeft w:val="0"/>
                      <w:marRight w:val="0"/>
                      <w:marTop w:val="0"/>
                      <w:marBottom w:val="0"/>
                      <w:divBdr>
                        <w:top w:val="none" w:sz="0" w:space="0" w:color="auto"/>
                        <w:left w:val="none" w:sz="0" w:space="0" w:color="auto"/>
                        <w:bottom w:val="none" w:sz="0" w:space="0" w:color="auto"/>
                        <w:right w:val="none" w:sz="0" w:space="0" w:color="auto"/>
                      </w:divBdr>
                    </w:div>
                    <w:div w:id="937828290">
                      <w:marLeft w:val="0"/>
                      <w:marRight w:val="0"/>
                      <w:marTop w:val="0"/>
                      <w:marBottom w:val="0"/>
                      <w:divBdr>
                        <w:top w:val="none" w:sz="0" w:space="0" w:color="auto"/>
                        <w:left w:val="none" w:sz="0" w:space="0" w:color="auto"/>
                        <w:bottom w:val="none" w:sz="0" w:space="0" w:color="auto"/>
                        <w:right w:val="none" w:sz="0" w:space="0" w:color="auto"/>
                      </w:divBdr>
                    </w:div>
                    <w:div w:id="1158959192">
                      <w:marLeft w:val="0"/>
                      <w:marRight w:val="0"/>
                      <w:marTop w:val="0"/>
                      <w:marBottom w:val="0"/>
                      <w:divBdr>
                        <w:top w:val="none" w:sz="0" w:space="0" w:color="auto"/>
                        <w:left w:val="none" w:sz="0" w:space="0" w:color="auto"/>
                        <w:bottom w:val="none" w:sz="0" w:space="0" w:color="auto"/>
                        <w:right w:val="none" w:sz="0" w:space="0" w:color="auto"/>
                      </w:divBdr>
                    </w:div>
                    <w:div w:id="1344086293">
                      <w:marLeft w:val="0"/>
                      <w:marRight w:val="0"/>
                      <w:marTop w:val="0"/>
                      <w:marBottom w:val="0"/>
                      <w:divBdr>
                        <w:top w:val="none" w:sz="0" w:space="0" w:color="auto"/>
                        <w:left w:val="none" w:sz="0" w:space="0" w:color="auto"/>
                        <w:bottom w:val="none" w:sz="0" w:space="0" w:color="auto"/>
                        <w:right w:val="none" w:sz="0" w:space="0" w:color="auto"/>
                      </w:divBdr>
                    </w:div>
                    <w:div w:id="1544175274">
                      <w:marLeft w:val="0"/>
                      <w:marRight w:val="0"/>
                      <w:marTop w:val="0"/>
                      <w:marBottom w:val="0"/>
                      <w:divBdr>
                        <w:top w:val="none" w:sz="0" w:space="0" w:color="auto"/>
                        <w:left w:val="none" w:sz="0" w:space="0" w:color="auto"/>
                        <w:bottom w:val="none" w:sz="0" w:space="0" w:color="auto"/>
                        <w:right w:val="none" w:sz="0" w:space="0" w:color="auto"/>
                      </w:divBdr>
                    </w:div>
                    <w:div w:id="2051226999">
                      <w:marLeft w:val="0"/>
                      <w:marRight w:val="0"/>
                      <w:marTop w:val="0"/>
                      <w:marBottom w:val="0"/>
                      <w:divBdr>
                        <w:top w:val="none" w:sz="0" w:space="0" w:color="auto"/>
                        <w:left w:val="none" w:sz="0" w:space="0" w:color="auto"/>
                        <w:bottom w:val="none" w:sz="0" w:space="0" w:color="auto"/>
                        <w:right w:val="none" w:sz="0" w:space="0" w:color="auto"/>
                      </w:divBdr>
                    </w:div>
                  </w:divsChild>
                </w:div>
                <w:div w:id="1959989914">
                  <w:marLeft w:val="0"/>
                  <w:marRight w:val="0"/>
                  <w:marTop w:val="0"/>
                  <w:marBottom w:val="0"/>
                  <w:divBdr>
                    <w:top w:val="none" w:sz="0" w:space="0" w:color="auto"/>
                    <w:left w:val="none" w:sz="0" w:space="0" w:color="auto"/>
                    <w:bottom w:val="none" w:sz="0" w:space="0" w:color="auto"/>
                    <w:right w:val="none" w:sz="0" w:space="0" w:color="auto"/>
                  </w:divBdr>
                  <w:divsChild>
                    <w:div w:id="2021472139">
                      <w:marLeft w:val="0"/>
                      <w:marRight w:val="0"/>
                      <w:marTop w:val="0"/>
                      <w:marBottom w:val="0"/>
                      <w:divBdr>
                        <w:top w:val="none" w:sz="0" w:space="0" w:color="auto"/>
                        <w:left w:val="none" w:sz="0" w:space="0" w:color="auto"/>
                        <w:bottom w:val="none" w:sz="0" w:space="0" w:color="auto"/>
                        <w:right w:val="none" w:sz="0" w:space="0" w:color="auto"/>
                      </w:divBdr>
                    </w:div>
                  </w:divsChild>
                </w:div>
                <w:div w:id="1970276530">
                  <w:marLeft w:val="0"/>
                  <w:marRight w:val="0"/>
                  <w:marTop w:val="0"/>
                  <w:marBottom w:val="0"/>
                  <w:divBdr>
                    <w:top w:val="none" w:sz="0" w:space="0" w:color="auto"/>
                    <w:left w:val="none" w:sz="0" w:space="0" w:color="auto"/>
                    <w:bottom w:val="none" w:sz="0" w:space="0" w:color="auto"/>
                    <w:right w:val="none" w:sz="0" w:space="0" w:color="auto"/>
                  </w:divBdr>
                  <w:divsChild>
                    <w:div w:id="168911982">
                      <w:marLeft w:val="0"/>
                      <w:marRight w:val="0"/>
                      <w:marTop w:val="0"/>
                      <w:marBottom w:val="0"/>
                      <w:divBdr>
                        <w:top w:val="none" w:sz="0" w:space="0" w:color="auto"/>
                        <w:left w:val="none" w:sz="0" w:space="0" w:color="auto"/>
                        <w:bottom w:val="none" w:sz="0" w:space="0" w:color="auto"/>
                        <w:right w:val="none" w:sz="0" w:space="0" w:color="auto"/>
                      </w:divBdr>
                    </w:div>
                  </w:divsChild>
                </w:div>
                <w:div w:id="1975403601">
                  <w:marLeft w:val="0"/>
                  <w:marRight w:val="0"/>
                  <w:marTop w:val="0"/>
                  <w:marBottom w:val="0"/>
                  <w:divBdr>
                    <w:top w:val="none" w:sz="0" w:space="0" w:color="auto"/>
                    <w:left w:val="none" w:sz="0" w:space="0" w:color="auto"/>
                    <w:bottom w:val="none" w:sz="0" w:space="0" w:color="auto"/>
                    <w:right w:val="none" w:sz="0" w:space="0" w:color="auto"/>
                  </w:divBdr>
                  <w:divsChild>
                    <w:div w:id="37600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181082">
          <w:marLeft w:val="0"/>
          <w:marRight w:val="0"/>
          <w:marTop w:val="0"/>
          <w:marBottom w:val="0"/>
          <w:divBdr>
            <w:top w:val="none" w:sz="0" w:space="0" w:color="auto"/>
            <w:left w:val="none" w:sz="0" w:space="0" w:color="auto"/>
            <w:bottom w:val="none" w:sz="0" w:space="0" w:color="auto"/>
            <w:right w:val="none" w:sz="0" w:space="0" w:color="auto"/>
          </w:divBdr>
        </w:div>
        <w:div w:id="1005203737">
          <w:marLeft w:val="0"/>
          <w:marRight w:val="0"/>
          <w:marTop w:val="0"/>
          <w:marBottom w:val="0"/>
          <w:divBdr>
            <w:top w:val="none" w:sz="0" w:space="0" w:color="auto"/>
            <w:left w:val="none" w:sz="0" w:space="0" w:color="auto"/>
            <w:bottom w:val="none" w:sz="0" w:space="0" w:color="auto"/>
            <w:right w:val="none" w:sz="0" w:space="0" w:color="auto"/>
          </w:divBdr>
        </w:div>
        <w:div w:id="1442260406">
          <w:marLeft w:val="0"/>
          <w:marRight w:val="0"/>
          <w:marTop w:val="0"/>
          <w:marBottom w:val="0"/>
          <w:divBdr>
            <w:top w:val="none" w:sz="0" w:space="0" w:color="auto"/>
            <w:left w:val="none" w:sz="0" w:space="0" w:color="auto"/>
            <w:bottom w:val="none" w:sz="0" w:space="0" w:color="auto"/>
            <w:right w:val="none" w:sz="0" w:space="0" w:color="auto"/>
          </w:divBdr>
        </w:div>
        <w:div w:id="1694723268">
          <w:marLeft w:val="0"/>
          <w:marRight w:val="0"/>
          <w:marTop w:val="0"/>
          <w:marBottom w:val="0"/>
          <w:divBdr>
            <w:top w:val="none" w:sz="0" w:space="0" w:color="auto"/>
            <w:left w:val="none" w:sz="0" w:space="0" w:color="auto"/>
            <w:bottom w:val="none" w:sz="0" w:space="0" w:color="auto"/>
            <w:right w:val="none" w:sz="0" w:space="0" w:color="auto"/>
          </w:divBdr>
        </w:div>
      </w:divsChild>
    </w:div>
    <w:div w:id="985428091">
      <w:bodyDiv w:val="1"/>
      <w:marLeft w:val="0"/>
      <w:marRight w:val="0"/>
      <w:marTop w:val="0"/>
      <w:marBottom w:val="0"/>
      <w:divBdr>
        <w:top w:val="none" w:sz="0" w:space="0" w:color="auto"/>
        <w:left w:val="none" w:sz="0" w:space="0" w:color="auto"/>
        <w:bottom w:val="none" w:sz="0" w:space="0" w:color="auto"/>
        <w:right w:val="none" w:sz="0" w:space="0" w:color="auto"/>
      </w:divBdr>
      <w:divsChild>
        <w:div w:id="74910072">
          <w:marLeft w:val="0"/>
          <w:marRight w:val="0"/>
          <w:marTop w:val="0"/>
          <w:marBottom w:val="0"/>
          <w:divBdr>
            <w:top w:val="none" w:sz="0" w:space="0" w:color="auto"/>
            <w:left w:val="none" w:sz="0" w:space="0" w:color="auto"/>
            <w:bottom w:val="none" w:sz="0" w:space="0" w:color="auto"/>
            <w:right w:val="none" w:sz="0" w:space="0" w:color="auto"/>
          </w:divBdr>
        </w:div>
        <w:div w:id="161512940">
          <w:marLeft w:val="0"/>
          <w:marRight w:val="0"/>
          <w:marTop w:val="0"/>
          <w:marBottom w:val="0"/>
          <w:divBdr>
            <w:top w:val="none" w:sz="0" w:space="0" w:color="auto"/>
            <w:left w:val="none" w:sz="0" w:space="0" w:color="auto"/>
            <w:bottom w:val="none" w:sz="0" w:space="0" w:color="auto"/>
            <w:right w:val="none" w:sz="0" w:space="0" w:color="auto"/>
          </w:divBdr>
        </w:div>
        <w:div w:id="302931966">
          <w:marLeft w:val="0"/>
          <w:marRight w:val="0"/>
          <w:marTop w:val="0"/>
          <w:marBottom w:val="0"/>
          <w:divBdr>
            <w:top w:val="none" w:sz="0" w:space="0" w:color="auto"/>
            <w:left w:val="none" w:sz="0" w:space="0" w:color="auto"/>
            <w:bottom w:val="none" w:sz="0" w:space="0" w:color="auto"/>
            <w:right w:val="none" w:sz="0" w:space="0" w:color="auto"/>
          </w:divBdr>
        </w:div>
        <w:div w:id="384524101">
          <w:marLeft w:val="0"/>
          <w:marRight w:val="0"/>
          <w:marTop w:val="0"/>
          <w:marBottom w:val="0"/>
          <w:divBdr>
            <w:top w:val="none" w:sz="0" w:space="0" w:color="auto"/>
            <w:left w:val="none" w:sz="0" w:space="0" w:color="auto"/>
            <w:bottom w:val="none" w:sz="0" w:space="0" w:color="auto"/>
            <w:right w:val="none" w:sz="0" w:space="0" w:color="auto"/>
          </w:divBdr>
          <w:divsChild>
            <w:div w:id="835338478">
              <w:marLeft w:val="-75"/>
              <w:marRight w:val="0"/>
              <w:marTop w:val="30"/>
              <w:marBottom w:val="30"/>
              <w:divBdr>
                <w:top w:val="none" w:sz="0" w:space="0" w:color="auto"/>
                <w:left w:val="none" w:sz="0" w:space="0" w:color="auto"/>
                <w:bottom w:val="none" w:sz="0" w:space="0" w:color="auto"/>
                <w:right w:val="none" w:sz="0" w:space="0" w:color="auto"/>
              </w:divBdr>
              <w:divsChild>
                <w:div w:id="76371378">
                  <w:marLeft w:val="0"/>
                  <w:marRight w:val="0"/>
                  <w:marTop w:val="0"/>
                  <w:marBottom w:val="0"/>
                  <w:divBdr>
                    <w:top w:val="none" w:sz="0" w:space="0" w:color="auto"/>
                    <w:left w:val="none" w:sz="0" w:space="0" w:color="auto"/>
                    <w:bottom w:val="none" w:sz="0" w:space="0" w:color="auto"/>
                    <w:right w:val="none" w:sz="0" w:space="0" w:color="auto"/>
                  </w:divBdr>
                  <w:divsChild>
                    <w:div w:id="12269275">
                      <w:marLeft w:val="0"/>
                      <w:marRight w:val="0"/>
                      <w:marTop w:val="0"/>
                      <w:marBottom w:val="0"/>
                      <w:divBdr>
                        <w:top w:val="none" w:sz="0" w:space="0" w:color="auto"/>
                        <w:left w:val="none" w:sz="0" w:space="0" w:color="auto"/>
                        <w:bottom w:val="none" w:sz="0" w:space="0" w:color="auto"/>
                        <w:right w:val="none" w:sz="0" w:space="0" w:color="auto"/>
                      </w:divBdr>
                    </w:div>
                    <w:div w:id="270867832">
                      <w:marLeft w:val="0"/>
                      <w:marRight w:val="0"/>
                      <w:marTop w:val="0"/>
                      <w:marBottom w:val="0"/>
                      <w:divBdr>
                        <w:top w:val="none" w:sz="0" w:space="0" w:color="auto"/>
                        <w:left w:val="none" w:sz="0" w:space="0" w:color="auto"/>
                        <w:bottom w:val="none" w:sz="0" w:space="0" w:color="auto"/>
                        <w:right w:val="none" w:sz="0" w:space="0" w:color="auto"/>
                      </w:divBdr>
                    </w:div>
                  </w:divsChild>
                </w:div>
                <w:div w:id="164712493">
                  <w:marLeft w:val="0"/>
                  <w:marRight w:val="0"/>
                  <w:marTop w:val="0"/>
                  <w:marBottom w:val="0"/>
                  <w:divBdr>
                    <w:top w:val="none" w:sz="0" w:space="0" w:color="auto"/>
                    <w:left w:val="none" w:sz="0" w:space="0" w:color="auto"/>
                    <w:bottom w:val="none" w:sz="0" w:space="0" w:color="auto"/>
                    <w:right w:val="none" w:sz="0" w:space="0" w:color="auto"/>
                  </w:divBdr>
                  <w:divsChild>
                    <w:div w:id="304823921">
                      <w:marLeft w:val="0"/>
                      <w:marRight w:val="0"/>
                      <w:marTop w:val="0"/>
                      <w:marBottom w:val="0"/>
                      <w:divBdr>
                        <w:top w:val="none" w:sz="0" w:space="0" w:color="auto"/>
                        <w:left w:val="none" w:sz="0" w:space="0" w:color="auto"/>
                        <w:bottom w:val="none" w:sz="0" w:space="0" w:color="auto"/>
                        <w:right w:val="none" w:sz="0" w:space="0" w:color="auto"/>
                      </w:divBdr>
                    </w:div>
                    <w:div w:id="1531265696">
                      <w:marLeft w:val="0"/>
                      <w:marRight w:val="0"/>
                      <w:marTop w:val="0"/>
                      <w:marBottom w:val="0"/>
                      <w:divBdr>
                        <w:top w:val="none" w:sz="0" w:space="0" w:color="auto"/>
                        <w:left w:val="none" w:sz="0" w:space="0" w:color="auto"/>
                        <w:bottom w:val="none" w:sz="0" w:space="0" w:color="auto"/>
                        <w:right w:val="none" w:sz="0" w:space="0" w:color="auto"/>
                      </w:divBdr>
                    </w:div>
                  </w:divsChild>
                </w:div>
                <w:div w:id="185214022">
                  <w:marLeft w:val="0"/>
                  <w:marRight w:val="0"/>
                  <w:marTop w:val="0"/>
                  <w:marBottom w:val="0"/>
                  <w:divBdr>
                    <w:top w:val="none" w:sz="0" w:space="0" w:color="auto"/>
                    <w:left w:val="none" w:sz="0" w:space="0" w:color="auto"/>
                    <w:bottom w:val="none" w:sz="0" w:space="0" w:color="auto"/>
                    <w:right w:val="none" w:sz="0" w:space="0" w:color="auto"/>
                  </w:divBdr>
                  <w:divsChild>
                    <w:div w:id="698580541">
                      <w:marLeft w:val="0"/>
                      <w:marRight w:val="0"/>
                      <w:marTop w:val="0"/>
                      <w:marBottom w:val="0"/>
                      <w:divBdr>
                        <w:top w:val="none" w:sz="0" w:space="0" w:color="auto"/>
                        <w:left w:val="none" w:sz="0" w:space="0" w:color="auto"/>
                        <w:bottom w:val="none" w:sz="0" w:space="0" w:color="auto"/>
                        <w:right w:val="none" w:sz="0" w:space="0" w:color="auto"/>
                      </w:divBdr>
                    </w:div>
                  </w:divsChild>
                </w:div>
                <w:div w:id="197789599">
                  <w:marLeft w:val="0"/>
                  <w:marRight w:val="0"/>
                  <w:marTop w:val="0"/>
                  <w:marBottom w:val="0"/>
                  <w:divBdr>
                    <w:top w:val="none" w:sz="0" w:space="0" w:color="auto"/>
                    <w:left w:val="none" w:sz="0" w:space="0" w:color="auto"/>
                    <w:bottom w:val="none" w:sz="0" w:space="0" w:color="auto"/>
                    <w:right w:val="none" w:sz="0" w:space="0" w:color="auto"/>
                  </w:divBdr>
                  <w:divsChild>
                    <w:div w:id="2076006300">
                      <w:marLeft w:val="0"/>
                      <w:marRight w:val="0"/>
                      <w:marTop w:val="0"/>
                      <w:marBottom w:val="0"/>
                      <w:divBdr>
                        <w:top w:val="none" w:sz="0" w:space="0" w:color="auto"/>
                        <w:left w:val="none" w:sz="0" w:space="0" w:color="auto"/>
                        <w:bottom w:val="none" w:sz="0" w:space="0" w:color="auto"/>
                        <w:right w:val="none" w:sz="0" w:space="0" w:color="auto"/>
                      </w:divBdr>
                    </w:div>
                  </w:divsChild>
                </w:div>
                <w:div w:id="210070900">
                  <w:marLeft w:val="0"/>
                  <w:marRight w:val="0"/>
                  <w:marTop w:val="0"/>
                  <w:marBottom w:val="0"/>
                  <w:divBdr>
                    <w:top w:val="none" w:sz="0" w:space="0" w:color="auto"/>
                    <w:left w:val="none" w:sz="0" w:space="0" w:color="auto"/>
                    <w:bottom w:val="none" w:sz="0" w:space="0" w:color="auto"/>
                    <w:right w:val="none" w:sz="0" w:space="0" w:color="auto"/>
                  </w:divBdr>
                  <w:divsChild>
                    <w:div w:id="1006513245">
                      <w:marLeft w:val="0"/>
                      <w:marRight w:val="0"/>
                      <w:marTop w:val="0"/>
                      <w:marBottom w:val="0"/>
                      <w:divBdr>
                        <w:top w:val="none" w:sz="0" w:space="0" w:color="auto"/>
                        <w:left w:val="none" w:sz="0" w:space="0" w:color="auto"/>
                        <w:bottom w:val="none" w:sz="0" w:space="0" w:color="auto"/>
                        <w:right w:val="none" w:sz="0" w:space="0" w:color="auto"/>
                      </w:divBdr>
                    </w:div>
                  </w:divsChild>
                </w:div>
                <w:div w:id="233203328">
                  <w:marLeft w:val="0"/>
                  <w:marRight w:val="0"/>
                  <w:marTop w:val="0"/>
                  <w:marBottom w:val="0"/>
                  <w:divBdr>
                    <w:top w:val="none" w:sz="0" w:space="0" w:color="auto"/>
                    <w:left w:val="none" w:sz="0" w:space="0" w:color="auto"/>
                    <w:bottom w:val="none" w:sz="0" w:space="0" w:color="auto"/>
                    <w:right w:val="none" w:sz="0" w:space="0" w:color="auto"/>
                  </w:divBdr>
                  <w:divsChild>
                    <w:div w:id="792360522">
                      <w:marLeft w:val="0"/>
                      <w:marRight w:val="0"/>
                      <w:marTop w:val="0"/>
                      <w:marBottom w:val="0"/>
                      <w:divBdr>
                        <w:top w:val="none" w:sz="0" w:space="0" w:color="auto"/>
                        <w:left w:val="none" w:sz="0" w:space="0" w:color="auto"/>
                        <w:bottom w:val="none" w:sz="0" w:space="0" w:color="auto"/>
                        <w:right w:val="none" w:sz="0" w:space="0" w:color="auto"/>
                      </w:divBdr>
                    </w:div>
                  </w:divsChild>
                </w:div>
                <w:div w:id="259680289">
                  <w:marLeft w:val="0"/>
                  <w:marRight w:val="0"/>
                  <w:marTop w:val="0"/>
                  <w:marBottom w:val="0"/>
                  <w:divBdr>
                    <w:top w:val="none" w:sz="0" w:space="0" w:color="auto"/>
                    <w:left w:val="none" w:sz="0" w:space="0" w:color="auto"/>
                    <w:bottom w:val="none" w:sz="0" w:space="0" w:color="auto"/>
                    <w:right w:val="none" w:sz="0" w:space="0" w:color="auto"/>
                  </w:divBdr>
                  <w:divsChild>
                    <w:div w:id="512187048">
                      <w:marLeft w:val="0"/>
                      <w:marRight w:val="0"/>
                      <w:marTop w:val="0"/>
                      <w:marBottom w:val="0"/>
                      <w:divBdr>
                        <w:top w:val="none" w:sz="0" w:space="0" w:color="auto"/>
                        <w:left w:val="none" w:sz="0" w:space="0" w:color="auto"/>
                        <w:bottom w:val="none" w:sz="0" w:space="0" w:color="auto"/>
                        <w:right w:val="none" w:sz="0" w:space="0" w:color="auto"/>
                      </w:divBdr>
                    </w:div>
                  </w:divsChild>
                </w:div>
                <w:div w:id="261686158">
                  <w:marLeft w:val="0"/>
                  <w:marRight w:val="0"/>
                  <w:marTop w:val="0"/>
                  <w:marBottom w:val="0"/>
                  <w:divBdr>
                    <w:top w:val="none" w:sz="0" w:space="0" w:color="auto"/>
                    <w:left w:val="none" w:sz="0" w:space="0" w:color="auto"/>
                    <w:bottom w:val="none" w:sz="0" w:space="0" w:color="auto"/>
                    <w:right w:val="none" w:sz="0" w:space="0" w:color="auto"/>
                  </w:divBdr>
                  <w:divsChild>
                    <w:div w:id="370153488">
                      <w:marLeft w:val="0"/>
                      <w:marRight w:val="0"/>
                      <w:marTop w:val="0"/>
                      <w:marBottom w:val="0"/>
                      <w:divBdr>
                        <w:top w:val="none" w:sz="0" w:space="0" w:color="auto"/>
                        <w:left w:val="none" w:sz="0" w:space="0" w:color="auto"/>
                        <w:bottom w:val="none" w:sz="0" w:space="0" w:color="auto"/>
                        <w:right w:val="none" w:sz="0" w:space="0" w:color="auto"/>
                      </w:divBdr>
                    </w:div>
                    <w:div w:id="447554009">
                      <w:marLeft w:val="0"/>
                      <w:marRight w:val="0"/>
                      <w:marTop w:val="0"/>
                      <w:marBottom w:val="0"/>
                      <w:divBdr>
                        <w:top w:val="none" w:sz="0" w:space="0" w:color="auto"/>
                        <w:left w:val="none" w:sz="0" w:space="0" w:color="auto"/>
                        <w:bottom w:val="none" w:sz="0" w:space="0" w:color="auto"/>
                        <w:right w:val="none" w:sz="0" w:space="0" w:color="auto"/>
                      </w:divBdr>
                    </w:div>
                    <w:div w:id="596788069">
                      <w:marLeft w:val="0"/>
                      <w:marRight w:val="0"/>
                      <w:marTop w:val="0"/>
                      <w:marBottom w:val="0"/>
                      <w:divBdr>
                        <w:top w:val="none" w:sz="0" w:space="0" w:color="auto"/>
                        <w:left w:val="none" w:sz="0" w:space="0" w:color="auto"/>
                        <w:bottom w:val="none" w:sz="0" w:space="0" w:color="auto"/>
                        <w:right w:val="none" w:sz="0" w:space="0" w:color="auto"/>
                      </w:divBdr>
                    </w:div>
                    <w:div w:id="1508908368">
                      <w:marLeft w:val="0"/>
                      <w:marRight w:val="0"/>
                      <w:marTop w:val="0"/>
                      <w:marBottom w:val="0"/>
                      <w:divBdr>
                        <w:top w:val="none" w:sz="0" w:space="0" w:color="auto"/>
                        <w:left w:val="none" w:sz="0" w:space="0" w:color="auto"/>
                        <w:bottom w:val="none" w:sz="0" w:space="0" w:color="auto"/>
                        <w:right w:val="none" w:sz="0" w:space="0" w:color="auto"/>
                      </w:divBdr>
                    </w:div>
                  </w:divsChild>
                </w:div>
                <w:div w:id="293340695">
                  <w:marLeft w:val="0"/>
                  <w:marRight w:val="0"/>
                  <w:marTop w:val="0"/>
                  <w:marBottom w:val="0"/>
                  <w:divBdr>
                    <w:top w:val="none" w:sz="0" w:space="0" w:color="auto"/>
                    <w:left w:val="none" w:sz="0" w:space="0" w:color="auto"/>
                    <w:bottom w:val="none" w:sz="0" w:space="0" w:color="auto"/>
                    <w:right w:val="none" w:sz="0" w:space="0" w:color="auto"/>
                  </w:divBdr>
                  <w:divsChild>
                    <w:div w:id="1935892857">
                      <w:marLeft w:val="0"/>
                      <w:marRight w:val="0"/>
                      <w:marTop w:val="0"/>
                      <w:marBottom w:val="0"/>
                      <w:divBdr>
                        <w:top w:val="none" w:sz="0" w:space="0" w:color="auto"/>
                        <w:left w:val="none" w:sz="0" w:space="0" w:color="auto"/>
                        <w:bottom w:val="none" w:sz="0" w:space="0" w:color="auto"/>
                        <w:right w:val="none" w:sz="0" w:space="0" w:color="auto"/>
                      </w:divBdr>
                    </w:div>
                  </w:divsChild>
                </w:div>
                <w:div w:id="387070135">
                  <w:marLeft w:val="0"/>
                  <w:marRight w:val="0"/>
                  <w:marTop w:val="0"/>
                  <w:marBottom w:val="0"/>
                  <w:divBdr>
                    <w:top w:val="none" w:sz="0" w:space="0" w:color="auto"/>
                    <w:left w:val="none" w:sz="0" w:space="0" w:color="auto"/>
                    <w:bottom w:val="none" w:sz="0" w:space="0" w:color="auto"/>
                    <w:right w:val="none" w:sz="0" w:space="0" w:color="auto"/>
                  </w:divBdr>
                  <w:divsChild>
                    <w:div w:id="1895120674">
                      <w:marLeft w:val="0"/>
                      <w:marRight w:val="0"/>
                      <w:marTop w:val="0"/>
                      <w:marBottom w:val="0"/>
                      <w:divBdr>
                        <w:top w:val="none" w:sz="0" w:space="0" w:color="auto"/>
                        <w:left w:val="none" w:sz="0" w:space="0" w:color="auto"/>
                        <w:bottom w:val="none" w:sz="0" w:space="0" w:color="auto"/>
                        <w:right w:val="none" w:sz="0" w:space="0" w:color="auto"/>
                      </w:divBdr>
                    </w:div>
                  </w:divsChild>
                </w:div>
                <w:div w:id="397174927">
                  <w:marLeft w:val="0"/>
                  <w:marRight w:val="0"/>
                  <w:marTop w:val="0"/>
                  <w:marBottom w:val="0"/>
                  <w:divBdr>
                    <w:top w:val="none" w:sz="0" w:space="0" w:color="auto"/>
                    <w:left w:val="none" w:sz="0" w:space="0" w:color="auto"/>
                    <w:bottom w:val="none" w:sz="0" w:space="0" w:color="auto"/>
                    <w:right w:val="none" w:sz="0" w:space="0" w:color="auto"/>
                  </w:divBdr>
                  <w:divsChild>
                    <w:div w:id="616915338">
                      <w:marLeft w:val="0"/>
                      <w:marRight w:val="0"/>
                      <w:marTop w:val="0"/>
                      <w:marBottom w:val="0"/>
                      <w:divBdr>
                        <w:top w:val="none" w:sz="0" w:space="0" w:color="auto"/>
                        <w:left w:val="none" w:sz="0" w:space="0" w:color="auto"/>
                        <w:bottom w:val="none" w:sz="0" w:space="0" w:color="auto"/>
                        <w:right w:val="none" w:sz="0" w:space="0" w:color="auto"/>
                      </w:divBdr>
                    </w:div>
                    <w:div w:id="2115246863">
                      <w:marLeft w:val="0"/>
                      <w:marRight w:val="0"/>
                      <w:marTop w:val="0"/>
                      <w:marBottom w:val="0"/>
                      <w:divBdr>
                        <w:top w:val="none" w:sz="0" w:space="0" w:color="auto"/>
                        <w:left w:val="none" w:sz="0" w:space="0" w:color="auto"/>
                        <w:bottom w:val="none" w:sz="0" w:space="0" w:color="auto"/>
                        <w:right w:val="none" w:sz="0" w:space="0" w:color="auto"/>
                      </w:divBdr>
                    </w:div>
                  </w:divsChild>
                </w:div>
                <w:div w:id="421340616">
                  <w:marLeft w:val="0"/>
                  <w:marRight w:val="0"/>
                  <w:marTop w:val="0"/>
                  <w:marBottom w:val="0"/>
                  <w:divBdr>
                    <w:top w:val="none" w:sz="0" w:space="0" w:color="auto"/>
                    <w:left w:val="none" w:sz="0" w:space="0" w:color="auto"/>
                    <w:bottom w:val="none" w:sz="0" w:space="0" w:color="auto"/>
                    <w:right w:val="none" w:sz="0" w:space="0" w:color="auto"/>
                  </w:divBdr>
                  <w:divsChild>
                    <w:div w:id="535238028">
                      <w:marLeft w:val="0"/>
                      <w:marRight w:val="0"/>
                      <w:marTop w:val="0"/>
                      <w:marBottom w:val="0"/>
                      <w:divBdr>
                        <w:top w:val="none" w:sz="0" w:space="0" w:color="auto"/>
                        <w:left w:val="none" w:sz="0" w:space="0" w:color="auto"/>
                        <w:bottom w:val="none" w:sz="0" w:space="0" w:color="auto"/>
                        <w:right w:val="none" w:sz="0" w:space="0" w:color="auto"/>
                      </w:divBdr>
                    </w:div>
                  </w:divsChild>
                </w:div>
                <w:div w:id="463083764">
                  <w:marLeft w:val="0"/>
                  <w:marRight w:val="0"/>
                  <w:marTop w:val="0"/>
                  <w:marBottom w:val="0"/>
                  <w:divBdr>
                    <w:top w:val="none" w:sz="0" w:space="0" w:color="auto"/>
                    <w:left w:val="none" w:sz="0" w:space="0" w:color="auto"/>
                    <w:bottom w:val="none" w:sz="0" w:space="0" w:color="auto"/>
                    <w:right w:val="none" w:sz="0" w:space="0" w:color="auto"/>
                  </w:divBdr>
                  <w:divsChild>
                    <w:div w:id="1384868438">
                      <w:marLeft w:val="0"/>
                      <w:marRight w:val="0"/>
                      <w:marTop w:val="0"/>
                      <w:marBottom w:val="0"/>
                      <w:divBdr>
                        <w:top w:val="none" w:sz="0" w:space="0" w:color="auto"/>
                        <w:left w:val="none" w:sz="0" w:space="0" w:color="auto"/>
                        <w:bottom w:val="none" w:sz="0" w:space="0" w:color="auto"/>
                        <w:right w:val="none" w:sz="0" w:space="0" w:color="auto"/>
                      </w:divBdr>
                    </w:div>
                  </w:divsChild>
                </w:div>
                <w:div w:id="518356923">
                  <w:marLeft w:val="0"/>
                  <w:marRight w:val="0"/>
                  <w:marTop w:val="0"/>
                  <w:marBottom w:val="0"/>
                  <w:divBdr>
                    <w:top w:val="none" w:sz="0" w:space="0" w:color="auto"/>
                    <w:left w:val="none" w:sz="0" w:space="0" w:color="auto"/>
                    <w:bottom w:val="none" w:sz="0" w:space="0" w:color="auto"/>
                    <w:right w:val="none" w:sz="0" w:space="0" w:color="auto"/>
                  </w:divBdr>
                  <w:divsChild>
                    <w:div w:id="540702582">
                      <w:marLeft w:val="0"/>
                      <w:marRight w:val="0"/>
                      <w:marTop w:val="0"/>
                      <w:marBottom w:val="0"/>
                      <w:divBdr>
                        <w:top w:val="none" w:sz="0" w:space="0" w:color="auto"/>
                        <w:left w:val="none" w:sz="0" w:space="0" w:color="auto"/>
                        <w:bottom w:val="none" w:sz="0" w:space="0" w:color="auto"/>
                        <w:right w:val="none" w:sz="0" w:space="0" w:color="auto"/>
                      </w:divBdr>
                    </w:div>
                  </w:divsChild>
                </w:div>
                <w:div w:id="528493736">
                  <w:marLeft w:val="0"/>
                  <w:marRight w:val="0"/>
                  <w:marTop w:val="0"/>
                  <w:marBottom w:val="0"/>
                  <w:divBdr>
                    <w:top w:val="none" w:sz="0" w:space="0" w:color="auto"/>
                    <w:left w:val="none" w:sz="0" w:space="0" w:color="auto"/>
                    <w:bottom w:val="none" w:sz="0" w:space="0" w:color="auto"/>
                    <w:right w:val="none" w:sz="0" w:space="0" w:color="auto"/>
                  </w:divBdr>
                  <w:divsChild>
                    <w:div w:id="945423928">
                      <w:marLeft w:val="0"/>
                      <w:marRight w:val="0"/>
                      <w:marTop w:val="0"/>
                      <w:marBottom w:val="0"/>
                      <w:divBdr>
                        <w:top w:val="none" w:sz="0" w:space="0" w:color="auto"/>
                        <w:left w:val="none" w:sz="0" w:space="0" w:color="auto"/>
                        <w:bottom w:val="none" w:sz="0" w:space="0" w:color="auto"/>
                        <w:right w:val="none" w:sz="0" w:space="0" w:color="auto"/>
                      </w:divBdr>
                    </w:div>
                  </w:divsChild>
                </w:div>
                <w:div w:id="550768438">
                  <w:marLeft w:val="0"/>
                  <w:marRight w:val="0"/>
                  <w:marTop w:val="0"/>
                  <w:marBottom w:val="0"/>
                  <w:divBdr>
                    <w:top w:val="none" w:sz="0" w:space="0" w:color="auto"/>
                    <w:left w:val="none" w:sz="0" w:space="0" w:color="auto"/>
                    <w:bottom w:val="none" w:sz="0" w:space="0" w:color="auto"/>
                    <w:right w:val="none" w:sz="0" w:space="0" w:color="auto"/>
                  </w:divBdr>
                  <w:divsChild>
                    <w:div w:id="893010249">
                      <w:marLeft w:val="0"/>
                      <w:marRight w:val="0"/>
                      <w:marTop w:val="0"/>
                      <w:marBottom w:val="0"/>
                      <w:divBdr>
                        <w:top w:val="none" w:sz="0" w:space="0" w:color="auto"/>
                        <w:left w:val="none" w:sz="0" w:space="0" w:color="auto"/>
                        <w:bottom w:val="none" w:sz="0" w:space="0" w:color="auto"/>
                        <w:right w:val="none" w:sz="0" w:space="0" w:color="auto"/>
                      </w:divBdr>
                    </w:div>
                  </w:divsChild>
                </w:div>
                <w:div w:id="552622214">
                  <w:marLeft w:val="0"/>
                  <w:marRight w:val="0"/>
                  <w:marTop w:val="0"/>
                  <w:marBottom w:val="0"/>
                  <w:divBdr>
                    <w:top w:val="none" w:sz="0" w:space="0" w:color="auto"/>
                    <w:left w:val="none" w:sz="0" w:space="0" w:color="auto"/>
                    <w:bottom w:val="none" w:sz="0" w:space="0" w:color="auto"/>
                    <w:right w:val="none" w:sz="0" w:space="0" w:color="auto"/>
                  </w:divBdr>
                  <w:divsChild>
                    <w:div w:id="449401442">
                      <w:marLeft w:val="0"/>
                      <w:marRight w:val="0"/>
                      <w:marTop w:val="0"/>
                      <w:marBottom w:val="0"/>
                      <w:divBdr>
                        <w:top w:val="none" w:sz="0" w:space="0" w:color="auto"/>
                        <w:left w:val="none" w:sz="0" w:space="0" w:color="auto"/>
                        <w:bottom w:val="none" w:sz="0" w:space="0" w:color="auto"/>
                        <w:right w:val="none" w:sz="0" w:space="0" w:color="auto"/>
                      </w:divBdr>
                    </w:div>
                  </w:divsChild>
                </w:div>
                <w:div w:id="554389693">
                  <w:marLeft w:val="0"/>
                  <w:marRight w:val="0"/>
                  <w:marTop w:val="0"/>
                  <w:marBottom w:val="0"/>
                  <w:divBdr>
                    <w:top w:val="none" w:sz="0" w:space="0" w:color="auto"/>
                    <w:left w:val="none" w:sz="0" w:space="0" w:color="auto"/>
                    <w:bottom w:val="none" w:sz="0" w:space="0" w:color="auto"/>
                    <w:right w:val="none" w:sz="0" w:space="0" w:color="auto"/>
                  </w:divBdr>
                  <w:divsChild>
                    <w:div w:id="41373857">
                      <w:marLeft w:val="0"/>
                      <w:marRight w:val="0"/>
                      <w:marTop w:val="0"/>
                      <w:marBottom w:val="0"/>
                      <w:divBdr>
                        <w:top w:val="none" w:sz="0" w:space="0" w:color="auto"/>
                        <w:left w:val="none" w:sz="0" w:space="0" w:color="auto"/>
                        <w:bottom w:val="none" w:sz="0" w:space="0" w:color="auto"/>
                        <w:right w:val="none" w:sz="0" w:space="0" w:color="auto"/>
                      </w:divBdr>
                    </w:div>
                    <w:div w:id="1337347058">
                      <w:marLeft w:val="0"/>
                      <w:marRight w:val="0"/>
                      <w:marTop w:val="0"/>
                      <w:marBottom w:val="0"/>
                      <w:divBdr>
                        <w:top w:val="none" w:sz="0" w:space="0" w:color="auto"/>
                        <w:left w:val="none" w:sz="0" w:space="0" w:color="auto"/>
                        <w:bottom w:val="none" w:sz="0" w:space="0" w:color="auto"/>
                        <w:right w:val="none" w:sz="0" w:space="0" w:color="auto"/>
                      </w:divBdr>
                    </w:div>
                  </w:divsChild>
                </w:div>
                <w:div w:id="679116642">
                  <w:marLeft w:val="0"/>
                  <w:marRight w:val="0"/>
                  <w:marTop w:val="0"/>
                  <w:marBottom w:val="0"/>
                  <w:divBdr>
                    <w:top w:val="none" w:sz="0" w:space="0" w:color="auto"/>
                    <w:left w:val="none" w:sz="0" w:space="0" w:color="auto"/>
                    <w:bottom w:val="none" w:sz="0" w:space="0" w:color="auto"/>
                    <w:right w:val="none" w:sz="0" w:space="0" w:color="auto"/>
                  </w:divBdr>
                  <w:divsChild>
                    <w:div w:id="846752796">
                      <w:marLeft w:val="0"/>
                      <w:marRight w:val="0"/>
                      <w:marTop w:val="0"/>
                      <w:marBottom w:val="0"/>
                      <w:divBdr>
                        <w:top w:val="none" w:sz="0" w:space="0" w:color="auto"/>
                        <w:left w:val="none" w:sz="0" w:space="0" w:color="auto"/>
                        <w:bottom w:val="none" w:sz="0" w:space="0" w:color="auto"/>
                        <w:right w:val="none" w:sz="0" w:space="0" w:color="auto"/>
                      </w:divBdr>
                    </w:div>
                    <w:div w:id="1884946950">
                      <w:marLeft w:val="0"/>
                      <w:marRight w:val="0"/>
                      <w:marTop w:val="0"/>
                      <w:marBottom w:val="0"/>
                      <w:divBdr>
                        <w:top w:val="none" w:sz="0" w:space="0" w:color="auto"/>
                        <w:left w:val="none" w:sz="0" w:space="0" w:color="auto"/>
                        <w:bottom w:val="none" w:sz="0" w:space="0" w:color="auto"/>
                        <w:right w:val="none" w:sz="0" w:space="0" w:color="auto"/>
                      </w:divBdr>
                    </w:div>
                  </w:divsChild>
                </w:div>
                <w:div w:id="699402812">
                  <w:marLeft w:val="0"/>
                  <w:marRight w:val="0"/>
                  <w:marTop w:val="0"/>
                  <w:marBottom w:val="0"/>
                  <w:divBdr>
                    <w:top w:val="none" w:sz="0" w:space="0" w:color="auto"/>
                    <w:left w:val="none" w:sz="0" w:space="0" w:color="auto"/>
                    <w:bottom w:val="none" w:sz="0" w:space="0" w:color="auto"/>
                    <w:right w:val="none" w:sz="0" w:space="0" w:color="auto"/>
                  </w:divBdr>
                  <w:divsChild>
                    <w:div w:id="1560283398">
                      <w:marLeft w:val="0"/>
                      <w:marRight w:val="0"/>
                      <w:marTop w:val="0"/>
                      <w:marBottom w:val="0"/>
                      <w:divBdr>
                        <w:top w:val="none" w:sz="0" w:space="0" w:color="auto"/>
                        <w:left w:val="none" w:sz="0" w:space="0" w:color="auto"/>
                        <w:bottom w:val="none" w:sz="0" w:space="0" w:color="auto"/>
                        <w:right w:val="none" w:sz="0" w:space="0" w:color="auto"/>
                      </w:divBdr>
                    </w:div>
                  </w:divsChild>
                </w:div>
                <w:div w:id="744685662">
                  <w:marLeft w:val="0"/>
                  <w:marRight w:val="0"/>
                  <w:marTop w:val="0"/>
                  <w:marBottom w:val="0"/>
                  <w:divBdr>
                    <w:top w:val="none" w:sz="0" w:space="0" w:color="auto"/>
                    <w:left w:val="none" w:sz="0" w:space="0" w:color="auto"/>
                    <w:bottom w:val="none" w:sz="0" w:space="0" w:color="auto"/>
                    <w:right w:val="none" w:sz="0" w:space="0" w:color="auto"/>
                  </w:divBdr>
                  <w:divsChild>
                    <w:div w:id="216429841">
                      <w:marLeft w:val="0"/>
                      <w:marRight w:val="0"/>
                      <w:marTop w:val="0"/>
                      <w:marBottom w:val="0"/>
                      <w:divBdr>
                        <w:top w:val="none" w:sz="0" w:space="0" w:color="auto"/>
                        <w:left w:val="none" w:sz="0" w:space="0" w:color="auto"/>
                        <w:bottom w:val="none" w:sz="0" w:space="0" w:color="auto"/>
                        <w:right w:val="none" w:sz="0" w:space="0" w:color="auto"/>
                      </w:divBdr>
                    </w:div>
                  </w:divsChild>
                </w:div>
                <w:div w:id="770858467">
                  <w:marLeft w:val="0"/>
                  <w:marRight w:val="0"/>
                  <w:marTop w:val="0"/>
                  <w:marBottom w:val="0"/>
                  <w:divBdr>
                    <w:top w:val="none" w:sz="0" w:space="0" w:color="auto"/>
                    <w:left w:val="none" w:sz="0" w:space="0" w:color="auto"/>
                    <w:bottom w:val="none" w:sz="0" w:space="0" w:color="auto"/>
                    <w:right w:val="none" w:sz="0" w:space="0" w:color="auto"/>
                  </w:divBdr>
                  <w:divsChild>
                    <w:div w:id="636641611">
                      <w:marLeft w:val="0"/>
                      <w:marRight w:val="0"/>
                      <w:marTop w:val="0"/>
                      <w:marBottom w:val="0"/>
                      <w:divBdr>
                        <w:top w:val="none" w:sz="0" w:space="0" w:color="auto"/>
                        <w:left w:val="none" w:sz="0" w:space="0" w:color="auto"/>
                        <w:bottom w:val="none" w:sz="0" w:space="0" w:color="auto"/>
                        <w:right w:val="none" w:sz="0" w:space="0" w:color="auto"/>
                      </w:divBdr>
                    </w:div>
                    <w:div w:id="1409840974">
                      <w:marLeft w:val="0"/>
                      <w:marRight w:val="0"/>
                      <w:marTop w:val="0"/>
                      <w:marBottom w:val="0"/>
                      <w:divBdr>
                        <w:top w:val="none" w:sz="0" w:space="0" w:color="auto"/>
                        <w:left w:val="none" w:sz="0" w:space="0" w:color="auto"/>
                        <w:bottom w:val="none" w:sz="0" w:space="0" w:color="auto"/>
                        <w:right w:val="none" w:sz="0" w:space="0" w:color="auto"/>
                      </w:divBdr>
                    </w:div>
                  </w:divsChild>
                </w:div>
                <w:div w:id="903679649">
                  <w:marLeft w:val="0"/>
                  <w:marRight w:val="0"/>
                  <w:marTop w:val="0"/>
                  <w:marBottom w:val="0"/>
                  <w:divBdr>
                    <w:top w:val="none" w:sz="0" w:space="0" w:color="auto"/>
                    <w:left w:val="none" w:sz="0" w:space="0" w:color="auto"/>
                    <w:bottom w:val="none" w:sz="0" w:space="0" w:color="auto"/>
                    <w:right w:val="none" w:sz="0" w:space="0" w:color="auto"/>
                  </w:divBdr>
                  <w:divsChild>
                    <w:div w:id="1081947191">
                      <w:marLeft w:val="0"/>
                      <w:marRight w:val="0"/>
                      <w:marTop w:val="0"/>
                      <w:marBottom w:val="0"/>
                      <w:divBdr>
                        <w:top w:val="none" w:sz="0" w:space="0" w:color="auto"/>
                        <w:left w:val="none" w:sz="0" w:space="0" w:color="auto"/>
                        <w:bottom w:val="none" w:sz="0" w:space="0" w:color="auto"/>
                        <w:right w:val="none" w:sz="0" w:space="0" w:color="auto"/>
                      </w:divBdr>
                    </w:div>
                  </w:divsChild>
                </w:div>
                <w:div w:id="917207756">
                  <w:marLeft w:val="0"/>
                  <w:marRight w:val="0"/>
                  <w:marTop w:val="0"/>
                  <w:marBottom w:val="0"/>
                  <w:divBdr>
                    <w:top w:val="none" w:sz="0" w:space="0" w:color="auto"/>
                    <w:left w:val="none" w:sz="0" w:space="0" w:color="auto"/>
                    <w:bottom w:val="none" w:sz="0" w:space="0" w:color="auto"/>
                    <w:right w:val="none" w:sz="0" w:space="0" w:color="auto"/>
                  </w:divBdr>
                  <w:divsChild>
                    <w:div w:id="761534697">
                      <w:marLeft w:val="0"/>
                      <w:marRight w:val="0"/>
                      <w:marTop w:val="0"/>
                      <w:marBottom w:val="0"/>
                      <w:divBdr>
                        <w:top w:val="none" w:sz="0" w:space="0" w:color="auto"/>
                        <w:left w:val="none" w:sz="0" w:space="0" w:color="auto"/>
                        <w:bottom w:val="none" w:sz="0" w:space="0" w:color="auto"/>
                        <w:right w:val="none" w:sz="0" w:space="0" w:color="auto"/>
                      </w:divBdr>
                    </w:div>
                  </w:divsChild>
                </w:div>
                <w:div w:id="937980073">
                  <w:marLeft w:val="0"/>
                  <w:marRight w:val="0"/>
                  <w:marTop w:val="0"/>
                  <w:marBottom w:val="0"/>
                  <w:divBdr>
                    <w:top w:val="none" w:sz="0" w:space="0" w:color="auto"/>
                    <w:left w:val="none" w:sz="0" w:space="0" w:color="auto"/>
                    <w:bottom w:val="none" w:sz="0" w:space="0" w:color="auto"/>
                    <w:right w:val="none" w:sz="0" w:space="0" w:color="auto"/>
                  </w:divBdr>
                  <w:divsChild>
                    <w:div w:id="405036323">
                      <w:marLeft w:val="0"/>
                      <w:marRight w:val="0"/>
                      <w:marTop w:val="0"/>
                      <w:marBottom w:val="0"/>
                      <w:divBdr>
                        <w:top w:val="none" w:sz="0" w:space="0" w:color="auto"/>
                        <w:left w:val="none" w:sz="0" w:space="0" w:color="auto"/>
                        <w:bottom w:val="none" w:sz="0" w:space="0" w:color="auto"/>
                        <w:right w:val="none" w:sz="0" w:space="0" w:color="auto"/>
                      </w:divBdr>
                    </w:div>
                  </w:divsChild>
                </w:div>
                <w:div w:id="943224081">
                  <w:marLeft w:val="0"/>
                  <w:marRight w:val="0"/>
                  <w:marTop w:val="0"/>
                  <w:marBottom w:val="0"/>
                  <w:divBdr>
                    <w:top w:val="none" w:sz="0" w:space="0" w:color="auto"/>
                    <w:left w:val="none" w:sz="0" w:space="0" w:color="auto"/>
                    <w:bottom w:val="none" w:sz="0" w:space="0" w:color="auto"/>
                    <w:right w:val="none" w:sz="0" w:space="0" w:color="auto"/>
                  </w:divBdr>
                  <w:divsChild>
                    <w:div w:id="2074697759">
                      <w:marLeft w:val="0"/>
                      <w:marRight w:val="0"/>
                      <w:marTop w:val="0"/>
                      <w:marBottom w:val="0"/>
                      <w:divBdr>
                        <w:top w:val="none" w:sz="0" w:space="0" w:color="auto"/>
                        <w:left w:val="none" w:sz="0" w:space="0" w:color="auto"/>
                        <w:bottom w:val="none" w:sz="0" w:space="0" w:color="auto"/>
                        <w:right w:val="none" w:sz="0" w:space="0" w:color="auto"/>
                      </w:divBdr>
                    </w:div>
                  </w:divsChild>
                </w:div>
                <w:div w:id="976031742">
                  <w:marLeft w:val="0"/>
                  <w:marRight w:val="0"/>
                  <w:marTop w:val="0"/>
                  <w:marBottom w:val="0"/>
                  <w:divBdr>
                    <w:top w:val="none" w:sz="0" w:space="0" w:color="auto"/>
                    <w:left w:val="none" w:sz="0" w:space="0" w:color="auto"/>
                    <w:bottom w:val="none" w:sz="0" w:space="0" w:color="auto"/>
                    <w:right w:val="none" w:sz="0" w:space="0" w:color="auto"/>
                  </w:divBdr>
                  <w:divsChild>
                    <w:div w:id="1577474369">
                      <w:marLeft w:val="0"/>
                      <w:marRight w:val="0"/>
                      <w:marTop w:val="0"/>
                      <w:marBottom w:val="0"/>
                      <w:divBdr>
                        <w:top w:val="none" w:sz="0" w:space="0" w:color="auto"/>
                        <w:left w:val="none" w:sz="0" w:space="0" w:color="auto"/>
                        <w:bottom w:val="none" w:sz="0" w:space="0" w:color="auto"/>
                        <w:right w:val="none" w:sz="0" w:space="0" w:color="auto"/>
                      </w:divBdr>
                    </w:div>
                  </w:divsChild>
                </w:div>
                <w:div w:id="1085154933">
                  <w:marLeft w:val="0"/>
                  <w:marRight w:val="0"/>
                  <w:marTop w:val="0"/>
                  <w:marBottom w:val="0"/>
                  <w:divBdr>
                    <w:top w:val="none" w:sz="0" w:space="0" w:color="auto"/>
                    <w:left w:val="none" w:sz="0" w:space="0" w:color="auto"/>
                    <w:bottom w:val="none" w:sz="0" w:space="0" w:color="auto"/>
                    <w:right w:val="none" w:sz="0" w:space="0" w:color="auto"/>
                  </w:divBdr>
                  <w:divsChild>
                    <w:div w:id="1385450967">
                      <w:marLeft w:val="0"/>
                      <w:marRight w:val="0"/>
                      <w:marTop w:val="0"/>
                      <w:marBottom w:val="0"/>
                      <w:divBdr>
                        <w:top w:val="none" w:sz="0" w:space="0" w:color="auto"/>
                        <w:left w:val="none" w:sz="0" w:space="0" w:color="auto"/>
                        <w:bottom w:val="none" w:sz="0" w:space="0" w:color="auto"/>
                        <w:right w:val="none" w:sz="0" w:space="0" w:color="auto"/>
                      </w:divBdr>
                    </w:div>
                  </w:divsChild>
                </w:div>
                <w:div w:id="1224755313">
                  <w:marLeft w:val="0"/>
                  <w:marRight w:val="0"/>
                  <w:marTop w:val="0"/>
                  <w:marBottom w:val="0"/>
                  <w:divBdr>
                    <w:top w:val="none" w:sz="0" w:space="0" w:color="auto"/>
                    <w:left w:val="none" w:sz="0" w:space="0" w:color="auto"/>
                    <w:bottom w:val="none" w:sz="0" w:space="0" w:color="auto"/>
                    <w:right w:val="none" w:sz="0" w:space="0" w:color="auto"/>
                  </w:divBdr>
                  <w:divsChild>
                    <w:div w:id="1131289347">
                      <w:marLeft w:val="0"/>
                      <w:marRight w:val="0"/>
                      <w:marTop w:val="0"/>
                      <w:marBottom w:val="0"/>
                      <w:divBdr>
                        <w:top w:val="none" w:sz="0" w:space="0" w:color="auto"/>
                        <w:left w:val="none" w:sz="0" w:space="0" w:color="auto"/>
                        <w:bottom w:val="none" w:sz="0" w:space="0" w:color="auto"/>
                        <w:right w:val="none" w:sz="0" w:space="0" w:color="auto"/>
                      </w:divBdr>
                    </w:div>
                  </w:divsChild>
                </w:div>
                <w:div w:id="1306665020">
                  <w:marLeft w:val="0"/>
                  <w:marRight w:val="0"/>
                  <w:marTop w:val="0"/>
                  <w:marBottom w:val="0"/>
                  <w:divBdr>
                    <w:top w:val="none" w:sz="0" w:space="0" w:color="auto"/>
                    <w:left w:val="none" w:sz="0" w:space="0" w:color="auto"/>
                    <w:bottom w:val="none" w:sz="0" w:space="0" w:color="auto"/>
                    <w:right w:val="none" w:sz="0" w:space="0" w:color="auto"/>
                  </w:divBdr>
                  <w:divsChild>
                    <w:div w:id="1957176047">
                      <w:marLeft w:val="0"/>
                      <w:marRight w:val="0"/>
                      <w:marTop w:val="0"/>
                      <w:marBottom w:val="0"/>
                      <w:divBdr>
                        <w:top w:val="none" w:sz="0" w:space="0" w:color="auto"/>
                        <w:left w:val="none" w:sz="0" w:space="0" w:color="auto"/>
                        <w:bottom w:val="none" w:sz="0" w:space="0" w:color="auto"/>
                        <w:right w:val="none" w:sz="0" w:space="0" w:color="auto"/>
                      </w:divBdr>
                    </w:div>
                  </w:divsChild>
                </w:div>
                <w:div w:id="1346665376">
                  <w:marLeft w:val="0"/>
                  <w:marRight w:val="0"/>
                  <w:marTop w:val="0"/>
                  <w:marBottom w:val="0"/>
                  <w:divBdr>
                    <w:top w:val="none" w:sz="0" w:space="0" w:color="auto"/>
                    <w:left w:val="none" w:sz="0" w:space="0" w:color="auto"/>
                    <w:bottom w:val="none" w:sz="0" w:space="0" w:color="auto"/>
                    <w:right w:val="none" w:sz="0" w:space="0" w:color="auto"/>
                  </w:divBdr>
                  <w:divsChild>
                    <w:div w:id="1460301744">
                      <w:marLeft w:val="0"/>
                      <w:marRight w:val="0"/>
                      <w:marTop w:val="0"/>
                      <w:marBottom w:val="0"/>
                      <w:divBdr>
                        <w:top w:val="none" w:sz="0" w:space="0" w:color="auto"/>
                        <w:left w:val="none" w:sz="0" w:space="0" w:color="auto"/>
                        <w:bottom w:val="none" w:sz="0" w:space="0" w:color="auto"/>
                        <w:right w:val="none" w:sz="0" w:space="0" w:color="auto"/>
                      </w:divBdr>
                    </w:div>
                  </w:divsChild>
                </w:div>
                <w:div w:id="1514567559">
                  <w:marLeft w:val="0"/>
                  <w:marRight w:val="0"/>
                  <w:marTop w:val="0"/>
                  <w:marBottom w:val="0"/>
                  <w:divBdr>
                    <w:top w:val="none" w:sz="0" w:space="0" w:color="auto"/>
                    <w:left w:val="none" w:sz="0" w:space="0" w:color="auto"/>
                    <w:bottom w:val="none" w:sz="0" w:space="0" w:color="auto"/>
                    <w:right w:val="none" w:sz="0" w:space="0" w:color="auto"/>
                  </w:divBdr>
                  <w:divsChild>
                    <w:div w:id="389235066">
                      <w:marLeft w:val="0"/>
                      <w:marRight w:val="0"/>
                      <w:marTop w:val="0"/>
                      <w:marBottom w:val="0"/>
                      <w:divBdr>
                        <w:top w:val="none" w:sz="0" w:space="0" w:color="auto"/>
                        <w:left w:val="none" w:sz="0" w:space="0" w:color="auto"/>
                        <w:bottom w:val="none" w:sz="0" w:space="0" w:color="auto"/>
                        <w:right w:val="none" w:sz="0" w:space="0" w:color="auto"/>
                      </w:divBdr>
                    </w:div>
                    <w:div w:id="1764302786">
                      <w:marLeft w:val="0"/>
                      <w:marRight w:val="0"/>
                      <w:marTop w:val="0"/>
                      <w:marBottom w:val="0"/>
                      <w:divBdr>
                        <w:top w:val="none" w:sz="0" w:space="0" w:color="auto"/>
                        <w:left w:val="none" w:sz="0" w:space="0" w:color="auto"/>
                        <w:bottom w:val="none" w:sz="0" w:space="0" w:color="auto"/>
                        <w:right w:val="none" w:sz="0" w:space="0" w:color="auto"/>
                      </w:divBdr>
                    </w:div>
                    <w:div w:id="2096660067">
                      <w:marLeft w:val="0"/>
                      <w:marRight w:val="0"/>
                      <w:marTop w:val="0"/>
                      <w:marBottom w:val="0"/>
                      <w:divBdr>
                        <w:top w:val="none" w:sz="0" w:space="0" w:color="auto"/>
                        <w:left w:val="none" w:sz="0" w:space="0" w:color="auto"/>
                        <w:bottom w:val="none" w:sz="0" w:space="0" w:color="auto"/>
                        <w:right w:val="none" w:sz="0" w:space="0" w:color="auto"/>
                      </w:divBdr>
                    </w:div>
                  </w:divsChild>
                </w:div>
                <w:div w:id="1589920911">
                  <w:marLeft w:val="0"/>
                  <w:marRight w:val="0"/>
                  <w:marTop w:val="0"/>
                  <w:marBottom w:val="0"/>
                  <w:divBdr>
                    <w:top w:val="none" w:sz="0" w:space="0" w:color="auto"/>
                    <w:left w:val="none" w:sz="0" w:space="0" w:color="auto"/>
                    <w:bottom w:val="none" w:sz="0" w:space="0" w:color="auto"/>
                    <w:right w:val="none" w:sz="0" w:space="0" w:color="auto"/>
                  </w:divBdr>
                  <w:divsChild>
                    <w:div w:id="1306082527">
                      <w:marLeft w:val="0"/>
                      <w:marRight w:val="0"/>
                      <w:marTop w:val="0"/>
                      <w:marBottom w:val="0"/>
                      <w:divBdr>
                        <w:top w:val="none" w:sz="0" w:space="0" w:color="auto"/>
                        <w:left w:val="none" w:sz="0" w:space="0" w:color="auto"/>
                        <w:bottom w:val="none" w:sz="0" w:space="0" w:color="auto"/>
                        <w:right w:val="none" w:sz="0" w:space="0" w:color="auto"/>
                      </w:divBdr>
                    </w:div>
                  </w:divsChild>
                </w:div>
                <w:div w:id="1641887841">
                  <w:marLeft w:val="0"/>
                  <w:marRight w:val="0"/>
                  <w:marTop w:val="0"/>
                  <w:marBottom w:val="0"/>
                  <w:divBdr>
                    <w:top w:val="none" w:sz="0" w:space="0" w:color="auto"/>
                    <w:left w:val="none" w:sz="0" w:space="0" w:color="auto"/>
                    <w:bottom w:val="none" w:sz="0" w:space="0" w:color="auto"/>
                    <w:right w:val="none" w:sz="0" w:space="0" w:color="auto"/>
                  </w:divBdr>
                  <w:divsChild>
                    <w:div w:id="393429152">
                      <w:marLeft w:val="0"/>
                      <w:marRight w:val="0"/>
                      <w:marTop w:val="0"/>
                      <w:marBottom w:val="0"/>
                      <w:divBdr>
                        <w:top w:val="none" w:sz="0" w:space="0" w:color="auto"/>
                        <w:left w:val="none" w:sz="0" w:space="0" w:color="auto"/>
                        <w:bottom w:val="none" w:sz="0" w:space="0" w:color="auto"/>
                        <w:right w:val="none" w:sz="0" w:space="0" w:color="auto"/>
                      </w:divBdr>
                    </w:div>
                  </w:divsChild>
                </w:div>
                <w:div w:id="1673215222">
                  <w:marLeft w:val="0"/>
                  <w:marRight w:val="0"/>
                  <w:marTop w:val="0"/>
                  <w:marBottom w:val="0"/>
                  <w:divBdr>
                    <w:top w:val="none" w:sz="0" w:space="0" w:color="auto"/>
                    <w:left w:val="none" w:sz="0" w:space="0" w:color="auto"/>
                    <w:bottom w:val="none" w:sz="0" w:space="0" w:color="auto"/>
                    <w:right w:val="none" w:sz="0" w:space="0" w:color="auto"/>
                  </w:divBdr>
                  <w:divsChild>
                    <w:div w:id="634062991">
                      <w:marLeft w:val="0"/>
                      <w:marRight w:val="0"/>
                      <w:marTop w:val="0"/>
                      <w:marBottom w:val="0"/>
                      <w:divBdr>
                        <w:top w:val="none" w:sz="0" w:space="0" w:color="auto"/>
                        <w:left w:val="none" w:sz="0" w:space="0" w:color="auto"/>
                        <w:bottom w:val="none" w:sz="0" w:space="0" w:color="auto"/>
                        <w:right w:val="none" w:sz="0" w:space="0" w:color="auto"/>
                      </w:divBdr>
                    </w:div>
                  </w:divsChild>
                </w:div>
                <w:div w:id="1692679641">
                  <w:marLeft w:val="0"/>
                  <w:marRight w:val="0"/>
                  <w:marTop w:val="0"/>
                  <w:marBottom w:val="0"/>
                  <w:divBdr>
                    <w:top w:val="none" w:sz="0" w:space="0" w:color="auto"/>
                    <w:left w:val="none" w:sz="0" w:space="0" w:color="auto"/>
                    <w:bottom w:val="none" w:sz="0" w:space="0" w:color="auto"/>
                    <w:right w:val="none" w:sz="0" w:space="0" w:color="auto"/>
                  </w:divBdr>
                  <w:divsChild>
                    <w:div w:id="983503522">
                      <w:marLeft w:val="0"/>
                      <w:marRight w:val="0"/>
                      <w:marTop w:val="0"/>
                      <w:marBottom w:val="0"/>
                      <w:divBdr>
                        <w:top w:val="none" w:sz="0" w:space="0" w:color="auto"/>
                        <w:left w:val="none" w:sz="0" w:space="0" w:color="auto"/>
                        <w:bottom w:val="none" w:sz="0" w:space="0" w:color="auto"/>
                        <w:right w:val="none" w:sz="0" w:space="0" w:color="auto"/>
                      </w:divBdr>
                    </w:div>
                  </w:divsChild>
                </w:div>
                <w:div w:id="1780566874">
                  <w:marLeft w:val="0"/>
                  <w:marRight w:val="0"/>
                  <w:marTop w:val="0"/>
                  <w:marBottom w:val="0"/>
                  <w:divBdr>
                    <w:top w:val="none" w:sz="0" w:space="0" w:color="auto"/>
                    <w:left w:val="none" w:sz="0" w:space="0" w:color="auto"/>
                    <w:bottom w:val="none" w:sz="0" w:space="0" w:color="auto"/>
                    <w:right w:val="none" w:sz="0" w:space="0" w:color="auto"/>
                  </w:divBdr>
                  <w:divsChild>
                    <w:div w:id="92480527">
                      <w:marLeft w:val="0"/>
                      <w:marRight w:val="0"/>
                      <w:marTop w:val="0"/>
                      <w:marBottom w:val="0"/>
                      <w:divBdr>
                        <w:top w:val="none" w:sz="0" w:space="0" w:color="auto"/>
                        <w:left w:val="none" w:sz="0" w:space="0" w:color="auto"/>
                        <w:bottom w:val="none" w:sz="0" w:space="0" w:color="auto"/>
                        <w:right w:val="none" w:sz="0" w:space="0" w:color="auto"/>
                      </w:divBdr>
                    </w:div>
                  </w:divsChild>
                </w:div>
                <w:div w:id="1840002513">
                  <w:marLeft w:val="0"/>
                  <w:marRight w:val="0"/>
                  <w:marTop w:val="0"/>
                  <w:marBottom w:val="0"/>
                  <w:divBdr>
                    <w:top w:val="none" w:sz="0" w:space="0" w:color="auto"/>
                    <w:left w:val="none" w:sz="0" w:space="0" w:color="auto"/>
                    <w:bottom w:val="none" w:sz="0" w:space="0" w:color="auto"/>
                    <w:right w:val="none" w:sz="0" w:space="0" w:color="auto"/>
                  </w:divBdr>
                  <w:divsChild>
                    <w:div w:id="1436822867">
                      <w:marLeft w:val="0"/>
                      <w:marRight w:val="0"/>
                      <w:marTop w:val="0"/>
                      <w:marBottom w:val="0"/>
                      <w:divBdr>
                        <w:top w:val="none" w:sz="0" w:space="0" w:color="auto"/>
                        <w:left w:val="none" w:sz="0" w:space="0" w:color="auto"/>
                        <w:bottom w:val="none" w:sz="0" w:space="0" w:color="auto"/>
                        <w:right w:val="none" w:sz="0" w:space="0" w:color="auto"/>
                      </w:divBdr>
                    </w:div>
                  </w:divsChild>
                </w:div>
                <w:div w:id="1927575386">
                  <w:marLeft w:val="0"/>
                  <w:marRight w:val="0"/>
                  <w:marTop w:val="0"/>
                  <w:marBottom w:val="0"/>
                  <w:divBdr>
                    <w:top w:val="none" w:sz="0" w:space="0" w:color="auto"/>
                    <w:left w:val="none" w:sz="0" w:space="0" w:color="auto"/>
                    <w:bottom w:val="none" w:sz="0" w:space="0" w:color="auto"/>
                    <w:right w:val="none" w:sz="0" w:space="0" w:color="auto"/>
                  </w:divBdr>
                  <w:divsChild>
                    <w:div w:id="319038856">
                      <w:marLeft w:val="0"/>
                      <w:marRight w:val="0"/>
                      <w:marTop w:val="0"/>
                      <w:marBottom w:val="0"/>
                      <w:divBdr>
                        <w:top w:val="none" w:sz="0" w:space="0" w:color="auto"/>
                        <w:left w:val="none" w:sz="0" w:space="0" w:color="auto"/>
                        <w:bottom w:val="none" w:sz="0" w:space="0" w:color="auto"/>
                        <w:right w:val="none" w:sz="0" w:space="0" w:color="auto"/>
                      </w:divBdr>
                    </w:div>
                  </w:divsChild>
                </w:div>
                <w:div w:id="1958902664">
                  <w:marLeft w:val="0"/>
                  <w:marRight w:val="0"/>
                  <w:marTop w:val="0"/>
                  <w:marBottom w:val="0"/>
                  <w:divBdr>
                    <w:top w:val="none" w:sz="0" w:space="0" w:color="auto"/>
                    <w:left w:val="none" w:sz="0" w:space="0" w:color="auto"/>
                    <w:bottom w:val="none" w:sz="0" w:space="0" w:color="auto"/>
                    <w:right w:val="none" w:sz="0" w:space="0" w:color="auto"/>
                  </w:divBdr>
                  <w:divsChild>
                    <w:div w:id="23648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622656">
          <w:marLeft w:val="0"/>
          <w:marRight w:val="0"/>
          <w:marTop w:val="0"/>
          <w:marBottom w:val="0"/>
          <w:divBdr>
            <w:top w:val="none" w:sz="0" w:space="0" w:color="auto"/>
            <w:left w:val="none" w:sz="0" w:space="0" w:color="auto"/>
            <w:bottom w:val="none" w:sz="0" w:space="0" w:color="auto"/>
            <w:right w:val="none" w:sz="0" w:space="0" w:color="auto"/>
          </w:divBdr>
        </w:div>
        <w:div w:id="512426695">
          <w:marLeft w:val="0"/>
          <w:marRight w:val="0"/>
          <w:marTop w:val="0"/>
          <w:marBottom w:val="0"/>
          <w:divBdr>
            <w:top w:val="none" w:sz="0" w:space="0" w:color="auto"/>
            <w:left w:val="none" w:sz="0" w:space="0" w:color="auto"/>
            <w:bottom w:val="none" w:sz="0" w:space="0" w:color="auto"/>
            <w:right w:val="none" w:sz="0" w:space="0" w:color="auto"/>
          </w:divBdr>
        </w:div>
        <w:div w:id="537475280">
          <w:marLeft w:val="0"/>
          <w:marRight w:val="0"/>
          <w:marTop w:val="0"/>
          <w:marBottom w:val="0"/>
          <w:divBdr>
            <w:top w:val="none" w:sz="0" w:space="0" w:color="auto"/>
            <w:left w:val="none" w:sz="0" w:space="0" w:color="auto"/>
            <w:bottom w:val="none" w:sz="0" w:space="0" w:color="auto"/>
            <w:right w:val="none" w:sz="0" w:space="0" w:color="auto"/>
          </w:divBdr>
        </w:div>
        <w:div w:id="663319188">
          <w:marLeft w:val="0"/>
          <w:marRight w:val="0"/>
          <w:marTop w:val="0"/>
          <w:marBottom w:val="0"/>
          <w:divBdr>
            <w:top w:val="none" w:sz="0" w:space="0" w:color="auto"/>
            <w:left w:val="none" w:sz="0" w:space="0" w:color="auto"/>
            <w:bottom w:val="none" w:sz="0" w:space="0" w:color="auto"/>
            <w:right w:val="none" w:sz="0" w:space="0" w:color="auto"/>
          </w:divBdr>
          <w:divsChild>
            <w:div w:id="1757969438">
              <w:marLeft w:val="-75"/>
              <w:marRight w:val="0"/>
              <w:marTop w:val="30"/>
              <w:marBottom w:val="30"/>
              <w:divBdr>
                <w:top w:val="none" w:sz="0" w:space="0" w:color="auto"/>
                <w:left w:val="none" w:sz="0" w:space="0" w:color="auto"/>
                <w:bottom w:val="none" w:sz="0" w:space="0" w:color="auto"/>
                <w:right w:val="none" w:sz="0" w:space="0" w:color="auto"/>
              </w:divBdr>
              <w:divsChild>
                <w:div w:id="93600607">
                  <w:marLeft w:val="0"/>
                  <w:marRight w:val="0"/>
                  <w:marTop w:val="0"/>
                  <w:marBottom w:val="0"/>
                  <w:divBdr>
                    <w:top w:val="none" w:sz="0" w:space="0" w:color="auto"/>
                    <w:left w:val="none" w:sz="0" w:space="0" w:color="auto"/>
                    <w:bottom w:val="none" w:sz="0" w:space="0" w:color="auto"/>
                    <w:right w:val="none" w:sz="0" w:space="0" w:color="auto"/>
                  </w:divBdr>
                  <w:divsChild>
                    <w:div w:id="1979064976">
                      <w:marLeft w:val="0"/>
                      <w:marRight w:val="0"/>
                      <w:marTop w:val="0"/>
                      <w:marBottom w:val="0"/>
                      <w:divBdr>
                        <w:top w:val="none" w:sz="0" w:space="0" w:color="auto"/>
                        <w:left w:val="none" w:sz="0" w:space="0" w:color="auto"/>
                        <w:bottom w:val="none" w:sz="0" w:space="0" w:color="auto"/>
                        <w:right w:val="none" w:sz="0" w:space="0" w:color="auto"/>
                      </w:divBdr>
                    </w:div>
                  </w:divsChild>
                </w:div>
                <w:div w:id="293414290">
                  <w:marLeft w:val="0"/>
                  <w:marRight w:val="0"/>
                  <w:marTop w:val="0"/>
                  <w:marBottom w:val="0"/>
                  <w:divBdr>
                    <w:top w:val="none" w:sz="0" w:space="0" w:color="auto"/>
                    <w:left w:val="none" w:sz="0" w:space="0" w:color="auto"/>
                    <w:bottom w:val="none" w:sz="0" w:space="0" w:color="auto"/>
                    <w:right w:val="none" w:sz="0" w:space="0" w:color="auto"/>
                  </w:divBdr>
                  <w:divsChild>
                    <w:div w:id="555701438">
                      <w:marLeft w:val="0"/>
                      <w:marRight w:val="0"/>
                      <w:marTop w:val="0"/>
                      <w:marBottom w:val="0"/>
                      <w:divBdr>
                        <w:top w:val="none" w:sz="0" w:space="0" w:color="auto"/>
                        <w:left w:val="none" w:sz="0" w:space="0" w:color="auto"/>
                        <w:bottom w:val="none" w:sz="0" w:space="0" w:color="auto"/>
                        <w:right w:val="none" w:sz="0" w:space="0" w:color="auto"/>
                      </w:divBdr>
                    </w:div>
                  </w:divsChild>
                </w:div>
                <w:div w:id="307708765">
                  <w:marLeft w:val="0"/>
                  <w:marRight w:val="0"/>
                  <w:marTop w:val="0"/>
                  <w:marBottom w:val="0"/>
                  <w:divBdr>
                    <w:top w:val="none" w:sz="0" w:space="0" w:color="auto"/>
                    <w:left w:val="none" w:sz="0" w:space="0" w:color="auto"/>
                    <w:bottom w:val="none" w:sz="0" w:space="0" w:color="auto"/>
                    <w:right w:val="none" w:sz="0" w:space="0" w:color="auto"/>
                  </w:divBdr>
                  <w:divsChild>
                    <w:div w:id="1243416223">
                      <w:marLeft w:val="0"/>
                      <w:marRight w:val="0"/>
                      <w:marTop w:val="0"/>
                      <w:marBottom w:val="0"/>
                      <w:divBdr>
                        <w:top w:val="none" w:sz="0" w:space="0" w:color="auto"/>
                        <w:left w:val="none" w:sz="0" w:space="0" w:color="auto"/>
                        <w:bottom w:val="none" w:sz="0" w:space="0" w:color="auto"/>
                        <w:right w:val="none" w:sz="0" w:space="0" w:color="auto"/>
                      </w:divBdr>
                    </w:div>
                  </w:divsChild>
                </w:div>
                <w:div w:id="371225437">
                  <w:marLeft w:val="0"/>
                  <w:marRight w:val="0"/>
                  <w:marTop w:val="0"/>
                  <w:marBottom w:val="0"/>
                  <w:divBdr>
                    <w:top w:val="none" w:sz="0" w:space="0" w:color="auto"/>
                    <w:left w:val="none" w:sz="0" w:space="0" w:color="auto"/>
                    <w:bottom w:val="none" w:sz="0" w:space="0" w:color="auto"/>
                    <w:right w:val="none" w:sz="0" w:space="0" w:color="auto"/>
                  </w:divBdr>
                  <w:divsChild>
                    <w:div w:id="981739356">
                      <w:marLeft w:val="0"/>
                      <w:marRight w:val="0"/>
                      <w:marTop w:val="0"/>
                      <w:marBottom w:val="0"/>
                      <w:divBdr>
                        <w:top w:val="none" w:sz="0" w:space="0" w:color="auto"/>
                        <w:left w:val="none" w:sz="0" w:space="0" w:color="auto"/>
                        <w:bottom w:val="none" w:sz="0" w:space="0" w:color="auto"/>
                        <w:right w:val="none" w:sz="0" w:space="0" w:color="auto"/>
                      </w:divBdr>
                    </w:div>
                  </w:divsChild>
                </w:div>
                <w:div w:id="386951327">
                  <w:marLeft w:val="0"/>
                  <w:marRight w:val="0"/>
                  <w:marTop w:val="0"/>
                  <w:marBottom w:val="0"/>
                  <w:divBdr>
                    <w:top w:val="none" w:sz="0" w:space="0" w:color="auto"/>
                    <w:left w:val="none" w:sz="0" w:space="0" w:color="auto"/>
                    <w:bottom w:val="none" w:sz="0" w:space="0" w:color="auto"/>
                    <w:right w:val="none" w:sz="0" w:space="0" w:color="auto"/>
                  </w:divBdr>
                  <w:divsChild>
                    <w:div w:id="1747458761">
                      <w:marLeft w:val="0"/>
                      <w:marRight w:val="0"/>
                      <w:marTop w:val="0"/>
                      <w:marBottom w:val="0"/>
                      <w:divBdr>
                        <w:top w:val="none" w:sz="0" w:space="0" w:color="auto"/>
                        <w:left w:val="none" w:sz="0" w:space="0" w:color="auto"/>
                        <w:bottom w:val="none" w:sz="0" w:space="0" w:color="auto"/>
                        <w:right w:val="none" w:sz="0" w:space="0" w:color="auto"/>
                      </w:divBdr>
                    </w:div>
                  </w:divsChild>
                </w:div>
                <w:div w:id="416942009">
                  <w:marLeft w:val="0"/>
                  <w:marRight w:val="0"/>
                  <w:marTop w:val="0"/>
                  <w:marBottom w:val="0"/>
                  <w:divBdr>
                    <w:top w:val="none" w:sz="0" w:space="0" w:color="auto"/>
                    <w:left w:val="none" w:sz="0" w:space="0" w:color="auto"/>
                    <w:bottom w:val="none" w:sz="0" w:space="0" w:color="auto"/>
                    <w:right w:val="none" w:sz="0" w:space="0" w:color="auto"/>
                  </w:divBdr>
                  <w:divsChild>
                    <w:div w:id="1689409893">
                      <w:marLeft w:val="0"/>
                      <w:marRight w:val="0"/>
                      <w:marTop w:val="0"/>
                      <w:marBottom w:val="0"/>
                      <w:divBdr>
                        <w:top w:val="none" w:sz="0" w:space="0" w:color="auto"/>
                        <w:left w:val="none" w:sz="0" w:space="0" w:color="auto"/>
                        <w:bottom w:val="none" w:sz="0" w:space="0" w:color="auto"/>
                        <w:right w:val="none" w:sz="0" w:space="0" w:color="auto"/>
                      </w:divBdr>
                    </w:div>
                  </w:divsChild>
                </w:div>
                <w:div w:id="427696483">
                  <w:marLeft w:val="0"/>
                  <w:marRight w:val="0"/>
                  <w:marTop w:val="0"/>
                  <w:marBottom w:val="0"/>
                  <w:divBdr>
                    <w:top w:val="none" w:sz="0" w:space="0" w:color="auto"/>
                    <w:left w:val="none" w:sz="0" w:space="0" w:color="auto"/>
                    <w:bottom w:val="none" w:sz="0" w:space="0" w:color="auto"/>
                    <w:right w:val="none" w:sz="0" w:space="0" w:color="auto"/>
                  </w:divBdr>
                  <w:divsChild>
                    <w:div w:id="958800381">
                      <w:marLeft w:val="0"/>
                      <w:marRight w:val="0"/>
                      <w:marTop w:val="0"/>
                      <w:marBottom w:val="0"/>
                      <w:divBdr>
                        <w:top w:val="none" w:sz="0" w:space="0" w:color="auto"/>
                        <w:left w:val="none" w:sz="0" w:space="0" w:color="auto"/>
                        <w:bottom w:val="none" w:sz="0" w:space="0" w:color="auto"/>
                        <w:right w:val="none" w:sz="0" w:space="0" w:color="auto"/>
                      </w:divBdr>
                    </w:div>
                    <w:div w:id="2127037351">
                      <w:marLeft w:val="0"/>
                      <w:marRight w:val="0"/>
                      <w:marTop w:val="0"/>
                      <w:marBottom w:val="0"/>
                      <w:divBdr>
                        <w:top w:val="none" w:sz="0" w:space="0" w:color="auto"/>
                        <w:left w:val="none" w:sz="0" w:space="0" w:color="auto"/>
                        <w:bottom w:val="none" w:sz="0" w:space="0" w:color="auto"/>
                        <w:right w:val="none" w:sz="0" w:space="0" w:color="auto"/>
                      </w:divBdr>
                    </w:div>
                  </w:divsChild>
                </w:div>
                <w:div w:id="588320380">
                  <w:marLeft w:val="0"/>
                  <w:marRight w:val="0"/>
                  <w:marTop w:val="0"/>
                  <w:marBottom w:val="0"/>
                  <w:divBdr>
                    <w:top w:val="none" w:sz="0" w:space="0" w:color="auto"/>
                    <w:left w:val="none" w:sz="0" w:space="0" w:color="auto"/>
                    <w:bottom w:val="none" w:sz="0" w:space="0" w:color="auto"/>
                    <w:right w:val="none" w:sz="0" w:space="0" w:color="auto"/>
                  </w:divBdr>
                  <w:divsChild>
                    <w:div w:id="1536314467">
                      <w:marLeft w:val="0"/>
                      <w:marRight w:val="0"/>
                      <w:marTop w:val="0"/>
                      <w:marBottom w:val="0"/>
                      <w:divBdr>
                        <w:top w:val="none" w:sz="0" w:space="0" w:color="auto"/>
                        <w:left w:val="none" w:sz="0" w:space="0" w:color="auto"/>
                        <w:bottom w:val="none" w:sz="0" w:space="0" w:color="auto"/>
                        <w:right w:val="none" w:sz="0" w:space="0" w:color="auto"/>
                      </w:divBdr>
                    </w:div>
                  </w:divsChild>
                </w:div>
                <w:div w:id="1336805858">
                  <w:marLeft w:val="0"/>
                  <w:marRight w:val="0"/>
                  <w:marTop w:val="0"/>
                  <w:marBottom w:val="0"/>
                  <w:divBdr>
                    <w:top w:val="none" w:sz="0" w:space="0" w:color="auto"/>
                    <w:left w:val="none" w:sz="0" w:space="0" w:color="auto"/>
                    <w:bottom w:val="none" w:sz="0" w:space="0" w:color="auto"/>
                    <w:right w:val="none" w:sz="0" w:space="0" w:color="auto"/>
                  </w:divBdr>
                  <w:divsChild>
                    <w:div w:id="1102529359">
                      <w:marLeft w:val="0"/>
                      <w:marRight w:val="0"/>
                      <w:marTop w:val="0"/>
                      <w:marBottom w:val="0"/>
                      <w:divBdr>
                        <w:top w:val="none" w:sz="0" w:space="0" w:color="auto"/>
                        <w:left w:val="none" w:sz="0" w:space="0" w:color="auto"/>
                        <w:bottom w:val="none" w:sz="0" w:space="0" w:color="auto"/>
                        <w:right w:val="none" w:sz="0" w:space="0" w:color="auto"/>
                      </w:divBdr>
                    </w:div>
                  </w:divsChild>
                </w:div>
                <w:div w:id="1524974187">
                  <w:marLeft w:val="0"/>
                  <w:marRight w:val="0"/>
                  <w:marTop w:val="0"/>
                  <w:marBottom w:val="0"/>
                  <w:divBdr>
                    <w:top w:val="none" w:sz="0" w:space="0" w:color="auto"/>
                    <w:left w:val="none" w:sz="0" w:space="0" w:color="auto"/>
                    <w:bottom w:val="none" w:sz="0" w:space="0" w:color="auto"/>
                    <w:right w:val="none" w:sz="0" w:space="0" w:color="auto"/>
                  </w:divBdr>
                  <w:divsChild>
                    <w:div w:id="1330937624">
                      <w:marLeft w:val="0"/>
                      <w:marRight w:val="0"/>
                      <w:marTop w:val="0"/>
                      <w:marBottom w:val="0"/>
                      <w:divBdr>
                        <w:top w:val="none" w:sz="0" w:space="0" w:color="auto"/>
                        <w:left w:val="none" w:sz="0" w:space="0" w:color="auto"/>
                        <w:bottom w:val="none" w:sz="0" w:space="0" w:color="auto"/>
                        <w:right w:val="none" w:sz="0" w:space="0" w:color="auto"/>
                      </w:divBdr>
                    </w:div>
                  </w:divsChild>
                </w:div>
                <w:div w:id="1682849610">
                  <w:marLeft w:val="0"/>
                  <w:marRight w:val="0"/>
                  <w:marTop w:val="0"/>
                  <w:marBottom w:val="0"/>
                  <w:divBdr>
                    <w:top w:val="none" w:sz="0" w:space="0" w:color="auto"/>
                    <w:left w:val="none" w:sz="0" w:space="0" w:color="auto"/>
                    <w:bottom w:val="none" w:sz="0" w:space="0" w:color="auto"/>
                    <w:right w:val="none" w:sz="0" w:space="0" w:color="auto"/>
                  </w:divBdr>
                  <w:divsChild>
                    <w:div w:id="314913079">
                      <w:marLeft w:val="0"/>
                      <w:marRight w:val="0"/>
                      <w:marTop w:val="0"/>
                      <w:marBottom w:val="0"/>
                      <w:divBdr>
                        <w:top w:val="none" w:sz="0" w:space="0" w:color="auto"/>
                        <w:left w:val="none" w:sz="0" w:space="0" w:color="auto"/>
                        <w:bottom w:val="none" w:sz="0" w:space="0" w:color="auto"/>
                        <w:right w:val="none" w:sz="0" w:space="0" w:color="auto"/>
                      </w:divBdr>
                    </w:div>
                    <w:div w:id="739517715">
                      <w:marLeft w:val="0"/>
                      <w:marRight w:val="0"/>
                      <w:marTop w:val="0"/>
                      <w:marBottom w:val="0"/>
                      <w:divBdr>
                        <w:top w:val="none" w:sz="0" w:space="0" w:color="auto"/>
                        <w:left w:val="none" w:sz="0" w:space="0" w:color="auto"/>
                        <w:bottom w:val="none" w:sz="0" w:space="0" w:color="auto"/>
                        <w:right w:val="none" w:sz="0" w:space="0" w:color="auto"/>
                      </w:divBdr>
                    </w:div>
                  </w:divsChild>
                </w:div>
                <w:div w:id="2021000989">
                  <w:marLeft w:val="0"/>
                  <w:marRight w:val="0"/>
                  <w:marTop w:val="0"/>
                  <w:marBottom w:val="0"/>
                  <w:divBdr>
                    <w:top w:val="none" w:sz="0" w:space="0" w:color="auto"/>
                    <w:left w:val="none" w:sz="0" w:space="0" w:color="auto"/>
                    <w:bottom w:val="none" w:sz="0" w:space="0" w:color="auto"/>
                    <w:right w:val="none" w:sz="0" w:space="0" w:color="auto"/>
                  </w:divBdr>
                  <w:divsChild>
                    <w:div w:id="11233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899040">
          <w:marLeft w:val="0"/>
          <w:marRight w:val="0"/>
          <w:marTop w:val="0"/>
          <w:marBottom w:val="0"/>
          <w:divBdr>
            <w:top w:val="none" w:sz="0" w:space="0" w:color="auto"/>
            <w:left w:val="none" w:sz="0" w:space="0" w:color="auto"/>
            <w:bottom w:val="none" w:sz="0" w:space="0" w:color="auto"/>
            <w:right w:val="none" w:sz="0" w:space="0" w:color="auto"/>
          </w:divBdr>
        </w:div>
        <w:div w:id="1119686214">
          <w:marLeft w:val="0"/>
          <w:marRight w:val="0"/>
          <w:marTop w:val="0"/>
          <w:marBottom w:val="0"/>
          <w:divBdr>
            <w:top w:val="none" w:sz="0" w:space="0" w:color="auto"/>
            <w:left w:val="none" w:sz="0" w:space="0" w:color="auto"/>
            <w:bottom w:val="none" w:sz="0" w:space="0" w:color="auto"/>
            <w:right w:val="none" w:sz="0" w:space="0" w:color="auto"/>
          </w:divBdr>
        </w:div>
        <w:div w:id="1387025494">
          <w:marLeft w:val="0"/>
          <w:marRight w:val="0"/>
          <w:marTop w:val="0"/>
          <w:marBottom w:val="0"/>
          <w:divBdr>
            <w:top w:val="none" w:sz="0" w:space="0" w:color="auto"/>
            <w:left w:val="none" w:sz="0" w:space="0" w:color="auto"/>
            <w:bottom w:val="none" w:sz="0" w:space="0" w:color="auto"/>
            <w:right w:val="none" w:sz="0" w:space="0" w:color="auto"/>
          </w:divBdr>
        </w:div>
        <w:div w:id="1987516121">
          <w:marLeft w:val="0"/>
          <w:marRight w:val="0"/>
          <w:marTop w:val="0"/>
          <w:marBottom w:val="0"/>
          <w:divBdr>
            <w:top w:val="none" w:sz="0" w:space="0" w:color="auto"/>
            <w:left w:val="none" w:sz="0" w:space="0" w:color="auto"/>
            <w:bottom w:val="none" w:sz="0" w:space="0" w:color="auto"/>
            <w:right w:val="none" w:sz="0" w:space="0" w:color="auto"/>
          </w:divBdr>
          <w:divsChild>
            <w:div w:id="643704814">
              <w:marLeft w:val="-75"/>
              <w:marRight w:val="0"/>
              <w:marTop w:val="30"/>
              <w:marBottom w:val="30"/>
              <w:divBdr>
                <w:top w:val="none" w:sz="0" w:space="0" w:color="auto"/>
                <w:left w:val="none" w:sz="0" w:space="0" w:color="auto"/>
                <w:bottom w:val="none" w:sz="0" w:space="0" w:color="auto"/>
                <w:right w:val="none" w:sz="0" w:space="0" w:color="auto"/>
              </w:divBdr>
              <w:divsChild>
                <w:div w:id="134420362">
                  <w:marLeft w:val="0"/>
                  <w:marRight w:val="0"/>
                  <w:marTop w:val="0"/>
                  <w:marBottom w:val="0"/>
                  <w:divBdr>
                    <w:top w:val="none" w:sz="0" w:space="0" w:color="auto"/>
                    <w:left w:val="none" w:sz="0" w:space="0" w:color="auto"/>
                    <w:bottom w:val="none" w:sz="0" w:space="0" w:color="auto"/>
                    <w:right w:val="none" w:sz="0" w:space="0" w:color="auto"/>
                  </w:divBdr>
                  <w:divsChild>
                    <w:div w:id="2075469223">
                      <w:marLeft w:val="0"/>
                      <w:marRight w:val="0"/>
                      <w:marTop w:val="0"/>
                      <w:marBottom w:val="0"/>
                      <w:divBdr>
                        <w:top w:val="none" w:sz="0" w:space="0" w:color="auto"/>
                        <w:left w:val="none" w:sz="0" w:space="0" w:color="auto"/>
                        <w:bottom w:val="none" w:sz="0" w:space="0" w:color="auto"/>
                        <w:right w:val="none" w:sz="0" w:space="0" w:color="auto"/>
                      </w:divBdr>
                    </w:div>
                  </w:divsChild>
                </w:div>
                <w:div w:id="244343448">
                  <w:marLeft w:val="0"/>
                  <w:marRight w:val="0"/>
                  <w:marTop w:val="0"/>
                  <w:marBottom w:val="0"/>
                  <w:divBdr>
                    <w:top w:val="none" w:sz="0" w:space="0" w:color="auto"/>
                    <w:left w:val="none" w:sz="0" w:space="0" w:color="auto"/>
                    <w:bottom w:val="none" w:sz="0" w:space="0" w:color="auto"/>
                    <w:right w:val="none" w:sz="0" w:space="0" w:color="auto"/>
                  </w:divBdr>
                  <w:divsChild>
                    <w:div w:id="332994982">
                      <w:marLeft w:val="0"/>
                      <w:marRight w:val="0"/>
                      <w:marTop w:val="0"/>
                      <w:marBottom w:val="0"/>
                      <w:divBdr>
                        <w:top w:val="none" w:sz="0" w:space="0" w:color="auto"/>
                        <w:left w:val="none" w:sz="0" w:space="0" w:color="auto"/>
                        <w:bottom w:val="none" w:sz="0" w:space="0" w:color="auto"/>
                        <w:right w:val="none" w:sz="0" w:space="0" w:color="auto"/>
                      </w:divBdr>
                    </w:div>
                  </w:divsChild>
                </w:div>
                <w:div w:id="348415014">
                  <w:marLeft w:val="0"/>
                  <w:marRight w:val="0"/>
                  <w:marTop w:val="0"/>
                  <w:marBottom w:val="0"/>
                  <w:divBdr>
                    <w:top w:val="none" w:sz="0" w:space="0" w:color="auto"/>
                    <w:left w:val="none" w:sz="0" w:space="0" w:color="auto"/>
                    <w:bottom w:val="none" w:sz="0" w:space="0" w:color="auto"/>
                    <w:right w:val="none" w:sz="0" w:space="0" w:color="auto"/>
                  </w:divBdr>
                  <w:divsChild>
                    <w:div w:id="1226262877">
                      <w:marLeft w:val="0"/>
                      <w:marRight w:val="0"/>
                      <w:marTop w:val="0"/>
                      <w:marBottom w:val="0"/>
                      <w:divBdr>
                        <w:top w:val="none" w:sz="0" w:space="0" w:color="auto"/>
                        <w:left w:val="none" w:sz="0" w:space="0" w:color="auto"/>
                        <w:bottom w:val="none" w:sz="0" w:space="0" w:color="auto"/>
                        <w:right w:val="none" w:sz="0" w:space="0" w:color="auto"/>
                      </w:divBdr>
                    </w:div>
                  </w:divsChild>
                </w:div>
                <w:div w:id="464390410">
                  <w:marLeft w:val="0"/>
                  <w:marRight w:val="0"/>
                  <w:marTop w:val="0"/>
                  <w:marBottom w:val="0"/>
                  <w:divBdr>
                    <w:top w:val="none" w:sz="0" w:space="0" w:color="auto"/>
                    <w:left w:val="none" w:sz="0" w:space="0" w:color="auto"/>
                    <w:bottom w:val="none" w:sz="0" w:space="0" w:color="auto"/>
                    <w:right w:val="none" w:sz="0" w:space="0" w:color="auto"/>
                  </w:divBdr>
                  <w:divsChild>
                    <w:div w:id="1278417075">
                      <w:marLeft w:val="0"/>
                      <w:marRight w:val="0"/>
                      <w:marTop w:val="0"/>
                      <w:marBottom w:val="0"/>
                      <w:divBdr>
                        <w:top w:val="none" w:sz="0" w:space="0" w:color="auto"/>
                        <w:left w:val="none" w:sz="0" w:space="0" w:color="auto"/>
                        <w:bottom w:val="none" w:sz="0" w:space="0" w:color="auto"/>
                        <w:right w:val="none" w:sz="0" w:space="0" w:color="auto"/>
                      </w:divBdr>
                    </w:div>
                  </w:divsChild>
                </w:div>
                <w:div w:id="535314572">
                  <w:marLeft w:val="0"/>
                  <w:marRight w:val="0"/>
                  <w:marTop w:val="0"/>
                  <w:marBottom w:val="0"/>
                  <w:divBdr>
                    <w:top w:val="none" w:sz="0" w:space="0" w:color="auto"/>
                    <w:left w:val="none" w:sz="0" w:space="0" w:color="auto"/>
                    <w:bottom w:val="none" w:sz="0" w:space="0" w:color="auto"/>
                    <w:right w:val="none" w:sz="0" w:space="0" w:color="auto"/>
                  </w:divBdr>
                  <w:divsChild>
                    <w:div w:id="321735976">
                      <w:marLeft w:val="0"/>
                      <w:marRight w:val="0"/>
                      <w:marTop w:val="0"/>
                      <w:marBottom w:val="0"/>
                      <w:divBdr>
                        <w:top w:val="none" w:sz="0" w:space="0" w:color="auto"/>
                        <w:left w:val="none" w:sz="0" w:space="0" w:color="auto"/>
                        <w:bottom w:val="none" w:sz="0" w:space="0" w:color="auto"/>
                        <w:right w:val="none" w:sz="0" w:space="0" w:color="auto"/>
                      </w:divBdr>
                    </w:div>
                  </w:divsChild>
                </w:div>
                <w:div w:id="661087436">
                  <w:marLeft w:val="0"/>
                  <w:marRight w:val="0"/>
                  <w:marTop w:val="0"/>
                  <w:marBottom w:val="0"/>
                  <w:divBdr>
                    <w:top w:val="none" w:sz="0" w:space="0" w:color="auto"/>
                    <w:left w:val="none" w:sz="0" w:space="0" w:color="auto"/>
                    <w:bottom w:val="none" w:sz="0" w:space="0" w:color="auto"/>
                    <w:right w:val="none" w:sz="0" w:space="0" w:color="auto"/>
                  </w:divBdr>
                  <w:divsChild>
                    <w:div w:id="1589313564">
                      <w:marLeft w:val="0"/>
                      <w:marRight w:val="0"/>
                      <w:marTop w:val="0"/>
                      <w:marBottom w:val="0"/>
                      <w:divBdr>
                        <w:top w:val="none" w:sz="0" w:space="0" w:color="auto"/>
                        <w:left w:val="none" w:sz="0" w:space="0" w:color="auto"/>
                        <w:bottom w:val="none" w:sz="0" w:space="0" w:color="auto"/>
                        <w:right w:val="none" w:sz="0" w:space="0" w:color="auto"/>
                      </w:divBdr>
                    </w:div>
                  </w:divsChild>
                </w:div>
                <w:div w:id="679435320">
                  <w:marLeft w:val="0"/>
                  <w:marRight w:val="0"/>
                  <w:marTop w:val="0"/>
                  <w:marBottom w:val="0"/>
                  <w:divBdr>
                    <w:top w:val="none" w:sz="0" w:space="0" w:color="auto"/>
                    <w:left w:val="none" w:sz="0" w:space="0" w:color="auto"/>
                    <w:bottom w:val="none" w:sz="0" w:space="0" w:color="auto"/>
                    <w:right w:val="none" w:sz="0" w:space="0" w:color="auto"/>
                  </w:divBdr>
                  <w:divsChild>
                    <w:div w:id="2050108480">
                      <w:marLeft w:val="0"/>
                      <w:marRight w:val="0"/>
                      <w:marTop w:val="0"/>
                      <w:marBottom w:val="0"/>
                      <w:divBdr>
                        <w:top w:val="none" w:sz="0" w:space="0" w:color="auto"/>
                        <w:left w:val="none" w:sz="0" w:space="0" w:color="auto"/>
                        <w:bottom w:val="none" w:sz="0" w:space="0" w:color="auto"/>
                        <w:right w:val="none" w:sz="0" w:space="0" w:color="auto"/>
                      </w:divBdr>
                    </w:div>
                  </w:divsChild>
                </w:div>
                <w:div w:id="814175679">
                  <w:marLeft w:val="0"/>
                  <w:marRight w:val="0"/>
                  <w:marTop w:val="0"/>
                  <w:marBottom w:val="0"/>
                  <w:divBdr>
                    <w:top w:val="none" w:sz="0" w:space="0" w:color="auto"/>
                    <w:left w:val="none" w:sz="0" w:space="0" w:color="auto"/>
                    <w:bottom w:val="none" w:sz="0" w:space="0" w:color="auto"/>
                    <w:right w:val="none" w:sz="0" w:space="0" w:color="auto"/>
                  </w:divBdr>
                  <w:divsChild>
                    <w:div w:id="841941774">
                      <w:marLeft w:val="0"/>
                      <w:marRight w:val="0"/>
                      <w:marTop w:val="0"/>
                      <w:marBottom w:val="0"/>
                      <w:divBdr>
                        <w:top w:val="none" w:sz="0" w:space="0" w:color="auto"/>
                        <w:left w:val="none" w:sz="0" w:space="0" w:color="auto"/>
                        <w:bottom w:val="none" w:sz="0" w:space="0" w:color="auto"/>
                        <w:right w:val="none" w:sz="0" w:space="0" w:color="auto"/>
                      </w:divBdr>
                    </w:div>
                  </w:divsChild>
                </w:div>
                <w:div w:id="840513303">
                  <w:marLeft w:val="0"/>
                  <w:marRight w:val="0"/>
                  <w:marTop w:val="0"/>
                  <w:marBottom w:val="0"/>
                  <w:divBdr>
                    <w:top w:val="none" w:sz="0" w:space="0" w:color="auto"/>
                    <w:left w:val="none" w:sz="0" w:space="0" w:color="auto"/>
                    <w:bottom w:val="none" w:sz="0" w:space="0" w:color="auto"/>
                    <w:right w:val="none" w:sz="0" w:space="0" w:color="auto"/>
                  </w:divBdr>
                  <w:divsChild>
                    <w:div w:id="19554682">
                      <w:marLeft w:val="0"/>
                      <w:marRight w:val="0"/>
                      <w:marTop w:val="0"/>
                      <w:marBottom w:val="0"/>
                      <w:divBdr>
                        <w:top w:val="none" w:sz="0" w:space="0" w:color="auto"/>
                        <w:left w:val="none" w:sz="0" w:space="0" w:color="auto"/>
                        <w:bottom w:val="none" w:sz="0" w:space="0" w:color="auto"/>
                        <w:right w:val="none" w:sz="0" w:space="0" w:color="auto"/>
                      </w:divBdr>
                    </w:div>
                  </w:divsChild>
                </w:div>
                <w:div w:id="857037042">
                  <w:marLeft w:val="0"/>
                  <w:marRight w:val="0"/>
                  <w:marTop w:val="0"/>
                  <w:marBottom w:val="0"/>
                  <w:divBdr>
                    <w:top w:val="none" w:sz="0" w:space="0" w:color="auto"/>
                    <w:left w:val="none" w:sz="0" w:space="0" w:color="auto"/>
                    <w:bottom w:val="none" w:sz="0" w:space="0" w:color="auto"/>
                    <w:right w:val="none" w:sz="0" w:space="0" w:color="auto"/>
                  </w:divBdr>
                  <w:divsChild>
                    <w:div w:id="1400977873">
                      <w:marLeft w:val="0"/>
                      <w:marRight w:val="0"/>
                      <w:marTop w:val="0"/>
                      <w:marBottom w:val="0"/>
                      <w:divBdr>
                        <w:top w:val="none" w:sz="0" w:space="0" w:color="auto"/>
                        <w:left w:val="none" w:sz="0" w:space="0" w:color="auto"/>
                        <w:bottom w:val="none" w:sz="0" w:space="0" w:color="auto"/>
                        <w:right w:val="none" w:sz="0" w:space="0" w:color="auto"/>
                      </w:divBdr>
                    </w:div>
                  </w:divsChild>
                </w:div>
                <w:div w:id="880441205">
                  <w:marLeft w:val="0"/>
                  <w:marRight w:val="0"/>
                  <w:marTop w:val="0"/>
                  <w:marBottom w:val="0"/>
                  <w:divBdr>
                    <w:top w:val="none" w:sz="0" w:space="0" w:color="auto"/>
                    <w:left w:val="none" w:sz="0" w:space="0" w:color="auto"/>
                    <w:bottom w:val="none" w:sz="0" w:space="0" w:color="auto"/>
                    <w:right w:val="none" w:sz="0" w:space="0" w:color="auto"/>
                  </w:divBdr>
                  <w:divsChild>
                    <w:div w:id="1691829758">
                      <w:marLeft w:val="0"/>
                      <w:marRight w:val="0"/>
                      <w:marTop w:val="0"/>
                      <w:marBottom w:val="0"/>
                      <w:divBdr>
                        <w:top w:val="none" w:sz="0" w:space="0" w:color="auto"/>
                        <w:left w:val="none" w:sz="0" w:space="0" w:color="auto"/>
                        <w:bottom w:val="none" w:sz="0" w:space="0" w:color="auto"/>
                        <w:right w:val="none" w:sz="0" w:space="0" w:color="auto"/>
                      </w:divBdr>
                    </w:div>
                  </w:divsChild>
                </w:div>
                <w:div w:id="1091314563">
                  <w:marLeft w:val="0"/>
                  <w:marRight w:val="0"/>
                  <w:marTop w:val="0"/>
                  <w:marBottom w:val="0"/>
                  <w:divBdr>
                    <w:top w:val="none" w:sz="0" w:space="0" w:color="auto"/>
                    <w:left w:val="none" w:sz="0" w:space="0" w:color="auto"/>
                    <w:bottom w:val="none" w:sz="0" w:space="0" w:color="auto"/>
                    <w:right w:val="none" w:sz="0" w:space="0" w:color="auto"/>
                  </w:divBdr>
                  <w:divsChild>
                    <w:div w:id="165246135">
                      <w:marLeft w:val="0"/>
                      <w:marRight w:val="0"/>
                      <w:marTop w:val="0"/>
                      <w:marBottom w:val="0"/>
                      <w:divBdr>
                        <w:top w:val="none" w:sz="0" w:space="0" w:color="auto"/>
                        <w:left w:val="none" w:sz="0" w:space="0" w:color="auto"/>
                        <w:bottom w:val="none" w:sz="0" w:space="0" w:color="auto"/>
                        <w:right w:val="none" w:sz="0" w:space="0" w:color="auto"/>
                      </w:divBdr>
                    </w:div>
                  </w:divsChild>
                </w:div>
                <w:div w:id="1115635675">
                  <w:marLeft w:val="0"/>
                  <w:marRight w:val="0"/>
                  <w:marTop w:val="0"/>
                  <w:marBottom w:val="0"/>
                  <w:divBdr>
                    <w:top w:val="none" w:sz="0" w:space="0" w:color="auto"/>
                    <w:left w:val="none" w:sz="0" w:space="0" w:color="auto"/>
                    <w:bottom w:val="none" w:sz="0" w:space="0" w:color="auto"/>
                    <w:right w:val="none" w:sz="0" w:space="0" w:color="auto"/>
                  </w:divBdr>
                  <w:divsChild>
                    <w:div w:id="1953585597">
                      <w:marLeft w:val="0"/>
                      <w:marRight w:val="0"/>
                      <w:marTop w:val="0"/>
                      <w:marBottom w:val="0"/>
                      <w:divBdr>
                        <w:top w:val="none" w:sz="0" w:space="0" w:color="auto"/>
                        <w:left w:val="none" w:sz="0" w:space="0" w:color="auto"/>
                        <w:bottom w:val="none" w:sz="0" w:space="0" w:color="auto"/>
                        <w:right w:val="none" w:sz="0" w:space="0" w:color="auto"/>
                      </w:divBdr>
                    </w:div>
                  </w:divsChild>
                </w:div>
                <w:div w:id="1255895415">
                  <w:marLeft w:val="0"/>
                  <w:marRight w:val="0"/>
                  <w:marTop w:val="0"/>
                  <w:marBottom w:val="0"/>
                  <w:divBdr>
                    <w:top w:val="none" w:sz="0" w:space="0" w:color="auto"/>
                    <w:left w:val="none" w:sz="0" w:space="0" w:color="auto"/>
                    <w:bottom w:val="none" w:sz="0" w:space="0" w:color="auto"/>
                    <w:right w:val="none" w:sz="0" w:space="0" w:color="auto"/>
                  </w:divBdr>
                  <w:divsChild>
                    <w:div w:id="51199573">
                      <w:marLeft w:val="0"/>
                      <w:marRight w:val="0"/>
                      <w:marTop w:val="0"/>
                      <w:marBottom w:val="0"/>
                      <w:divBdr>
                        <w:top w:val="none" w:sz="0" w:space="0" w:color="auto"/>
                        <w:left w:val="none" w:sz="0" w:space="0" w:color="auto"/>
                        <w:bottom w:val="none" w:sz="0" w:space="0" w:color="auto"/>
                        <w:right w:val="none" w:sz="0" w:space="0" w:color="auto"/>
                      </w:divBdr>
                    </w:div>
                  </w:divsChild>
                </w:div>
                <w:div w:id="1285118015">
                  <w:marLeft w:val="0"/>
                  <w:marRight w:val="0"/>
                  <w:marTop w:val="0"/>
                  <w:marBottom w:val="0"/>
                  <w:divBdr>
                    <w:top w:val="none" w:sz="0" w:space="0" w:color="auto"/>
                    <w:left w:val="none" w:sz="0" w:space="0" w:color="auto"/>
                    <w:bottom w:val="none" w:sz="0" w:space="0" w:color="auto"/>
                    <w:right w:val="none" w:sz="0" w:space="0" w:color="auto"/>
                  </w:divBdr>
                  <w:divsChild>
                    <w:div w:id="1646281151">
                      <w:marLeft w:val="0"/>
                      <w:marRight w:val="0"/>
                      <w:marTop w:val="0"/>
                      <w:marBottom w:val="0"/>
                      <w:divBdr>
                        <w:top w:val="none" w:sz="0" w:space="0" w:color="auto"/>
                        <w:left w:val="none" w:sz="0" w:space="0" w:color="auto"/>
                        <w:bottom w:val="none" w:sz="0" w:space="0" w:color="auto"/>
                        <w:right w:val="none" w:sz="0" w:space="0" w:color="auto"/>
                      </w:divBdr>
                    </w:div>
                  </w:divsChild>
                </w:div>
                <w:div w:id="1293291241">
                  <w:marLeft w:val="0"/>
                  <w:marRight w:val="0"/>
                  <w:marTop w:val="0"/>
                  <w:marBottom w:val="0"/>
                  <w:divBdr>
                    <w:top w:val="none" w:sz="0" w:space="0" w:color="auto"/>
                    <w:left w:val="none" w:sz="0" w:space="0" w:color="auto"/>
                    <w:bottom w:val="none" w:sz="0" w:space="0" w:color="auto"/>
                    <w:right w:val="none" w:sz="0" w:space="0" w:color="auto"/>
                  </w:divBdr>
                  <w:divsChild>
                    <w:div w:id="100955713">
                      <w:marLeft w:val="0"/>
                      <w:marRight w:val="0"/>
                      <w:marTop w:val="0"/>
                      <w:marBottom w:val="0"/>
                      <w:divBdr>
                        <w:top w:val="none" w:sz="0" w:space="0" w:color="auto"/>
                        <w:left w:val="none" w:sz="0" w:space="0" w:color="auto"/>
                        <w:bottom w:val="none" w:sz="0" w:space="0" w:color="auto"/>
                        <w:right w:val="none" w:sz="0" w:space="0" w:color="auto"/>
                      </w:divBdr>
                    </w:div>
                  </w:divsChild>
                </w:div>
                <w:div w:id="1320310717">
                  <w:marLeft w:val="0"/>
                  <w:marRight w:val="0"/>
                  <w:marTop w:val="0"/>
                  <w:marBottom w:val="0"/>
                  <w:divBdr>
                    <w:top w:val="none" w:sz="0" w:space="0" w:color="auto"/>
                    <w:left w:val="none" w:sz="0" w:space="0" w:color="auto"/>
                    <w:bottom w:val="none" w:sz="0" w:space="0" w:color="auto"/>
                    <w:right w:val="none" w:sz="0" w:space="0" w:color="auto"/>
                  </w:divBdr>
                  <w:divsChild>
                    <w:div w:id="2057000044">
                      <w:marLeft w:val="0"/>
                      <w:marRight w:val="0"/>
                      <w:marTop w:val="0"/>
                      <w:marBottom w:val="0"/>
                      <w:divBdr>
                        <w:top w:val="none" w:sz="0" w:space="0" w:color="auto"/>
                        <w:left w:val="none" w:sz="0" w:space="0" w:color="auto"/>
                        <w:bottom w:val="none" w:sz="0" w:space="0" w:color="auto"/>
                        <w:right w:val="none" w:sz="0" w:space="0" w:color="auto"/>
                      </w:divBdr>
                    </w:div>
                  </w:divsChild>
                </w:div>
                <w:div w:id="1406686278">
                  <w:marLeft w:val="0"/>
                  <w:marRight w:val="0"/>
                  <w:marTop w:val="0"/>
                  <w:marBottom w:val="0"/>
                  <w:divBdr>
                    <w:top w:val="none" w:sz="0" w:space="0" w:color="auto"/>
                    <w:left w:val="none" w:sz="0" w:space="0" w:color="auto"/>
                    <w:bottom w:val="none" w:sz="0" w:space="0" w:color="auto"/>
                    <w:right w:val="none" w:sz="0" w:space="0" w:color="auto"/>
                  </w:divBdr>
                  <w:divsChild>
                    <w:div w:id="386346686">
                      <w:marLeft w:val="0"/>
                      <w:marRight w:val="0"/>
                      <w:marTop w:val="0"/>
                      <w:marBottom w:val="0"/>
                      <w:divBdr>
                        <w:top w:val="none" w:sz="0" w:space="0" w:color="auto"/>
                        <w:left w:val="none" w:sz="0" w:space="0" w:color="auto"/>
                        <w:bottom w:val="none" w:sz="0" w:space="0" w:color="auto"/>
                        <w:right w:val="none" w:sz="0" w:space="0" w:color="auto"/>
                      </w:divBdr>
                    </w:div>
                  </w:divsChild>
                </w:div>
                <w:div w:id="1408722871">
                  <w:marLeft w:val="0"/>
                  <w:marRight w:val="0"/>
                  <w:marTop w:val="0"/>
                  <w:marBottom w:val="0"/>
                  <w:divBdr>
                    <w:top w:val="none" w:sz="0" w:space="0" w:color="auto"/>
                    <w:left w:val="none" w:sz="0" w:space="0" w:color="auto"/>
                    <w:bottom w:val="none" w:sz="0" w:space="0" w:color="auto"/>
                    <w:right w:val="none" w:sz="0" w:space="0" w:color="auto"/>
                  </w:divBdr>
                  <w:divsChild>
                    <w:div w:id="522941026">
                      <w:marLeft w:val="0"/>
                      <w:marRight w:val="0"/>
                      <w:marTop w:val="0"/>
                      <w:marBottom w:val="0"/>
                      <w:divBdr>
                        <w:top w:val="none" w:sz="0" w:space="0" w:color="auto"/>
                        <w:left w:val="none" w:sz="0" w:space="0" w:color="auto"/>
                        <w:bottom w:val="none" w:sz="0" w:space="0" w:color="auto"/>
                        <w:right w:val="none" w:sz="0" w:space="0" w:color="auto"/>
                      </w:divBdr>
                    </w:div>
                  </w:divsChild>
                </w:div>
                <w:div w:id="1445924766">
                  <w:marLeft w:val="0"/>
                  <w:marRight w:val="0"/>
                  <w:marTop w:val="0"/>
                  <w:marBottom w:val="0"/>
                  <w:divBdr>
                    <w:top w:val="none" w:sz="0" w:space="0" w:color="auto"/>
                    <w:left w:val="none" w:sz="0" w:space="0" w:color="auto"/>
                    <w:bottom w:val="none" w:sz="0" w:space="0" w:color="auto"/>
                    <w:right w:val="none" w:sz="0" w:space="0" w:color="auto"/>
                  </w:divBdr>
                  <w:divsChild>
                    <w:div w:id="1914510420">
                      <w:marLeft w:val="0"/>
                      <w:marRight w:val="0"/>
                      <w:marTop w:val="0"/>
                      <w:marBottom w:val="0"/>
                      <w:divBdr>
                        <w:top w:val="none" w:sz="0" w:space="0" w:color="auto"/>
                        <w:left w:val="none" w:sz="0" w:space="0" w:color="auto"/>
                        <w:bottom w:val="none" w:sz="0" w:space="0" w:color="auto"/>
                        <w:right w:val="none" w:sz="0" w:space="0" w:color="auto"/>
                      </w:divBdr>
                    </w:div>
                  </w:divsChild>
                </w:div>
                <w:div w:id="1470630004">
                  <w:marLeft w:val="0"/>
                  <w:marRight w:val="0"/>
                  <w:marTop w:val="0"/>
                  <w:marBottom w:val="0"/>
                  <w:divBdr>
                    <w:top w:val="none" w:sz="0" w:space="0" w:color="auto"/>
                    <w:left w:val="none" w:sz="0" w:space="0" w:color="auto"/>
                    <w:bottom w:val="none" w:sz="0" w:space="0" w:color="auto"/>
                    <w:right w:val="none" w:sz="0" w:space="0" w:color="auto"/>
                  </w:divBdr>
                  <w:divsChild>
                    <w:div w:id="1366323694">
                      <w:marLeft w:val="0"/>
                      <w:marRight w:val="0"/>
                      <w:marTop w:val="0"/>
                      <w:marBottom w:val="0"/>
                      <w:divBdr>
                        <w:top w:val="none" w:sz="0" w:space="0" w:color="auto"/>
                        <w:left w:val="none" w:sz="0" w:space="0" w:color="auto"/>
                        <w:bottom w:val="none" w:sz="0" w:space="0" w:color="auto"/>
                        <w:right w:val="none" w:sz="0" w:space="0" w:color="auto"/>
                      </w:divBdr>
                    </w:div>
                  </w:divsChild>
                </w:div>
                <w:div w:id="1666473379">
                  <w:marLeft w:val="0"/>
                  <w:marRight w:val="0"/>
                  <w:marTop w:val="0"/>
                  <w:marBottom w:val="0"/>
                  <w:divBdr>
                    <w:top w:val="none" w:sz="0" w:space="0" w:color="auto"/>
                    <w:left w:val="none" w:sz="0" w:space="0" w:color="auto"/>
                    <w:bottom w:val="none" w:sz="0" w:space="0" w:color="auto"/>
                    <w:right w:val="none" w:sz="0" w:space="0" w:color="auto"/>
                  </w:divBdr>
                  <w:divsChild>
                    <w:div w:id="860440383">
                      <w:marLeft w:val="0"/>
                      <w:marRight w:val="0"/>
                      <w:marTop w:val="0"/>
                      <w:marBottom w:val="0"/>
                      <w:divBdr>
                        <w:top w:val="none" w:sz="0" w:space="0" w:color="auto"/>
                        <w:left w:val="none" w:sz="0" w:space="0" w:color="auto"/>
                        <w:bottom w:val="none" w:sz="0" w:space="0" w:color="auto"/>
                        <w:right w:val="none" w:sz="0" w:space="0" w:color="auto"/>
                      </w:divBdr>
                    </w:div>
                  </w:divsChild>
                </w:div>
                <w:div w:id="1806702385">
                  <w:marLeft w:val="0"/>
                  <w:marRight w:val="0"/>
                  <w:marTop w:val="0"/>
                  <w:marBottom w:val="0"/>
                  <w:divBdr>
                    <w:top w:val="none" w:sz="0" w:space="0" w:color="auto"/>
                    <w:left w:val="none" w:sz="0" w:space="0" w:color="auto"/>
                    <w:bottom w:val="none" w:sz="0" w:space="0" w:color="auto"/>
                    <w:right w:val="none" w:sz="0" w:space="0" w:color="auto"/>
                  </w:divBdr>
                  <w:divsChild>
                    <w:div w:id="1244608342">
                      <w:marLeft w:val="0"/>
                      <w:marRight w:val="0"/>
                      <w:marTop w:val="0"/>
                      <w:marBottom w:val="0"/>
                      <w:divBdr>
                        <w:top w:val="none" w:sz="0" w:space="0" w:color="auto"/>
                        <w:left w:val="none" w:sz="0" w:space="0" w:color="auto"/>
                        <w:bottom w:val="none" w:sz="0" w:space="0" w:color="auto"/>
                        <w:right w:val="none" w:sz="0" w:space="0" w:color="auto"/>
                      </w:divBdr>
                    </w:div>
                  </w:divsChild>
                </w:div>
                <w:div w:id="1966278426">
                  <w:marLeft w:val="0"/>
                  <w:marRight w:val="0"/>
                  <w:marTop w:val="0"/>
                  <w:marBottom w:val="0"/>
                  <w:divBdr>
                    <w:top w:val="none" w:sz="0" w:space="0" w:color="auto"/>
                    <w:left w:val="none" w:sz="0" w:space="0" w:color="auto"/>
                    <w:bottom w:val="none" w:sz="0" w:space="0" w:color="auto"/>
                    <w:right w:val="none" w:sz="0" w:space="0" w:color="auto"/>
                  </w:divBdr>
                  <w:divsChild>
                    <w:div w:id="2052225392">
                      <w:marLeft w:val="0"/>
                      <w:marRight w:val="0"/>
                      <w:marTop w:val="0"/>
                      <w:marBottom w:val="0"/>
                      <w:divBdr>
                        <w:top w:val="none" w:sz="0" w:space="0" w:color="auto"/>
                        <w:left w:val="none" w:sz="0" w:space="0" w:color="auto"/>
                        <w:bottom w:val="none" w:sz="0" w:space="0" w:color="auto"/>
                        <w:right w:val="none" w:sz="0" w:space="0" w:color="auto"/>
                      </w:divBdr>
                    </w:div>
                  </w:divsChild>
                </w:div>
                <w:div w:id="1979454692">
                  <w:marLeft w:val="0"/>
                  <w:marRight w:val="0"/>
                  <w:marTop w:val="0"/>
                  <w:marBottom w:val="0"/>
                  <w:divBdr>
                    <w:top w:val="none" w:sz="0" w:space="0" w:color="auto"/>
                    <w:left w:val="none" w:sz="0" w:space="0" w:color="auto"/>
                    <w:bottom w:val="none" w:sz="0" w:space="0" w:color="auto"/>
                    <w:right w:val="none" w:sz="0" w:space="0" w:color="auto"/>
                  </w:divBdr>
                  <w:divsChild>
                    <w:div w:id="87137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286379">
      <w:bodyDiv w:val="1"/>
      <w:marLeft w:val="0"/>
      <w:marRight w:val="0"/>
      <w:marTop w:val="0"/>
      <w:marBottom w:val="0"/>
      <w:divBdr>
        <w:top w:val="none" w:sz="0" w:space="0" w:color="auto"/>
        <w:left w:val="none" w:sz="0" w:space="0" w:color="auto"/>
        <w:bottom w:val="none" w:sz="0" w:space="0" w:color="auto"/>
        <w:right w:val="none" w:sz="0" w:space="0" w:color="auto"/>
      </w:divBdr>
      <w:divsChild>
        <w:div w:id="251164131">
          <w:marLeft w:val="0"/>
          <w:marRight w:val="0"/>
          <w:marTop w:val="0"/>
          <w:marBottom w:val="0"/>
          <w:divBdr>
            <w:top w:val="none" w:sz="0" w:space="0" w:color="auto"/>
            <w:left w:val="none" w:sz="0" w:space="0" w:color="auto"/>
            <w:bottom w:val="none" w:sz="0" w:space="0" w:color="auto"/>
            <w:right w:val="none" w:sz="0" w:space="0" w:color="auto"/>
          </w:divBdr>
        </w:div>
        <w:div w:id="585649949">
          <w:marLeft w:val="0"/>
          <w:marRight w:val="0"/>
          <w:marTop w:val="0"/>
          <w:marBottom w:val="0"/>
          <w:divBdr>
            <w:top w:val="none" w:sz="0" w:space="0" w:color="auto"/>
            <w:left w:val="none" w:sz="0" w:space="0" w:color="auto"/>
            <w:bottom w:val="none" w:sz="0" w:space="0" w:color="auto"/>
            <w:right w:val="none" w:sz="0" w:space="0" w:color="auto"/>
          </w:divBdr>
        </w:div>
        <w:div w:id="595287473">
          <w:marLeft w:val="0"/>
          <w:marRight w:val="0"/>
          <w:marTop w:val="0"/>
          <w:marBottom w:val="0"/>
          <w:divBdr>
            <w:top w:val="none" w:sz="0" w:space="0" w:color="auto"/>
            <w:left w:val="none" w:sz="0" w:space="0" w:color="auto"/>
            <w:bottom w:val="none" w:sz="0" w:space="0" w:color="auto"/>
            <w:right w:val="none" w:sz="0" w:space="0" w:color="auto"/>
          </w:divBdr>
        </w:div>
        <w:div w:id="830415071">
          <w:marLeft w:val="0"/>
          <w:marRight w:val="0"/>
          <w:marTop w:val="0"/>
          <w:marBottom w:val="0"/>
          <w:divBdr>
            <w:top w:val="none" w:sz="0" w:space="0" w:color="auto"/>
            <w:left w:val="none" w:sz="0" w:space="0" w:color="auto"/>
            <w:bottom w:val="none" w:sz="0" w:space="0" w:color="auto"/>
            <w:right w:val="none" w:sz="0" w:space="0" w:color="auto"/>
          </w:divBdr>
          <w:divsChild>
            <w:div w:id="2086561400">
              <w:marLeft w:val="-75"/>
              <w:marRight w:val="0"/>
              <w:marTop w:val="30"/>
              <w:marBottom w:val="30"/>
              <w:divBdr>
                <w:top w:val="none" w:sz="0" w:space="0" w:color="auto"/>
                <w:left w:val="none" w:sz="0" w:space="0" w:color="auto"/>
                <w:bottom w:val="none" w:sz="0" w:space="0" w:color="auto"/>
                <w:right w:val="none" w:sz="0" w:space="0" w:color="auto"/>
              </w:divBdr>
              <w:divsChild>
                <w:div w:id="21905321">
                  <w:marLeft w:val="0"/>
                  <w:marRight w:val="0"/>
                  <w:marTop w:val="0"/>
                  <w:marBottom w:val="0"/>
                  <w:divBdr>
                    <w:top w:val="none" w:sz="0" w:space="0" w:color="auto"/>
                    <w:left w:val="none" w:sz="0" w:space="0" w:color="auto"/>
                    <w:bottom w:val="none" w:sz="0" w:space="0" w:color="auto"/>
                    <w:right w:val="none" w:sz="0" w:space="0" w:color="auto"/>
                  </w:divBdr>
                  <w:divsChild>
                    <w:div w:id="2037341300">
                      <w:marLeft w:val="0"/>
                      <w:marRight w:val="0"/>
                      <w:marTop w:val="0"/>
                      <w:marBottom w:val="0"/>
                      <w:divBdr>
                        <w:top w:val="none" w:sz="0" w:space="0" w:color="auto"/>
                        <w:left w:val="none" w:sz="0" w:space="0" w:color="auto"/>
                        <w:bottom w:val="none" w:sz="0" w:space="0" w:color="auto"/>
                        <w:right w:val="none" w:sz="0" w:space="0" w:color="auto"/>
                      </w:divBdr>
                    </w:div>
                  </w:divsChild>
                </w:div>
                <w:div w:id="134758398">
                  <w:marLeft w:val="0"/>
                  <w:marRight w:val="0"/>
                  <w:marTop w:val="0"/>
                  <w:marBottom w:val="0"/>
                  <w:divBdr>
                    <w:top w:val="none" w:sz="0" w:space="0" w:color="auto"/>
                    <w:left w:val="none" w:sz="0" w:space="0" w:color="auto"/>
                    <w:bottom w:val="none" w:sz="0" w:space="0" w:color="auto"/>
                    <w:right w:val="none" w:sz="0" w:space="0" w:color="auto"/>
                  </w:divBdr>
                  <w:divsChild>
                    <w:div w:id="1764569248">
                      <w:marLeft w:val="0"/>
                      <w:marRight w:val="0"/>
                      <w:marTop w:val="0"/>
                      <w:marBottom w:val="0"/>
                      <w:divBdr>
                        <w:top w:val="none" w:sz="0" w:space="0" w:color="auto"/>
                        <w:left w:val="none" w:sz="0" w:space="0" w:color="auto"/>
                        <w:bottom w:val="none" w:sz="0" w:space="0" w:color="auto"/>
                        <w:right w:val="none" w:sz="0" w:space="0" w:color="auto"/>
                      </w:divBdr>
                    </w:div>
                  </w:divsChild>
                </w:div>
                <w:div w:id="275143883">
                  <w:marLeft w:val="0"/>
                  <w:marRight w:val="0"/>
                  <w:marTop w:val="0"/>
                  <w:marBottom w:val="0"/>
                  <w:divBdr>
                    <w:top w:val="none" w:sz="0" w:space="0" w:color="auto"/>
                    <w:left w:val="none" w:sz="0" w:space="0" w:color="auto"/>
                    <w:bottom w:val="none" w:sz="0" w:space="0" w:color="auto"/>
                    <w:right w:val="none" w:sz="0" w:space="0" w:color="auto"/>
                  </w:divBdr>
                  <w:divsChild>
                    <w:div w:id="374696668">
                      <w:marLeft w:val="0"/>
                      <w:marRight w:val="0"/>
                      <w:marTop w:val="0"/>
                      <w:marBottom w:val="0"/>
                      <w:divBdr>
                        <w:top w:val="none" w:sz="0" w:space="0" w:color="auto"/>
                        <w:left w:val="none" w:sz="0" w:space="0" w:color="auto"/>
                        <w:bottom w:val="none" w:sz="0" w:space="0" w:color="auto"/>
                        <w:right w:val="none" w:sz="0" w:space="0" w:color="auto"/>
                      </w:divBdr>
                    </w:div>
                  </w:divsChild>
                </w:div>
                <w:div w:id="567812343">
                  <w:marLeft w:val="0"/>
                  <w:marRight w:val="0"/>
                  <w:marTop w:val="0"/>
                  <w:marBottom w:val="0"/>
                  <w:divBdr>
                    <w:top w:val="none" w:sz="0" w:space="0" w:color="auto"/>
                    <w:left w:val="none" w:sz="0" w:space="0" w:color="auto"/>
                    <w:bottom w:val="none" w:sz="0" w:space="0" w:color="auto"/>
                    <w:right w:val="none" w:sz="0" w:space="0" w:color="auto"/>
                  </w:divBdr>
                  <w:divsChild>
                    <w:div w:id="2127691833">
                      <w:marLeft w:val="0"/>
                      <w:marRight w:val="0"/>
                      <w:marTop w:val="0"/>
                      <w:marBottom w:val="0"/>
                      <w:divBdr>
                        <w:top w:val="none" w:sz="0" w:space="0" w:color="auto"/>
                        <w:left w:val="none" w:sz="0" w:space="0" w:color="auto"/>
                        <w:bottom w:val="none" w:sz="0" w:space="0" w:color="auto"/>
                        <w:right w:val="none" w:sz="0" w:space="0" w:color="auto"/>
                      </w:divBdr>
                    </w:div>
                  </w:divsChild>
                </w:div>
                <w:div w:id="605357391">
                  <w:marLeft w:val="0"/>
                  <w:marRight w:val="0"/>
                  <w:marTop w:val="0"/>
                  <w:marBottom w:val="0"/>
                  <w:divBdr>
                    <w:top w:val="none" w:sz="0" w:space="0" w:color="auto"/>
                    <w:left w:val="none" w:sz="0" w:space="0" w:color="auto"/>
                    <w:bottom w:val="none" w:sz="0" w:space="0" w:color="auto"/>
                    <w:right w:val="none" w:sz="0" w:space="0" w:color="auto"/>
                  </w:divBdr>
                  <w:divsChild>
                    <w:div w:id="1364281540">
                      <w:marLeft w:val="0"/>
                      <w:marRight w:val="0"/>
                      <w:marTop w:val="0"/>
                      <w:marBottom w:val="0"/>
                      <w:divBdr>
                        <w:top w:val="none" w:sz="0" w:space="0" w:color="auto"/>
                        <w:left w:val="none" w:sz="0" w:space="0" w:color="auto"/>
                        <w:bottom w:val="none" w:sz="0" w:space="0" w:color="auto"/>
                        <w:right w:val="none" w:sz="0" w:space="0" w:color="auto"/>
                      </w:divBdr>
                    </w:div>
                  </w:divsChild>
                </w:div>
                <w:div w:id="1683898892">
                  <w:marLeft w:val="0"/>
                  <w:marRight w:val="0"/>
                  <w:marTop w:val="0"/>
                  <w:marBottom w:val="0"/>
                  <w:divBdr>
                    <w:top w:val="none" w:sz="0" w:space="0" w:color="auto"/>
                    <w:left w:val="none" w:sz="0" w:space="0" w:color="auto"/>
                    <w:bottom w:val="none" w:sz="0" w:space="0" w:color="auto"/>
                    <w:right w:val="none" w:sz="0" w:space="0" w:color="auto"/>
                  </w:divBdr>
                  <w:divsChild>
                    <w:div w:id="1150100685">
                      <w:marLeft w:val="0"/>
                      <w:marRight w:val="0"/>
                      <w:marTop w:val="0"/>
                      <w:marBottom w:val="0"/>
                      <w:divBdr>
                        <w:top w:val="none" w:sz="0" w:space="0" w:color="auto"/>
                        <w:left w:val="none" w:sz="0" w:space="0" w:color="auto"/>
                        <w:bottom w:val="none" w:sz="0" w:space="0" w:color="auto"/>
                        <w:right w:val="none" w:sz="0" w:space="0" w:color="auto"/>
                      </w:divBdr>
                    </w:div>
                    <w:div w:id="154667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53807">
          <w:marLeft w:val="0"/>
          <w:marRight w:val="0"/>
          <w:marTop w:val="0"/>
          <w:marBottom w:val="0"/>
          <w:divBdr>
            <w:top w:val="none" w:sz="0" w:space="0" w:color="auto"/>
            <w:left w:val="none" w:sz="0" w:space="0" w:color="auto"/>
            <w:bottom w:val="none" w:sz="0" w:space="0" w:color="auto"/>
            <w:right w:val="none" w:sz="0" w:space="0" w:color="auto"/>
          </w:divBdr>
          <w:divsChild>
            <w:div w:id="460073695">
              <w:marLeft w:val="-75"/>
              <w:marRight w:val="0"/>
              <w:marTop w:val="30"/>
              <w:marBottom w:val="30"/>
              <w:divBdr>
                <w:top w:val="none" w:sz="0" w:space="0" w:color="auto"/>
                <w:left w:val="none" w:sz="0" w:space="0" w:color="auto"/>
                <w:bottom w:val="none" w:sz="0" w:space="0" w:color="auto"/>
                <w:right w:val="none" w:sz="0" w:space="0" w:color="auto"/>
              </w:divBdr>
              <w:divsChild>
                <w:div w:id="23868062">
                  <w:marLeft w:val="0"/>
                  <w:marRight w:val="0"/>
                  <w:marTop w:val="0"/>
                  <w:marBottom w:val="0"/>
                  <w:divBdr>
                    <w:top w:val="none" w:sz="0" w:space="0" w:color="auto"/>
                    <w:left w:val="none" w:sz="0" w:space="0" w:color="auto"/>
                    <w:bottom w:val="none" w:sz="0" w:space="0" w:color="auto"/>
                    <w:right w:val="none" w:sz="0" w:space="0" w:color="auto"/>
                  </w:divBdr>
                  <w:divsChild>
                    <w:div w:id="1197158964">
                      <w:marLeft w:val="0"/>
                      <w:marRight w:val="0"/>
                      <w:marTop w:val="0"/>
                      <w:marBottom w:val="0"/>
                      <w:divBdr>
                        <w:top w:val="none" w:sz="0" w:space="0" w:color="auto"/>
                        <w:left w:val="none" w:sz="0" w:space="0" w:color="auto"/>
                        <w:bottom w:val="none" w:sz="0" w:space="0" w:color="auto"/>
                        <w:right w:val="none" w:sz="0" w:space="0" w:color="auto"/>
                      </w:divBdr>
                    </w:div>
                  </w:divsChild>
                </w:div>
                <w:div w:id="43527418">
                  <w:marLeft w:val="0"/>
                  <w:marRight w:val="0"/>
                  <w:marTop w:val="0"/>
                  <w:marBottom w:val="0"/>
                  <w:divBdr>
                    <w:top w:val="none" w:sz="0" w:space="0" w:color="auto"/>
                    <w:left w:val="none" w:sz="0" w:space="0" w:color="auto"/>
                    <w:bottom w:val="none" w:sz="0" w:space="0" w:color="auto"/>
                    <w:right w:val="none" w:sz="0" w:space="0" w:color="auto"/>
                  </w:divBdr>
                  <w:divsChild>
                    <w:div w:id="1944805042">
                      <w:marLeft w:val="0"/>
                      <w:marRight w:val="0"/>
                      <w:marTop w:val="0"/>
                      <w:marBottom w:val="0"/>
                      <w:divBdr>
                        <w:top w:val="none" w:sz="0" w:space="0" w:color="auto"/>
                        <w:left w:val="none" w:sz="0" w:space="0" w:color="auto"/>
                        <w:bottom w:val="none" w:sz="0" w:space="0" w:color="auto"/>
                        <w:right w:val="none" w:sz="0" w:space="0" w:color="auto"/>
                      </w:divBdr>
                    </w:div>
                  </w:divsChild>
                </w:div>
                <w:div w:id="55050561">
                  <w:marLeft w:val="0"/>
                  <w:marRight w:val="0"/>
                  <w:marTop w:val="0"/>
                  <w:marBottom w:val="0"/>
                  <w:divBdr>
                    <w:top w:val="none" w:sz="0" w:space="0" w:color="auto"/>
                    <w:left w:val="none" w:sz="0" w:space="0" w:color="auto"/>
                    <w:bottom w:val="none" w:sz="0" w:space="0" w:color="auto"/>
                    <w:right w:val="none" w:sz="0" w:space="0" w:color="auto"/>
                  </w:divBdr>
                  <w:divsChild>
                    <w:div w:id="1538272966">
                      <w:marLeft w:val="0"/>
                      <w:marRight w:val="0"/>
                      <w:marTop w:val="0"/>
                      <w:marBottom w:val="0"/>
                      <w:divBdr>
                        <w:top w:val="none" w:sz="0" w:space="0" w:color="auto"/>
                        <w:left w:val="none" w:sz="0" w:space="0" w:color="auto"/>
                        <w:bottom w:val="none" w:sz="0" w:space="0" w:color="auto"/>
                        <w:right w:val="none" w:sz="0" w:space="0" w:color="auto"/>
                      </w:divBdr>
                    </w:div>
                  </w:divsChild>
                </w:div>
                <w:div w:id="61610835">
                  <w:marLeft w:val="0"/>
                  <w:marRight w:val="0"/>
                  <w:marTop w:val="0"/>
                  <w:marBottom w:val="0"/>
                  <w:divBdr>
                    <w:top w:val="none" w:sz="0" w:space="0" w:color="auto"/>
                    <w:left w:val="none" w:sz="0" w:space="0" w:color="auto"/>
                    <w:bottom w:val="none" w:sz="0" w:space="0" w:color="auto"/>
                    <w:right w:val="none" w:sz="0" w:space="0" w:color="auto"/>
                  </w:divBdr>
                  <w:divsChild>
                    <w:div w:id="565918634">
                      <w:marLeft w:val="0"/>
                      <w:marRight w:val="0"/>
                      <w:marTop w:val="0"/>
                      <w:marBottom w:val="0"/>
                      <w:divBdr>
                        <w:top w:val="none" w:sz="0" w:space="0" w:color="auto"/>
                        <w:left w:val="none" w:sz="0" w:space="0" w:color="auto"/>
                        <w:bottom w:val="none" w:sz="0" w:space="0" w:color="auto"/>
                        <w:right w:val="none" w:sz="0" w:space="0" w:color="auto"/>
                      </w:divBdr>
                    </w:div>
                  </w:divsChild>
                </w:div>
                <w:div w:id="66153762">
                  <w:marLeft w:val="0"/>
                  <w:marRight w:val="0"/>
                  <w:marTop w:val="0"/>
                  <w:marBottom w:val="0"/>
                  <w:divBdr>
                    <w:top w:val="none" w:sz="0" w:space="0" w:color="auto"/>
                    <w:left w:val="none" w:sz="0" w:space="0" w:color="auto"/>
                    <w:bottom w:val="none" w:sz="0" w:space="0" w:color="auto"/>
                    <w:right w:val="none" w:sz="0" w:space="0" w:color="auto"/>
                  </w:divBdr>
                  <w:divsChild>
                    <w:div w:id="1125390191">
                      <w:marLeft w:val="0"/>
                      <w:marRight w:val="0"/>
                      <w:marTop w:val="0"/>
                      <w:marBottom w:val="0"/>
                      <w:divBdr>
                        <w:top w:val="none" w:sz="0" w:space="0" w:color="auto"/>
                        <w:left w:val="none" w:sz="0" w:space="0" w:color="auto"/>
                        <w:bottom w:val="none" w:sz="0" w:space="0" w:color="auto"/>
                        <w:right w:val="none" w:sz="0" w:space="0" w:color="auto"/>
                      </w:divBdr>
                    </w:div>
                  </w:divsChild>
                </w:div>
                <w:div w:id="134374111">
                  <w:marLeft w:val="0"/>
                  <w:marRight w:val="0"/>
                  <w:marTop w:val="0"/>
                  <w:marBottom w:val="0"/>
                  <w:divBdr>
                    <w:top w:val="none" w:sz="0" w:space="0" w:color="auto"/>
                    <w:left w:val="none" w:sz="0" w:space="0" w:color="auto"/>
                    <w:bottom w:val="none" w:sz="0" w:space="0" w:color="auto"/>
                    <w:right w:val="none" w:sz="0" w:space="0" w:color="auto"/>
                  </w:divBdr>
                  <w:divsChild>
                    <w:div w:id="1941251642">
                      <w:marLeft w:val="0"/>
                      <w:marRight w:val="0"/>
                      <w:marTop w:val="0"/>
                      <w:marBottom w:val="0"/>
                      <w:divBdr>
                        <w:top w:val="none" w:sz="0" w:space="0" w:color="auto"/>
                        <w:left w:val="none" w:sz="0" w:space="0" w:color="auto"/>
                        <w:bottom w:val="none" w:sz="0" w:space="0" w:color="auto"/>
                        <w:right w:val="none" w:sz="0" w:space="0" w:color="auto"/>
                      </w:divBdr>
                    </w:div>
                  </w:divsChild>
                </w:div>
                <w:div w:id="251208693">
                  <w:marLeft w:val="0"/>
                  <w:marRight w:val="0"/>
                  <w:marTop w:val="0"/>
                  <w:marBottom w:val="0"/>
                  <w:divBdr>
                    <w:top w:val="none" w:sz="0" w:space="0" w:color="auto"/>
                    <w:left w:val="none" w:sz="0" w:space="0" w:color="auto"/>
                    <w:bottom w:val="none" w:sz="0" w:space="0" w:color="auto"/>
                    <w:right w:val="none" w:sz="0" w:space="0" w:color="auto"/>
                  </w:divBdr>
                  <w:divsChild>
                    <w:div w:id="1494679786">
                      <w:marLeft w:val="0"/>
                      <w:marRight w:val="0"/>
                      <w:marTop w:val="0"/>
                      <w:marBottom w:val="0"/>
                      <w:divBdr>
                        <w:top w:val="none" w:sz="0" w:space="0" w:color="auto"/>
                        <w:left w:val="none" w:sz="0" w:space="0" w:color="auto"/>
                        <w:bottom w:val="none" w:sz="0" w:space="0" w:color="auto"/>
                        <w:right w:val="none" w:sz="0" w:space="0" w:color="auto"/>
                      </w:divBdr>
                    </w:div>
                  </w:divsChild>
                </w:div>
                <w:div w:id="437681873">
                  <w:marLeft w:val="0"/>
                  <w:marRight w:val="0"/>
                  <w:marTop w:val="0"/>
                  <w:marBottom w:val="0"/>
                  <w:divBdr>
                    <w:top w:val="none" w:sz="0" w:space="0" w:color="auto"/>
                    <w:left w:val="none" w:sz="0" w:space="0" w:color="auto"/>
                    <w:bottom w:val="none" w:sz="0" w:space="0" w:color="auto"/>
                    <w:right w:val="none" w:sz="0" w:space="0" w:color="auto"/>
                  </w:divBdr>
                  <w:divsChild>
                    <w:div w:id="1655647763">
                      <w:marLeft w:val="0"/>
                      <w:marRight w:val="0"/>
                      <w:marTop w:val="0"/>
                      <w:marBottom w:val="0"/>
                      <w:divBdr>
                        <w:top w:val="none" w:sz="0" w:space="0" w:color="auto"/>
                        <w:left w:val="none" w:sz="0" w:space="0" w:color="auto"/>
                        <w:bottom w:val="none" w:sz="0" w:space="0" w:color="auto"/>
                        <w:right w:val="none" w:sz="0" w:space="0" w:color="auto"/>
                      </w:divBdr>
                    </w:div>
                  </w:divsChild>
                </w:div>
                <w:div w:id="990594782">
                  <w:marLeft w:val="0"/>
                  <w:marRight w:val="0"/>
                  <w:marTop w:val="0"/>
                  <w:marBottom w:val="0"/>
                  <w:divBdr>
                    <w:top w:val="none" w:sz="0" w:space="0" w:color="auto"/>
                    <w:left w:val="none" w:sz="0" w:space="0" w:color="auto"/>
                    <w:bottom w:val="none" w:sz="0" w:space="0" w:color="auto"/>
                    <w:right w:val="none" w:sz="0" w:space="0" w:color="auto"/>
                  </w:divBdr>
                  <w:divsChild>
                    <w:div w:id="1010520418">
                      <w:marLeft w:val="0"/>
                      <w:marRight w:val="0"/>
                      <w:marTop w:val="0"/>
                      <w:marBottom w:val="0"/>
                      <w:divBdr>
                        <w:top w:val="none" w:sz="0" w:space="0" w:color="auto"/>
                        <w:left w:val="none" w:sz="0" w:space="0" w:color="auto"/>
                        <w:bottom w:val="none" w:sz="0" w:space="0" w:color="auto"/>
                        <w:right w:val="none" w:sz="0" w:space="0" w:color="auto"/>
                      </w:divBdr>
                    </w:div>
                  </w:divsChild>
                </w:div>
                <w:div w:id="1040785722">
                  <w:marLeft w:val="0"/>
                  <w:marRight w:val="0"/>
                  <w:marTop w:val="0"/>
                  <w:marBottom w:val="0"/>
                  <w:divBdr>
                    <w:top w:val="none" w:sz="0" w:space="0" w:color="auto"/>
                    <w:left w:val="none" w:sz="0" w:space="0" w:color="auto"/>
                    <w:bottom w:val="none" w:sz="0" w:space="0" w:color="auto"/>
                    <w:right w:val="none" w:sz="0" w:space="0" w:color="auto"/>
                  </w:divBdr>
                  <w:divsChild>
                    <w:div w:id="1964458614">
                      <w:marLeft w:val="0"/>
                      <w:marRight w:val="0"/>
                      <w:marTop w:val="0"/>
                      <w:marBottom w:val="0"/>
                      <w:divBdr>
                        <w:top w:val="none" w:sz="0" w:space="0" w:color="auto"/>
                        <w:left w:val="none" w:sz="0" w:space="0" w:color="auto"/>
                        <w:bottom w:val="none" w:sz="0" w:space="0" w:color="auto"/>
                        <w:right w:val="none" w:sz="0" w:space="0" w:color="auto"/>
                      </w:divBdr>
                    </w:div>
                  </w:divsChild>
                </w:div>
                <w:div w:id="1090809104">
                  <w:marLeft w:val="0"/>
                  <w:marRight w:val="0"/>
                  <w:marTop w:val="0"/>
                  <w:marBottom w:val="0"/>
                  <w:divBdr>
                    <w:top w:val="none" w:sz="0" w:space="0" w:color="auto"/>
                    <w:left w:val="none" w:sz="0" w:space="0" w:color="auto"/>
                    <w:bottom w:val="none" w:sz="0" w:space="0" w:color="auto"/>
                    <w:right w:val="none" w:sz="0" w:space="0" w:color="auto"/>
                  </w:divBdr>
                  <w:divsChild>
                    <w:div w:id="1284771946">
                      <w:marLeft w:val="0"/>
                      <w:marRight w:val="0"/>
                      <w:marTop w:val="0"/>
                      <w:marBottom w:val="0"/>
                      <w:divBdr>
                        <w:top w:val="none" w:sz="0" w:space="0" w:color="auto"/>
                        <w:left w:val="none" w:sz="0" w:space="0" w:color="auto"/>
                        <w:bottom w:val="none" w:sz="0" w:space="0" w:color="auto"/>
                        <w:right w:val="none" w:sz="0" w:space="0" w:color="auto"/>
                      </w:divBdr>
                    </w:div>
                  </w:divsChild>
                </w:div>
                <w:div w:id="1114785506">
                  <w:marLeft w:val="0"/>
                  <w:marRight w:val="0"/>
                  <w:marTop w:val="0"/>
                  <w:marBottom w:val="0"/>
                  <w:divBdr>
                    <w:top w:val="none" w:sz="0" w:space="0" w:color="auto"/>
                    <w:left w:val="none" w:sz="0" w:space="0" w:color="auto"/>
                    <w:bottom w:val="none" w:sz="0" w:space="0" w:color="auto"/>
                    <w:right w:val="none" w:sz="0" w:space="0" w:color="auto"/>
                  </w:divBdr>
                  <w:divsChild>
                    <w:div w:id="2082561569">
                      <w:marLeft w:val="0"/>
                      <w:marRight w:val="0"/>
                      <w:marTop w:val="0"/>
                      <w:marBottom w:val="0"/>
                      <w:divBdr>
                        <w:top w:val="none" w:sz="0" w:space="0" w:color="auto"/>
                        <w:left w:val="none" w:sz="0" w:space="0" w:color="auto"/>
                        <w:bottom w:val="none" w:sz="0" w:space="0" w:color="auto"/>
                        <w:right w:val="none" w:sz="0" w:space="0" w:color="auto"/>
                      </w:divBdr>
                    </w:div>
                  </w:divsChild>
                </w:div>
                <w:div w:id="1247575081">
                  <w:marLeft w:val="0"/>
                  <w:marRight w:val="0"/>
                  <w:marTop w:val="0"/>
                  <w:marBottom w:val="0"/>
                  <w:divBdr>
                    <w:top w:val="none" w:sz="0" w:space="0" w:color="auto"/>
                    <w:left w:val="none" w:sz="0" w:space="0" w:color="auto"/>
                    <w:bottom w:val="none" w:sz="0" w:space="0" w:color="auto"/>
                    <w:right w:val="none" w:sz="0" w:space="0" w:color="auto"/>
                  </w:divBdr>
                  <w:divsChild>
                    <w:div w:id="17902053">
                      <w:marLeft w:val="0"/>
                      <w:marRight w:val="0"/>
                      <w:marTop w:val="0"/>
                      <w:marBottom w:val="0"/>
                      <w:divBdr>
                        <w:top w:val="none" w:sz="0" w:space="0" w:color="auto"/>
                        <w:left w:val="none" w:sz="0" w:space="0" w:color="auto"/>
                        <w:bottom w:val="none" w:sz="0" w:space="0" w:color="auto"/>
                        <w:right w:val="none" w:sz="0" w:space="0" w:color="auto"/>
                      </w:divBdr>
                    </w:div>
                  </w:divsChild>
                </w:div>
                <w:div w:id="1298680755">
                  <w:marLeft w:val="0"/>
                  <w:marRight w:val="0"/>
                  <w:marTop w:val="0"/>
                  <w:marBottom w:val="0"/>
                  <w:divBdr>
                    <w:top w:val="none" w:sz="0" w:space="0" w:color="auto"/>
                    <w:left w:val="none" w:sz="0" w:space="0" w:color="auto"/>
                    <w:bottom w:val="none" w:sz="0" w:space="0" w:color="auto"/>
                    <w:right w:val="none" w:sz="0" w:space="0" w:color="auto"/>
                  </w:divBdr>
                  <w:divsChild>
                    <w:div w:id="501967745">
                      <w:marLeft w:val="0"/>
                      <w:marRight w:val="0"/>
                      <w:marTop w:val="0"/>
                      <w:marBottom w:val="0"/>
                      <w:divBdr>
                        <w:top w:val="none" w:sz="0" w:space="0" w:color="auto"/>
                        <w:left w:val="none" w:sz="0" w:space="0" w:color="auto"/>
                        <w:bottom w:val="none" w:sz="0" w:space="0" w:color="auto"/>
                        <w:right w:val="none" w:sz="0" w:space="0" w:color="auto"/>
                      </w:divBdr>
                    </w:div>
                  </w:divsChild>
                </w:div>
                <w:div w:id="1319573255">
                  <w:marLeft w:val="0"/>
                  <w:marRight w:val="0"/>
                  <w:marTop w:val="0"/>
                  <w:marBottom w:val="0"/>
                  <w:divBdr>
                    <w:top w:val="none" w:sz="0" w:space="0" w:color="auto"/>
                    <w:left w:val="none" w:sz="0" w:space="0" w:color="auto"/>
                    <w:bottom w:val="none" w:sz="0" w:space="0" w:color="auto"/>
                    <w:right w:val="none" w:sz="0" w:space="0" w:color="auto"/>
                  </w:divBdr>
                  <w:divsChild>
                    <w:div w:id="1431047958">
                      <w:marLeft w:val="0"/>
                      <w:marRight w:val="0"/>
                      <w:marTop w:val="0"/>
                      <w:marBottom w:val="0"/>
                      <w:divBdr>
                        <w:top w:val="none" w:sz="0" w:space="0" w:color="auto"/>
                        <w:left w:val="none" w:sz="0" w:space="0" w:color="auto"/>
                        <w:bottom w:val="none" w:sz="0" w:space="0" w:color="auto"/>
                        <w:right w:val="none" w:sz="0" w:space="0" w:color="auto"/>
                      </w:divBdr>
                    </w:div>
                  </w:divsChild>
                </w:div>
                <w:div w:id="1367827455">
                  <w:marLeft w:val="0"/>
                  <w:marRight w:val="0"/>
                  <w:marTop w:val="0"/>
                  <w:marBottom w:val="0"/>
                  <w:divBdr>
                    <w:top w:val="none" w:sz="0" w:space="0" w:color="auto"/>
                    <w:left w:val="none" w:sz="0" w:space="0" w:color="auto"/>
                    <w:bottom w:val="none" w:sz="0" w:space="0" w:color="auto"/>
                    <w:right w:val="none" w:sz="0" w:space="0" w:color="auto"/>
                  </w:divBdr>
                  <w:divsChild>
                    <w:div w:id="462160451">
                      <w:marLeft w:val="0"/>
                      <w:marRight w:val="0"/>
                      <w:marTop w:val="0"/>
                      <w:marBottom w:val="0"/>
                      <w:divBdr>
                        <w:top w:val="none" w:sz="0" w:space="0" w:color="auto"/>
                        <w:left w:val="none" w:sz="0" w:space="0" w:color="auto"/>
                        <w:bottom w:val="none" w:sz="0" w:space="0" w:color="auto"/>
                        <w:right w:val="none" w:sz="0" w:space="0" w:color="auto"/>
                      </w:divBdr>
                    </w:div>
                  </w:divsChild>
                </w:div>
                <w:div w:id="1397508123">
                  <w:marLeft w:val="0"/>
                  <w:marRight w:val="0"/>
                  <w:marTop w:val="0"/>
                  <w:marBottom w:val="0"/>
                  <w:divBdr>
                    <w:top w:val="none" w:sz="0" w:space="0" w:color="auto"/>
                    <w:left w:val="none" w:sz="0" w:space="0" w:color="auto"/>
                    <w:bottom w:val="none" w:sz="0" w:space="0" w:color="auto"/>
                    <w:right w:val="none" w:sz="0" w:space="0" w:color="auto"/>
                  </w:divBdr>
                  <w:divsChild>
                    <w:div w:id="1340158751">
                      <w:marLeft w:val="0"/>
                      <w:marRight w:val="0"/>
                      <w:marTop w:val="0"/>
                      <w:marBottom w:val="0"/>
                      <w:divBdr>
                        <w:top w:val="none" w:sz="0" w:space="0" w:color="auto"/>
                        <w:left w:val="none" w:sz="0" w:space="0" w:color="auto"/>
                        <w:bottom w:val="none" w:sz="0" w:space="0" w:color="auto"/>
                        <w:right w:val="none" w:sz="0" w:space="0" w:color="auto"/>
                      </w:divBdr>
                    </w:div>
                  </w:divsChild>
                </w:div>
                <w:div w:id="1553929837">
                  <w:marLeft w:val="0"/>
                  <w:marRight w:val="0"/>
                  <w:marTop w:val="0"/>
                  <w:marBottom w:val="0"/>
                  <w:divBdr>
                    <w:top w:val="none" w:sz="0" w:space="0" w:color="auto"/>
                    <w:left w:val="none" w:sz="0" w:space="0" w:color="auto"/>
                    <w:bottom w:val="none" w:sz="0" w:space="0" w:color="auto"/>
                    <w:right w:val="none" w:sz="0" w:space="0" w:color="auto"/>
                  </w:divBdr>
                  <w:divsChild>
                    <w:div w:id="540171349">
                      <w:marLeft w:val="0"/>
                      <w:marRight w:val="0"/>
                      <w:marTop w:val="0"/>
                      <w:marBottom w:val="0"/>
                      <w:divBdr>
                        <w:top w:val="none" w:sz="0" w:space="0" w:color="auto"/>
                        <w:left w:val="none" w:sz="0" w:space="0" w:color="auto"/>
                        <w:bottom w:val="none" w:sz="0" w:space="0" w:color="auto"/>
                        <w:right w:val="none" w:sz="0" w:space="0" w:color="auto"/>
                      </w:divBdr>
                    </w:div>
                  </w:divsChild>
                </w:div>
                <w:div w:id="1629161932">
                  <w:marLeft w:val="0"/>
                  <w:marRight w:val="0"/>
                  <w:marTop w:val="0"/>
                  <w:marBottom w:val="0"/>
                  <w:divBdr>
                    <w:top w:val="none" w:sz="0" w:space="0" w:color="auto"/>
                    <w:left w:val="none" w:sz="0" w:space="0" w:color="auto"/>
                    <w:bottom w:val="none" w:sz="0" w:space="0" w:color="auto"/>
                    <w:right w:val="none" w:sz="0" w:space="0" w:color="auto"/>
                  </w:divBdr>
                  <w:divsChild>
                    <w:div w:id="1736202429">
                      <w:marLeft w:val="0"/>
                      <w:marRight w:val="0"/>
                      <w:marTop w:val="0"/>
                      <w:marBottom w:val="0"/>
                      <w:divBdr>
                        <w:top w:val="none" w:sz="0" w:space="0" w:color="auto"/>
                        <w:left w:val="none" w:sz="0" w:space="0" w:color="auto"/>
                        <w:bottom w:val="none" w:sz="0" w:space="0" w:color="auto"/>
                        <w:right w:val="none" w:sz="0" w:space="0" w:color="auto"/>
                      </w:divBdr>
                    </w:div>
                  </w:divsChild>
                </w:div>
                <w:div w:id="1631284443">
                  <w:marLeft w:val="0"/>
                  <w:marRight w:val="0"/>
                  <w:marTop w:val="0"/>
                  <w:marBottom w:val="0"/>
                  <w:divBdr>
                    <w:top w:val="none" w:sz="0" w:space="0" w:color="auto"/>
                    <w:left w:val="none" w:sz="0" w:space="0" w:color="auto"/>
                    <w:bottom w:val="none" w:sz="0" w:space="0" w:color="auto"/>
                    <w:right w:val="none" w:sz="0" w:space="0" w:color="auto"/>
                  </w:divBdr>
                  <w:divsChild>
                    <w:div w:id="749229144">
                      <w:marLeft w:val="0"/>
                      <w:marRight w:val="0"/>
                      <w:marTop w:val="0"/>
                      <w:marBottom w:val="0"/>
                      <w:divBdr>
                        <w:top w:val="none" w:sz="0" w:space="0" w:color="auto"/>
                        <w:left w:val="none" w:sz="0" w:space="0" w:color="auto"/>
                        <w:bottom w:val="none" w:sz="0" w:space="0" w:color="auto"/>
                        <w:right w:val="none" w:sz="0" w:space="0" w:color="auto"/>
                      </w:divBdr>
                    </w:div>
                  </w:divsChild>
                </w:div>
                <w:div w:id="1646666697">
                  <w:marLeft w:val="0"/>
                  <w:marRight w:val="0"/>
                  <w:marTop w:val="0"/>
                  <w:marBottom w:val="0"/>
                  <w:divBdr>
                    <w:top w:val="none" w:sz="0" w:space="0" w:color="auto"/>
                    <w:left w:val="none" w:sz="0" w:space="0" w:color="auto"/>
                    <w:bottom w:val="none" w:sz="0" w:space="0" w:color="auto"/>
                    <w:right w:val="none" w:sz="0" w:space="0" w:color="auto"/>
                  </w:divBdr>
                  <w:divsChild>
                    <w:div w:id="1399087577">
                      <w:marLeft w:val="0"/>
                      <w:marRight w:val="0"/>
                      <w:marTop w:val="0"/>
                      <w:marBottom w:val="0"/>
                      <w:divBdr>
                        <w:top w:val="none" w:sz="0" w:space="0" w:color="auto"/>
                        <w:left w:val="none" w:sz="0" w:space="0" w:color="auto"/>
                        <w:bottom w:val="none" w:sz="0" w:space="0" w:color="auto"/>
                        <w:right w:val="none" w:sz="0" w:space="0" w:color="auto"/>
                      </w:divBdr>
                    </w:div>
                  </w:divsChild>
                </w:div>
                <w:div w:id="1672950535">
                  <w:marLeft w:val="0"/>
                  <w:marRight w:val="0"/>
                  <w:marTop w:val="0"/>
                  <w:marBottom w:val="0"/>
                  <w:divBdr>
                    <w:top w:val="none" w:sz="0" w:space="0" w:color="auto"/>
                    <w:left w:val="none" w:sz="0" w:space="0" w:color="auto"/>
                    <w:bottom w:val="none" w:sz="0" w:space="0" w:color="auto"/>
                    <w:right w:val="none" w:sz="0" w:space="0" w:color="auto"/>
                  </w:divBdr>
                  <w:divsChild>
                    <w:div w:id="880165185">
                      <w:marLeft w:val="0"/>
                      <w:marRight w:val="0"/>
                      <w:marTop w:val="0"/>
                      <w:marBottom w:val="0"/>
                      <w:divBdr>
                        <w:top w:val="none" w:sz="0" w:space="0" w:color="auto"/>
                        <w:left w:val="none" w:sz="0" w:space="0" w:color="auto"/>
                        <w:bottom w:val="none" w:sz="0" w:space="0" w:color="auto"/>
                        <w:right w:val="none" w:sz="0" w:space="0" w:color="auto"/>
                      </w:divBdr>
                    </w:div>
                  </w:divsChild>
                </w:div>
                <w:div w:id="1678917825">
                  <w:marLeft w:val="0"/>
                  <w:marRight w:val="0"/>
                  <w:marTop w:val="0"/>
                  <w:marBottom w:val="0"/>
                  <w:divBdr>
                    <w:top w:val="none" w:sz="0" w:space="0" w:color="auto"/>
                    <w:left w:val="none" w:sz="0" w:space="0" w:color="auto"/>
                    <w:bottom w:val="none" w:sz="0" w:space="0" w:color="auto"/>
                    <w:right w:val="none" w:sz="0" w:space="0" w:color="auto"/>
                  </w:divBdr>
                  <w:divsChild>
                    <w:div w:id="1760905017">
                      <w:marLeft w:val="0"/>
                      <w:marRight w:val="0"/>
                      <w:marTop w:val="0"/>
                      <w:marBottom w:val="0"/>
                      <w:divBdr>
                        <w:top w:val="none" w:sz="0" w:space="0" w:color="auto"/>
                        <w:left w:val="none" w:sz="0" w:space="0" w:color="auto"/>
                        <w:bottom w:val="none" w:sz="0" w:space="0" w:color="auto"/>
                        <w:right w:val="none" w:sz="0" w:space="0" w:color="auto"/>
                      </w:divBdr>
                    </w:div>
                  </w:divsChild>
                </w:div>
                <w:div w:id="1752001466">
                  <w:marLeft w:val="0"/>
                  <w:marRight w:val="0"/>
                  <w:marTop w:val="0"/>
                  <w:marBottom w:val="0"/>
                  <w:divBdr>
                    <w:top w:val="none" w:sz="0" w:space="0" w:color="auto"/>
                    <w:left w:val="none" w:sz="0" w:space="0" w:color="auto"/>
                    <w:bottom w:val="none" w:sz="0" w:space="0" w:color="auto"/>
                    <w:right w:val="none" w:sz="0" w:space="0" w:color="auto"/>
                  </w:divBdr>
                  <w:divsChild>
                    <w:div w:id="1499881191">
                      <w:marLeft w:val="0"/>
                      <w:marRight w:val="0"/>
                      <w:marTop w:val="0"/>
                      <w:marBottom w:val="0"/>
                      <w:divBdr>
                        <w:top w:val="none" w:sz="0" w:space="0" w:color="auto"/>
                        <w:left w:val="none" w:sz="0" w:space="0" w:color="auto"/>
                        <w:bottom w:val="none" w:sz="0" w:space="0" w:color="auto"/>
                        <w:right w:val="none" w:sz="0" w:space="0" w:color="auto"/>
                      </w:divBdr>
                    </w:div>
                  </w:divsChild>
                </w:div>
                <w:div w:id="2109960267">
                  <w:marLeft w:val="0"/>
                  <w:marRight w:val="0"/>
                  <w:marTop w:val="0"/>
                  <w:marBottom w:val="0"/>
                  <w:divBdr>
                    <w:top w:val="none" w:sz="0" w:space="0" w:color="auto"/>
                    <w:left w:val="none" w:sz="0" w:space="0" w:color="auto"/>
                    <w:bottom w:val="none" w:sz="0" w:space="0" w:color="auto"/>
                    <w:right w:val="none" w:sz="0" w:space="0" w:color="auto"/>
                  </w:divBdr>
                  <w:divsChild>
                    <w:div w:id="14807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307279">
          <w:marLeft w:val="0"/>
          <w:marRight w:val="0"/>
          <w:marTop w:val="0"/>
          <w:marBottom w:val="0"/>
          <w:divBdr>
            <w:top w:val="none" w:sz="0" w:space="0" w:color="auto"/>
            <w:left w:val="none" w:sz="0" w:space="0" w:color="auto"/>
            <w:bottom w:val="none" w:sz="0" w:space="0" w:color="auto"/>
            <w:right w:val="none" w:sz="0" w:space="0" w:color="auto"/>
          </w:divBdr>
        </w:div>
        <w:div w:id="1372880717">
          <w:marLeft w:val="0"/>
          <w:marRight w:val="0"/>
          <w:marTop w:val="0"/>
          <w:marBottom w:val="0"/>
          <w:divBdr>
            <w:top w:val="none" w:sz="0" w:space="0" w:color="auto"/>
            <w:left w:val="none" w:sz="0" w:space="0" w:color="auto"/>
            <w:bottom w:val="none" w:sz="0" w:space="0" w:color="auto"/>
            <w:right w:val="none" w:sz="0" w:space="0" w:color="auto"/>
          </w:divBdr>
        </w:div>
        <w:div w:id="1549300677">
          <w:marLeft w:val="0"/>
          <w:marRight w:val="0"/>
          <w:marTop w:val="0"/>
          <w:marBottom w:val="0"/>
          <w:divBdr>
            <w:top w:val="none" w:sz="0" w:space="0" w:color="auto"/>
            <w:left w:val="none" w:sz="0" w:space="0" w:color="auto"/>
            <w:bottom w:val="none" w:sz="0" w:space="0" w:color="auto"/>
            <w:right w:val="none" w:sz="0" w:space="0" w:color="auto"/>
          </w:divBdr>
        </w:div>
        <w:div w:id="1621954220">
          <w:marLeft w:val="0"/>
          <w:marRight w:val="0"/>
          <w:marTop w:val="0"/>
          <w:marBottom w:val="0"/>
          <w:divBdr>
            <w:top w:val="none" w:sz="0" w:space="0" w:color="auto"/>
            <w:left w:val="none" w:sz="0" w:space="0" w:color="auto"/>
            <w:bottom w:val="none" w:sz="0" w:space="0" w:color="auto"/>
            <w:right w:val="none" w:sz="0" w:space="0" w:color="auto"/>
          </w:divBdr>
        </w:div>
        <w:div w:id="1691487425">
          <w:marLeft w:val="0"/>
          <w:marRight w:val="0"/>
          <w:marTop w:val="0"/>
          <w:marBottom w:val="0"/>
          <w:divBdr>
            <w:top w:val="none" w:sz="0" w:space="0" w:color="auto"/>
            <w:left w:val="none" w:sz="0" w:space="0" w:color="auto"/>
            <w:bottom w:val="none" w:sz="0" w:space="0" w:color="auto"/>
            <w:right w:val="none" w:sz="0" w:space="0" w:color="auto"/>
          </w:divBdr>
        </w:div>
        <w:div w:id="1772817101">
          <w:marLeft w:val="0"/>
          <w:marRight w:val="0"/>
          <w:marTop w:val="0"/>
          <w:marBottom w:val="0"/>
          <w:divBdr>
            <w:top w:val="none" w:sz="0" w:space="0" w:color="auto"/>
            <w:left w:val="none" w:sz="0" w:space="0" w:color="auto"/>
            <w:bottom w:val="none" w:sz="0" w:space="0" w:color="auto"/>
            <w:right w:val="none" w:sz="0" w:space="0" w:color="auto"/>
          </w:divBdr>
          <w:divsChild>
            <w:div w:id="867722463">
              <w:marLeft w:val="-75"/>
              <w:marRight w:val="0"/>
              <w:marTop w:val="30"/>
              <w:marBottom w:val="30"/>
              <w:divBdr>
                <w:top w:val="none" w:sz="0" w:space="0" w:color="auto"/>
                <w:left w:val="none" w:sz="0" w:space="0" w:color="auto"/>
                <w:bottom w:val="none" w:sz="0" w:space="0" w:color="auto"/>
                <w:right w:val="none" w:sz="0" w:space="0" w:color="auto"/>
              </w:divBdr>
              <w:divsChild>
                <w:div w:id="24522471">
                  <w:marLeft w:val="0"/>
                  <w:marRight w:val="0"/>
                  <w:marTop w:val="0"/>
                  <w:marBottom w:val="0"/>
                  <w:divBdr>
                    <w:top w:val="none" w:sz="0" w:space="0" w:color="auto"/>
                    <w:left w:val="none" w:sz="0" w:space="0" w:color="auto"/>
                    <w:bottom w:val="none" w:sz="0" w:space="0" w:color="auto"/>
                    <w:right w:val="none" w:sz="0" w:space="0" w:color="auto"/>
                  </w:divBdr>
                  <w:divsChild>
                    <w:div w:id="395788272">
                      <w:marLeft w:val="0"/>
                      <w:marRight w:val="0"/>
                      <w:marTop w:val="0"/>
                      <w:marBottom w:val="0"/>
                      <w:divBdr>
                        <w:top w:val="none" w:sz="0" w:space="0" w:color="auto"/>
                        <w:left w:val="none" w:sz="0" w:space="0" w:color="auto"/>
                        <w:bottom w:val="none" w:sz="0" w:space="0" w:color="auto"/>
                        <w:right w:val="none" w:sz="0" w:space="0" w:color="auto"/>
                      </w:divBdr>
                    </w:div>
                  </w:divsChild>
                </w:div>
                <w:div w:id="28799562">
                  <w:marLeft w:val="0"/>
                  <w:marRight w:val="0"/>
                  <w:marTop w:val="0"/>
                  <w:marBottom w:val="0"/>
                  <w:divBdr>
                    <w:top w:val="none" w:sz="0" w:space="0" w:color="auto"/>
                    <w:left w:val="none" w:sz="0" w:space="0" w:color="auto"/>
                    <w:bottom w:val="none" w:sz="0" w:space="0" w:color="auto"/>
                    <w:right w:val="none" w:sz="0" w:space="0" w:color="auto"/>
                  </w:divBdr>
                  <w:divsChild>
                    <w:div w:id="298196600">
                      <w:marLeft w:val="0"/>
                      <w:marRight w:val="0"/>
                      <w:marTop w:val="0"/>
                      <w:marBottom w:val="0"/>
                      <w:divBdr>
                        <w:top w:val="none" w:sz="0" w:space="0" w:color="auto"/>
                        <w:left w:val="none" w:sz="0" w:space="0" w:color="auto"/>
                        <w:bottom w:val="none" w:sz="0" w:space="0" w:color="auto"/>
                        <w:right w:val="none" w:sz="0" w:space="0" w:color="auto"/>
                      </w:divBdr>
                    </w:div>
                  </w:divsChild>
                </w:div>
                <w:div w:id="66996964">
                  <w:marLeft w:val="0"/>
                  <w:marRight w:val="0"/>
                  <w:marTop w:val="0"/>
                  <w:marBottom w:val="0"/>
                  <w:divBdr>
                    <w:top w:val="none" w:sz="0" w:space="0" w:color="auto"/>
                    <w:left w:val="none" w:sz="0" w:space="0" w:color="auto"/>
                    <w:bottom w:val="none" w:sz="0" w:space="0" w:color="auto"/>
                    <w:right w:val="none" w:sz="0" w:space="0" w:color="auto"/>
                  </w:divBdr>
                  <w:divsChild>
                    <w:div w:id="1118060325">
                      <w:marLeft w:val="0"/>
                      <w:marRight w:val="0"/>
                      <w:marTop w:val="0"/>
                      <w:marBottom w:val="0"/>
                      <w:divBdr>
                        <w:top w:val="none" w:sz="0" w:space="0" w:color="auto"/>
                        <w:left w:val="none" w:sz="0" w:space="0" w:color="auto"/>
                        <w:bottom w:val="none" w:sz="0" w:space="0" w:color="auto"/>
                        <w:right w:val="none" w:sz="0" w:space="0" w:color="auto"/>
                      </w:divBdr>
                    </w:div>
                  </w:divsChild>
                </w:div>
                <w:div w:id="77875533">
                  <w:marLeft w:val="0"/>
                  <w:marRight w:val="0"/>
                  <w:marTop w:val="0"/>
                  <w:marBottom w:val="0"/>
                  <w:divBdr>
                    <w:top w:val="none" w:sz="0" w:space="0" w:color="auto"/>
                    <w:left w:val="none" w:sz="0" w:space="0" w:color="auto"/>
                    <w:bottom w:val="none" w:sz="0" w:space="0" w:color="auto"/>
                    <w:right w:val="none" w:sz="0" w:space="0" w:color="auto"/>
                  </w:divBdr>
                  <w:divsChild>
                    <w:div w:id="351228847">
                      <w:marLeft w:val="0"/>
                      <w:marRight w:val="0"/>
                      <w:marTop w:val="0"/>
                      <w:marBottom w:val="0"/>
                      <w:divBdr>
                        <w:top w:val="none" w:sz="0" w:space="0" w:color="auto"/>
                        <w:left w:val="none" w:sz="0" w:space="0" w:color="auto"/>
                        <w:bottom w:val="none" w:sz="0" w:space="0" w:color="auto"/>
                        <w:right w:val="none" w:sz="0" w:space="0" w:color="auto"/>
                      </w:divBdr>
                    </w:div>
                  </w:divsChild>
                </w:div>
                <w:div w:id="78018483">
                  <w:marLeft w:val="0"/>
                  <w:marRight w:val="0"/>
                  <w:marTop w:val="0"/>
                  <w:marBottom w:val="0"/>
                  <w:divBdr>
                    <w:top w:val="none" w:sz="0" w:space="0" w:color="auto"/>
                    <w:left w:val="none" w:sz="0" w:space="0" w:color="auto"/>
                    <w:bottom w:val="none" w:sz="0" w:space="0" w:color="auto"/>
                    <w:right w:val="none" w:sz="0" w:space="0" w:color="auto"/>
                  </w:divBdr>
                  <w:divsChild>
                    <w:div w:id="2015716723">
                      <w:marLeft w:val="0"/>
                      <w:marRight w:val="0"/>
                      <w:marTop w:val="0"/>
                      <w:marBottom w:val="0"/>
                      <w:divBdr>
                        <w:top w:val="none" w:sz="0" w:space="0" w:color="auto"/>
                        <w:left w:val="none" w:sz="0" w:space="0" w:color="auto"/>
                        <w:bottom w:val="none" w:sz="0" w:space="0" w:color="auto"/>
                        <w:right w:val="none" w:sz="0" w:space="0" w:color="auto"/>
                      </w:divBdr>
                    </w:div>
                  </w:divsChild>
                </w:div>
                <w:div w:id="86462937">
                  <w:marLeft w:val="0"/>
                  <w:marRight w:val="0"/>
                  <w:marTop w:val="0"/>
                  <w:marBottom w:val="0"/>
                  <w:divBdr>
                    <w:top w:val="none" w:sz="0" w:space="0" w:color="auto"/>
                    <w:left w:val="none" w:sz="0" w:space="0" w:color="auto"/>
                    <w:bottom w:val="none" w:sz="0" w:space="0" w:color="auto"/>
                    <w:right w:val="none" w:sz="0" w:space="0" w:color="auto"/>
                  </w:divBdr>
                  <w:divsChild>
                    <w:div w:id="885222554">
                      <w:marLeft w:val="0"/>
                      <w:marRight w:val="0"/>
                      <w:marTop w:val="0"/>
                      <w:marBottom w:val="0"/>
                      <w:divBdr>
                        <w:top w:val="none" w:sz="0" w:space="0" w:color="auto"/>
                        <w:left w:val="none" w:sz="0" w:space="0" w:color="auto"/>
                        <w:bottom w:val="none" w:sz="0" w:space="0" w:color="auto"/>
                        <w:right w:val="none" w:sz="0" w:space="0" w:color="auto"/>
                      </w:divBdr>
                    </w:div>
                  </w:divsChild>
                </w:div>
                <w:div w:id="99373606">
                  <w:marLeft w:val="0"/>
                  <w:marRight w:val="0"/>
                  <w:marTop w:val="0"/>
                  <w:marBottom w:val="0"/>
                  <w:divBdr>
                    <w:top w:val="none" w:sz="0" w:space="0" w:color="auto"/>
                    <w:left w:val="none" w:sz="0" w:space="0" w:color="auto"/>
                    <w:bottom w:val="none" w:sz="0" w:space="0" w:color="auto"/>
                    <w:right w:val="none" w:sz="0" w:space="0" w:color="auto"/>
                  </w:divBdr>
                  <w:divsChild>
                    <w:div w:id="107703974">
                      <w:marLeft w:val="0"/>
                      <w:marRight w:val="0"/>
                      <w:marTop w:val="0"/>
                      <w:marBottom w:val="0"/>
                      <w:divBdr>
                        <w:top w:val="none" w:sz="0" w:space="0" w:color="auto"/>
                        <w:left w:val="none" w:sz="0" w:space="0" w:color="auto"/>
                        <w:bottom w:val="none" w:sz="0" w:space="0" w:color="auto"/>
                        <w:right w:val="none" w:sz="0" w:space="0" w:color="auto"/>
                      </w:divBdr>
                    </w:div>
                  </w:divsChild>
                </w:div>
                <w:div w:id="101264327">
                  <w:marLeft w:val="0"/>
                  <w:marRight w:val="0"/>
                  <w:marTop w:val="0"/>
                  <w:marBottom w:val="0"/>
                  <w:divBdr>
                    <w:top w:val="none" w:sz="0" w:space="0" w:color="auto"/>
                    <w:left w:val="none" w:sz="0" w:space="0" w:color="auto"/>
                    <w:bottom w:val="none" w:sz="0" w:space="0" w:color="auto"/>
                    <w:right w:val="none" w:sz="0" w:space="0" w:color="auto"/>
                  </w:divBdr>
                  <w:divsChild>
                    <w:div w:id="151681900">
                      <w:marLeft w:val="0"/>
                      <w:marRight w:val="0"/>
                      <w:marTop w:val="0"/>
                      <w:marBottom w:val="0"/>
                      <w:divBdr>
                        <w:top w:val="none" w:sz="0" w:space="0" w:color="auto"/>
                        <w:left w:val="none" w:sz="0" w:space="0" w:color="auto"/>
                        <w:bottom w:val="none" w:sz="0" w:space="0" w:color="auto"/>
                        <w:right w:val="none" w:sz="0" w:space="0" w:color="auto"/>
                      </w:divBdr>
                    </w:div>
                  </w:divsChild>
                </w:div>
                <w:div w:id="113335244">
                  <w:marLeft w:val="0"/>
                  <w:marRight w:val="0"/>
                  <w:marTop w:val="0"/>
                  <w:marBottom w:val="0"/>
                  <w:divBdr>
                    <w:top w:val="none" w:sz="0" w:space="0" w:color="auto"/>
                    <w:left w:val="none" w:sz="0" w:space="0" w:color="auto"/>
                    <w:bottom w:val="none" w:sz="0" w:space="0" w:color="auto"/>
                    <w:right w:val="none" w:sz="0" w:space="0" w:color="auto"/>
                  </w:divBdr>
                  <w:divsChild>
                    <w:div w:id="1679037164">
                      <w:marLeft w:val="0"/>
                      <w:marRight w:val="0"/>
                      <w:marTop w:val="0"/>
                      <w:marBottom w:val="0"/>
                      <w:divBdr>
                        <w:top w:val="none" w:sz="0" w:space="0" w:color="auto"/>
                        <w:left w:val="none" w:sz="0" w:space="0" w:color="auto"/>
                        <w:bottom w:val="none" w:sz="0" w:space="0" w:color="auto"/>
                        <w:right w:val="none" w:sz="0" w:space="0" w:color="auto"/>
                      </w:divBdr>
                    </w:div>
                  </w:divsChild>
                </w:div>
                <w:div w:id="116293158">
                  <w:marLeft w:val="0"/>
                  <w:marRight w:val="0"/>
                  <w:marTop w:val="0"/>
                  <w:marBottom w:val="0"/>
                  <w:divBdr>
                    <w:top w:val="none" w:sz="0" w:space="0" w:color="auto"/>
                    <w:left w:val="none" w:sz="0" w:space="0" w:color="auto"/>
                    <w:bottom w:val="none" w:sz="0" w:space="0" w:color="auto"/>
                    <w:right w:val="none" w:sz="0" w:space="0" w:color="auto"/>
                  </w:divBdr>
                  <w:divsChild>
                    <w:div w:id="611518768">
                      <w:marLeft w:val="0"/>
                      <w:marRight w:val="0"/>
                      <w:marTop w:val="0"/>
                      <w:marBottom w:val="0"/>
                      <w:divBdr>
                        <w:top w:val="none" w:sz="0" w:space="0" w:color="auto"/>
                        <w:left w:val="none" w:sz="0" w:space="0" w:color="auto"/>
                        <w:bottom w:val="none" w:sz="0" w:space="0" w:color="auto"/>
                        <w:right w:val="none" w:sz="0" w:space="0" w:color="auto"/>
                      </w:divBdr>
                    </w:div>
                  </w:divsChild>
                </w:div>
                <w:div w:id="128518964">
                  <w:marLeft w:val="0"/>
                  <w:marRight w:val="0"/>
                  <w:marTop w:val="0"/>
                  <w:marBottom w:val="0"/>
                  <w:divBdr>
                    <w:top w:val="none" w:sz="0" w:space="0" w:color="auto"/>
                    <w:left w:val="none" w:sz="0" w:space="0" w:color="auto"/>
                    <w:bottom w:val="none" w:sz="0" w:space="0" w:color="auto"/>
                    <w:right w:val="none" w:sz="0" w:space="0" w:color="auto"/>
                  </w:divBdr>
                  <w:divsChild>
                    <w:div w:id="174733377">
                      <w:marLeft w:val="0"/>
                      <w:marRight w:val="0"/>
                      <w:marTop w:val="0"/>
                      <w:marBottom w:val="0"/>
                      <w:divBdr>
                        <w:top w:val="none" w:sz="0" w:space="0" w:color="auto"/>
                        <w:left w:val="none" w:sz="0" w:space="0" w:color="auto"/>
                        <w:bottom w:val="none" w:sz="0" w:space="0" w:color="auto"/>
                        <w:right w:val="none" w:sz="0" w:space="0" w:color="auto"/>
                      </w:divBdr>
                    </w:div>
                    <w:div w:id="1056978598">
                      <w:marLeft w:val="0"/>
                      <w:marRight w:val="0"/>
                      <w:marTop w:val="0"/>
                      <w:marBottom w:val="0"/>
                      <w:divBdr>
                        <w:top w:val="none" w:sz="0" w:space="0" w:color="auto"/>
                        <w:left w:val="none" w:sz="0" w:space="0" w:color="auto"/>
                        <w:bottom w:val="none" w:sz="0" w:space="0" w:color="auto"/>
                        <w:right w:val="none" w:sz="0" w:space="0" w:color="auto"/>
                      </w:divBdr>
                    </w:div>
                  </w:divsChild>
                </w:div>
                <w:div w:id="130294269">
                  <w:marLeft w:val="0"/>
                  <w:marRight w:val="0"/>
                  <w:marTop w:val="0"/>
                  <w:marBottom w:val="0"/>
                  <w:divBdr>
                    <w:top w:val="none" w:sz="0" w:space="0" w:color="auto"/>
                    <w:left w:val="none" w:sz="0" w:space="0" w:color="auto"/>
                    <w:bottom w:val="none" w:sz="0" w:space="0" w:color="auto"/>
                    <w:right w:val="none" w:sz="0" w:space="0" w:color="auto"/>
                  </w:divBdr>
                  <w:divsChild>
                    <w:div w:id="1893081861">
                      <w:marLeft w:val="0"/>
                      <w:marRight w:val="0"/>
                      <w:marTop w:val="0"/>
                      <w:marBottom w:val="0"/>
                      <w:divBdr>
                        <w:top w:val="none" w:sz="0" w:space="0" w:color="auto"/>
                        <w:left w:val="none" w:sz="0" w:space="0" w:color="auto"/>
                        <w:bottom w:val="none" w:sz="0" w:space="0" w:color="auto"/>
                        <w:right w:val="none" w:sz="0" w:space="0" w:color="auto"/>
                      </w:divBdr>
                    </w:div>
                  </w:divsChild>
                </w:div>
                <w:div w:id="198713861">
                  <w:marLeft w:val="0"/>
                  <w:marRight w:val="0"/>
                  <w:marTop w:val="0"/>
                  <w:marBottom w:val="0"/>
                  <w:divBdr>
                    <w:top w:val="none" w:sz="0" w:space="0" w:color="auto"/>
                    <w:left w:val="none" w:sz="0" w:space="0" w:color="auto"/>
                    <w:bottom w:val="none" w:sz="0" w:space="0" w:color="auto"/>
                    <w:right w:val="none" w:sz="0" w:space="0" w:color="auto"/>
                  </w:divBdr>
                  <w:divsChild>
                    <w:div w:id="907806571">
                      <w:marLeft w:val="0"/>
                      <w:marRight w:val="0"/>
                      <w:marTop w:val="0"/>
                      <w:marBottom w:val="0"/>
                      <w:divBdr>
                        <w:top w:val="none" w:sz="0" w:space="0" w:color="auto"/>
                        <w:left w:val="none" w:sz="0" w:space="0" w:color="auto"/>
                        <w:bottom w:val="none" w:sz="0" w:space="0" w:color="auto"/>
                        <w:right w:val="none" w:sz="0" w:space="0" w:color="auto"/>
                      </w:divBdr>
                    </w:div>
                  </w:divsChild>
                </w:div>
                <w:div w:id="207187156">
                  <w:marLeft w:val="0"/>
                  <w:marRight w:val="0"/>
                  <w:marTop w:val="0"/>
                  <w:marBottom w:val="0"/>
                  <w:divBdr>
                    <w:top w:val="none" w:sz="0" w:space="0" w:color="auto"/>
                    <w:left w:val="none" w:sz="0" w:space="0" w:color="auto"/>
                    <w:bottom w:val="none" w:sz="0" w:space="0" w:color="auto"/>
                    <w:right w:val="none" w:sz="0" w:space="0" w:color="auto"/>
                  </w:divBdr>
                  <w:divsChild>
                    <w:div w:id="2042439012">
                      <w:marLeft w:val="0"/>
                      <w:marRight w:val="0"/>
                      <w:marTop w:val="0"/>
                      <w:marBottom w:val="0"/>
                      <w:divBdr>
                        <w:top w:val="none" w:sz="0" w:space="0" w:color="auto"/>
                        <w:left w:val="none" w:sz="0" w:space="0" w:color="auto"/>
                        <w:bottom w:val="none" w:sz="0" w:space="0" w:color="auto"/>
                        <w:right w:val="none" w:sz="0" w:space="0" w:color="auto"/>
                      </w:divBdr>
                    </w:div>
                  </w:divsChild>
                </w:div>
                <w:div w:id="235865999">
                  <w:marLeft w:val="0"/>
                  <w:marRight w:val="0"/>
                  <w:marTop w:val="0"/>
                  <w:marBottom w:val="0"/>
                  <w:divBdr>
                    <w:top w:val="none" w:sz="0" w:space="0" w:color="auto"/>
                    <w:left w:val="none" w:sz="0" w:space="0" w:color="auto"/>
                    <w:bottom w:val="none" w:sz="0" w:space="0" w:color="auto"/>
                    <w:right w:val="none" w:sz="0" w:space="0" w:color="auto"/>
                  </w:divBdr>
                  <w:divsChild>
                    <w:div w:id="358119016">
                      <w:marLeft w:val="0"/>
                      <w:marRight w:val="0"/>
                      <w:marTop w:val="0"/>
                      <w:marBottom w:val="0"/>
                      <w:divBdr>
                        <w:top w:val="none" w:sz="0" w:space="0" w:color="auto"/>
                        <w:left w:val="none" w:sz="0" w:space="0" w:color="auto"/>
                        <w:bottom w:val="none" w:sz="0" w:space="0" w:color="auto"/>
                        <w:right w:val="none" w:sz="0" w:space="0" w:color="auto"/>
                      </w:divBdr>
                    </w:div>
                  </w:divsChild>
                </w:div>
                <w:div w:id="240912214">
                  <w:marLeft w:val="0"/>
                  <w:marRight w:val="0"/>
                  <w:marTop w:val="0"/>
                  <w:marBottom w:val="0"/>
                  <w:divBdr>
                    <w:top w:val="none" w:sz="0" w:space="0" w:color="auto"/>
                    <w:left w:val="none" w:sz="0" w:space="0" w:color="auto"/>
                    <w:bottom w:val="none" w:sz="0" w:space="0" w:color="auto"/>
                    <w:right w:val="none" w:sz="0" w:space="0" w:color="auto"/>
                  </w:divBdr>
                  <w:divsChild>
                    <w:div w:id="602886000">
                      <w:marLeft w:val="0"/>
                      <w:marRight w:val="0"/>
                      <w:marTop w:val="0"/>
                      <w:marBottom w:val="0"/>
                      <w:divBdr>
                        <w:top w:val="none" w:sz="0" w:space="0" w:color="auto"/>
                        <w:left w:val="none" w:sz="0" w:space="0" w:color="auto"/>
                        <w:bottom w:val="none" w:sz="0" w:space="0" w:color="auto"/>
                        <w:right w:val="none" w:sz="0" w:space="0" w:color="auto"/>
                      </w:divBdr>
                    </w:div>
                  </w:divsChild>
                </w:div>
                <w:div w:id="250241015">
                  <w:marLeft w:val="0"/>
                  <w:marRight w:val="0"/>
                  <w:marTop w:val="0"/>
                  <w:marBottom w:val="0"/>
                  <w:divBdr>
                    <w:top w:val="none" w:sz="0" w:space="0" w:color="auto"/>
                    <w:left w:val="none" w:sz="0" w:space="0" w:color="auto"/>
                    <w:bottom w:val="none" w:sz="0" w:space="0" w:color="auto"/>
                    <w:right w:val="none" w:sz="0" w:space="0" w:color="auto"/>
                  </w:divBdr>
                  <w:divsChild>
                    <w:div w:id="674310214">
                      <w:marLeft w:val="0"/>
                      <w:marRight w:val="0"/>
                      <w:marTop w:val="0"/>
                      <w:marBottom w:val="0"/>
                      <w:divBdr>
                        <w:top w:val="none" w:sz="0" w:space="0" w:color="auto"/>
                        <w:left w:val="none" w:sz="0" w:space="0" w:color="auto"/>
                        <w:bottom w:val="none" w:sz="0" w:space="0" w:color="auto"/>
                        <w:right w:val="none" w:sz="0" w:space="0" w:color="auto"/>
                      </w:divBdr>
                    </w:div>
                  </w:divsChild>
                </w:div>
                <w:div w:id="272789156">
                  <w:marLeft w:val="0"/>
                  <w:marRight w:val="0"/>
                  <w:marTop w:val="0"/>
                  <w:marBottom w:val="0"/>
                  <w:divBdr>
                    <w:top w:val="none" w:sz="0" w:space="0" w:color="auto"/>
                    <w:left w:val="none" w:sz="0" w:space="0" w:color="auto"/>
                    <w:bottom w:val="none" w:sz="0" w:space="0" w:color="auto"/>
                    <w:right w:val="none" w:sz="0" w:space="0" w:color="auto"/>
                  </w:divBdr>
                  <w:divsChild>
                    <w:div w:id="1728184387">
                      <w:marLeft w:val="0"/>
                      <w:marRight w:val="0"/>
                      <w:marTop w:val="0"/>
                      <w:marBottom w:val="0"/>
                      <w:divBdr>
                        <w:top w:val="none" w:sz="0" w:space="0" w:color="auto"/>
                        <w:left w:val="none" w:sz="0" w:space="0" w:color="auto"/>
                        <w:bottom w:val="none" w:sz="0" w:space="0" w:color="auto"/>
                        <w:right w:val="none" w:sz="0" w:space="0" w:color="auto"/>
                      </w:divBdr>
                    </w:div>
                  </w:divsChild>
                </w:div>
                <w:div w:id="299041028">
                  <w:marLeft w:val="0"/>
                  <w:marRight w:val="0"/>
                  <w:marTop w:val="0"/>
                  <w:marBottom w:val="0"/>
                  <w:divBdr>
                    <w:top w:val="none" w:sz="0" w:space="0" w:color="auto"/>
                    <w:left w:val="none" w:sz="0" w:space="0" w:color="auto"/>
                    <w:bottom w:val="none" w:sz="0" w:space="0" w:color="auto"/>
                    <w:right w:val="none" w:sz="0" w:space="0" w:color="auto"/>
                  </w:divBdr>
                  <w:divsChild>
                    <w:div w:id="848523619">
                      <w:marLeft w:val="0"/>
                      <w:marRight w:val="0"/>
                      <w:marTop w:val="0"/>
                      <w:marBottom w:val="0"/>
                      <w:divBdr>
                        <w:top w:val="none" w:sz="0" w:space="0" w:color="auto"/>
                        <w:left w:val="none" w:sz="0" w:space="0" w:color="auto"/>
                        <w:bottom w:val="none" w:sz="0" w:space="0" w:color="auto"/>
                        <w:right w:val="none" w:sz="0" w:space="0" w:color="auto"/>
                      </w:divBdr>
                    </w:div>
                  </w:divsChild>
                </w:div>
                <w:div w:id="335040798">
                  <w:marLeft w:val="0"/>
                  <w:marRight w:val="0"/>
                  <w:marTop w:val="0"/>
                  <w:marBottom w:val="0"/>
                  <w:divBdr>
                    <w:top w:val="none" w:sz="0" w:space="0" w:color="auto"/>
                    <w:left w:val="none" w:sz="0" w:space="0" w:color="auto"/>
                    <w:bottom w:val="none" w:sz="0" w:space="0" w:color="auto"/>
                    <w:right w:val="none" w:sz="0" w:space="0" w:color="auto"/>
                  </w:divBdr>
                  <w:divsChild>
                    <w:div w:id="1781872034">
                      <w:marLeft w:val="0"/>
                      <w:marRight w:val="0"/>
                      <w:marTop w:val="0"/>
                      <w:marBottom w:val="0"/>
                      <w:divBdr>
                        <w:top w:val="none" w:sz="0" w:space="0" w:color="auto"/>
                        <w:left w:val="none" w:sz="0" w:space="0" w:color="auto"/>
                        <w:bottom w:val="none" w:sz="0" w:space="0" w:color="auto"/>
                        <w:right w:val="none" w:sz="0" w:space="0" w:color="auto"/>
                      </w:divBdr>
                    </w:div>
                  </w:divsChild>
                </w:div>
                <w:div w:id="342124172">
                  <w:marLeft w:val="0"/>
                  <w:marRight w:val="0"/>
                  <w:marTop w:val="0"/>
                  <w:marBottom w:val="0"/>
                  <w:divBdr>
                    <w:top w:val="none" w:sz="0" w:space="0" w:color="auto"/>
                    <w:left w:val="none" w:sz="0" w:space="0" w:color="auto"/>
                    <w:bottom w:val="none" w:sz="0" w:space="0" w:color="auto"/>
                    <w:right w:val="none" w:sz="0" w:space="0" w:color="auto"/>
                  </w:divBdr>
                  <w:divsChild>
                    <w:div w:id="476994760">
                      <w:marLeft w:val="0"/>
                      <w:marRight w:val="0"/>
                      <w:marTop w:val="0"/>
                      <w:marBottom w:val="0"/>
                      <w:divBdr>
                        <w:top w:val="none" w:sz="0" w:space="0" w:color="auto"/>
                        <w:left w:val="none" w:sz="0" w:space="0" w:color="auto"/>
                        <w:bottom w:val="none" w:sz="0" w:space="0" w:color="auto"/>
                        <w:right w:val="none" w:sz="0" w:space="0" w:color="auto"/>
                      </w:divBdr>
                    </w:div>
                  </w:divsChild>
                </w:div>
                <w:div w:id="358316502">
                  <w:marLeft w:val="0"/>
                  <w:marRight w:val="0"/>
                  <w:marTop w:val="0"/>
                  <w:marBottom w:val="0"/>
                  <w:divBdr>
                    <w:top w:val="none" w:sz="0" w:space="0" w:color="auto"/>
                    <w:left w:val="none" w:sz="0" w:space="0" w:color="auto"/>
                    <w:bottom w:val="none" w:sz="0" w:space="0" w:color="auto"/>
                    <w:right w:val="none" w:sz="0" w:space="0" w:color="auto"/>
                  </w:divBdr>
                  <w:divsChild>
                    <w:div w:id="381439849">
                      <w:marLeft w:val="0"/>
                      <w:marRight w:val="0"/>
                      <w:marTop w:val="0"/>
                      <w:marBottom w:val="0"/>
                      <w:divBdr>
                        <w:top w:val="none" w:sz="0" w:space="0" w:color="auto"/>
                        <w:left w:val="none" w:sz="0" w:space="0" w:color="auto"/>
                        <w:bottom w:val="none" w:sz="0" w:space="0" w:color="auto"/>
                        <w:right w:val="none" w:sz="0" w:space="0" w:color="auto"/>
                      </w:divBdr>
                    </w:div>
                  </w:divsChild>
                </w:div>
                <w:div w:id="368383513">
                  <w:marLeft w:val="0"/>
                  <w:marRight w:val="0"/>
                  <w:marTop w:val="0"/>
                  <w:marBottom w:val="0"/>
                  <w:divBdr>
                    <w:top w:val="none" w:sz="0" w:space="0" w:color="auto"/>
                    <w:left w:val="none" w:sz="0" w:space="0" w:color="auto"/>
                    <w:bottom w:val="none" w:sz="0" w:space="0" w:color="auto"/>
                    <w:right w:val="none" w:sz="0" w:space="0" w:color="auto"/>
                  </w:divBdr>
                  <w:divsChild>
                    <w:div w:id="530262830">
                      <w:marLeft w:val="0"/>
                      <w:marRight w:val="0"/>
                      <w:marTop w:val="0"/>
                      <w:marBottom w:val="0"/>
                      <w:divBdr>
                        <w:top w:val="none" w:sz="0" w:space="0" w:color="auto"/>
                        <w:left w:val="none" w:sz="0" w:space="0" w:color="auto"/>
                        <w:bottom w:val="none" w:sz="0" w:space="0" w:color="auto"/>
                        <w:right w:val="none" w:sz="0" w:space="0" w:color="auto"/>
                      </w:divBdr>
                    </w:div>
                  </w:divsChild>
                </w:div>
                <w:div w:id="380135375">
                  <w:marLeft w:val="0"/>
                  <w:marRight w:val="0"/>
                  <w:marTop w:val="0"/>
                  <w:marBottom w:val="0"/>
                  <w:divBdr>
                    <w:top w:val="none" w:sz="0" w:space="0" w:color="auto"/>
                    <w:left w:val="none" w:sz="0" w:space="0" w:color="auto"/>
                    <w:bottom w:val="none" w:sz="0" w:space="0" w:color="auto"/>
                    <w:right w:val="none" w:sz="0" w:space="0" w:color="auto"/>
                  </w:divBdr>
                  <w:divsChild>
                    <w:div w:id="1753817624">
                      <w:marLeft w:val="0"/>
                      <w:marRight w:val="0"/>
                      <w:marTop w:val="0"/>
                      <w:marBottom w:val="0"/>
                      <w:divBdr>
                        <w:top w:val="none" w:sz="0" w:space="0" w:color="auto"/>
                        <w:left w:val="none" w:sz="0" w:space="0" w:color="auto"/>
                        <w:bottom w:val="none" w:sz="0" w:space="0" w:color="auto"/>
                        <w:right w:val="none" w:sz="0" w:space="0" w:color="auto"/>
                      </w:divBdr>
                    </w:div>
                  </w:divsChild>
                </w:div>
                <w:div w:id="481896109">
                  <w:marLeft w:val="0"/>
                  <w:marRight w:val="0"/>
                  <w:marTop w:val="0"/>
                  <w:marBottom w:val="0"/>
                  <w:divBdr>
                    <w:top w:val="none" w:sz="0" w:space="0" w:color="auto"/>
                    <w:left w:val="none" w:sz="0" w:space="0" w:color="auto"/>
                    <w:bottom w:val="none" w:sz="0" w:space="0" w:color="auto"/>
                    <w:right w:val="none" w:sz="0" w:space="0" w:color="auto"/>
                  </w:divBdr>
                  <w:divsChild>
                    <w:div w:id="2088530966">
                      <w:marLeft w:val="0"/>
                      <w:marRight w:val="0"/>
                      <w:marTop w:val="0"/>
                      <w:marBottom w:val="0"/>
                      <w:divBdr>
                        <w:top w:val="none" w:sz="0" w:space="0" w:color="auto"/>
                        <w:left w:val="none" w:sz="0" w:space="0" w:color="auto"/>
                        <w:bottom w:val="none" w:sz="0" w:space="0" w:color="auto"/>
                        <w:right w:val="none" w:sz="0" w:space="0" w:color="auto"/>
                      </w:divBdr>
                    </w:div>
                  </w:divsChild>
                </w:div>
                <w:div w:id="488641962">
                  <w:marLeft w:val="0"/>
                  <w:marRight w:val="0"/>
                  <w:marTop w:val="0"/>
                  <w:marBottom w:val="0"/>
                  <w:divBdr>
                    <w:top w:val="none" w:sz="0" w:space="0" w:color="auto"/>
                    <w:left w:val="none" w:sz="0" w:space="0" w:color="auto"/>
                    <w:bottom w:val="none" w:sz="0" w:space="0" w:color="auto"/>
                    <w:right w:val="none" w:sz="0" w:space="0" w:color="auto"/>
                  </w:divBdr>
                  <w:divsChild>
                    <w:div w:id="649746239">
                      <w:marLeft w:val="0"/>
                      <w:marRight w:val="0"/>
                      <w:marTop w:val="0"/>
                      <w:marBottom w:val="0"/>
                      <w:divBdr>
                        <w:top w:val="none" w:sz="0" w:space="0" w:color="auto"/>
                        <w:left w:val="none" w:sz="0" w:space="0" w:color="auto"/>
                        <w:bottom w:val="none" w:sz="0" w:space="0" w:color="auto"/>
                        <w:right w:val="none" w:sz="0" w:space="0" w:color="auto"/>
                      </w:divBdr>
                    </w:div>
                  </w:divsChild>
                </w:div>
                <w:div w:id="510804183">
                  <w:marLeft w:val="0"/>
                  <w:marRight w:val="0"/>
                  <w:marTop w:val="0"/>
                  <w:marBottom w:val="0"/>
                  <w:divBdr>
                    <w:top w:val="none" w:sz="0" w:space="0" w:color="auto"/>
                    <w:left w:val="none" w:sz="0" w:space="0" w:color="auto"/>
                    <w:bottom w:val="none" w:sz="0" w:space="0" w:color="auto"/>
                    <w:right w:val="none" w:sz="0" w:space="0" w:color="auto"/>
                  </w:divBdr>
                  <w:divsChild>
                    <w:div w:id="508640237">
                      <w:marLeft w:val="0"/>
                      <w:marRight w:val="0"/>
                      <w:marTop w:val="0"/>
                      <w:marBottom w:val="0"/>
                      <w:divBdr>
                        <w:top w:val="none" w:sz="0" w:space="0" w:color="auto"/>
                        <w:left w:val="none" w:sz="0" w:space="0" w:color="auto"/>
                        <w:bottom w:val="none" w:sz="0" w:space="0" w:color="auto"/>
                        <w:right w:val="none" w:sz="0" w:space="0" w:color="auto"/>
                      </w:divBdr>
                    </w:div>
                  </w:divsChild>
                </w:div>
                <w:div w:id="512038237">
                  <w:marLeft w:val="0"/>
                  <w:marRight w:val="0"/>
                  <w:marTop w:val="0"/>
                  <w:marBottom w:val="0"/>
                  <w:divBdr>
                    <w:top w:val="none" w:sz="0" w:space="0" w:color="auto"/>
                    <w:left w:val="none" w:sz="0" w:space="0" w:color="auto"/>
                    <w:bottom w:val="none" w:sz="0" w:space="0" w:color="auto"/>
                    <w:right w:val="none" w:sz="0" w:space="0" w:color="auto"/>
                  </w:divBdr>
                  <w:divsChild>
                    <w:div w:id="1353842982">
                      <w:marLeft w:val="0"/>
                      <w:marRight w:val="0"/>
                      <w:marTop w:val="0"/>
                      <w:marBottom w:val="0"/>
                      <w:divBdr>
                        <w:top w:val="none" w:sz="0" w:space="0" w:color="auto"/>
                        <w:left w:val="none" w:sz="0" w:space="0" w:color="auto"/>
                        <w:bottom w:val="none" w:sz="0" w:space="0" w:color="auto"/>
                        <w:right w:val="none" w:sz="0" w:space="0" w:color="auto"/>
                      </w:divBdr>
                    </w:div>
                  </w:divsChild>
                </w:div>
                <w:div w:id="540631434">
                  <w:marLeft w:val="0"/>
                  <w:marRight w:val="0"/>
                  <w:marTop w:val="0"/>
                  <w:marBottom w:val="0"/>
                  <w:divBdr>
                    <w:top w:val="none" w:sz="0" w:space="0" w:color="auto"/>
                    <w:left w:val="none" w:sz="0" w:space="0" w:color="auto"/>
                    <w:bottom w:val="none" w:sz="0" w:space="0" w:color="auto"/>
                    <w:right w:val="none" w:sz="0" w:space="0" w:color="auto"/>
                  </w:divBdr>
                  <w:divsChild>
                    <w:div w:id="221523218">
                      <w:marLeft w:val="0"/>
                      <w:marRight w:val="0"/>
                      <w:marTop w:val="0"/>
                      <w:marBottom w:val="0"/>
                      <w:divBdr>
                        <w:top w:val="none" w:sz="0" w:space="0" w:color="auto"/>
                        <w:left w:val="none" w:sz="0" w:space="0" w:color="auto"/>
                        <w:bottom w:val="none" w:sz="0" w:space="0" w:color="auto"/>
                        <w:right w:val="none" w:sz="0" w:space="0" w:color="auto"/>
                      </w:divBdr>
                    </w:div>
                  </w:divsChild>
                </w:div>
                <w:div w:id="558790205">
                  <w:marLeft w:val="0"/>
                  <w:marRight w:val="0"/>
                  <w:marTop w:val="0"/>
                  <w:marBottom w:val="0"/>
                  <w:divBdr>
                    <w:top w:val="none" w:sz="0" w:space="0" w:color="auto"/>
                    <w:left w:val="none" w:sz="0" w:space="0" w:color="auto"/>
                    <w:bottom w:val="none" w:sz="0" w:space="0" w:color="auto"/>
                    <w:right w:val="none" w:sz="0" w:space="0" w:color="auto"/>
                  </w:divBdr>
                  <w:divsChild>
                    <w:div w:id="703679024">
                      <w:marLeft w:val="0"/>
                      <w:marRight w:val="0"/>
                      <w:marTop w:val="0"/>
                      <w:marBottom w:val="0"/>
                      <w:divBdr>
                        <w:top w:val="none" w:sz="0" w:space="0" w:color="auto"/>
                        <w:left w:val="none" w:sz="0" w:space="0" w:color="auto"/>
                        <w:bottom w:val="none" w:sz="0" w:space="0" w:color="auto"/>
                        <w:right w:val="none" w:sz="0" w:space="0" w:color="auto"/>
                      </w:divBdr>
                    </w:div>
                  </w:divsChild>
                </w:div>
                <w:div w:id="587269858">
                  <w:marLeft w:val="0"/>
                  <w:marRight w:val="0"/>
                  <w:marTop w:val="0"/>
                  <w:marBottom w:val="0"/>
                  <w:divBdr>
                    <w:top w:val="none" w:sz="0" w:space="0" w:color="auto"/>
                    <w:left w:val="none" w:sz="0" w:space="0" w:color="auto"/>
                    <w:bottom w:val="none" w:sz="0" w:space="0" w:color="auto"/>
                    <w:right w:val="none" w:sz="0" w:space="0" w:color="auto"/>
                  </w:divBdr>
                  <w:divsChild>
                    <w:div w:id="1313826644">
                      <w:marLeft w:val="0"/>
                      <w:marRight w:val="0"/>
                      <w:marTop w:val="0"/>
                      <w:marBottom w:val="0"/>
                      <w:divBdr>
                        <w:top w:val="none" w:sz="0" w:space="0" w:color="auto"/>
                        <w:left w:val="none" w:sz="0" w:space="0" w:color="auto"/>
                        <w:bottom w:val="none" w:sz="0" w:space="0" w:color="auto"/>
                        <w:right w:val="none" w:sz="0" w:space="0" w:color="auto"/>
                      </w:divBdr>
                    </w:div>
                  </w:divsChild>
                </w:div>
                <w:div w:id="587270315">
                  <w:marLeft w:val="0"/>
                  <w:marRight w:val="0"/>
                  <w:marTop w:val="0"/>
                  <w:marBottom w:val="0"/>
                  <w:divBdr>
                    <w:top w:val="none" w:sz="0" w:space="0" w:color="auto"/>
                    <w:left w:val="none" w:sz="0" w:space="0" w:color="auto"/>
                    <w:bottom w:val="none" w:sz="0" w:space="0" w:color="auto"/>
                    <w:right w:val="none" w:sz="0" w:space="0" w:color="auto"/>
                  </w:divBdr>
                  <w:divsChild>
                    <w:div w:id="259459270">
                      <w:marLeft w:val="0"/>
                      <w:marRight w:val="0"/>
                      <w:marTop w:val="0"/>
                      <w:marBottom w:val="0"/>
                      <w:divBdr>
                        <w:top w:val="none" w:sz="0" w:space="0" w:color="auto"/>
                        <w:left w:val="none" w:sz="0" w:space="0" w:color="auto"/>
                        <w:bottom w:val="none" w:sz="0" w:space="0" w:color="auto"/>
                        <w:right w:val="none" w:sz="0" w:space="0" w:color="auto"/>
                      </w:divBdr>
                    </w:div>
                  </w:divsChild>
                </w:div>
                <w:div w:id="587345695">
                  <w:marLeft w:val="0"/>
                  <w:marRight w:val="0"/>
                  <w:marTop w:val="0"/>
                  <w:marBottom w:val="0"/>
                  <w:divBdr>
                    <w:top w:val="none" w:sz="0" w:space="0" w:color="auto"/>
                    <w:left w:val="none" w:sz="0" w:space="0" w:color="auto"/>
                    <w:bottom w:val="none" w:sz="0" w:space="0" w:color="auto"/>
                    <w:right w:val="none" w:sz="0" w:space="0" w:color="auto"/>
                  </w:divBdr>
                  <w:divsChild>
                    <w:div w:id="1177159928">
                      <w:marLeft w:val="0"/>
                      <w:marRight w:val="0"/>
                      <w:marTop w:val="0"/>
                      <w:marBottom w:val="0"/>
                      <w:divBdr>
                        <w:top w:val="none" w:sz="0" w:space="0" w:color="auto"/>
                        <w:left w:val="none" w:sz="0" w:space="0" w:color="auto"/>
                        <w:bottom w:val="none" w:sz="0" w:space="0" w:color="auto"/>
                        <w:right w:val="none" w:sz="0" w:space="0" w:color="auto"/>
                      </w:divBdr>
                    </w:div>
                  </w:divsChild>
                </w:div>
                <w:div w:id="644549126">
                  <w:marLeft w:val="0"/>
                  <w:marRight w:val="0"/>
                  <w:marTop w:val="0"/>
                  <w:marBottom w:val="0"/>
                  <w:divBdr>
                    <w:top w:val="none" w:sz="0" w:space="0" w:color="auto"/>
                    <w:left w:val="none" w:sz="0" w:space="0" w:color="auto"/>
                    <w:bottom w:val="none" w:sz="0" w:space="0" w:color="auto"/>
                    <w:right w:val="none" w:sz="0" w:space="0" w:color="auto"/>
                  </w:divBdr>
                  <w:divsChild>
                    <w:div w:id="1378385630">
                      <w:marLeft w:val="0"/>
                      <w:marRight w:val="0"/>
                      <w:marTop w:val="0"/>
                      <w:marBottom w:val="0"/>
                      <w:divBdr>
                        <w:top w:val="none" w:sz="0" w:space="0" w:color="auto"/>
                        <w:left w:val="none" w:sz="0" w:space="0" w:color="auto"/>
                        <w:bottom w:val="none" w:sz="0" w:space="0" w:color="auto"/>
                        <w:right w:val="none" w:sz="0" w:space="0" w:color="auto"/>
                      </w:divBdr>
                    </w:div>
                  </w:divsChild>
                </w:div>
                <w:div w:id="654261536">
                  <w:marLeft w:val="0"/>
                  <w:marRight w:val="0"/>
                  <w:marTop w:val="0"/>
                  <w:marBottom w:val="0"/>
                  <w:divBdr>
                    <w:top w:val="none" w:sz="0" w:space="0" w:color="auto"/>
                    <w:left w:val="none" w:sz="0" w:space="0" w:color="auto"/>
                    <w:bottom w:val="none" w:sz="0" w:space="0" w:color="auto"/>
                    <w:right w:val="none" w:sz="0" w:space="0" w:color="auto"/>
                  </w:divBdr>
                  <w:divsChild>
                    <w:div w:id="599721278">
                      <w:marLeft w:val="0"/>
                      <w:marRight w:val="0"/>
                      <w:marTop w:val="0"/>
                      <w:marBottom w:val="0"/>
                      <w:divBdr>
                        <w:top w:val="none" w:sz="0" w:space="0" w:color="auto"/>
                        <w:left w:val="none" w:sz="0" w:space="0" w:color="auto"/>
                        <w:bottom w:val="none" w:sz="0" w:space="0" w:color="auto"/>
                        <w:right w:val="none" w:sz="0" w:space="0" w:color="auto"/>
                      </w:divBdr>
                    </w:div>
                  </w:divsChild>
                </w:div>
                <w:div w:id="654459938">
                  <w:marLeft w:val="0"/>
                  <w:marRight w:val="0"/>
                  <w:marTop w:val="0"/>
                  <w:marBottom w:val="0"/>
                  <w:divBdr>
                    <w:top w:val="none" w:sz="0" w:space="0" w:color="auto"/>
                    <w:left w:val="none" w:sz="0" w:space="0" w:color="auto"/>
                    <w:bottom w:val="none" w:sz="0" w:space="0" w:color="auto"/>
                    <w:right w:val="none" w:sz="0" w:space="0" w:color="auto"/>
                  </w:divBdr>
                  <w:divsChild>
                    <w:div w:id="187106028">
                      <w:marLeft w:val="0"/>
                      <w:marRight w:val="0"/>
                      <w:marTop w:val="0"/>
                      <w:marBottom w:val="0"/>
                      <w:divBdr>
                        <w:top w:val="none" w:sz="0" w:space="0" w:color="auto"/>
                        <w:left w:val="none" w:sz="0" w:space="0" w:color="auto"/>
                        <w:bottom w:val="none" w:sz="0" w:space="0" w:color="auto"/>
                        <w:right w:val="none" w:sz="0" w:space="0" w:color="auto"/>
                      </w:divBdr>
                    </w:div>
                    <w:div w:id="401754831">
                      <w:marLeft w:val="0"/>
                      <w:marRight w:val="0"/>
                      <w:marTop w:val="0"/>
                      <w:marBottom w:val="0"/>
                      <w:divBdr>
                        <w:top w:val="none" w:sz="0" w:space="0" w:color="auto"/>
                        <w:left w:val="none" w:sz="0" w:space="0" w:color="auto"/>
                        <w:bottom w:val="none" w:sz="0" w:space="0" w:color="auto"/>
                        <w:right w:val="none" w:sz="0" w:space="0" w:color="auto"/>
                      </w:divBdr>
                    </w:div>
                  </w:divsChild>
                </w:div>
                <w:div w:id="665521228">
                  <w:marLeft w:val="0"/>
                  <w:marRight w:val="0"/>
                  <w:marTop w:val="0"/>
                  <w:marBottom w:val="0"/>
                  <w:divBdr>
                    <w:top w:val="none" w:sz="0" w:space="0" w:color="auto"/>
                    <w:left w:val="none" w:sz="0" w:space="0" w:color="auto"/>
                    <w:bottom w:val="none" w:sz="0" w:space="0" w:color="auto"/>
                    <w:right w:val="none" w:sz="0" w:space="0" w:color="auto"/>
                  </w:divBdr>
                  <w:divsChild>
                    <w:div w:id="107556014">
                      <w:marLeft w:val="0"/>
                      <w:marRight w:val="0"/>
                      <w:marTop w:val="0"/>
                      <w:marBottom w:val="0"/>
                      <w:divBdr>
                        <w:top w:val="none" w:sz="0" w:space="0" w:color="auto"/>
                        <w:left w:val="none" w:sz="0" w:space="0" w:color="auto"/>
                        <w:bottom w:val="none" w:sz="0" w:space="0" w:color="auto"/>
                        <w:right w:val="none" w:sz="0" w:space="0" w:color="auto"/>
                      </w:divBdr>
                    </w:div>
                  </w:divsChild>
                </w:div>
                <w:div w:id="711459362">
                  <w:marLeft w:val="0"/>
                  <w:marRight w:val="0"/>
                  <w:marTop w:val="0"/>
                  <w:marBottom w:val="0"/>
                  <w:divBdr>
                    <w:top w:val="none" w:sz="0" w:space="0" w:color="auto"/>
                    <w:left w:val="none" w:sz="0" w:space="0" w:color="auto"/>
                    <w:bottom w:val="none" w:sz="0" w:space="0" w:color="auto"/>
                    <w:right w:val="none" w:sz="0" w:space="0" w:color="auto"/>
                  </w:divBdr>
                  <w:divsChild>
                    <w:div w:id="1344549539">
                      <w:marLeft w:val="0"/>
                      <w:marRight w:val="0"/>
                      <w:marTop w:val="0"/>
                      <w:marBottom w:val="0"/>
                      <w:divBdr>
                        <w:top w:val="none" w:sz="0" w:space="0" w:color="auto"/>
                        <w:left w:val="none" w:sz="0" w:space="0" w:color="auto"/>
                        <w:bottom w:val="none" w:sz="0" w:space="0" w:color="auto"/>
                        <w:right w:val="none" w:sz="0" w:space="0" w:color="auto"/>
                      </w:divBdr>
                    </w:div>
                  </w:divsChild>
                </w:div>
                <w:div w:id="718750414">
                  <w:marLeft w:val="0"/>
                  <w:marRight w:val="0"/>
                  <w:marTop w:val="0"/>
                  <w:marBottom w:val="0"/>
                  <w:divBdr>
                    <w:top w:val="none" w:sz="0" w:space="0" w:color="auto"/>
                    <w:left w:val="none" w:sz="0" w:space="0" w:color="auto"/>
                    <w:bottom w:val="none" w:sz="0" w:space="0" w:color="auto"/>
                    <w:right w:val="none" w:sz="0" w:space="0" w:color="auto"/>
                  </w:divBdr>
                  <w:divsChild>
                    <w:div w:id="463423768">
                      <w:marLeft w:val="0"/>
                      <w:marRight w:val="0"/>
                      <w:marTop w:val="0"/>
                      <w:marBottom w:val="0"/>
                      <w:divBdr>
                        <w:top w:val="none" w:sz="0" w:space="0" w:color="auto"/>
                        <w:left w:val="none" w:sz="0" w:space="0" w:color="auto"/>
                        <w:bottom w:val="none" w:sz="0" w:space="0" w:color="auto"/>
                        <w:right w:val="none" w:sz="0" w:space="0" w:color="auto"/>
                      </w:divBdr>
                    </w:div>
                  </w:divsChild>
                </w:div>
                <w:div w:id="734470735">
                  <w:marLeft w:val="0"/>
                  <w:marRight w:val="0"/>
                  <w:marTop w:val="0"/>
                  <w:marBottom w:val="0"/>
                  <w:divBdr>
                    <w:top w:val="none" w:sz="0" w:space="0" w:color="auto"/>
                    <w:left w:val="none" w:sz="0" w:space="0" w:color="auto"/>
                    <w:bottom w:val="none" w:sz="0" w:space="0" w:color="auto"/>
                    <w:right w:val="none" w:sz="0" w:space="0" w:color="auto"/>
                  </w:divBdr>
                  <w:divsChild>
                    <w:div w:id="189882322">
                      <w:marLeft w:val="0"/>
                      <w:marRight w:val="0"/>
                      <w:marTop w:val="0"/>
                      <w:marBottom w:val="0"/>
                      <w:divBdr>
                        <w:top w:val="none" w:sz="0" w:space="0" w:color="auto"/>
                        <w:left w:val="none" w:sz="0" w:space="0" w:color="auto"/>
                        <w:bottom w:val="none" w:sz="0" w:space="0" w:color="auto"/>
                        <w:right w:val="none" w:sz="0" w:space="0" w:color="auto"/>
                      </w:divBdr>
                    </w:div>
                  </w:divsChild>
                </w:div>
                <w:div w:id="749620080">
                  <w:marLeft w:val="0"/>
                  <w:marRight w:val="0"/>
                  <w:marTop w:val="0"/>
                  <w:marBottom w:val="0"/>
                  <w:divBdr>
                    <w:top w:val="none" w:sz="0" w:space="0" w:color="auto"/>
                    <w:left w:val="none" w:sz="0" w:space="0" w:color="auto"/>
                    <w:bottom w:val="none" w:sz="0" w:space="0" w:color="auto"/>
                    <w:right w:val="none" w:sz="0" w:space="0" w:color="auto"/>
                  </w:divBdr>
                  <w:divsChild>
                    <w:div w:id="1075123763">
                      <w:marLeft w:val="0"/>
                      <w:marRight w:val="0"/>
                      <w:marTop w:val="0"/>
                      <w:marBottom w:val="0"/>
                      <w:divBdr>
                        <w:top w:val="none" w:sz="0" w:space="0" w:color="auto"/>
                        <w:left w:val="none" w:sz="0" w:space="0" w:color="auto"/>
                        <w:bottom w:val="none" w:sz="0" w:space="0" w:color="auto"/>
                        <w:right w:val="none" w:sz="0" w:space="0" w:color="auto"/>
                      </w:divBdr>
                    </w:div>
                  </w:divsChild>
                </w:div>
                <w:div w:id="752622816">
                  <w:marLeft w:val="0"/>
                  <w:marRight w:val="0"/>
                  <w:marTop w:val="0"/>
                  <w:marBottom w:val="0"/>
                  <w:divBdr>
                    <w:top w:val="none" w:sz="0" w:space="0" w:color="auto"/>
                    <w:left w:val="none" w:sz="0" w:space="0" w:color="auto"/>
                    <w:bottom w:val="none" w:sz="0" w:space="0" w:color="auto"/>
                    <w:right w:val="none" w:sz="0" w:space="0" w:color="auto"/>
                  </w:divBdr>
                  <w:divsChild>
                    <w:div w:id="1352881042">
                      <w:marLeft w:val="0"/>
                      <w:marRight w:val="0"/>
                      <w:marTop w:val="0"/>
                      <w:marBottom w:val="0"/>
                      <w:divBdr>
                        <w:top w:val="none" w:sz="0" w:space="0" w:color="auto"/>
                        <w:left w:val="none" w:sz="0" w:space="0" w:color="auto"/>
                        <w:bottom w:val="none" w:sz="0" w:space="0" w:color="auto"/>
                        <w:right w:val="none" w:sz="0" w:space="0" w:color="auto"/>
                      </w:divBdr>
                    </w:div>
                  </w:divsChild>
                </w:div>
                <w:div w:id="795568881">
                  <w:marLeft w:val="0"/>
                  <w:marRight w:val="0"/>
                  <w:marTop w:val="0"/>
                  <w:marBottom w:val="0"/>
                  <w:divBdr>
                    <w:top w:val="none" w:sz="0" w:space="0" w:color="auto"/>
                    <w:left w:val="none" w:sz="0" w:space="0" w:color="auto"/>
                    <w:bottom w:val="none" w:sz="0" w:space="0" w:color="auto"/>
                    <w:right w:val="none" w:sz="0" w:space="0" w:color="auto"/>
                  </w:divBdr>
                  <w:divsChild>
                    <w:div w:id="128859498">
                      <w:marLeft w:val="0"/>
                      <w:marRight w:val="0"/>
                      <w:marTop w:val="0"/>
                      <w:marBottom w:val="0"/>
                      <w:divBdr>
                        <w:top w:val="none" w:sz="0" w:space="0" w:color="auto"/>
                        <w:left w:val="none" w:sz="0" w:space="0" w:color="auto"/>
                        <w:bottom w:val="none" w:sz="0" w:space="0" w:color="auto"/>
                        <w:right w:val="none" w:sz="0" w:space="0" w:color="auto"/>
                      </w:divBdr>
                    </w:div>
                  </w:divsChild>
                </w:div>
                <w:div w:id="821847752">
                  <w:marLeft w:val="0"/>
                  <w:marRight w:val="0"/>
                  <w:marTop w:val="0"/>
                  <w:marBottom w:val="0"/>
                  <w:divBdr>
                    <w:top w:val="none" w:sz="0" w:space="0" w:color="auto"/>
                    <w:left w:val="none" w:sz="0" w:space="0" w:color="auto"/>
                    <w:bottom w:val="none" w:sz="0" w:space="0" w:color="auto"/>
                    <w:right w:val="none" w:sz="0" w:space="0" w:color="auto"/>
                  </w:divBdr>
                  <w:divsChild>
                    <w:div w:id="1336376670">
                      <w:marLeft w:val="0"/>
                      <w:marRight w:val="0"/>
                      <w:marTop w:val="0"/>
                      <w:marBottom w:val="0"/>
                      <w:divBdr>
                        <w:top w:val="none" w:sz="0" w:space="0" w:color="auto"/>
                        <w:left w:val="none" w:sz="0" w:space="0" w:color="auto"/>
                        <w:bottom w:val="none" w:sz="0" w:space="0" w:color="auto"/>
                        <w:right w:val="none" w:sz="0" w:space="0" w:color="auto"/>
                      </w:divBdr>
                    </w:div>
                  </w:divsChild>
                </w:div>
                <w:div w:id="835221900">
                  <w:marLeft w:val="0"/>
                  <w:marRight w:val="0"/>
                  <w:marTop w:val="0"/>
                  <w:marBottom w:val="0"/>
                  <w:divBdr>
                    <w:top w:val="none" w:sz="0" w:space="0" w:color="auto"/>
                    <w:left w:val="none" w:sz="0" w:space="0" w:color="auto"/>
                    <w:bottom w:val="none" w:sz="0" w:space="0" w:color="auto"/>
                    <w:right w:val="none" w:sz="0" w:space="0" w:color="auto"/>
                  </w:divBdr>
                  <w:divsChild>
                    <w:div w:id="1321808747">
                      <w:marLeft w:val="0"/>
                      <w:marRight w:val="0"/>
                      <w:marTop w:val="0"/>
                      <w:marBottom w:val="0"/>
                      <w:divBdr>
                        <w:top w:val="none" w:sz="0" w:space="0" w:color="auto"/>
                        <w:left w:val="none" w:sz="0" w:space="0" w:color="auto"/>
                        <w:bottom w:val="none" w:sz="0" w:space="0" w:color="auto"/>
                        <w:right w:val="none" w:sz="0" w:space="0" w:color="auto"/>
                      </w:divBdr>
                    </w:div>
                  </w:divsChild>
                </w:div>
                <w:div w:id="855735790">
                  <w:marLeft w:val="0"/>
                  <w:marRight w:val="0"/>
                  <w:marTop w:val="0"/>
                  <w:marBottom w:val="0"/>
                  <w:divBdr>
                    <w:top w:val="none" w:sz="0" w:space="0" w:color="auto"/>
                    <w:left w:val="none" w:sz="0" w:space="0" w:color="auto"/>
                    <w:bottom w:val="none" w:sz="0" w:space="0" w:color="auto"/>
                    <w:right w:val="none" w:sz="0" w:space="0" w:color="auto"/>
                  </w:divBdr>
                  <w:divsChild>
                    <w:div w:id="563221340">
                      <w:marLeft w:val="0"/>
                      <w:marRight w:val="0"/>
                      <w:marTop w:val="0"/>
                      <w:marBottom w:val="0"/>
                      <w:divBdr>
                        <w:top w:val="none" w:sz="0" w:space="0" w:color="auto"/>
                        <w:left w:val="none" w:sz="0" w:space="0" w:color="auto"/>
                        <w:bottom w:val="none" w:sz="0" w:space="0" w:color="auto"/>
                        <w:right w:val="none" w:sz="0" w:space="0" w:color="auto"/>
                      </w:divBdr>
                    </w:div>
                  </w:divsChild>
                </w:div>
                <w:div w:id="856117267">
                  <w:marLeft w:val="0"/>
                  <w:marRight w:val="0"/>
                  <w:marTop w:val="0"/>
                  <w:marBottom w:val="0"/>
                  <w:divBdr>
                    <w:top w:val="none" w:sz="0" w:space="0" w:color="auto"/>
                    <w:left w:val="none" w:sz="0" w:space="0" w:color="auto"/>
                    <w:bottom w:val="none" w:sz="0" w:space="0" w:color="auto"/>
                    <w:right w:val="none" w:sz="0" w:space="0" w:color="auto"/>
                  </w:divBdr>
                  <w:divsChild>
                    <w:div w:id="153227950">
                      <w:marLeft w:val="0"/>
                      <w:marRight w:val="0"/>
                      <w:marTop w:val="0"/>
                      <w:marBottom w:val="0"/>
                      <w:divBdr>
                        <w:top w:val="none" w:sz="0" w:space="0" w:color="auto"/>
                        <w:left w:val="none" w:sz="0" w:space="0" w:color="auto"/>
                        <w:bottom w:val="none" w:sz="0" w:space="0" w:color="auto"/>
                        <w:right w:val="none" w:sz="0" w:space="0" w:color="auto"/>
                      </w:divBdr>
                    </w:div>
                  </w:divsChild>
                </w:div>
                <w:div w:id="862598679">
                  <w:marLeft w:val="0"/>
                  <w:marRight w:val="0"/>
                  <w:marTop w:val="0"/>
                  <w:marBottom w:val="0"/>
                  <w:divBdr>
                    <w:top w:val="none" w:sz="0" w:space="0" w:color="auto"/>
                    <w:left w:val="none" w:sz="0" w:space="0" w:color="auto"/>
                    <w:bottom w:val="none" w:sz="0" w:space="0" w:color="auto"/>
                    <w:right w:val="none" w:sz="0" w:space="0" w:color="auto"/>
                  </w:divBdr>
                  <w:divsChild>
                    <w:div w:id="907762606">
                      <w:marLeft w:val="0"/>
                      <w:marRight w:val="0"/>
                      <w:marTop w:val="0"/>
                      <w:marBottom w:val="0"/>
                      <w:divBdr>
                        <w:top w:val="none" w:sz="0" w:space="0" w:color="auto"/>
                        <w:left w:val="none" w:sz="0" w:space="0" w:color="auto"/>
                        <w:bottom w:val="none" w:sz="0" w:space="0" w:color="auto"/>
                        <w:right w:val="none" w:sz="0" w:space="0" w:color="auto"/>
                      </w:divBdr>
                    </w:div>
                  </w:divsChild>
                </w:div>
                <w:div w:id="929704834">
                  <w:marLeft w:val="0"/>
                  <w:marRight w:val="0"/>
                  <w:marTop w:val="0"/>
                  <w:marBottom w:val="0"/>
                  <w:divBdr>
                    <w:top w:val="none" w:sz="0" w:space="0" w:color="auto"/>
                    <w:left w:val="none" w:sz="0" w:space="0" w:color="auto"/>
                    <w:bottom w:val="none" w:sz="0" w:space="0" w:color="auto"/>
                    <w:right w:val="none" w:sz="0" w:space="0" w:color="auto"/>
                  </w:divBdr>
                  <w:divsChild>
                    <w:div w:id="1595433775">
                      <w:marLeft w:val="0"/>
                      <w:marRight w:val="0"/>
                      <w:marTop w:val="0"/>
                      <w:marBottom w:val="0"/>
                      <w:divBdr>
                        <w:top w:val="none" w:sz="0" w:space="0" w:color="auto"/>
                        <w:left w:val="none" w:sz="0" w:space="0" w:color="auto"/>
                        <w:bottom w:val="none" w:sz="0" w:space="0" w:color="auto"/>
                        <w:right w:val="none" w:sz="0" w:space="0" w:color="auto"/>
                      </w:divBdr>
                    </w:div>
                  </w:divsChild>
                </w:div>
                <w:div w:id="946426672">
                  <w:marLeft w:val="0"/>
                  <w:marRight w:val="0"/>
                  <w:marTop w:val="0"/>
                  <w:marBottom w:val="0"/>
                  <w:divBdr>
                    <w:top w:val="none" w:sz="0" w:space="0" w:color="auto"/>
                    <w:left w:val="none" w:sz="0" w:space="0" w:color="auto"/>
                    <w:bottom w:val="none" w:sz="0" w:space="0" w:color="auto"/>
                    <w:right w:val="none" w:sz="0" w:space="0" w:color="auto"/>
                  </w:divBdr>
                  <w:divsChild>
                    <w:div w:id="142162306">
                      <w:marLeft w:val="0"/>
                      <w:marRight w:val="0"/>
                      <w:marTop w:val="0"/>
                      <w:marBottom w:val="0"/>
                      <w:divBdr>
                        <w:top w:val="none" w:sz="0" w:space="0" w:color="auto"/>
                        <w:left w:val="none" w:sz="0" w:space="0" w:color="auto"/>
                        <w:bottom w:val="none" w:sz="0" w:space="0" w:color="auto"/>
                        <w:right w:val="none" w:sz="0" w:space="0" w:color="auto"/>
                      </w:divBdr>
                    </w:div>
                  </w:divsChild>
                </w:div>
                <w:div w:id="983895401">
                  <w:marLeft w:val="0"/>
                  <w:marRight w:val="0"/>
                  <w:marTop w:val="0"/>
                  <w:marBottom w:val="0"/>
                  <w:divBdr>
                    <w:top w:val="none" w:sz="0" w:space="0" w:color="auto"/>
                    <w:left w:val="none" w:sz="0" w:space="0" w:color="auto"/>
                    <w:bottom w:val="none" w:sz="0" w:space="0" w:color="auto"/>
                    <w:right w:val="none" w:sz="0" w:space="0" w:color="auto"/>
                  </w:divBdr>
                  <w:divsChild>
                    <w:div w:id="641160273">
                      <w:marLeft w:val="0"/>
                      <w:marRight w:val="0"/>
                      <w:marTop w:val="0"/>
                      <w:marBottom w:val="0"/>
                      <w:divBdr>
                        <w:top w:val="none" w:sz="0" w:space="0" w:color="auto"/>
                        <w:left w:val="none" w:sz="0" w:space="0" w:color="auto"/>
                        <w:bottom w:val="none" w:sz="0" w:space="0" w:color="auto"/>
                        <w:right w:val="none" w:sz="0" w:space="0" w:color="auto"/>
                      </w:divBdr>
                    </w:div>
                  </w:divsChild>
                </w:div>
                <w:div w:id="991760462">
                  <w:marLeft w:val="0"/>
                  <w:marRight w:val="0"/>
                  <w:marTop w:val="0"/>
                  <w:marBottom w:val="0"/>
                  <w:divBdr>
                    <w:top w:val="none" w:sz="0" w:space="0" w:color="auto"/>
                    <w:left w:val="none" w:sz="0" w:space="0" w:color="auto"/>
                    <w:bottom w:val="none" w:sz="0" w:space="0" w:color="auto"/>
                    <w:right w:val="none" w:sz="0" w:space="0" w:color="auto"/>
                  </w:divBdr>
                  <w:divsChild>
                    <w:div w:id="868639722">
                      <w:marLeft w:val="0"/>
                      <w:marRight w:val="0"/>
                      <w:marTop w:val="0"/>
                      <w:marBottom w:val="0"/>
                      <w:divBdr>
                        <w:top w:val="none" w:sz="0" w:space="0" w:color="auto"/>
                        <w:left w:val="none" w:sz="0" w:space="0" w:color="auto"/>
                        <w:bottom w:val="none" w:sz="0" w:space="0" w:color="auto"/>
                        <w:right w:val="none" w:sz="0" w:space="0" w:color="auto"/>
                      </w:divBdr>
                    </w:div>
                  </w:divsChild>
                </w:div>
                <w:div w:id="1012955701">
                  <w:marLeft w:val="0"/>
                  <w:marRight w:val="0"/>
                  <w:marTop w:val="0"/>
                  <w:marBottom w:val="0"/>
                  <w:divBdr>
                    <w:top w:val="none" w:sz="0" w:space="0" w:color="auto"/>
                    <w:left w:val="none" w:sz="0" w:space="0" w:color="auto"/>
                    <w:bottom w:val="none" w:sz="0" w:space="0" w:color="auto"/>
                    <w:right w:val="none" w:sz="0" w:space="0" w:color="auto"/>
                  </w:divBdr>
                  <w:divsChild>
                    <w:div w:id="1594509859">
                      <w:marLeft w:val="0"/>
                      <w:marRight w:val="0"/>
                      <w:marTop w:val="0"/>
                      <w:marBottom w:val="0"/>
                      <w:divBdr>
                        <w:top w:val="none" w:sz="0" w:space="0" w:color="auto"/>
                        <w:left w:val="none" w:sz="0" w:space="0" w:color="auto"/>
                        <w:bottom w:val="none" w:sz="0" w:space="0" w:color="auto"/>
                        <w:right w:val="none" w:sz="0" w:space="0" w:color="auto"/>
                      </w:divBdr>
                    </w:div>
                  </w:divsChild>
                </w:div>
                <w:div w:id="1037703648">
                  <w:marLeft w:val="0"/>
                  <w:marRight w:val="0"/>
                  <w:marTop w:val="0"/>
                  <w:marBottom w:val="0"/>
                  <w:divBdr>
                    <w:top w:val="none" w:sz="0" w:space="0" w:color="auto"/>
                    <w:left w:val="none" w:sz="0" w:space="0" w:color="auto"/>
                    <w:bottom w:val="none" w:sz="0" w:space="0" w:color="auto"/>
                    <w:right w:val="none" w:sz="0" w:space="0" w:color="auto"/>
                  </w:divBdr>
                  <w:divsChild>
                    <w:div w:id="573702903">
                      <w:marLeft w:val="0"/>
                      <w:marRight w:val="0"/>
                      <w:marTop w:val="0"/>
                      <w:marBottom w:val="0"/>
                      <w:divBdr>
                        <w:top w:val="none" w:sz="0" w:space="0" w:color="auto"/>
                        <w:left w:val="none" w:sz="0" w:space="0" w:color="auto"/>
                        <w:bottom w:val="none" w:sz="0" w:space="0" w:color="auto"/>
                        <w:right w:val="none" w:sz="0" w:space="0" w:color="auto"/>
                      </w:divBdr>
                    </w:div>
                  </w:divsChild>
                </w:div>
                <w:div w:id="1073623626">
                  <w:marLeft w:val="0"/>
                  <w:marRight w:val="0"/>
                  <w:marTop w:val="0"/>
                  <w:marBottom w:val="0"/>
                  <w:divBdr>
                    <w:top w:val="none" w:sz="0" w:space="0" w:color="auto"/>
                    <w:left w:val="none" w:sz="0" w:space="0" w:color="auto"/>
                    <w:bottom w:val="none" w:sz="0" w:space="0" w:color="auto"/>
                    <w:right w:val="none" w:sz="0" w:space="0" w:color="auto"/>
                  </w:divBdr>
                  <w:divsChild>
                    <w:div w:id="16589174">
                      <w:marLeft w:val="0"/>
                      <w:marRight w:val="0"/>
                      <w:marTop w:val="0"/>
                      <w:marBottom w:val="0"/>
                      <w:divBdr>
                        <w:top w:val="none" w:sz="0" w:space="0" w:color="auto"/>
                        <w:left w:val="none" w:sz="0" w:space="0" w:color="auto"/>
                        <w:bottom w:val="none" w:sz="0" w:space="0" w:color="auto"/>
                        <w:right w:val="none" w:sz="0" w:space="0" w:color="auto"/>
                      </w:divBdr>
                    </w:div>
                  </w:divsChild>
                </w:div>
                <w:div w:id="1081292678">
                  <w:marLeft w:val="0"/>
                  <w:marRight w:val="0"/>
                  <w:marTop w:val="0"/>
                  <w:marBottom w:val="0"/>
                  <w:divBdr>
                    <w:top w:val="none" w:sz="0" w:space="0" w:color="auto"/>
                    <w:left w:val="none" w:sz="0" w:space="0" w:color="auto"/>
                    <w:bottom w:val="none" w:sz="0" w:space="0" w:color="auto"/>
                    <w:right w:val="none" w:sz="0" w:space="0" w:color="auto"/>
                  </w:divBdr>
                  <w:divsChild>
                    <w:div w:id="1791125636">
                      <w:marLeft w:val="0"/>
                      <w:marRight w:val="0"/>
                      <w:marTop w:val="0"/>
                      <w:marBottom w:val="0"/>
                      <w:divBdr>
                        <w:top w:val="none" w:sz="0" w:space="0" w:color="auto"/>
                        <w:left w:val="none" w:sz="0" w:space="0" w:color="auto"/>
                        <w:bottom w:val="none" w:sz="0" w:space="0" w:color="auto"/>
                        <w:right w:val="none" w:sz="0" w:space="0" w:color="auto"/>
                      </w:divBdr>
                    </w:div>
                  </w:divsChild>
                </w:div>
                <w:div w:id="1102185042">
                  <w:marLeft w:val="0"/>
                  <w:marRight w:val="0"/>
                  <w:marTop w:val="0"/>
                  <w:marBottom w:val="0"/>
                  <w:divBdr>
                    <w:top w:val="none" w:sz="0" w:space="0" w:color="auto"/>
                    <w:left w:val="none" w:sz="0" w:space="0" w:color="auto"/>
                    <w:bottom w:val="none" w:sz="0" w:space="0" w:color="auto"/>
                    <w:right w:val="none" w:sz="0" w:space="0" w:color="auto"/>
                  </w:divBdr>
                  <w:divsChild>
                    <w:div w:id="1443301645">
                      <w:marLeft w:val="0"/>
                      <w:marRight w:val="0"/>
                      <w:marTop w:val="0"/>
                      <w:marBottom w:val="0"/>
                      <w:divBdr>
                        <w:top w:val="none" w:sz="0" w:space="0" w:color="auto"/>
                        <w:left w:val="none" w:sz="0" w:space="0" w:color="auto"/>
                        <w:bottom w:val="none" w:sz="0" w:space="0" w:color="auto"/>
                        <w:right w:val="none" w:sz="0" w:space="0" w:color="auto"/>
                      </w:divBdr>
                    </w:div>
                  </w:divsChild>
                </w:div>
                <w:div w:id="1119446540">
                  <w:marLeft w:val="0"/>
                  <w:marRight w:val="0"/>
                  <w:marTop w:val="0"/>
                  <w:marBottom w:val="0"/>
                  <w:divBdr>
                    <w:top w:val="none" w:sz="0" w:space="0" w:color="auto"/>
                    <w:left w:val="none" w:sz="0" w:space="0" w:color="auto"/>
                    <w:bottom w:val="none" w:sz="0" w:space="0" w:color="auto"/>
                    <w:right w:val="none" w:sz="0" w:space="0" w:color="auto"/>
                  </w:divBdr>
                  <w:divsChild>
                    <w:div w:id="33622108">
                      <w:marLeft w:val="0"/>
                      <w:marRight w:val="0"/>
                      <w:marTop w:val="0"/>
                      <w:marBottom w:val="0"/>
                      <w:divBdr>
                        <w:top w:val="none" w:sz="0" w:space="0" w:color="auto"/>
                        <w:left w:val="none" w:sz="0" w:space="0" w:color="auto"/>
                        <w:bottom w:val="none" w:sz="0" w:space="0" w:color="auto"/>
                        <w:right w:val="none" w:sz="0" w:space="0" w:color="auto"/>
                      </w:divBdr>
                    </w:div>
                    <w:div w:id="926765564">
                      <w:marLeft w:val="0"/>
                      <w:marRight w:val="0"/>
                      <w:marTop w:val="0"/>
                      <w:marBottom w:val="0"/>
                      <w:divBdr>
                        <w:top w:val="none" w:sz="0" w:space="0" w:color="auto"/>
                        <w:left w:val="none" w:sz="0" w:space="0" w:color="auto"/>
                        <w:bottom w:val="none" w:sz="0" w:space="0" w:color="auto"/>
                        <w:right w:val="none" w:sz="0" w:space="0" w:color="auto"/>
                      </w:divBdr>
                    </w:div>
                  </w:divsChild>
                </w:div>
                <w:div w:id="1132408004">
                  <w:marLeft w:val="0"/>
                  <w:marRight w:val="0"/>
                  <w:marTop w:val="0"/>
                  <w:marBottom w:val="0"/>
                  <w:divBdr>
                    <w:top w:val="none" w:sz="0" w:space="0" w:color="auto"/>
                    <w:left w:val="none" w:sz="0" w:space="0" w:color="auto"/>
                    <w:bottom w:val="none" w:sz="0" w:space="0" w:color="auto"/>
                    <w:right w:val="none" w:sz="0" w:space="0" w:color="auto"/>
                  </w:divBdr>
                  <w:divsChild>
                    <w:div w:id="95249917">
                      <w:marLeft w:val="0"/>
                      <w:marRight w:val="0"/>
                      <w:marTop w:val="0"/>
                      <w:marBottom w:val="0"/>
                      <w:divBdr>
                        <w:top w:val="none" w:sz="0" w:space="0" w:color="auto"/>
                        <w:left w:val="none" w:sz="0" w:space="0" w:color="auto"/>
                        <w:bottom w:val="none" w:sz="0" w:space="0" w:color="auto"/>
                        <w:right w:val="none" w:sz="0" w:space="0" w:color="auto"/>
                      </w:divBdr>
                    </w:div>
                    <w:div w:id="769545675">
                      <w:marLeft w:val="0"/>
                      <w:marRight w:val="0"/>
                      <w:marTop w:val="0"/>
                      <w:marBottom w:val="0"/>
                      <w:divBdr>
                        <w:top w:val="none" w:sz="0" w:space="0" w:color="auto"/>
                        <w:left w:val="none" w:sz="0" w:space="0" w:color="auto"/>
                        <w:bottom w:val="none" w:sz="0" w:space="0" w:color="auto"/>
                        <w:right w:val="none" w:sz="0" w:space="0" w:color="auto"/>
                      </w:divBdr>
                    </w:div>
                    <w:div w:id="1792279589">
                      <w:marLeft w:val="0"/>
                      <w:marRight w:val="0"/>
                      <w:marTop w:val="0"/>
                      <w:marBottom w:val="0"/>
                      <w:divBdr>
                        <w:top w:val="none" w:sz="0" w:space="0" w:color="auto"/>
                        <w:left w:val="none" w:sz="0" w:space="0" w:color="auto"/>
                        <w:bottom w:val="none" w:sz="0" w:space="0" w:color="auto"/>
                        <w:right w:val="none" w:sz="0" w:space="0" w:color="auto"/>
                      </w:divBdr>
                    </w:div>
                  </w:divsChild>
                </w:div>
                <w:div w:id="1138718745">
                  <w:marLeft w:val="0"/>
                  <w:marRight w:val="0"/>
                  <w:marTop w:val="0"/>
                  <w:marBottom w:val="0"/>
                  <w:divBdr>
                    <w:top w:val="none" w:sz="0" w:space="0" w:color="auto"/>
                    <w:left w:val="none" w:sz="0" w:space="0" w:color="auto"/>
                    <w:bottom w:val="none" w:sz="0" w:space="0" w:color="auto"/>
                    <w:right w:val="none" w:sz="0" w:space="0" w:color="auto"/>
                  </w:divBdr>
                  <w:divsChild>
                    <w:div w:id="126439078">
                      <w:marLeft w:val="0"/>
                      <w:marRight w:val="0"/>
                      <w:marTop w:val="0"/>
                      <w:marBottom w:val="0"/>
                      <w:divBdr>
                        <w:top w:val="none" w:sz="0" w:space="0" w:color="auto"/>
                        <w:left w:val="none" w:sz="0" w:space="0" w:color="auto"/>
                        <w:bottom w:val="none" w:sz="0" w:space="0" w:color="auto"/>
                        <w:right w:val="none" w:sz="0" w:space="0" w:color="auto"/>
                      </w:divBdr>
                    </w:div>
                  </w:divsChild>
                </w:div>
                <w:div w:id="1145052732">
                  <w:marLeft w:val="0"/>
                  <w:marRight w:val="0"/>
                  <w:marTop w:val="0"/>
                  <w:marBottom w:val="0"/>
                  <w:divBdr>
                    <w:top w:val="none" w:sz="0" w:space="0" w:color="auto"/>
                    <w:left w:val="none" w:sz="0" w:space="0" w:color="auto"/>
                    <w:bottom w:val="none" w:sz="0" w:space="0" w:color="auto"/>
                    <w:right w:val="none" w:sz="0" w:space="0" w:color="auto"/>
                  </w:divBdr>
                  <w:divsChild>
                    <w:div w:id="343821119">
                      <w:marLeft w:val="0"/>
                      <w:marRight w:val="0"/>
                      <w:marTop w:val="0"/>
                      <w:marBottom w:val="0"/>
                      <w:divBdr>
                        <w:top w:val="none" w:sz="0" w:space="0" w:color="auto"/>
                        <w:left w:val="none" w:sz="0" w:space="0" w:color="auto"/>
                        <w:bottom w:val="none" w:sz="0" w:space="0" w:color="auto"/>
                        <w:right w:val="none" w:sz="0" w:space="0" w:color="auto"/>
                      </w:divBdr>
                    </w:div>
                  </w:divsChild>
                </w:div>
                <w:div w:id="1155952247">
                  <w:marLeft w:val="0"/>
                  <w:marRight w:val="0"/>
                  <w:marTop w:val="0"/>
                  <w:marBottom w:val="0"/>
                  <w:divBdr>
                    <w:top w:val="none" w:sz="0" w:space="0" w:color="auto"/>
                    <w:left w:val="none" w:sz="0" w:space="0" w:color="auto"/>
                    <w:bottom w:val="none" w:sz="0" w:space="0" w:color="auto"/>
                    <w:right w:val="none" w:sz="0" w:space="0" w:color="auto"/>
                  </w:divBdr>
                  <w:divsChild>
                    <w:div w:id="1739937620">
                      <w:marLeft w:val="0"/>
                      <w:marRight w:val="0"/>
                      <w:marTop w:val="0"/>
                      <w:marBottom w:val="0"/>
                      <w:divBdr>
                        <w:top w:val="none" w:sz="0" w:space="0" w:color="auto"/>
                        <w:left w:val="none" w:sz="0" w:space="0" w:color="auto"/>
                        <w:bottom w:val="none" w:sz="0" w:space="0" w:color="auto"/>
                        <w:right w:val="none" w:sz="0" w:space="0" w:color="auto"/>
                      </w:divBdr>
                    </w:div>
                  </w:divsChild>
                </w:div>
                <w:div w:id="1190144791">
                  <w:marLeft w:val="0"/>
                  <w:marRight w:val="0"/>
                  <w:marTop w:val="0"/>
                  <w:marBottom w:val="0"/>
                  <w:divBdr>
                    <w:top w:val="none" w:sz="0" w:space="0" w:color="auto"/>
                    <w:left w:val="none" w:sz="0" w:space="0" w:color="auto"/>
                    <w:bottom w:val="none" w:sz="0" w:space="0" w:color="auto"/>
                    <w:right w:val="none" w:sz="0" w:space="0" w:color="auto"/>
                  </w:divBdr>
                  <w:divsChild>
                    <w:div w:id="1372193247">
                      <w:marLeft w:val="0"/>
                      <w:marRight w:val="0"/>
                      <w:marTop w:val="0"/>
                      <w:marBottom w:val="0"/>
                      <w:divBdr>
                        <w:top w:val="none" w:sz="0" w:space="0" w:color="auto"/>
                        <w:left w:val="none" w:sz="0" w:space="0" w:color="auto"/>
                        <w:bottom w:val="none" w:sz="0" w:space="0" w:color="auto"/>
                        <w:right w:val="none" w:sz="0" w:space="0" w:color="auto"/>
                      </w:divBdr>
                    </w:div>
                  </w:divsChild>
                </w:div>
                <w:div w:id="1215777233">
                  <w:marLeft w:val="0"/>
                  <w:marRight w:val="0"/>
                  <w:marTop w:val="0"/>
                  <w:marBottom w:val="0"/>
                  <w:divBdr>
                    <w:top w:val="none" w:sz="0" w:space="0" w:color="auto"/>
                    <w:left w:val="none" w:sz="0" w:space="0" w:color="auto"/>
                    <w:bottom w:val="none" w:sz="0" w:space="0" w:color="auto"/>
                    <w:right w:val="none" w:sz="0" w:space="0" w:color="auto"/>
                  </w:divBdr>
                  <w:divsChild>
                    <w:div w:id="61367211">
                      <w:marLeft w:val="0"/>
                      <w:marRight w:val="0"/>
                      <w:marTop w:val="0"/>
                      <w:marBottom w:val="0"/>
                      <w:divBdr>
                        <w:top w:val="none" w:sz="0" w:space="0" w:color="auto"/>
                        <w:left w:val="none" w:sz="0" w:space="0" w:color="auto"/>
                        <w:bottom w:val="none" w:sz="0" w:space="0" w:color="auto"/>
                        <w:right w:val="none" w:sz="0" w:space="0" w:color="auto"/>
                      </w:divBdr>
                    </w:div>
                  </w:divsChild>
                </w:div>
                <w:div w:id="1226532243">
                  <w:marLeft w:val="0"/>
                  <w:marRight w:val="0"/>
                  <w:marTop w:val="0"/>
                  <w:marBottom w:val="0"/>
                  <w:divBdr>
                    <w:top w:val="none" w:sz="0" w:space="0" w:color="auto"/>
                    <w:left w:val="none" w:sz="0" w:space="0" w:color="auto"/>
                    <w:bottom w:val="none" w:sz="0" w:space="0" w:color="auto"/>
                    <w:right w:val="none" w:sz="0" w:space="0" w:color="auto"/>
                  </w:divBdr>
                  <w:divsChild>
                    <w:div w:id="727335869">
                      <w:marLeft w:val="0"/>
                      <w:marRight w:val="0"/>
                      <w:marTop w:val="0"/>
                      <w:marBottom w:val="0"/>
                      <w:divBdr>
                        <w:top w:val="none" w:sz="0" w:space="0" w:color="auto"/>
                        <w:left w:val="none" w:sz="0" w:space="0" w:color="auto"/>
                        <w:bottom w:val="none" w:sz="0" w:space="0" w:color="auto"/>
                        <w:right w:val="none" w:sz="0" w:space="0" w:color="auto"/>
                      </w:divBdr>
                    </w:div>
                  </w:divsChild>
                </w:div>
                <w:div w:id="1248029290">
                  <w:marLeft w:val="0"/>
                  <w:marRight w:val="0"/>
                  <w:marTop w:val="0"/>
                  <w:marBottom w:val="0"/>
                  <w:divBdr>
                    <w:top w:val="none" w:sz="0" w:space="0" w:color="auto"/>
                    <w:left w:val="none" w:sz="0" w:space="0" w:color="auto"/>
                    <w:bottom w:val="none" w:sz="0" w:space="0" w:color="auto"/>
                    <w:right w:val="none" w:sz="0" w:space="0" w:color="auto"/>
                  </w:divBdr>
                  <w:divsChild>
                    <w:div w:id="1689983003">
                      <w:marLeft w:val="0"/>
                      <w:marRight w:val="0"/>
                      <w:marTop w:val="0"/>
                      <w:marBottom w:val="0"/>
                      <w:divBdr>
                        <w:top w:val="none" w:sz="0" w:space="0" w:color="auto"/>
                        <w:left w:val="none" w:sz="0" w:space="0" w:color="auto"/>
                        <w:bottom w:val="none" w:sz="0" w:space="0" w:color="auto"/>
                        <w:right w:val="none" w:sz="0" w:space="0" w:color="auto"/>
                      </w:divBdr>
                    </w:div>
                  </w:divsChild>
                </w:div>
                <w:div w:id="1264797636">
                  <w:marLeft w:val="0"/>
                  <w:marRight w:val="0"/>
                  <w:marTop w:val="0"/>
                  <w:marBottom w:val="0"/>
                  <w:divBdr>
                    <w:top w:val="none" w:sz="0" w:space="0" w:color="auto"/>
                    <w:left w:val="none" w:sz="0" w:space="0" w:color="auto"/>
                    <w:bottom w:val="none" w:sz="0" w:space="0" w:color="auto"/>
                    <w:right w:val="none" w:sz="0" w:space="0" w:color="auto"/>
                  </w:divBdr>
                  <w:divsChild>
                    <w:div w:id="562716117">
                      <w:marLeft w:val="0"/>
                      <w:marRight w:val="0"/>
                      <w:marTop w:val="0"/>
                      <w:marBottom w:val="0"/>
                      <w:divBdr>
                        <w:top w:val="none" w:sz="0" w:space="0" w:color="auto"/>
                        <w:left w:val="none" w:sz="0" w:space="0" w:color="auto"/>
                        <w:bottom w:val="none" w:sz="0" w:space="0" w:color="auto"/>
                        <w:right w:val="none" w:sz="0" w:space="0" w:color="auto"/>
                      </w:divBdr>
                    </w:div>
                  </w:divsChild>
                </w:div>
                <w:div w:id="1284268822">
                  <w:marLeft w:val="0"/>
                  <w:marRight w:val="0"/>
                  <w:marTop w:val="0"/>
                  <w:marBottom w:val="0"/>
                  <w:divBdr>
                    <w:top w:val="none" w:sz="0" w:space="0" w:color="auto"/>
                    <w:left w:val="none" w:sz="0" w:space="0" w:color="auto"/>
                    <w:bottom w:val="none" w:sz="0" w:space="0" w:color="auto"/>
                    <w:right w:val="none" w:sz="0" w:space="0" w:color="auto"/>
                  </w:divBdr>
                  <w:divsChild>
                    <w:div w:id="573858047">
                      <w:marLeft w:val="0"/>
                      <w:marRight w:val="0"/>
                      <w:marTop w:val="0"/>
                      <w:marBottom w:val="0"/>
                      <w:divBdr>
                        <w:top w:val="none" w:sz="0" w:space="0" w:color="auto"/>
                        <w:left w:val="none" w:sz="0" w:space="0" w:color="auto"/>
                        <w:bottom w:val="none" w:sz="0" w:space="0" w:color="auto"/>
                        <w:right w:val="none" w:sz="0" w:space="0" w:color="auto"/>
                      </w:divBdr>
                    </w:div>
                  </w:divsChild>
                </w:div>
                <w:div w:id="1286154697">
                  <w:marLeft w:val="0"/>
                  <w:marRight w:val="0"/>
                  <w:marTop w:val="0"/>
                  <w:marBottom w:val="0"/>
                  <w:divBdr>
                    <w:top w:val="none" w:sz="0" w:space="0" w:color="auto"/>
                    <w:left w:val="none" w:sz="0" w:space="0" w:color="auto"/>
                    <w:bottom w:val="none" w:sz="0" w:space="0" w:color="auto"/>
                    <w:right w:val="none" w:sz="0" w:space="0" w:color="auto"/>
                  </w:divBdr>
                  <w:divsChild>
                    <w:div w:id="519705923">
                      <w:marLeft w:val="0"/>
                      <w:marRight w:val="0"/>
                      <w:marTop w:val="0"/>
                      <w:marBottom w:val="0"/>
                      <w:divBdr>
                        <w:top w:val="none" w:sz="0" w:space="0" w:color="auto"/>
                        <w:left w:val="none" w:sz="0" w:space="0" w:color="auto"/>
                        <w:bottom w:val="none" w:sz="0" w:space="0" w:color="auto"/>
                        <w:right w:val="none" w:sz="0" w:space="0" w:color="auto"/>
                      </w:divBdr>
                    </w:div>
                  </w:divsChild>
                </w:div>
                <w:div w:id="1291667455">
                  <w:marLeft w:val="0"/>
                  <w:marRight w:val="0"/>
                  <w:marTop w:val="0"/>
                  <w:marBottom w:val="0"/>
                  <w:divBdr>
                    <w:top w:val="none" w:sz="0" w:space="0" w:color="auto"/>
                    <w:left w:val="none" w:sz="0" w:space="0" w:color="auto"/>
                    <w:bottom w:val="none" w:sz="0" w:space="0" w:color="auto"/>
                    <w:right w:val="none" w:sz="0" w:space="0" w:color="auto"/>
                  </w:divBdr>
                  <w:divsChild>
                    <w:div w:id="809786363">
                      <w:marLeft w:val="0"/>
                      <w:marRight w:val="0"/>
                      <w:marTop w:val="0"/>
                      <w:marBottom w:val="0"/>
                      <w:divBdr>
                        <w:top w:val="none" w:sz="0" w:space="0" w:color="auto"/>
                        <w:left w:val="none" w:sz="0" w:space="0" w:color="auto"/>
                        <w:bottom w:val="none" w:sz="0" w:space="0" w:color="auto"/>
                        <w:right w:val="none" w:sz="0" w:space="0" w:color="auto"/>
                      </w:divBdr>
                    </w:div>
                  </w:divsChild>
                </w:div>
                <w:div w:id="1305426518">
                  <w:marLeft w:val="0"/>
                  <w:marRight w:val="0"/>
                  <w:marTop w:val="0"/>
                  <w:marBottom w:val="0"/>
                  <w:divBdr>
                    <w:top w:val="none" w:sz="0" w:space="0" w:color="auto"/>
                    <w:left w:val="none" w:sz="0" w:space="0" w:color="auto"/>
                    <w:bottom w:val="none" w:sz="0" w:space="0" w:color="auto"/>
                    <w:right w:val="none" w:sz="0" w:space="0" w:color="auto"/>
                  </w:divBdr>
                  <w:divsChild>
                    <w:div w:id="310448898">
                      <w:marLeft w:val="0"/>
                      <w:marRight w:val="0"/>
                      <w:marTop w:val="0"/>
                      <w:marBottom w:val="0"/>
                      <w:divBdr>
                        <w:top w:val="none" w:sz="0" w:space="0" w:color="auto"/>
                        <w:left w:val="none" w:sz="0" w:space="0" w:color="auto"/>
                        <w:bottom w:val="none" w:sz="0" w:space="0" w:color="auto"/>
                        <w:right w:val="none" w:sz="0" w:space="0" w:color="auto"/>
                      </w:divBdr>
                    </w:div>
                  </w:divsChild>
                </w:div>
                <w:div w:id="1320385986">
                  <w:marLeft w:val="0"/>
                  <w:marRight w:val="0"/>
                  <w:marTop w:val="0"/>
                  <w:marBottom w:val="0"/>
                  <w:divBdr>
                    <w:top w:val="none" w:sz="0" w:space="0" w:color="auto"/>
                    <w:left w:val="none" w:sz="0" w:space="0" w:color="auto"/>
                    <w:bottom w:val="none" w:sz="0" w:space="0" w:color="auto"/>
                    <w:right w:val="none" w:sz="0" w:space="0" w:color="auto"/>
                  </w:divBdr>
                  <w:divsChild>
                    <w:div w:id="570234873">
                      <w:marLeft w:val="0"/>
                      <w:marRight w:val="0"/>
                      <w:marTop w:val="0"/>
                      <w:marBottom w:val="0"/>
                      <w:divBdr>
                        <w:top w:val="none" w:sz="0" w:space="0" w:color="auto"/>
                        <w:left w:val="none" w:sz="0" w:space="0" w:color="auto"/>
                        <w:bottom w:val="none" w:sz="0" w:space="0" w:color="auto"/>
                        <w:right w:val="none" w:sz="0" w:space="0" w:color="auto"/>
                      </w:divBdr>
                    </w:div>
                    <w:div w:id="836960738">
                      <w:marLeft w:val="0"/>
                      <w:marRight w:val="0"/>
                      <w:marTop w:val="0"/>
                      <w:marBottom w:val="0"/>
                      <w:divBdr>
                        <w:top w:val="none" w:sz="0" w:space="0" w:color="auto"/>
                        <w:left w:val="none" w:sz="0" w:space="0" w:color="auto"/>
                        <w:bottom w:val="none" w:sz="0" w:space="0" w:color="auto"/>
                        <w:right w:val="none" w:sz="0" w:space="0" w:color="auto"/>
                      </w:divBdr>
                    </w:div>
                  </w:divsChild>
                </w:div>
                <w:div w:id="1331910601">
                  <w:marLeft w:val="0"/>
                  <w:marRight w:val="0"/>
                  <w:marTop w:val="0"/>
                  <w:marBottom w:val="0"/>
                  <w:divBdr>
                    <w:top w:val="none" w:sz="0" w:space="0" w:color="auto"/>
                    <w:left w:val="none" w:sz="0" w:space="0" w:color="auto"/>
                    <w:bottom w:val="none" w:sz="0" w:space="0" w:color="auto"/>
                    <w:right w:val="none" w:sz="0" w:space="0" w:color="auto"/>
                  </w:divBdr>
                  <w:divsChild>
                    <w:div w:id="743340780">
                      <w:marLeft w:val="0"/>
                      <w:marRight w:val="0"/>
                      <w:marTop w:val="0"/>
                      <w:marBottom w:val="0"/>
                      <w:divBdr>
                        <w:top w:val="none" w:sz="0" w:space="0" w:color="auto"/>
                        <w:left w:val="none" w:sz="0" w:space="0" w:color="auto"/>
                        <w:bottom w:val="none" w:sz="0" w:space="0" w:color="auto"/>
                        <w:right w:val="none" w:sz="0" w:space="0" w:color="auto"/>
                      </w:divBdr>
                    </w:div>
                  </w:divsChild>
                </w:div>
                <w:div w:id="1331954037">
                  <w:marLeft w:val="0"/>
                  <w:marRight w:val="0"/>
                  <w:marTop w:val="0"/>
                  <w:marBottom w:val="0"/>
                  <w:divBdr>
                    <w:top w:val="none" w:sz="0" w:space="0" w:color="auto"/>
                    <w:left w:val="none" w:sz="0" w:space="0" w:color="auto"/>
                    <w:bottom w:val="none" w:sz="0" w:space="0" w:color="auto"/>
                    <w:right w:val="none" w:sz="0" w:space="0" w:color="auto"/>
                  </w:divBdr>
                  <w:divsChild>
                    <w:div w:id="982270893">
                      <w:marLeft w:val="0"/>
                      <w:marRight w:val="0"/>
                      <w:marTop w:val="0"/>
                      <w:marBottom w:val="0"/>
                      <w:divBdr>
                        <w:top w:val="none" w:sz="0" w:space="0" w:color="auto"/>
                        <w:left w:val="none" w:sz="0" w:space="0" w:color="auto"/>
                        <w:bottom w:val="none" w:sz="0" w:space="0" w:color="auto"/>
                        <w:right w:val="none" w:sz="0" w:space="0" w:color="auto"/>
                      </w:divBdr>
                    </w:div>
                  </w:divsChild>
                </w:div>
                <w:div w:id="1343048994">
                  <w:marLeft w:val="0"/>
                  <w:marRight w:val="0"/>
                  <w:marTop w:val="0"/>
                  <w:marBottom w:val="0"/>
                  <w:divBdr>
                    <w:top w:val="none" w:sz="0" w:space="0" w:color="auto"/>
                    <w:left w:val="none" w:sz="0" w:space="0" w:color="auto"/>
                    <w:bottom w:val="none" w:sz="0" w:space="0" w:color="auto"/>
                    <w:right w:val="none" w:sz="0" w:space="0" w:color="auto"/>
                  </w:divBdr>
                  <w:divsChild>
                    <w:div w:id="1225679087">
                      <w:marLeft w:val="0"/>
                      <w:marRight w:val="0"/>
                      <w:marTop w:val="0"/>
                      <w:marBottom w:val="0"/>
                      <w:divBdr>
                        <w:top w:val="none" w:sz="0" w:space="0" w:color="auto"/>
                        <w:left w:val="none" w:sz="0" w:space="0" w:color="auto"/>
                        <w:bottom w:val="none" w:sz="0" w:space="0" w:color="auto"/>
                        <w:right w:val="none" w:sz="0" w:space="0" w:color="auto"/>
                      </w:divBdr>
                    </w:div>
                  </w:divsChild>
                </w:div>
                <w:div w:id="1355692685">
                  <w:marLeft w:val="0"/>
                  <w:marRight w:val="0"/>
                  <w:marTop w:val="0"/>
                  <w:marBottom w:val="0"/>
                  <w:divBdr>
                    <w:top w:val="none" w:sz="0" w:space="0" w:color="auto"/>
                    <w:left w:val="none" w:sz="0" w:space="0" w:color="auto"/>
                    <w:bottom w:val="none" w:sz="0" w:space="0" w:color="auto"/>
                    <w:right w:val="none" w:sz="0" w:space="0" w:color="auto"/>
                  </w:divBdr>
                  <w:divsChild>
                    <w:div w:id="1443377134">
                      <w:marLeft w:val="0"/>
                      <w:marRight w:val="0"/>
                      <w:marTop w:val="0"/>
                      <w:marBottom w:val="0"/>
                      <w:divBdr>
                        <w:top w:val="none" w:sz="0" w:space="0" w:color="auto"/>
                        <w:left w:val="none" w:sz="0" w:space="0" w:color="auto"/>
                        <w:bottom w:val="none" w:sz="0" w:space="0" w:color="auto"/>
                        <w:right w:val="none" w:sz="0" w:space="0" w:color="auto"/>
                      </w:divBdr>
                    </w:div>
                  </w:divsChild>
                </w:div>
                <w:div w:id="1384595834">
                  <w:marLeft w:val="0"/>
                  <w:marRight w:val="0"/>
                  <w:marTop w:val="0"/>
                  <w:marBottom w:val="0"/>
                  <w:divBdr>
                    <w:top w:val="none" w:sz="0" w:space="0" w:color="auto"/>
                    <w:left w:val="none" w:sz="0" w:space="0" w:color="auto"/>
                    <w:bottom w:val="none" w:sz="0" w:space="0" w:color="auto"/>
                    <w:right w:val="none" w:sz="0" w:space="0" w:color="auto"/>
                  </w:divBdr>
                  <w:divsChild>
                    <w:div w:id="989292710">
                      <w:marLeft w:val="0"/>
                      <w:marRight w:val="0"/>
                      <w:marTop w:val="0"/>
                      <w:marBottom w:val="0"/>
                      <w:divBdr>
                        <w:top w:val="none" w:sz="0" w:space="0" w:color="auto"/>
                        <w:left w:val="none" w:sz="0" w:space="0" w:color="auto"/>
                        <w:bottom w:val="none" w:sz="0" w:space="0" w:color="auto"/>
                        <w:right w:val="none" w:sz="0" w:space="0" w:color="auto"/>
                      </w:divBdr>
                    </w:div>
                  </w:divsChild>
                </w:div>
                <w:div w:id="1387797462">
                  <w:marLeft w:val="0"/>
                  <w:marRight w:val="0"/>
                  <w:marTop w:val="0"/>
                  <w:marBottom w:val="0"/>
                  <w:divBdr>
                    <w:top w:val="none" w:sz="0" w:space="0" w:color="auto"/>
                    <w:left w:val="none" w:sz="0" w:space="0" w:color="auto"/>
                    <w:bottom w:val="none" w:sz="0" w:space="0" w:color="auto"/>
                    <w:right w:val="none" w:sz="0" w:space="0" w:color="auto"/>
                  </w:divBdr>
                  <w:divsChild>
                    <w:div w:id="963848724">
                      <w:marLeft w:val="0"/>
                      <w:marRight w:val="0"/>
                      <w:marTop w:val="0"/>
                      <w:marBottom w:val="0"/>
                      <w:divBdr>
                        <w:top w:val="none" w:sz="0" w:space="0" w:color="auto"/>
                        <w:left w:val="none" w:sz="0" w:space="0" w:color="auto"/>
                        <w:bottom w:val="none" w:sz="0" w:space="0" w:color="auto"/>
                        <w:right w:val="none" w:sz="0" w:space="0" w:color="auto"/>
                      </w:divBdr>
                    </w:div>
                  </w:divsChild>
                </w:div>
                <w:div w:id="1437824948">
                  <w:marLeft w:val="0"/>
                  <w:marRight w:val="0"/>
                  <w:marTop w:val="0"/>
                  <w:marBottom w:val="0"/>
                  <w:divBdr>
                    <w:top w:val="none" w:sz="0" w:space="0" w:color="auto"/>
                    <w:left w:val="none" w:sz="0" w:space="0" w:color="auto"/>
                    <w:bottom w:val="none" w:sz="0" w:space="0" w:color="auto"/>
                    <w:right w:val="none" w:sz="0" w:space="0" w:color="auto"/>
                  </w:divBdr>
                  <w:divsChild>
                    <w:div w:id="1333408810">
                      <w:marLeft w:val="0"/>
                      <w:marRight w:val="0"/>
                      <w:marTop w:val="0"/>
                      <w:marBottom w:val="0"/>
                      <w:divBdr>
                        <w:top w:val="none" w:sz="0" w:space="0" w:color="auto"/>
                        <w:left w:val="none" w:sz="0" w:space="0" w:color="auto"/>
                        <w:bottom w:val="none" w:sz="0" w:space="0" w:color="auto"/>
                        <w:right w:val="none" w:sz="0" w:space="0" w:color="auto"/>
                      </w:divBdr>
                    </w:div>
                  </w:divsChild>
                </w:div>
                <w:div w:id="1443766272">
                  <w:marLeft w:val="0"/>
                  <w:marRight w:val="0"/>
                  <w:marTop w:val="0"/>
                  <w:marBottom w:val="0"/>
                  <w:divBdr>
                    <w:top w:val="none" w:sz="0" w:space="0" w:color="auto"/>
                    <w:left w:val="none" w:sz="0" w:space="0" w:color="auto"/>
                    <w:bottom w:val="none" w:sz="0" w:space="0" w:color="auto"/>
                    <w:right w:val="none" w:sz="0" w:space="0" w:color="auto"/>
                  </w:divBdr>
                  <w:divsChild>
                    <w:div w:id="126045803">
                      <w:marLeft w:val="0"/>
                      <w:marRight w:val="0"/>
                      <w:marTop w:val="0"/>
                      <w:marBottom w:val="0"/>
                      <w:divBdr>
                        <w:top w:val="none" w:sz="0" w:space="0" w:color="auto"/>
                        <w:left w:val="none" w:sz="0" w:space="0" w:color="auto"/>
                        <w:bottom w:val="none" w:sz="0" w:space="0" w:color="auto"/>
                        <w:right w:val="none" w:sz="0" w:space="0" w:color="auto"/>
                      </w:divBdr>
                    </w:div>
                    <w:div w:id="283462083">
                      <w:marLeft w:val="0"/>
                      <w:marRight w:val="0"/>
                      <w:marTop w:val="0"/>
                      <w:marBottom w:val="0"/>
                      <w:divBdr>
                        <w:top w:val="none" w:sz="0" w:space="0" w:color="auto"/>
                        <w:left w:val="none" w:sz="0" w:space="0" w:color="auto"/>
                        <w:bottom w:val="none" w:sz="0" w:space="0" w:color="auto"/>
                        <w:right w:val="none" w:sz="0" w:space="0" w:color="auto"/>
                      </w:divBdr>
                    </w:div>
                    <w:div w:id="541022908">
                      <w:marLeft w:val="0"/>
                      <w:marRight w:val="0"/>
                      <w:marTop w:val="0"/>
                      <w:marBottom w:val="0"/>
                      <w:divBdr>
                        <w:top w:val="none" w:sz="0" w:space="0" w:color="auto"/>
                        <w:left w:val="none" w:sz="0" w:space="0" w:color="auto"/>
                        <w:bottom w:val="none" w:sz="0" w:space="0" w:color="auto"/>
                        <w:right w:val="none" w:sz="0" w:space="0" w:color="auto"/>
                      </w:divBdr>
                    </w:div>
                  </w:divsChild>
                </w:div>
                <w:div w:id="1452628196">
                  <w:marLeft w:val="0"/>
                  <w:marRight w:val="0"/>
                  <w:marTop w:val="0"/>
                  <w:marBottom w:val="0"/>
                  <w:divBdr>
                    <w:top w:val="none" w:sz="0" w:space="0" w:color="auto"/>
                    <w:left w:val="none" w:sz="0" w:space="0" w:color="auto"/>
                    <w:bottom w:val="none" w:sz="0" w:space="0" w:color="auto"/>
                    <w:right w:val="none" w:sz="0" w:space="0" w:color="auto"/>
                  </w:divBdr>
                  <w:divsChild>
                    <w:div w:id="7372067">
                      <w:marLeft w:val="0"/>
                      <w:marRight w:val="0"/>
                      <w:marTop w:val="0"/>
                      <w:marBottom w:val="0"/>
                      <w:divBdr>
                        <w:top w:val="none" w:sz="0" w:space="0" w:color="auto"/>
                        <w:left w:val="none" w:sz="0" w:space="0" w:color="auto"/>
                        <w:bottom w:val="none" w:sz="0" w:space="0" w:color="auto"/>
                        <w:right w:val="none" w:sz="0" w:space="0" w:color="auto"/>
                      </w:divBdr>
                    </w:div>
                  </w:divsChild>
                </w:div>
                <w:div w:id="1466660330">
                  <w:marLeft w:val="0"/>
                  <w:marRight w:val="0"/>
                  <w:marTop w:val="0"/>
                  <w:marBottom w:val="0"/>
                  <w:divBdr>
                    <w:top w:val="none" w:sz="0" w:space="0" w:color="auto"/>
                    <w:left w:val="none" w:sz="0" w:space="0" w:color="auto"/>
                    <w:bottom w:val="none" w:sz="0" w:space="0" w:color="auto"/>
                    <w:right w:val="none" w:sz="0" w:space="0" w:color="auto"/>
                  </w:divBdr>
                  <w:divsChild>
                    <w:div w:id="758796453">
                      <w:marLeft w:val="0"/>
                      <w:marRight w:val="0"/>
                      <w:marTop w:val="0"/>
                      <w:marBottom w:val="0"/>
                      <w:divBdr>
                        <w:top w:val="none" w:sz="0" w:space="0" w:color="auto"/>
                        <w:left w:val="none" w:sz="0" w:space="0" w:color="auto"/>
                        <w:bottom w:val="none" w:sz="0" w:space="0" w:color="auto"/>
                        <w:right w:val="none" w:sz="0" w:space="0" w:color="auto"/>
                      </w:divBdr>
                    </w:div>
                  </w:divsChild>
                </w:div>
                <w:div w:id="1470322936">
                  <w:marLeft w:val="0"/>
                  <w:marRight w:val="0"/>
                  <w:marTop w:val="0"/>
                  <w:marBottom w:val="0"/>
                  <w:divBdr>
                    <w:top w:val="none" w:sz="0" w:space="0" w:color="auto"/>
                    <w:left w:val="none" w:sz="0" w:space="0" w:color="auto"/>
                    <w:bottom w:val="none" w:sz="0" w:space="0" w:color="auto"/>
                    <w:right w:val="none" w:sz="0" w:space="0" w:color="auto"/>
                  </w:divBdr>
                  <w:divsChild>
                    <w:div w:id="155922558">
                      <w:marLeft w:val="0"/>
                      <w:marRight w:val="0"/>
                      <w:marTop w:val="0"/>
                      <w:marBottom w:val="0"/>
                      <w:divBdr>
                        <w:top w:val="none" w:sz="0" w:space="0" w:color="auto"/>
                        <w:left w:val="none" w:sz="0" w:space="0" w:color="auto"/>
                        <w:bottom w:val="none" w:sz="0" w:space="0" w:color="auto"/>
                        <w:right w:val="none" w:sz="0" w:space="0" w:color="auto"/>
                      </w:divBdr>
                    </w:div>
                  </w:divsChild>
                </w:div>
                <w:div w:id="1480926724">
                  <w:marLeft w:val="0"/>
                  <w:marRight w:val="0"/>
                  <w:marTop w:val="0"/>
                  <w:marBottom w:val="0"/>
                  <w:divBdr>
                    <w:top w:val="none" w:sz="0" w:space="0" w:color="auto"/>
                    <w:left w:val="none" w:sz="0" w:space="0" w:color="auto"/>
                    <w:bottom w:val="none" w:sz="0" w:space="0" w:color="auto"/>
                    <w:right w:val="none" w:sz="0" w:space="0" w:color="auto"/>
                  </w:divBdr>
                  <w:divsChild>
                    <w:div w:id="399409006">
                      <w:marLeft w:val="0"/>
                      <w:marRight w:val="0"/>
                      <w:marTop w:val="0"/>
                      <w:marBottom w:val="0"/>
                      <w:divBdr>
                        <w:top w:val="none" w:sz="0" w:space="0" w:color="auto"/>
                        <w:left w:val="none" w:sz="0" w:space="0" w:color="auto"/>
                        <w:bottom w:val="none" w:sz="0" w:space="0" w:color="auto"/>
                        <w:right w:val="none" w:sz="0" w:space="0" w:color="auto"/>
                      </w:divBdr>
                    </w:div>
                  </w:divsChild>
                </w:div>
                <w:div w:id="1536575950">
                  <w:marLeft w:val="0"/>
                  <w:marRight w:val="0"/>
                  <w:marTop w:val="0"/>
                  <w:marBottom w:val="0"/>
                  <w:divBdr>
                    <w:top w:val="none" w:sz="0" w:space="0" w:color="auto"/>
                    <w:left w:val="none" w:sz="0" w:space="0" w:color="auto"/>
                    <w:bottom w:val="none" w:sz="0" w:space="0" w:color="auto"/>
                    <w:right w:val="none" w:sz="0" w:space="0" w:color="auto"/>
                  </w:divBdr>
                  <w:divsChild>
                    <w:div w:id="857542583">
                      <w:marLeft w:val="0"/>
                      <w:marRight w:val="0"/>
                      <w:marTop w:val="0"/>
                      <w:marBottom w:val="0"/>
                      <w:divBdr>
                        <w:top w:val="none" w:sz="0" w:space="0" w:color="auto"/>
                        <w:left w:val="none" w:sz="0" w:space="0" w:color="auto"/>
                        <w:bottom w:val="none" w:sz="0" w:space="0" w:color="auto"/>
                        <w:right w:val="none" w:sz="0" w:space="0" w:color="auto"/>
                      </w:divBdr>
                    </w:div>
                  </w:divsChild>
                </w:div>
                <w:div w:id="1582131382">
                  <w:marLeft w:val="0"/>
                  <w:marRight w:val="0"/>
                  <w:marTop w:val="0"/>
                  <w:marBottom w:val="0"/>
                  <w:divBdr>
                    <w:top w:val="none" w:sz="0" w:space="0" w:color="auto"/>
                    <w:left w:val="none" w:sz="0" w:space="0" w:color="auto"/>
                    <w:bottom w:val="none" w:sz="0" w:space="0" w:color="auto"/>
                    <w:right w:val="none" w:sz="0" w:space="0" w:color="auto"/>
                  </w:divBdr>
                  <w:divsChild>
                    <w:div w:id="141507874">
                      <w:marLeft w:val="0"/>
                      <w:marRight w:val="0"/>
                      <w:marTop w:val="0"/>
                      <w:marBottom w:val="0"/>
                      <w:divBdr>
                        <w:top w:val="none" w:sz="0" w:space="0" w:color="auto"/>
                        <w:left w:val="none" w:sz="0" w:space="0" w:color="auto"/>
                        <w:bottom w:val="none" w:sz="0" w:space="0" w:color="auto"/>
                        <w:right w:val="none" w:sz="0" w:space="0" w:color="auto"/>
                      </w:divBdr>
                    </w:div>
                  </w:divsChild>
                </w:div>
                <w:div w:id="1589657076">
                  <w:marLeft w:val="0"/>
                  <w:marRight w:val="0"/>
                  <w:marTop w:val="0"/>
                  <w:marBottom w:val="0"/>
                  <w:divBdr>
                    <w:top w:val="none" w:sz="0" w:space="0" w:color="auto"/>
                    <w:left w:val="none" w:sz="0" w:space="0" w:color="auto"/>
                    <w:bottom w:val="none" w:sz="0" w:space="0" w:color="auto"/>
                    <w:right w:val="none" w:sz="0" w:space="0" w:color="auto"/>
                  </w:divBdr>
                  <w:divsChild>
                    <w:div w:id="2078284444">
                      <w:marLeft w:val="0"/>
                      <w:marRight w:val="0"/>
                      <w:marTop w:val="0"/>
                      <w:marBottom w:val="0"/>
                      <w:divBdr>
                        <w:top w:val="none" w:sz="0" w:space="0" w:color="auto"/>
                        <w:left w:val="none" w:sz="0" w:space="0" w:color="auto"/>
                        <w:bottom w:val="none" w:sz="0" w:space="0" w:color="auto"/>
                        <w:right w:val="none" w:sz="0" w:space="0" w:color="auto"/>
                      </w:divBdr>
                    </w:div>
                  </w:divsChild>
                </w:div>
                <w:div w:id="1589970864">
                  <w:marLeft w:val="0"/>
                  <w:marRight w:val="0"/>
                  <w:marTop w:val="0"/>
                  <w:marBottom w:val="0"/>
                  <w:divBdr>
                    <w:top w:val="none" w:sz="0" w:space="0" w:color="auto"/>
                    <w:left w:val="none" w:sz="0" w:space="0" w:color="auto"/>
                    <w:bottom w:val="none" w:sz="0" w:space="0" w:color="auto"/>
                    <w:right w:val="none" w:sz="0" w:space="0" w:color="auto"/>
                  </w:divBdr>
                  <w:divsChild>
                    <w:div w:id="1499615260">
                      <w:marLeft w:val="0"/>
                      <w:marRight w:val="0"/>
                      <w:marTop w:val="0"/>
                      <w:marBottom w:val="0"/>
                      <w:divBdr>
                        <w:top w:val="none" w:sz="0" w:space="0" w:color="auto"/>
                        <w:left w:val="none" w:sz="0" w:space="0" w:color="auto"/>
                        <w:bottom w:val="none" w:sz="0" w:space="0" w:color="auto"/>
                        <w:right w:val="none" w:sz="0" w:space="0" w:color="auto"/>
                      </w:divBdr>
                    </w:div>
                  </w:divsChild>
                </w:div>
                <w:div w:id="1661301617">
                  <w:marLeft w:val="0"/>
                  <w:marRight w:val="0"/>
                  <w:marTop w:val="0"/>
                  <w:marBottom w:val="0"/>
                  <w:divBdr>
                    <w:top w:val="none" w:sz="0" w:space="0" w:color="auto"/>
                    <w:left w:val="none" w:sz="0" w:space="0" w:color="auto"/>
                    <w:bottom w:val="none" w:sz="0" w:space="0" w:color="auto"/>
                    <w:right w:val="none" w:sz="0" w:space="0" w:color="auto"/>
                  </w:divBdr>
                  <w:divsChild>
                    <w:div w:id="1937519996">
                      <w:marLeft w:val="0"/>
                      <w:marRight w:val="0"/>
                      <w:marTop w:val="0"/>
                      <w:marBottom w:val="0"/>
                      <w:divBdr>
                        <w:top w:val="none" w:sz="0" w:space="0" w:color="auto"/>
                        <w:left w:val="none" w:sz="0" w:space="0" w:color="auto"/>
                        <w:bottom w:val="none" w:sz="0" w:space="0" w:color="auto"/>
                        <w:right w:val="none" w:sz="0" w:space="0" w:color="auto"/>
                      </w:divBdr>
                    </w:div>
                  </w:divsChild>
                </w:div>
                <w:div w:id="1687051343">
                  <w:marLeft w:val="0"/>
                  <w:marRight w:val="0"/>
                  <w:marTop w:val="0"/>
                  <w:marBottom w:val="0"/>
                  <w:divBdr>
                    <w:top w:val="none" w:sz="0" w:space="0" w:color="auto"/>
                    <w:left w:val="none" w:sz="0" w:space="0" w:color="auto"/>
                    <w:bottom w:val="none" w:sz="0" w:space="0" w:color="auto"/>
                    <w:right w:val="none" w:sz="0" w:space="0" w:color="auto"/>
                  </w:divBdr>
                  <w:divsChild>
                    <w:div w:id="1929534306">
                      <w:marLeft w:val="0"/>
                      <w:marRight w:val="0"/>
                      <w:marTop w:val="0"/>
                      <w:marBottom w:val="0"/>
                      <w:divBdr>
                        <w:top w:val="none" w:sz="0" w:space="0" w:color="auto"/>
                        <w:left w:val="none" w:sz="0" w:space="0" w:color="auto"/>
                        <w:bottom w:val="none" w:sz="0" w:space="0" w:color="auto"/>
                        <w:right w:val="none" w:sz="0" w:space="0" w:color="auto"/>
                      </w:divBdr>
                    </w:div>
                  </w:divsChild>
                </w:div>
                <w:div w:id="1707488632">
                  <w:marLeft w:val="0"/>
                  <w:marRight w:val="0"/>
                  <w:marTop w:val="0"/>
                  <w:marBottom w:val="0"/>
                  <w:divBdr>
                    <w:top w:val="none" w:sz="0" w:space="0" w:color="auto"/>
                    <w:left w:val="none" w:sz="0" w:space="0" w:color="auto"/>
                    <w:bottom w:val="none" w:sz="0" w:space="0" w:color="auto"/>
                    <w:right w:val="none" w:sz="0" w:space="0" w:color="auto"/>
                  </w:divBdr>
                  <w:divsChild>
                    <w:div w:id="731735647">
                      <w:marLeft w:val="0"/>
                      <w:marRight w:val="0"/>
                      <w:marTop w:val="0"/>
                      <w:marBottom w:val="0"/>
                      <w:divBdr>
                        <w:top w:val="none" w:sz="0" w:space="0" w:color="auto"/>
                        <w:left w:val="none" w:sz="0" w:space="0" w:color="auto"/>
                        <w:bottom w:val="none" w:sz="0" w:space="0" w:color="auto"/>
                        <w:right w:val="none" w:sz="0" w:space="0" w:color="auto"/>
                      </w:divBdr>
                    </w:div>
                  </w:divsChild>
                </w:div>
                <w:div w:id="1712345027">
                  <w:marLeft w:val="0"/>
                  <w:marRight w:val="0"/>
                  <w:marTop w:val="0"/>
                  <w:marBottom w:val="0"/>
                  <w:divBdr>
                    <w:top w:val="none" w:sz="0" w:space="0" w:color="auto"/>
                    <w:left w:val="none" w:sz="0" w:space="0" w:color="auto"/>
                    <w:bottom w:val="none" w:sz="0" w:space="0" w:color="auto"/>
                    <w:right w:val="none" w:sz="0" w:space="0" w:color="auto"/>
                  </w:divBdr>
                  <w:divsChild>
                    <w:div w:id="73475607">
                      <w:marLeft w:val="0"/>
                      <w:marRight w:val="0"/>
                      <w:marTop w:val="0"/>
                      <w:marBottom w:val="0"/>
                      <w:divBdr>
                        <w:top w:val="none" w:sz="0" w:space="0" w:color="auto"/>
                        <w:left w:val="none" w:sz="0" w:space="0" w:color="auto"/>
                        <w:bottom w:val="none" w:sz="0" w:space="0" w:color="auto"/>
                        <w:right w:val="none" w:sz="0" w:space="0" w:color="auto"/>
                      </w:divBdr>
                    </w:div>
                  </w:divsChild>
                </w:div>
                <w:div w:id="1720322475">
                  <w:marLeft w:val="0"/>
                  <w:marRight w:val="0"/>
                  <w:marTop w:val="0"/>
                  <w:marBottom w:val="0"/>
                  <w:divBdr>
                    <w:top w:val="none" w:sz="0" w:space="0" w:color="auto"/>
                    <w:left w:val="none" w:sz="0" w:space="0" w:color="auto"/>
                    <w:bottom w:val="none" w:sz="0" w:space="0" w:color="auto"/>
                    <w:right w:val="none" w:sz="0" w:space="0" w:color="auto"/>
                  </w:divBdr>
                  <w:divsChild>
                    <w:div w:id="840852059">
                      <w:marLeft w:val="0"/>
                      <w:marRight w:val="0"/>
                      <w:marTop w:val="0"/>
                      <w:marBottom w:val="0"/>
                      <w:divBdr>
                        <w:top w:val="none" w:sz="0" w:space="0" w:color="auto"/>
                        <w:left w:val="none" w:sz="0" w:space="0" w:color="auto"/>
                        <w:bottom w:val="none" w:sz="0" w:space="0" w:color="auto"/>
                        <w:right w:val="none" w:sz="0" w:space="0" w:color="auto"/>
                      </w:divBdr>
                    </w:div>
                  </w:divsChild>
                </w:div>
                <w:div w:id="1722091269">
                  <w:marLeft w:val="0"/>
                  <w:marRight w:val="0"/>
                  <w:marTop w:val="0"/>
                  <w:marBottom w:val="0"/>
                  <w:divBdr>
                    <w:top w:val="none" w:sz="0" w:space="0" w:color="auto"/>
                    <w:left w:val="none" w:sz="0" w:space="0" w:color="auto"/>
                    <w:bottom w:val="none" w:sz="0" w:space="0" w:color="auto"/>
                    <w:right w:val="none" w:sz="0" w:space="0" w:color="auto"/>
                  </w:divBdr>
                  <w:divsChild>
                    <w:div w:id="1338192462">
                      <w:marLeft w:val="0"/>
                      <w:marRight w:val="0"/>
                      <w:marTop w:val="0"/>
                      <w:marBottom w:val="0"/>
                      <w:divBdr>
                        <w:top w:val="none" w:sz="0" w:space="0" w:color="auto"/>
                        <w:left w:val="none" w:sz="0" w:space="0" w:color="auto"/>
                        <w:bottom w:val="none" w:sz="0" w:space="0" w:color="auto"/>
                        <w:right w:val="none" w:sz="0" w:space="0" w:color="auto"/>
                      </w:divBdr>
                    </w:div>
                  </w:divsChild>
                </w:div>
                <w:div w:id="1730491479">
                  <w:marLeft w:val="0"/>
                  <w:marRight w:val="0"/>
                  <w:marTop w:val="0"/>
                  <w:marBottom w:val="0"/>
                  <w:divBdr>
                    <w:top w:val="none" w:sz="0" w:space="0" w:color="auto"/>
                    <w:left w:val="none" w:sz="0" w:space="0" w:color="auto"/>
                    <w:bottom w:val="none" w:sz="0" w:space="0" w:color="auto"/>
                    <w:right w:val="none" w:sz="0" w:space="0" w:color="auto"/>
                  </w:divBdr>
                  <w:divsChild>
                    <w:div w:id="407928240">
                      <w:marLeft w:val="0"/>
                      <w:marRight w:val="0"/>
                      <w:marTop w:val="0"/>
                      <w:marBottom w:val="0"/>
                      <w:divBdr>
                        <w:top w:val="none" w:sz="0" w:space="0" w:color="auto"/>
                        <w:left w:val="none" w:sz="0" w:space="0" w:color="auto"/>
                        <w:bottom w:val="none" w:sz="0" w:space="0" w:color="auto"/>
                        <w:right w:val="none" w:sz="0" w:space="0" w:color="auto"/>
                      </w:divBdr>
                    </w:div>
                  </w:divsChild>
                </w:div>
                <w:div w:id="1751927437">
                  <w:marLeft w:val="0"/>
                  <w:marRight w:val="0"/>
                  <w:marTop w:val="0"/>
                  <w:marBottom w:val="0"/>
                  <w:divBdr>
                    <w:top w:val="none" w:sz="0" w:space="0" w:color="auto"/>
                    <w:left w:val="none" w:sz="0" w:space="0" w:color="auto"/>
                    <w:bottom w:val="none" w:sz="0" w:space="0" w:color="auto"/>
                    <w:right w:val="none" w:sz="0" w:space="0" w:color="auto"/>
                  </w:divBdr>
                  <w:divsChild>
                    <w:div w:id="589853200">
                      <w:marLeft w:val="0"/>
                      <w:marRight w:val="0"/>
                      <w:marTop w:val="0"/>
                      <w:marBottom w:val="0"/>
                      <w:divBdr>
                        <w:top w:val="none" w:sz="0" w:space="0" w:color="auto"/>
                        <w:left w:val="none" w:sz="0" w:space="0" w:color="auto"/>
                        <w:bottom w:val="none" w:sz="0" w:space="0" w:color="auto"/>
                        <w:right w:val="none" w:sz="0" w:space="0" w:color="auto"/>
                      </w:divBdr>
                    </w:div>
                  </w:divsChild>
                </w:div>
                <w:div w:id="1792165037">
                  <w:marLeft w:val="0"/>
                  <w:marRight w:val="0"/>
                  <w:marTop w:val="0"/>
                  <w:marBottom w:val="0"/>
                  <w:divBdr>
                    <w:top w:val="none" w:sz="0" w:space="0" w:color="auto"/>
                    <w:left w:val="none" w:sz="0" w:space="0" w:color="auto"/>
                    <w:bottom w:val="none" w:sz="0" w:space="0" w:color="auto"/>
                    <w:right w:val="none" w:sz="0" w:space="0" w:color="auto"/>
                  </w:divBdr>
                  <w:divsChild>
                    <w:div w:id="1178883124">
                      <w:marLeft w:val="0"/>
                      <w:marRight w:val="0"/>
                      <w:marTop w:val="0"/>
                      <w:marBottom w:val="0"/>
                      <w:divBdr>
                        <w:top w:val="none" w:sz="0" w:space="0" w:color="auto"/>
                        <w:left w:val="none" w:sz="0" w:space="0" w:color="auto"/>
                        <w:bottom w:val="none" w:sz="0" w:space="0" w:color="auto"/>
                        <w:right w:val="none" w:sz="0" w:space="0" w:color="auto"/>
                      </w:divBdr>
                    </w:div>
                  </w:divsChild>
                </w:div>
                <w:div w:id="1796943733">
                  <w:marLeft w:val="0"/>
                  <w:marRight w:val="0"/>
                  <w:marTop w:val="0"/>
                  <w:marBottom w:val="0"/>
                  <w:divBdr>
                    <w:top w:val="none" w:sz="0" w:space="0" w:color="auto"/>
                    <w:left w:val="none" w:sz="0" w:space="0" w:color="auto"/>
                    <w:bottom w:val="none" w:sz="0" w:space="0" w:color="auto"/>
                    <w:right w:val="none" w:sz="0" w:space="0" w:color="auto"/>
                  </w:divBdr>
                  <w:divsChild>
                    <w:div w:id="1974211805">
                      <w:marLeft w:val="0"/>
                      <w:marRight w:val="0"/>
                      <w:marTop w:val="0"/>
                      <w:marBottom w:val="0"/>
                      <w:divBdr>
                        <w:top w:val="none" w:sz="0" w:space="0" w:color="auto"/>
                        <w:left w:val="none" w:sz="0" w:space="0" w:color="auto"/>
                        <w:bottom w:val="none" w:sz="0" w:space="0" w:color="auto"/>
                        <w:right w:val="none" w:sz="0" w:space="0" w:color="auto"/>
                      </w:divBdr>
                    </w:div>
                  </w:divsChild>
                </w:div>
                <w:div w:id="1797791685">
                  <w:marLeft w:val="0"/>
                  <w:marRight w:val="0"/>
                  <w:marTop w:val="0"/>
                  <w:marBottom w:val="0"/>
                  <w:divBdr>
                    <w:top w:val="none" w:sz="0" w:space="0" w:color="auto"/>
                    <w:left w:val="none" w:sz="0" w:space="0" w:color="auto"/>
                    <w:bottom w:val="none" w:sz="0" w:space="0" w:color="auto"/>
                    <w:right w:val="none" w:sz="0" w:space="0" w:color="auto"/>
                  </w:divBdr>
                  <w:divsChild>
                    <w:div w:id="923491924">
                      <w:marLeft w:val="0"/>
                      <w:marRight w:val="0"/>
                      <w:marTop w:val="0"/>
                      <w:marBottom w:val="0"/>
                      <w:divBdr>
                        <w:top w:val="none" w:sz="0" w:space="0" w:color="auto"/>
                        <w:left w:val="none" w:sz="0" w:space="0" w:color="auto"/>
                        <w:bottom w:val="none" w:sz="0" w:space="0" w:color="auto"/>
                        <w:right w:val="none" w:sz="0" w:space="0" w:color="auto"/>
                      </w:divBdr>
                    </w:div>
                  </w:divsChild>
                </w:div>
                <w:div w:id="1834953742">
                  <w:marLeft w:val="0"/>
                  <w:marRight w:val="0"/>
                  <w:marTop w:val="0"/>
                  <w:marBottom w:val="0"/>
                  <w:divBdr>
                    <w:top w:val="none" w:sz="0" w:space="0" w:color="auto"/>
                    <w:left w:val="none" w:sz="0" w:space="0" w:color="auto"/>
                    <w:bottom w:val="none" w:sz="0" w:space="0" w:color="auto"/>
                    <w:right w:val="none" w:sz="0" w:space="0" w:color="auto"/>
                  </w:divBdr>
                  <w:divsChild>
                    <w:div w:id="106776140">
                      <w:marLeft w:val="0"/>
                      <w:marRight w:val="0"/>
                      <w:marTop w:val="0"/>
                      <w:marBottom w:val="0"/>
                      <w:divBdr>
                        <w:top w:val="none" w:sz="0" w:space="0" w:color="auto"/>
                        <w:left w:val="none" w:sz="0" w:space="0" w:color="auto"/>
                        <w:bottom w:val="none" w:sz="0" w:space="0" w:color="auto"/>
                        <w:right w:val="none" w:sz="0" w:space="0" w:color="auto"/>
                      </w:divBdr>
                    </w:div>
                  </w:divsChild>
                </w:div>
                <w:div w:id="1858350269">
                  <w:marLeft w:val="0"/>
                  <w:marRight w:val="0"/>
                  <w:marTop w:val="0"/>
                  <w:marBottom w:val="0"/>
                  <w:divBdr>
                    <w:top w:val="none" w:sz="0" w:space="0" w:color="auto"/>
                    <w:left w:val="none" w:sz="0" w:space="0" w:color="auto"/>
                    <w:bottom w:val="none" w:sz="0" w:space="0" w:color="auto"/>
                    <w:right w:val="none" w:sz="0" w:space="0" w:color="auto"/>
                  </w:divBdr>
                  <w:divsChild>
                    <w:div w:id="1460371064">
                      <w:marLeft w:val="0"/>
                      <w:marRight w:val="0"/>
                      <w:marTop w:val="0"/>
                      <w:marBottom w:val="0"/>
                      <w:divBdr>
                        <w:top w:val="none" w:sz="0" w:space="0" w:color="auto"/>
                        <w:left w:val="none" w:sz="0" w:space="0" w:color="auto"/>
                        <w:bottom w:val="none" w:sz="0" w:space="0" w:color="auto"/>
                        <w:right w:val="none" w:sz="0" w:space="0" w:color="auto"/>
                      </w:divBdr>
                    </w:div>
                  </w:divsChild>
                </w:div>
                <w:div w:id="1859470272">
                  <w:marLeft w:val="0"/>
                  <w:marRight w:val="0"/>
                  <w:marTop w:val="0"/>
                  <w:marBottom w:val="0"/>
                  <w:divBdr>
                    <w:top w:val="none" w:sz="0" w:space="0" w:color="auto"/>
                    <w:left w:val="none" w:sz="0" w:space="0" w:color="auto"/>
                    <w:bottom w:val="none" w:sz="0" w:space="0" w:color="auto"/>
                    <w:right w:val="none" w:sz="0" w:space="0" w:color="auto"/>
                  </w:divBdr>
                  <w:divsChild>
                    <w:div w:id="1079407860">
                      <w:marLeft w:val="0"/>
                      <w:marRight w:val="0"/>
                      <w:marTop w:val="0"/>
                      <w:marBottom w:val="0"/>
                      <w:divBdr>
                        <w:top w:val="none" w:sz="0" w:space="0" w:color="auto"/>
                        <w:left w:val="none" w:sz="0" w:space="0" w:color="auto"/>
                        <w:bottom w:val="none" w:sz="0" w:space="0" w:color="auto"/>
                        <w:right w:val="none" w:sz="0" w:space="0" w:color="auto"/>
                      </w:divBdr>
                    </w:div>
                  </w:divsChild>
                </w:div>
                <w:div w:id="1866946160">
                  <w:marLeft w:val="0"/>
                  <w:marRight w:val="0"/>
                  <w:marTop w:val="0"/>
                  <w:marBottom w:val="0"/>
                  <w:divBdr>
                    <w:top w:val="none" w:sz="0" w:space="0" w:color="auto"/>
                    <w:left w:val="none" w:sz="0" w:space="0" w:color="auto"/>
                    <w:bottom w:val="none" w:sz="0" w:space="0" w:color="auto"/>
                    <w:right w:val="none" w:sz="0" w:space="0" w:color="auto"/>
                  </w:divBdr>
                  <w:divsChild>
                    <w:div w:id="98373516">
                      <w:marLeft w:val="0"/>
                      <w:marRight w:val="0"/>
                      <w:marTop w:val="0"/>
                      <w:marBottom w:val="0"/>
                      <w:divBdr>
                        <w:top w:val="none" w:sz="0" w:space="0" w:color="auto"/>
                        <w:left w:val="none" w:sz="0" w:space="0" w:color="auto"/>
                        <w:bottom w:val="none" w:sz="0" w:space="0" w:color="auto"/>
                        <w:right w:val="none" w:sz="0" w:space="0" w:color="auto"/>
                      </w:divBdr>
                    </w:div>
                  </w:divsChild>
                </w:div>
                <w:div w:id="1876582214">
                  <w:marLeft w:val="0"/>
                  <w:marRight w:val="0"/>
                  <w:marTop w:val="0"/>
                  <w:marBottom w:val="0"/>
                  <w:divBdr>
                    <w:top w:val="none" w:sz="0" w:space="0" w:color="auto"/>
                    <w:left w:val="none" w:sz="0" w:space="0" w:color="auto"/>
                    <w:bottom w:val="none" w:sz="0" w:space="0" w:color="auto"/>
                    <w:right w:val="none" w:sz="0" w:space="0" w:color="auto"/>
                  </w:divBdr>
                  <w:divsChild>
                    <w:div w:id="917446658">
                      <w:marLeft w:val="0"/>
                      <w:marRight w:val="0"/>
                      <w:marTop w:val="0"/>
                      <w:marBottom w:val="0"/>
                      <w:divBdr>
                        <w:top w:val="none" w:sz="0" w:space="0" w:color="auto"/>
                        <w:left w:val="none" w:sz="0" w:space="0" w:color="auto"/>
                        <w:bottom w:val="none" w:sz="0" w:space="0" w:color="auto"/>
                        <w:right w:val="none" w:sz="0" w:space="0" w:color="auto"/>
                      </w:divBdr>
                    </w:div>
                  </w:divsChild>
                </w:div>
                <w:div w:id="1884364162">
                  <w:marLeft w:val="0"/>
                  <w:marRight w:val="0"/>
                  <w:marTop w:val="0"/>
                  <w:marBottom w:val="0"/>
                  <w:divBdr>
                    <w:top w:val="none" w:sz="0" w:space="0" w:color="auto"/>
                    <w:left w:val="none" w:sz="0" w:space="0" w:color="auto"/>
                    <w:bottom w:val="none" w:sz="0" w:space="0" w:color="auto"/>
                    <w:right w:val="none" w:sz="0" w:space="0" w:color="auto"/>
                  </w:divBdr>
                  <w:divsChild>
                    <w:div w:id="268203323">
                      <w:marLeft w:val="0"/>
                      <w:marRight w:val="0"/>
                      <w:marTop w:val="0"/>
                      <w:marBottom w:val="0"/>
                      <w:divBdr>
                        <w:top w:val="none" w:sz="0" w:space="0" w:color="auto"/>
                        <w:left w:val="none" w:sz="0" w:space="0" w:color="auto"/>
                        <w:bottom w:val="none" w:sz="0" w:space="0" w:color="auto"/>
                        <w:right w:val="none" w:sz="0" w:space="0" w:color="auto"/>
                      </w:divBdr>
                    </w:div>
                  </w:divsChild>
                </w:div>
                <w:div w:id="2011759050">
                  <w:marLeft w:val="0"/>
                  <w:marRight w:val="0"/>
                  <w:marTop w:val="0"/>
                  <w:marBottom w:val="0"/>
                  <w:divBdr>
                    <w:top w:val="none" w:sz="0" w:space="0" w:color="auto"/>
                    <w:left w:val="none" w:sz="0" w:space="0" w:color="auto"/>
                    <w:bottom w:val="none" w:sz="0" w:space="0" w:color="auto"/>
                    <w:right w:val="none" w:sz="0" w:space="0" w:color="auto"/>
                  </w:divBdr>
                  <w:divsChild>
                    <w:div w:id="860512729">
                      <w:marLeft w:val="0"/>
                      <w:marRight w:val="0"/>
                      <w:marTop w:val="0"/>
                      <w:marBottom w:val="0"/>
                      <w:divBdr>
                        <w:top w:val="none" w:sz="0" w:space="0" w:color="auto"/>
                        <w:left w:val="none" w:sz="0" w:space="0" w:color="auto"/>
                        <w:bottom w:val="none" w:sz="0" w:space="0" w:color="auto"/>
                        <w:right w:val="none" w:sz="0" w:space="0" w:color="auto"/>
                      </w:divBdr>
                    </w:div>
                  </w:divsChild>
                </w:div>
                <w:div w:id="2021929095">
                  <w:marLeft w:val="0"/>
                  <w:marRight w:val="0"/>
                  <w:marTop w:val="0"/>
                  <w:marBottom w:val="0"/>
                  <w:divBdr>
                    <w:top w:val="none" w:sz="0" w:space="0" w:color="auto"/>
                    <w:left w:val="none" w:sz="0" w:space="0" w:color="auto"/>
                    <w:bottom w:val="none" w:sz="0" w:space="0" w:color="auto"/>
                    <w:right w:val="none" w:sz="0" w:space="0" w:color="auto"/>
                  </w:divBdr>
                  <w:divsChild>
                    <w:div w:id="1810050765">
                      <w:marLeft w:val="0"/>
                      <w:marRight w:val="0"/>
                      <w:marTop w:val="0"/>
                      <w:marBottom w:val="0"/>
                      <w:divBdr>
                        <w:top w:val="none" w:sz="0" w:space="0" w:color="auto"/>
                        <w:left w:val="none" w:sz="0" w:space="0" w:color="auto"/>
                        <w:bottom w:val="none" w:sz="0" w:space="0" w:color="auto"/>
                        <w:right w:val="none" w:sz="0" w:space="0" w:color="auto"/>
                      </w:divBdr>
                    </w:div>
                  </w:divsChild>
                </w:div>
                <w:div w:id="2039507443">
                  <w:marLeft w:val="0"/>
                  <w:marRight w:val="0"/>
                  <w:marTop w:val="0"/>
                  <w:marBottom w:val="0"/>
                  <w:divBdr>
                    <w:top w:val="none" w:sz="0" w:space="0" w:color="auto"/>
                    <w:left w:val="none" w:sz="0" w:space="0" w:color="auto"/>
                    <w:bottom w:val="none" w:sz="0" w:space="0" w:color="auto"/>
                    <w:right w:val="none" w:sz="0" w:space="0" w:color="auto"/>
                  </w:divBdr>
                  <w:divsChild>
                    <w:div w:id="490878573">
                      <w:marLeft w:val="0"/>
                      <w:marRight w:val="0"/>
                      <w:marTop w:val="0"/>
                      <w:marBottom w:val="0"/>
                      <w:divBdr>
                        <w:top w:val="none" w:sz="0" w:space="0" w:color="auto"/>
                        <w:left w:val="none" w:sz="0" w:space="0" w:color="auto"/>
                        <w:bottom w:val="none" w:sz="0" w:space="0" w:color="auto"/>
                        <w:right w:val="none" w:sz="0" w:space="0" w:color="auto"/>
                      </w:divBdr>
                    </w:div>
                  </w:divsChild>
                </w:div>
                <w:div w:id="2049380253">
                  <w:marLeft w:val="0"/>
                  <w:marRight w:val="0"/>
                  <w:marTop w:val="0"/>
                  <w:marBottom w:val="0"/>
                  <w:divBdr>
                    <w:top w:val="none" w:sz="0" w:space="0" w:color="auto"/>
                    <w:left w:val="none" w:sz="0" w:space="0" w:color="auto"/>
                    <w:bottom w:val="none" w:sz="0" w:space="0" w:color="auto"/>
                    <w:right w:val="none" w:sz="0" w:space="0" w:color="auto"/>
                  </w:divBdr>
                  <w:divsChild>
                    <w:div w:id="1301233391">
                      <w:marLeft w:val="0"/>
                      <w:marRight w:val="0"/>
                      <w:marTop w:val="0"/>
                      <w:marBottom w:val="0"/>
                      <w:divBdr>
                        <w:top w:val="none" w:sz="0" w:space="0" w:color="auto"/>
                        <w:left w:val="none" w:sz="0" w:space="0" w:color="auto"/>
                        <w:bottom w:val="none" w:sz="0" w:space="0" w:color="auto"/>
                        <w:right w:val="none" w:sz="0" w:space="0" w:color="auto"/>
                      </w:divBdr>
                    </w:div>
                  </w:divsChild>
                </w:div>
                <w:div w:id="2102219576">
                  <w:marLeft w:val="0"/>
                  <w:marRight w:val="0"/>
                  <w:marTop w:val="0"/>
                  <w:marBottom w:val="0"/>
                  <w:divBdr>
                    <w:top w:val="none" w:sz="0" w:space="0" w:color="auto"/>
                    <w:left w:val="none" w:sz="0" w:space="0" w:color="auto"/>
                    <w:bottom w:val="none" w:sz="0" w:space="0" w:color="auto"/>
                    <w:right w:val="none" w:sz="0" w:space="0" w:color="auto"/>
                  </w:divBdr>
                  <w:divsChild>
                    <w:div w:id="1692609989">
                      <w:marLeft w:val="0"/>
                      <w:marRight w:val="0"/>
                      <w:marTop w:val="0"/>
                      <w:marBottom w:val="0"/>
                      <w:divBdr>
                        <w:top w:val="none" w:sz="0" w:space="0" w:color="auto"/>
                        <w:left w:val="none" w:sz="0" w:space="0" w:color="auto"/>
                        <w:bottom w:val="none" w:sz="0" w:space="0" w:color="auto"/>
                        <w:right w:val="none" w:sz="0" w:space="0" w:color="auto"/>
                      </w:divBdr>
                    </w:div>
                  </w:divsChild>
                </w:div>
                <w:div w:id="2104951080">
                  <w:marLeft w:val="0"/>
                  <w:marRight w:val="0"/>
                  <w:marTop w:val="0"/>
                  <w:marBottom w:val="0"/>
                  <w:divBdr>
                    <w:top w:val="none" w:sz="0" w:space="0" w:color="auto"/>
                    <w:left w:val="none" w:sz="0" w:space="0" w:color="auto"/>
                    <w:bottom w:val="none" w:sz="0" w:space="0" w:color="auto"/>
                    <w:right w:val="none" w:sz="0" w:space="0" w:color="auto"/>
                  </w:divBdr>
                  <w:divsChild>
                    <w:div w:id="1888226258">
                      <w:marLeft w:val="0"/>
                      <w:marRight w:val="0"/>
                      <w:marTop w:val="0"/>
                      <w:marBottom w:val="0"/>
                      <w:divBdr>
                        <w:top w:val="none" w:sz="0" w:space="0" w:color="auto"/>
                        <w:left w:val="none" w:sz="0" w:space="0" w:color="auto"/>
                        <w:bottom w:val="none" w:sz="0" w:space="0" w:color="auto"/>
                        <w:right w:val="none" w:sz="0" w:space="0" w:color="auto"/>
                      </w:divBdr>
                    </w:div>
                  </w:divsChild>
                </w:div>
                <w:div w:id="2105608027">
                  <w:marLeft w:val="0"/>
                  <w:marRight w:val="0"/>
                  <w:marTop w:val="0"/>
                  <w:marBottom w:val="0"/>
                  <w:divBdr>
                    <w:top w:val="none" w:sz="0" w:space="0" w:color="auto"/>
                    <w:left w:val="none" w:sz="0" w:space="0" w:color="auto"/>
                    <w:bottom w:val="none" w:sz="0" w:space="0" w:color="auto"/>
                    <w:right w:val="none" w:sz="0" w:space="0" w:color="auto"/>
                  </w:divBdr>
                  <w:divsChild>
                    <w:div w:id="54914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831000">
          <w:marLeft w:val="0"/>
          <w:marRight w:val="0"/>
          <w:marTop w:val="0"/>
          <w:marBottom w:val="0"/>
          <w:divBdr>
            <w:top w:val="none" w:sz="0" w:space="0" w:color="auto"/>
            <w:left w:val="none" w:sz="0" w:space="0" w:color="auto"/>
            <w:bottom w:val="none" w:sz="0" w:space="0" w:color="auto"/>
            <w:right w:val="none" w:sz="0" w:space="0" w:color="auto"/>
          </w:divBdr>
        </w:div>
      </w:divsChild>
    </w:div>
    <w:div w:id="1074358482">
      <w:bodyDiv w:val="1"/>
      <w:marLeft w:val="0"/>
      <w:marRight w:val="0"/>
      <w:marTop w:val="0"/>
      <w:marBottom w:val="0"/>
      <w:divBdr>
        <w:top w:val="none" w:sz="0" w:space="0" w:color="auto"/>
        <w:left w:val="none" w:sz="0" w:space="0" w:color="auto"/>
        <w:bottom w:val="none" w:sz="0" w:space="0" w:color="auto"/>
        <w:right w:val="none" w:sz="0" w:space="0" w:color="auto"/>
      </w:divBdr>
      <w:divsChild>
        <w:div w:id="30962930">
          <w:marLeft w:val="0"/>
          <w:marRight w:val="0"/>
          <w:marTop w:val="0"/>
          <w:marBottom w:val="0"/>
          <w:divBdr>
            <w:top w:val="none" w:sz="0" w:space="0" w:color="auto"/>
            <w:left w:val="none" w:sz="0" w:space="0" w:color="auto"/>
            <w:bottom w:val="none" w:sz="0" w:space="0" w:color="auto"/>
            <w:right w:val="none" w:sz="0" w:space="0" w:color="auto"/>
          </w:divBdr>
          <w:divsChild>
            <w:div w:id="1705858918">
              <w:marLeft w:val="-75"/>
              <w:marRight w:val="0"/>
              <w:marTop w:val="30"/>
              <w:marBottom w:val="30"/>
              <w:divBdr>
                <w:top w:val="none" w:sz="0" w:space="0" w:color="auto"/>
                <w:left w:val="none" w:sz="0" w:space="0" w:color="auto"/>
                <w:bottom w:val="none" w:sz="0" w:space="0" w:color="auto"/>
                <w:right w:val="none" w:sz="0" w:space="0" w:color="auto"/>
              </w:divBdr>
              <w:divsChild>
                <w:div w:id="42557938">
                  <w:marLeft w:val="0"/>
                  <w:marRight w:val="0"/>
                  <w:marTop w:val="0"/>
                  <w:marBottom w:val="0"/>
                  <w:divBdr>
                    <w:top w:val="none" w:sz="0" w:space="0" w:color="auto"/>
                    <w:left w:val="none" w:sz="0" w:space="0" w:color="auto"/>
                    <w:bottom w:val="none" w:sz="0" w:space="0" w:color="auto"/>
                    <w:right w:val="none" w:sz="0" w:space="0" w:color="auto"/>
                  </w:divBdr>
                  <w:divsChild>
                    <w:div w:id="1266885111">
                      <w:marLeft w:val="0"/>
                      <w:marRight w:val="0"/>
                      <w:marTop w:val="0"/>
                      <w:marBottom w:val="0"/>
                      <w:divBdr>
                        <w:top w:val="none" w:sz="0" w:space="0" w:color="auto"/>
                        <w:left w:val="none" w:sz="0" w:space="0" w:color="auto"/>
                        <w:bottom w:val="none" w:sz="0" w:space="0" w:color="auto"/>
                        <w:right w:val="none" w:sz="0" w:space="0" w:color="auto"/>
                      </w:divBdr>
                    </w:div>
                  </w:divsChild>
                </w:div>
                <w:div w:id="53088760">
                  <w:marLeft w:val="0"/>
                  <w:marRight w:val="0"/>
                  <w:marTop w:val="0"/>
                  <w:marBottom w:val="0"/>
                  <w:divBdr>
                    <w:top w:val="none" w:sz="0" w:space="0" w:color="auto"/>
                    <w:left w:val="none" w:sz="0" w:space="0" w:color="auto"/>
                    <w:bottom w:val="none" w:sz="0" w:space="0" w:color="auto"/>
                    <w:right w:val="none" w:sz="0" w:space="0" w:color="auto"/>
                  </w:divBdr>
                  <w:divsChild>
                    <w:div w:id="1745906599">
                      <w:marLeft w:val="0"/>
                      <w:marRight w:val="0"/>
                      <w:marTop w:val="0"/>
                      <w:marBottom w:val="0"/>
                      <w:divBdr>
                        <w:top w:val="none" w:sz="0" w:space="0" w:color="auto"/>
                        <w:left w:val="none" w:sz="0" w:space="0" w:color="auto"/>
                        <w:bottom w:val="none" w:sz="0" w:space="0" w:color="auto"/>
                        <w:right w:val="none" w:sz="0" w:space="0" w:color="auto"/>
                      </w:divBdr>
                    </w:div>
                  </w:divsChild>
                </w:div>
                <w:div w:id="101996472">
                  <w:marLeft w:val="0"/>
                  <w:marRight w:val="0"/>
                  <w:marTop w:val="0"/>
                  <w:marBottom w:val="0"/>
                  <w:divBdr>
                    <w:top w:val="none" w:sz="0" w:space="0" w:color="auto"/>
                    <w:left w:val="none" w:sz="0" w:space="0" w:color="auto"/>
                    <w:bottom w:val="none" w:sz="0" w:space="0" w:color="auto"/>
                    <w:right w:val="none" w:sz="0" w:space="0" w:color="auto"/>
                  </w:divBdr>
                  <w:divsChild>
                    <w:div w:id="1094474925">
                      <w:marLeft w:val="0"/>
                      <w:marRight w:val="0"/>
                      <w:marTop w:val="0"/>
                      <w:marBottom w:val="0"/>
                      <w:divBdr>
                        <w:top w:val="none" w:sz="0" w:space="0" w:color="auto"/>
                        <w:left w:val="none" w:sz="0" w:space="0" w:color="auto"/>
                        <w:bottom w:val="none" w:sz="0" w:space="0" w:color="auto"/>
                        <w:right w:val="none" w:sz="0" w:space="0" w:color="auto"/>
                      </w:divBdr>
                    </w:div>
                  </w:divsChild>
                </w:div>
                <w:div w:id="157886871">
                  <w:marLeft w:val="0"/>
                  <w:marRight w:val="0"/>
                  <w:marTop w:val="0"/>
                  <w:marBottom w:val="0"/>
                  <w:divBdr>
                    <w:top w:val="none" w:sz="0" w:space="0" w:color="auto"/>
                    <w:left w:val="none" w:sz="0" w:space="0" w:color="auto"/>
                    <w:bottom w:val="none" w:sz="0" w:space="0" w:color="auto"/>
                    <w:right w:val="none" w:sz="0" w:space="0" w:color="auto"/>
                  </w:divBdr>
                  <w:divsChild>
                    <w:div w:id="1226990496">
                      <w:marLeft w:val="0"/>
                      <w:marRight w:val="0"/>
                      <w:marTop w:val="0"/>
                      <w:marBottom w:val="0"/>
                      <w:divBdr>
                        <w:top w:val="none" w:sz="0" w:space="0" w:color="auto"/>
                        <w:left w:val="none" w:sz="0" w:space="0" w:color="auto"/>
                        <w:bottom w:val="none" w:sz="0" w:space="0" w:color="auto"/>
                        <w:right w:val="none" w:sz="0" w:space="0" w:color="auto"/>
                      </w:divBdr>
                    </w:div>
                  </w:divsChild>
                </w:div>
                <w:div w:id="226695933">
                  <w:marLeft w:val="0"/>
                  <w:marRight w:val="0"/>
                  <w:marTop w:val="0"/>
                  <w:marBottom w:val="0"/>
                  <w:divBdr>
                    <w:top w:val="none" w:sz="0" w:space="0" w:color="auto"/>
                    <w:left w:val="none" w:sz="0" w:space="0" w:color="auto"/>
                    <w:bottom w:val="none" w:sz="0" w:space="0" w:color="auto"/>
                    <w:right w:val="none" w:sz="0" w:space="0" w:color="auto"/>
                  </w:divBdr>
                  <w:divsChild>
                    <w:div w:id="620844058">
                      <w:marLeft w:val="0"/>
                      <w:marRight w:val="0"/>
                      <w:marTop w:val="0"/>
                      <w:marBottom w:val="0"/>
                      <w:divBdr>
                        <w:top w:val="none" w:sz="0" w:space="0" w:color="auto"/>
                        <w:left w:val="none" w:sz="0" w:space="0" w:color="auto"/>
                        <w:bottom w:val="none" w:sz="0" w:space="0" w:color="auto"/>
                        <w:right w:val="none" w:sz="0" w:space="0" w:color="auto"/>
                      </w:divBdr>
                    </w:div>
                  </w:divsChild>
                </w:div>
                <w:div w:id="324668095">
                  <w:marLeft w:val="0"/>
                  <w:marRight w:val="0"/>
                  <w:marTop w:val="0"/>
                  <w:marBottom w:val="0"/>
                  <w:divBdr>
                    <w:top w:val="none" w:sz="0" w:space="0" w:color="auto"/>
                    <w:left w:val="none" w:sz="0" w:space="0" w:color="auto"/>
                    <w:bottom w:val="none" w:sz="0" w:space="0" w:color="auto"/>
                    <w:right w:val="none" w:sz="0" w:space="0" w:color="auto"/>
                  </w:divBdr>
                  <w:divsChild>
                    <w:div w:id="159469781">
                      <w:marLeft w:val="0"/>
                      <w:marRight w:val="0"/>
                      <w:marTop w:val="0"/>
                      <w:marBottom w:val="0"/>
                      <w:divBdr>
                        <w:top w:val="none" w:sz="0" w:space="0" w:color="auto"/>
                        <w:left w:val="none" w:sz="0" w:space="0" w:color="auto"/>
                        <w:bottom w:val="none" w:sz="0" w:space="0" w:color="auto"/>
                        <w:right w:val="none" w:sz="0" w:space="0" w:color="auto"/>
                      </w:divBdr>
                    </w:div>
                  </w:divsChild>
                </w:div>
                <w:div w:id="404107983">
                  <w:marLeft w:val="0"/>
                  <w:marRight w:val="0"/>
                  <w:marTop w:val="0"/>
                  <w:marBottom w:val="0"/>
                  <w:divBdr>
                    <w:top w:val="none" w:sz="0" w:space="0" w:color="auto"/>
                    <w:left w:val="none" w:sz="0" w:space="0" w:color="auto"/>
                    <w:bottom w:val="none" w:sz="0" w:space="0" w:color="auto"/>
                    <w:right w:val="none" w:sz="0" w:space="0" w:color="auto"/>
                  </w:divBdr>
                  <w:divsChild>
                    <w:div w:id="969439868">
                      <w:marLeft w:val="0"/>
                      <w:marRight w:val="0"/>
                      <w:marTop w:val="0"/>
                      <w:marBottom w:val="0"/>
                      <w:divBdr>
                        <w:top w:val="none" w:sz="0" w:space="0" w:color="auto"/>
                        <w:left w:val="none" w:sz="0" w:space="0" w:color="auto"/>
                        <w:bottom w:val="none" w:sz="0" w:space="0" w:color="auto"/>
                        <w:right w:val="none" w:sz="0" w:space="0" w:color="auto"/>
                      </w:divBdr>
                    </w:div>
                  </w:divsChild>
                </w:div>
                <w:div w:id="596715708">
                  <w:marLeft w:val="0"/>
                  <w:marRight w:val="0"/>
                  <w:marTop w:val="0"/>
                  <w:marBottom w:val="0"/>
                  <w:divBdr>
                    <w:top w:val="none" w:sz="0" w:space="0" w:color="auto"/>
                    <w:left w:val="none" w:sz="0" w:space="0" w:color="auto"/>
                    <w:bottom w:val="none" w:sz="0" w:space="0" w:color="auto"/>
                    <w:right w:val="none" w:sz="0" w:space="0" w:color="auto"/>
                  </w:divBdr>
                  <w:divsChild>
                    <w:div w:id="1809396607">
                      <w:marLeft w:val="0"/>
                      <w:marRight w:val="0"/>
                      <w:marTop w:val="0"/>
                      <w:marBottom w:val="0"/>
                      <w:divBdr>
                        <w:top w:val="none" w:sz="0" w:space="0" w:color="auto"/>
                        <w:left w:val="none" w:sz="0" w:space="0" w:color="auto"/>
                        <w:bottom w:val="none" w:sz="0" w:space="0" w:color="auto"/>
                        <w:right w:val="none" w:sz="0" w:space="0" w:color="auto"/>
                      </w:divBdr>
                    </w:div>
                  </w:divsChild>
                </w:div>
                <w:div w:id="623582792">
                  <w:marLeft w:val="0"/>
                  <w:marRight w:val="0"/>
                  <w:marTop w:val="0"/>
                  <w:marBottom w:val="0"/>
                  <w:divBdr>
                    <w:top w:val="none" w:sz="0" w:space="0" w:color="auto"/>
                    <w:left w:val="none" w:sz="0" w:space="0" w:color="auto"/>
                    <w:bottom w:val="none" w:sz="0" w:space="0" w:color="auto"/>
                    <w:right w:val="none" w:sz="0" w:space="0" w:color="auto"/>
                  </w:divBdr>
                  <w:divsChild>
                    <w:div w:id="1569488055">
                      <w:marLeft w:val="0"/>
                      <w:marRight w:val="0"/>
                      <w:marTop w:val="0"/>
                      <w:marBottom w:val="0"/>
                      <w:divBdr>
                        <w:top w:val="none" w:sz="0" w:space="0" w:color="auto"/>
                        <w:left w:val="none" w:sz="0" w:space="0" w:color="auto"/>
                        <w:bottom w:val="none" w:sz="0" w:space="0" w:color="auto"/>
                        <w:right w:val="none" w:sz="0" w:space="0" w:color="auto"/>
                      </w:divBdr>
                    </w:div>
                  </w:divsChild>
                </w:div>
                <w:div w:id="652560961">
                  <w:marLeft w:val="0"/>
                  <w:marRight w:val="0"/>
                  <w:marTop w:val="0"/>
                  <w:marBottom w:val="0"/>
                  <w:divBdr>
                    <w:top w:val="none" w:sz="0" w:space="0" w:color="auto"/>
                    <w:left w:val="none" w:sz="0" w:space="0" w:color="auto"/>
                    <w:bottom w:val="none" w:sz="0" w:space="0" w:color="auto"/>
                    <w:right w:val="none" w:sz="0" w:space="0" w:color="auto"/>
                  </w:divBdr>
                  <w:divsChild>
                    <w:div w:id="134180249">
                      <w:marLeft w:val="0"/>
                      <w:marRight w:val="0"/>
                      <w:marTop w:val="0"/>
                      <w:marBottom w:val="0"/>
                      <w:divBdr>
                        <w:top w:val="none" w:sz="0" w:space="0" w:color="auto"/>
                        <w:left w:val="none" w:sz="0" w:space="0" w:color="auto"/>
                        <w:bottom w:val="none" w:sz="0" w:space="0" w:color="auto"/>
                        <w:right w:val="none" w:sz="0" w:space="0" w:color="auto"/>
                      </w:divBdr>
                    </w:div>
                  </w:divsChild>
                </w:div>
                <w:div w:id="714233629">
                  <w:marLeft w:val="0"/>
                  <w:marRight w:val="0"/>
                  <w:marTop w:val="0"/>
                  <w:marBottom w:val="0"/>
                  <w:divBdr>
                    <w:top w:val="none" w:sz="0" w:space="0" w:color="auto"/>
                    <w:left w:val="none" w:sz="0" w:space="0" w:color="auto"/>
                    <w:bottom w:val="none" w:sz="0" w:space="0" w:color="auto"/>
                    <w:right w:val="none" w:sz="0" w:space="0" w:color="auto"/>
                  </w:divBdr>
                  <w:divsChild>
                    <w:div w:id="1070231661">
                      <w:marLeft w:val="0"/>
                      <w:marRight w:val="0"/>
                      <w:marTop w:val="0"/>
                      <w:marBottom w:val="0"/>
                      <w:divBdr>
                        <w:top w:val="none" w:sz="0" w:space="0" w:color="auto"/>
                        <w:left w:val="none" w:sz="0" w:space="0" w:color="auto"/>
                        <w:bottom w:val="none" w:sz="0" w:space="0" w:color="auto"/>
                        <w:right w:val="none" w:sz="0" w:space="0" w:color="auto"/>
                      </w:divBdr>
                    </w:div>
                  </w:divsChild>
                </w:div>
                <w:div w:id="773669144">
                  <w:marLeft w:val="0"/>
                  <w:marRight w:val="0"/>
                  <w:marTop w:val="0"/>
                  <w:marBottom w:val="0"/>
                  <w:divBdr>
                    <w:top w:val="none" w:sz="0" w:space="0" w:color="auto"/>
                    <w:left w:val="none" w:sz="0" w:space="0" w:color="auto"/>
                    <w:bottom w:val="none" w:sz="0" w:space="0" w:color="auto"/>
                    <w:right w:val="none" w:sz="0" w:space="0" w:color="auto"/>
                  </w:divBdr>
                  <w:divsChild>
                    <w:div w:id="1118336857">
                      <w:marLeft w:val="0"/>
                      <w:marRight w:val="0"/>
                      <w:marTop w:val="0"/>
                      <w:marBottom w:val="0"/>
                      <w:divBdr>
                        <w:top w:val="none" w:sz="0" w:space="0" w:color="auto"/>
                        <w:left w:val="none" w:sz="0" w:space="0" w:color="auto"/>
                        <w:bottom w:val="none" w:sz="0" w:space="0" w:color="auto"/>
                        <w:right w:val="none" w:sz="0" w:space="0" w:color="auto"/>
                      </w:divBdr>
                    </w:div>
                  </w:divsChild>
                </w:div>
                <w:div w:id="881096345">
                  <w:marLeft w:val="0"/>
                  <w:marRight w:val="0"/>
                  <w:marTop w:val="0"/>
                  <w:marBottom w:val="0"/>
                  <w:divBdr>
                    <w:top w:val="none" w:sz="0" w:space="0" w:color="auto"/>
                    <w:left w:val="none" w:sz="0" w:space="0" w:color="auto"/>
                    <w:bottom w:val="none" w:sz="0" w:space="0" w:color="auto"/>
                    <w:right w:val="none" w:sz="0" w:space="0" w:color="auto"/>
                  </w:divBdr>
                  <w:divsChild>
                    <w:div w:id="1276714091">
                      <w:marLeft w:val="0"/>
                      <w:marRight w:val="0"/>
                      <w:marTop w:val="0"/>
                      <w:marBottom w:val="0"/>
                      <w:divBdr>
                        <w:top w:val="none" w:sz="0" w:space="0" w:color="auto"/>
                        <w:left w:val="none" w:sz="0" w:space="0" w:color="auto"/>
                        <w:bottom w:val="none" w:sz="0" w:space="0" w:color="auto"/>
                        <w:right w:val="none" w:sz="0" w:space="0" w:color="auto"/>
                      </w:divBdr>
                    </w:div>
                  </w:divsChild>
                </w:div>
                <w:div w:id="1002011124">
                  <w:marLeft w:val="0"/>
                  <w:marRight w:val="0"/>
                  <w:marTop w:val="0"/>
                  <w:marBottom w:val="0"/>
                  <w:divBdr>
                    <w:top w:val="none" w:sz="0" w:space="0" w:color="auto"/>
                    <w:left w:val="none" w:sz="0" w:space="0" w:color="auto"/>
                    <w:bottom w:val="none" w:sz="0" w:space="0" w:color="auto"/>
                    <w:right w:val="none" w:sz="0" w:space="0" w:color="auto"/>
                  </w:divBdr>
                  <w:divsChild>
                    <w:div w:id="520051416">
                      <w:marLeft w:val="0"/>
                      <w:marRight w:val="0"/>
                      <w:marTop w:val="0"/>
                      <w:marBottom w:val="0"/>
                      <w:divBdr>
                        <w:top w:val="none" w:sz="0" w:space="0" w:color="auto"/>
                        <w:left w:val="none" w:sz="0" w:space="0" w:color="auto"/>
                        <w:bottom w:val="none" w:sz="0" w:space="0" w:color="auto"/>
                        <w:right w:val="none" w:sz="0" w:space="0" w:color="auto"/>
                      </w:divBdr>
                    </w:div>
                  </w:divsChild>
                </w:div>
                <w:div w:id="1061900277">
                  <w:marLeft w:val="0"/>
                  <w:marRight w:val="0"/>
                  <w:marTop w:val="0"/>
                  <w:marBottom w:val="0"/>
                  <w:divBdr>
                    <w:top w:val="none" w:sz="0" w:space="0" w:color="auto"/>
                    <w:left w:val="none" w:sz="0" w:space="0" w:color="auto"/>
                    <w:bottom w:val="none" w:sz="0" w:space="0" w:color="auto"/>
                    <w:right w:val="none" w:sz="0" w:space="0" w:color="auto"/>
                  </w:divBdr>
                  <w:divsChild>
                    <w:div w:id="1115520441">
                      <w:marLeft w:val="0"/>
                      <w:marRight w:val="0"/>
                      <w:marTop w:val="0"/>
                      <w:marBottom w:val="0"/>
                      <w:divBdr>
                        <w:top w:val="none" w:sz="0" w:space="0" w:color="auto"/>
                        <w:left w:val="none" w:sz="0" w:space="0" w:color="auto"/>
                        <w:bottom w:val="none" w:sz="0" w:space="0" w:color="auto"/>
                        <w:right w:val="none" w:sz="0" w:space="0" w:color="auto"/>
                      </w:divBdr>
                    </w:div>
                  </w:divsChild>
                </w:div>
                <w:div w:id="1411732656">
                  <w:marLeft w:val="0"/>
                  <w:marRight w:val="0"/>
                  <w:marTop w:val="0"/>
                  <w:marBottom w:val="0"/>
                  <w:divBdr>
                    <w:top w:val="none" w:sz="0" w:space="0" w:color="auto"/>
                    <w:left w:val="none" w:sz="0" w:space="0" w:color="auto"/>
                    <w:bottom w:val="none" w:sz="0" w:space="0" w:color="auto"/>
                    <w:right w:val="none" w:sz="0" w:space="0" w:color="auto"/>
                  </w:divBdr>
                  <w:divsChild>
                    <w:div w:id="945382509">
                      <w:marLeft w:val="0"/>
                      <w:marRight w:val="0"/>
                      <w:marTop w:val="0"/>
                      <w:marBottom w:val="0"/>
                      <w:divBdr>
                        <w:top w:val="none" w:sz="0" w:space="0" w:color="auto"/>
                        <w:left w:val="none" w:sz="0" w:space="0" w:color="auto"/>
                        <w:bottom w:val="none" w:sz="0" w:space="0" w:color="auto"/>
                        <w:right w:val="none" w:sz="0" w:space="0" w:color="auto"/>
                      </w:divBdr>
                    </w:div>
                  </w:divsChild>
                </w:div>
                <w:div w:id="1421751044">
                  <w:marLeft w:val="0"/>
                  <w:marRight w:val="0"/>
                  <w:marTop w:val="0"/>
                  <w:marBottom w:val="0"/>
                  <w:divBdr>
                    <w:top w:val="none" w:sz="0" w:space="0" w:color="auto"/>
                    <w:left w:val="none" w:sz="0" w:space="0" w:color="auto"/>
                    <w:bottom w:val="none" w:sz="0" w:space="0" w:color="auto"/>
                    <w:right w:val="none" w:sz="0" w:space="0" w:color="auto"/>
                  </w:divBdr>
                  <w:divsChild>
                    <w:div w:id="1370953368">
                      <w:marLeft w:val="0"/>
                      <w:marRight w:val="0"/>
                      <w:marTop w:val="0"/>
                      <w:marBottom w:val="0"/>
                      <w:divBdr>
                        <w:top w:val="none" w:sz="0" w:space="0" w:color="auto"/>
                        <w:left w:val="none" w:sz="0" w:space="0" w:color="auto"/>
                        <w:bottom w:val="none" w:sz="0" w:space="0" w:color="auto"/>
                        <w:right w:val="none" w:sz="0" w:space="0" w:color="auto"/>
                      </w:divBdr>
                    </w:div>
                  </w:divsChild>
                </w:div>
                <w:div w:id="1469662962">
                  <w:marLeft w:val="0"/>
                  <w:marRight w:val="0"/>
                  <w:marTop w:val="0"/>
                  <w:marBottom w:val="0"/>
                  <w:divBdr>
                    <w:top w:val="none" w:sz="0" w:space="0" w:color="auto"/>
                    <w:left w:val="none" w:sz="0" w:space="0" w:color="auto"/>
                    <w:bottom w:val="none" w:sz="0" w:space="0" w:color="auto"/>
                    <w:right w:val="none" w:sz="0" w:space="0" w:color="auto"/>
                  </w:divBdr>
                  <w:divsChild>
                    <w:div w:id="2032797141">
                      <w:marLeft w:val="0"/>
                      <w:marRight w:val="0"/>
                      <w:marTop w:val="0"/>
                      <w:marBottom w:val="0"/>
                      <w:divBdr>
                        <w:top w:val="none" w:sz="0" w:space="0" w:color="auto"/>
                        <w:left w:val="none" w:sz="0" w:space="0" w:color="auto"/>
                        <w:bottom w:val="none" w:sz="0" w:space="0" w:color="auto"/>
                        <w:right w:val="none" w:sz="0" w:space="0" w:color="auto"/>
                      </w:divBdr>
                    </w:div>
                  </w:divsChild>
                </w:div>
                <w:div w:id="1590385932">
                  <w:marLeft w:val="0"/>
                  <w:marRight w:val="0"/>
                  <w:marTop w:val="0"/>
                  <w:marBottom w:val="0"/>
                  <w:divBdr>
                    <w:top w:val="none" w:sz="0" w:space="0" w:color="auto"/>
                    <w:left w:val="none" w:sz="0" w:space="0" w:color="auto"/>
                    <w:bottom w:val="none" w:sz="0" w:space="0" w:color="auto"/>
                    <w:right w:val="none" w:sz="0" w:space="0" w:color="auto"/>
                  </w:divBdr>
                  <w:divsChild>
                    <w:div w:id="1994214618">
                      <w:marLeft w:val="0"/>
                      <w:marRight w:val="0"/>
                      <w:marTop w:val="0"/>
                      <w:marBottom w:val="0"/>
                      <w:divBdr>
                        <w:top w:val="none" w:sz="0" w:space="0" w:color="auto"/>
                        <w:left w:val="none" w:sz="0" w:space="0" w:color="auto"/>
                        <w:bottom w:val="none" w:sz="0" w:space="0" w:color="auto"/>
                        <w:right w:val="none" w:sz="0" w:space="0" w:color="auto"/>
                      </w:divBdr>
                    </w:div>
                  </w:divsChild>
                </w:div>
                <w:div w:id="1617058278">
                  <w:marLeft w:val="0"/>
                  <w:marRight w:val="0"/>
                  <w:marTop w:val="0"/>
                  <w:marBottom w:val="0"/>
                  <w:divBdr>
                    <w:top w:val="none" w:sz="0" w:space="0" w:color="auto"/>
                    <w:left w:val="none" w:sz="0" w:space="0" w:color="auto"/>
                    <w:bottom w:val="none" w:sz="0" w:space="0" w:color="auto"/>
                    <w:right w:val="none" w:sz="0" w:space="0" w:color="auto"/>
                  </w:divBdr>
                  <w:divsChild>
                    <w:div w:id="1648122552">
                      <w:marLeft w:val="0"/>
                      <w:marRight w:val="0"/>
                      <w:marTop w:val="0"/>
                      <w:marBottom w:val="0"/>
                      <w:divBdr>
                        <w:top w:val="none" w:sz="0" w:space="0" w:color="auto"/>
                        <w:left w:val="none" w:sz="0" w:space="0" w:color="auto"/>
                        <w:bottom w:val="none" w:sz="0" w:space="0" w:color="auto"/>
                        <w:right w:val="none" w:sz="0" w:space="0" w:color="auto"/>
                      </w:divBdr>
                    </w:div>
                  </w:divsChild>
                </w:div>
                <w:div w:id="1683438622">
                  <w:marLeft w:val="0"/>
                  <w:marRight w:val="0"/>
                  <w:marTop w:val="0"/>
                  <w:marBottom w:val="0"/>
                  <w:divBdr>
                    <w:top w:val="none" w:sz="0" w:space="0" w:color="auto"/>
                    <w:left w:val="none" w:sz="0" w:space="0" w:color="auto"/>
                    <w:bottom w:val="none" w:sz="0" w:space="0" w:color="auto"/>
                    <w:right w:val="none" w:sz="0" w:space="0" w:color="auto"/>
                  </w:divBdr>
                  <w:divsChild>
                    <w:div w:id="1651906090">
                      <w:marLeft w:val="0"/>
                      <w:marRight w:val="0"/>
                      <w:marTop w:val="0"/>
                      <w:marBottom w:val="0"/>
                      <w:divBdr>
                        <w:top w:val="none" w:sz="0" w:space="0" w:color="auto"/>
                        <w:left w:val="none" w:sz="0" w:space="0" w:color="auto"/>
                        <w:bottom w:val="none" w:sz="0" w:space="0" w:color="auto"/>
                        <w:right w:val="none" w:sz="0" w:space="0" w:color="auto"/>
                      </w:divBdr>
                    </w:div>
                  </w:divsChild>
                </w:div>
                <w:div w:id="1784493976">
                  <w:marLeft w:val="0"/>
                  <w:marRight w:val="0"/>
                  <w:marTop w:val="0"/>
                  <w:marBottom w:val="0"/>
                  <w:divBdr>
                    <w:top w:val="none" w:sz="0" w:space="0" w:color="auto"/>
                    <w:left w:val="none" w:sz="0" w:space="0" w:color="auto"/>
                    <w:bottom w:val="none" w:sz="0" w:space="0" w:color="auto"/>
                    <w:right w:val="none" w:sz="0" w:space="0" w:color="auto"/>
                  </w:divBdr>
                  <w:divsChild>
                    <w:div w:id="347292352">
                      <w:marLeft w:val="0"/>
                      <w:marRight w:val="0"/>
                      <w:marTop w:val="0"/>
                      <w:marBottom w:val="0"/>
                      <w:divBdr>
                        <w:top w:val="none" w:sz="0" w:space="0" w:color="auto"/>
                        <w:left w:val="none" w:sz="0" w:space="0" w:color="auto"/>
                        <w:bottom w:val="none" w:sz="0" w:space="0" w:color="auto"/>
                        <w:right w:val="none" w:sz="0" w:space="0" w:color="auto"/>
                      </w:divBdr>
                    </w:div>
                  </w:divsChild>
                </w:div>
                <w:div w:id="1841770101">
                  <w:marLeft w:val="0"/>
                  <w:marRight w:val="0"/>
                  <w:marTop w:val="0"/>
                  <w:marBottom w:val="0"/>
                  <w:divBdr>
                    <w:top w:val="none" w:sz="0" w:space="0" w:color="auto"/>
                    <w:left w:val="none" w:sz="0" w:space="0" w:color="auto"/>
                    <w:bottom w:val="none" w:sz="0" w:space="0" w:color="auto"/>
                    <w:right w:val="none" w:sz="0" w:space="0" w:color="auto"/>
                  </w:divBdr>
                  <w:divsChild>
                    <w:div w:id="1959753375">
                      <w:marLeft w:val="0"/>
                      <w:marRight w:val="0"/>
                      <w:marTop w:val="0"/>
                      <w:marBottom w:val="0"/>
                      <w:divBdr>
                        <w:top w:val="none" w:sz="0" w:space="0" w:color="auto"/>
                        <w:left w:val="none" w:sz="0" w:space="0" w:color="auto"/>
                        <w:bottom w:val="none" w:sz="0" w:space="0" w:color="auto"/>
                        <w:right w:val="none" w:sz="0" w:space="0" w:color="auto"/>
                      </w:divBdr>
                    </w:div>
                  </w:divsChild>
                </w:div>
                <w:div w:id="1917476746">
                  <w:marLeft w:val="0"/>
                  <w:marRight w:val="0"/>
                  <w:marTop w:val="0"/>
                  <w:marBottom w:val="0"/>
                  <w:divBdr>
                    <w:top w:val="none" w:sz="0" w:space="0" w:color="auto"/>
                    <w:left w:val="none" w:sz="0" w:space="0" w:color="auto"/>
                    <w:bottom w:val="none" w:sz="0" w:space="0" w:color="auto"/>
                    <w:right w:val="none" w:sz="0" w:space="0" w:color="auto"/>
                  </w:divBdr>
                  <w:divsChild>
                    <w:div w:id="797455450">
                      <w:marLeft w:val="0"/>
                      <w:marRight w:val="0"/>
                      <w:marTop w:val="0"/>
                      <w:marBottom w:val="0"/>
                      <w:divBdr>
                        <w:top w:val="none" w:sz="0" w:space="0" w:color="auto"/>
                        <w:left w:val="none" w:sz="0" w:space="0" w:color="auto"/>
                        <w:bottom w:val="none" w:sz="0" w:space="0" w:color="auto"/>
                        <w:right w:val="none" w:sz="0" w:space="0" w:color="auto"/>
                      </w:divBdr>
                    </w:div>
                  </w:divsChild>
                </w:div>
                <w:div w:id="1925449695">
                  <w:marLeft w:val="0"/>
                  <w:marRight w:val="0"/>
                  <w:marTop w:val="0"/>
                  <w:marBottom w:val="0"/>
                  <w:divBdr>
                    <w:top w:val="none" w:sz="0" w:space="0" w:color="auto"/>
                    <w:left w:val="none" w:sz="0" w:space="0" w:color="auto"/>
                    <w:bottom w:val="none" w:sz="0" w:space="0" w:color="auto"/>
                    <w:right w:val="none" w:sz="0" w:space="0" w:color="auto"/>
                  </w:divBdr>
                  <w:divsChild>
                    <w:div w:id="1757020323">
                      <w:marLeft w:val="0"/>
                      <w:marRight w:val="0"/>
                      <w:marTop w:val="0"/>
                      <w:marBottom w:val="0"/>
                      <w:divBdr>
                        <w:top w:val="none" w:sz="0" w:space="0" w:color="auto"/>
                        <w:left w:val="none" w:sz="0" w:space="0" w:color="auto"/>
                        <w:bottom w:val="none" w:sz="0" w:space="0" w:color="auto"/>
                        <w:right w:val="none" w:sz="0" w:space="0" w:color="auto"/>
                      </w:divBdr>
                    </w:div>
                  </w:divsChild>
                </w:div>
                <w:div w:id="1934046265">
                  <w:marLeft w:val="0"/>
                  <w:marRight w:val="0"/>
                  <w:marTop w:val="0"/>
                  <w:marBottom w:val="0"/>
                  <w:divBdr>
                    <w:top w:val="none" w:sz="0" w:space="0" w:color="auto"/>
                    <w:left w:val="none" w:sz="0" w:space="0" w:color="auto"/>
                    <w:bottom w:val="none" w:sz="0" w:space="0" w:color="auto"/>
                    <w:right w:val="none" w:sz="0" w:space="0" w:color="auto"/>
                  </w:divBdr>
                  <w:divsChild>
                    <w:div w:id="1571576931">
                      <w:marLeft w:val="0"/>
                      <w:marRight w:val="0"/>
                      <w:marTop w:val="0"/>
                      <w:marBottom w:val="0"/>
                      <w:divBdr>
                        <w:top w:val="none" w:sz="0" w:space="0" w:color="auto"/>
                        <w:left w:val="none" w:sz="0" w:space="0" w:color="auto"/>
                        <w:bottom w:val="none" w:sz="0" w:space="0" w:color="auto"/>
                        <w:right w:val="none" w:sz="0" w:space="0" w:color="auto"/>
                      </w:divBdr>
                    </w:div>
                  </w:divsChild>
                </w:div>
                <w:div w:id="2074158449">
                  <w:marLeft w:val="0"/>
                  <w:marRight w:val="0"/>
                  <w:marTop w:val="0"/>
                  <w:marBottom w:val="0"/>
                  <w:divBdr>
                    <w:top w:val="none" w:sz="0" w:space="0" w:color="auto"/>
                    <w:left w:val="none" w:sz="0" w:space="0" w:color="auto"/>
                    <w:bottom w:val="none" w:sz="0" w:space="0" w:color="auto"/>
                    <w:right w:val="none" w:sz="0" w:space="0" w:color="auto"/>
                  </w:divBdr>
                  <w:divsChild>
                    <w:div w:id="558321549">
                      <w:marLeft w:val="0"/>
                      <w:marRight w:val="0"/>
                      <w:marTop w:val="0"/>
                      <w:marBottom w:val="0"/>
                      <w:divBdr>
                        <w:top w:val="none" w:sz="0" w:space="0" w:color="auto"/>
                        <w:left w:val="none" w:sz="0" w:space="0" w:color="auto"/>
                        <w:bottom w:val="none" w:sz="0" w:space="0" w:color="auto"/>
                        <w:right w:val="none" w:sz="0" w:space="0" w:color="auto"/>
                      </w:divBdr>
                    </w:div>
                  </w:divsChild>
                </w:div>
                <w:div w:id="2078042297">
                  <w:marLeft w:val="0"/>
                  <w:marRight w:val="0"/>
                  <w:marTop w:val="0"/>
                  <w:marBottom w:val="0"/>
                  <w:divBdr>
                    <w:top w:val="none" w:sz="0" w:space="0" w:color="auto"/>
                    <w:left w:val="none" w:sz="0" w:space="0" w:color="auto"/>
                    <w:bottom w:val="none" w:sz="0" w:space="0" w:color="auto"/>
                    <w:right w:val="none" w:sz="0" w:space="0" w:color="auto"/>
                  </w:divBdr>
                  <w:divsChild>
                    <w:div w:id="1557281295">
                      <w:marLeft w:val="0"/>
                      <w:marRight w:val="0"/>
                      <w:marTop w:val="0"/>
                      <w:marBottom w:val="0"/>
                      <w:divBdr>
                        <w:top w:val="none" w:sz="0" w:space="0" w:color="auto"/>
                        <w:left w:val="none" w:sz="0" w:space="0" w:color="auto"/>
                        <w:bottom w:val="none" w:sz="0" w:space="0" w:color="auto"/>
                        <w:right w:val="none" w:sz="0" w:space="0" w:color="auto"/>
                      </w:divBdr>
                    </w:div>
                  </w:divsChild>
                </w:div>
                <w:div w:id="2083941154">
                  <w:marLeft w:val="0"/>
                  <w:marRight w:val="0"/>
                  <w:marTop w:val="0"/>
                  <w:marBottom w:val="0"/>
                  <w:divBdr>
                    <w:top w:val="none" w:sz="0" w:space="0" w:color="auto"/>
                    <w:left w:val="none" w:sz="0" w:space="0" w:color="auto"/>
                    <w:bottom w:val="none" w:sz="0" w:space="0" w:color="auto"/>
                    <w:right w:val="none" w:sz="0" w:space="0" w:color="auto"/>
                  </w:divBdr>
                  <w:divsChild>
                    <w:div w:id="14013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44953">
          <w:marLeft w:val="0"/>
          <w:marRight w:val="0"/>
          <w:marTop w:val="0"/>
          <w:marBottom w:val="0"/>
          <w:divBdr>
            <w:top w:val="none" w:sz="0" w:space="0" w:color="auto"/>
            <w:left w:val="none" w:sz="0" w:space="0" w:color="auto"/>
            <w:bottom w:val="none" w:sz="0" w:space="0" w:color="auto"/>
            <w:right w:val="none" w:sz="0" w:space="0" w:color="auto"/>
          </w:divBdr>
        </w:div>
        <w:div w:id="256450899">
          <w:marLeft w:val="0"/>
          <w:marRight w:val="0"/>
          <w:marTop w:val="0"/>
          <w:marBottom w:val="0"/>
          <w:divBdr>
            <w:top w:val="none" w:sz="0" w:space="0" w:color="auto"/>
            <w:left w:val="none" w:sz="0" w:space="0" w:color="auto"/>
            <w:bottom w:val="none" w:sz="0" w:space="0" w:color="auto"/>
            <w:right w:val="none" w:sz="0" w:space="0" w:color="auto"/>
          </w:divBdr>
        </w:div>
        <w:div w:id="731271739">
          <w:marLeft w:val="0"/>
          <w:marRight w:val="0"/>
          <w:marTop w:val="0"/>
          <w:marBottom w:val="0"/>
          <w:divBdr>
            <w:top w:val="none" w:sz="0" w:space="0" w:color="auto"/>
            <w:left w:val="none" w:sz="0" w:space="0" w:color="auto"/>
            <w:bottom w:val="none" w:sz="0" w:space="0" w:color="auto"/>
            <w:right w:val="none" w:sz="0" w:space="0" w:color="auto"/>
          </w:divBdr>
        </w:div>
        <w:div w:id="766536440">
          <w:marLeft w:val="0"/>
          <w:marRight w:val="0"/>
          <w:marTop w:val="0"/>
          <w:marBottom w:val="0"/>
          <w:divBdr>
            <w:top w:val="none" w:sz="0" w:space="0" w:color="auto"/>
            <w:left w:val="none" w:sz="0" w:space="0" w:color="auto"/>
            <w:bottom w:val="none" w:sz="0" w:space="0" w:color="auto"/>
            <w:right w:val="none" w:sz="0" w:space="0" w:color="auto"/>
          </w:divBdr>
        </w:div>
        <w:div w:id="825627773">
          <w:marLeft w:val="0"/>
          <w:marRight w:val="0"/>
          <w:marTop w:val="0"/>
          <w:marBottom w:val="0"/>
          <w:divBdr>
            <w:top w:val="none" w:sz="0" w:space="0" w:color="auto"/>
            <w:left w:val="none" w:sz="0" w:space="0" w:color="auto"/>
            <w:bottom w:val="none" w:sz="0" w:space="0" w:color="auto"/>
            <w:right w:val="none" w:sz="0" w:space="0" w:color="auto"/>
          </w:divBdr>
        </w:div>
        <w:div w:id="839659277">
          <w:marLeft w:val="0"/>
          <w:marRight w:val="0"/>
          <w:marTop w:val="0"/>
          <w:marBottom w:val="0"/>
          <w:divBdr>
            <w:top w:val="none" w:sz="0" w:space="0" w:color="auto"/>
            <w:left w:val="none" w:sz="0" w:space="0" w:color="auto"/>
            <w:bottom w:val="none" w:sz="0" w:space="0" w:color="auto"/>
            <w:right w:val="none" w:sz="0" w:space="0" w:color="auto"/>
          </w:divBdr>
          <w:divsChild>
            <w:div w:id="297346125">
              <w:marLeft w:val="-75"/>
              <w:marRight w:val="0"/>
              <w:marTop w:val="30"/>
              <w:marBottom w:val="30"/>
              <w:divBdr>
                <w:top w:val="none" w:sz="0" w:space="0" w:color="auto"/>
                <w:left w:val="none" w:sz="0" w:space="0" w:color="auto"/>
                <w:bottom w:val="none" w:sz="0" w:space="0" w:color="auto"/>
                <w:right w:val="none" w:sz="0" w:space="0" w:color="auto"/>
              </w:divBdr>
              <w:divsChild>
                <w:div w:id="16934790">
                  <w:marLeft w:val="0"/>
                  <w:marRight w:val="0"/>
                  <w:marTop w:val="0"/>
                  <w:marBottom w:val="0"/>
                  <w:divBdr>
                    <w:top w:val="none" w:sz="0" w:space="0" w:color="auto"/>
                    <w:left w:val="none" w:sz="0" w:space="0" w:color="auto"/>
                    <w:bottom w:val="none" w:sz="0" w:space="0" w:color="auto"/>
                    <w:right w:val="none" w:sz="0" w:space="0" w:color="auto"/>
                  </w:divBdr>
                  <w:divsChild>
                    <w:div w:id="746614932">
                      <w:marLeft w:val="0"/>
                      <w:marRight w:val="0"/>
                      <w:marTop w:val="0"/>
                      <w:marBottom w:val="0"/>
                      <w:divBdr>
                        <w:top w:val="none" w:sz="0" w:space="0" w:color="auto"/>
                        <w:left w:val="none" w:sz="0" w:space="0" w:color="auto"/>
                        <w:bottom w:val="none" w:sz="0" w:space="0" w:color="auto"/>
                        <w:right w:val="none" w:sz="0" w:space="0" w:color="auto"/>
                      </w:divBdr>
                    </w:div>
                  </w:divsChild>
                </w:div>
                <w:div w:id="93330928">
                  <w:marLeft w:val="0"/>
                  <w:marRight w:val="0"/>
                  <w:marTop w:val="0"/>
                  <w:marBottom w:val="0"/>
                  <w:divBdr>
                    <w:top w:val="none" w:sz="0" w:space="0" w:color="auto"/>
                    <w:left w:val="none" w:sz="0" w:space="0" w:color="auto"/>
                    <w:bottom w:val="none" w:sz="0" w:space="0" w:color="auto"/>
                    <w:right w:val="none" w:sz="0" w:space="0" w:color="auto"/>
                  </w:divBdr>
                  <w:divsChild>
                    <w:div w:id="1217812870">
                      <w:marLeft w:val="0"/>
                      <w:marRight w:val="0"/>
                      <w:marTop w:val="0"/>
                      <w:marBottom w:val="0"/>
                      <w:divBdr>
                        <w:top w:val="none" w:sz="0" w:space="0" w:color="auto"/>
                        <w:left w:val="none" w:sz="0" w:space="0" w:color="auto"/>
                        <w:bottom w:val="none" w:sz="0" w:space="0" w:color="auto"/>
                        <w:right w:val="none" w:sz="0" w:space="0" w:color="auto"/>
                      </w:divBdr>
                    </w:div>
                  </w:divsChild>
                </w:div>
                <w:div w:id="718482498">
                  <w:marLeft w:val="0"/>
                  <w:marRight w:val="0"/>
                  <w:marTop w:val="0"/>
                  <w:marBottom w:val="0"/>
                  <w:divBdr>
                    <w:top w:val="none" w:sz="0" w:space="0" w:color="auto"/>
                    <w:left w:val="none" w:sz="0" w:space="0" w:color="auto"/>
                    <w:bottom w:val="none" w:sz="0" w:space="0" w:color="auto"/>
                    <w:right w:val="none" w:sz="0" w:space="0" w:color="auto"/>
                  </w:divBdr>
                  <w:divsChild>
                    <w:div w:id="1464930036">
                      <w:marLeft w:val="0"/>
                      <w:marRight w:val="0"/>
                      <w:marTop w:val="0"/>
                      <w:marBottom w:val="0"/>
                      <w:divBdr>
                        <w:top w:val="none" w:sz="0" w:space="0" w:color="auto"/>
                        <w:left w:val="none" w:sz="0" w:space="0" w:color="auto"/>
                        <w:bottom w:val="none" w:sz="0" w:space="0" w:color="auto"/>
                        <w:right w:val="none" w:sz="0" w:space="0" w:color="auto"/>
                      </w:divBdr>
                    </w:div>
                  </w:divsChild>
                </w:div>
                <w:div w:id="909924079">
                  <w:marLeft w:val="0"/>
                  <w:marRight w:val="0"/>
                  <w:marTop w:val="0"/>
                  <w:marBottom w:val="0"/>
                  <w:divBdr>
                    <w:top w:val="none" w:sz="0" w:space="0" w:color="auto"/>
                    <w:left w:val="none" w:sz="0" w:space="0" w:color="auto"/>
                    <w:bottom w:val="none" w:sz="0" w:space="0" w:color="auto"/>
                    <w:right w:val="none" w:sz="0" w:space="0" w:color="auto"/>
                  </w:divBdr>
                  <w:divsChild>
                    <w:div w:id="939483768">
                      <w:marLeft w:val="0"/>
                      <w:marRight w:val="0"/>
                      <w:marTop w:val="0"/>
                      <w:marBottom w:val="0"/>
                      <w:divBdr>
                        <w:top w:val="none" w:sz="0" w:space="0" w:color="auto"/>
                        <w:left w:val="none" w:sz="0" w:space="0" w:color="auto"/>
                        <w:bottom w:val="none" w:sz="0" w:space="0" w:color="auto"/>
                        <w:right w:val="none" w:sz="0" w:space="0" w:color="auto"/>
                      </w:divBdr>
                    </w:div>
                  </w:divsChild>
                </w:div>
                <w:div w:id="995260293">
                  <w:marLeft w:val="0"/>
                  <w:marRight w:val="0"/>
                  <w:marTop w:val="0"/>
                  <w:marBottom w:val="0"/>
                  <w:divBdr>
                    <w:top w:val="none" w:sz="0" w:space="0" w:color="auto"/>
                    <w:left w:val="none" w:sz="0" w:space="0" w:color="auto"/>
                    <w:bottom w:val="none" w:sz="0" w:space="0" w:color="auto"/>
                    <w:right w:val="none" w:sz="0" w:space="0" w:color="auto"/>
                  </w:divBdr>
                  <w:divsChild>
                    <w:div w:id="1215698527">
                      <w:marLeft w:val="0"/>
                      <w:marRight w:val="0"/>
                      <w:marTop w:val="0"/>
                      <w:marBottom w:val="0"/>
                      <w:divBdr>
                        <w:top w:val="none" w:sz="0" w:space="0" w:color="auto"/>
                        <w:left w:val="none" w:sz="0" w:space="0" w:color="auto"/>
                        <w:bottom w:val="none" w:sz="0" w:space="0" w:color="auto"/>
                        <w:right w:val="none" w:sz="0" w:space="0" w:color="auto"/>
                      </w:divBdr>
                    </w:div>
                  </w:divsChild>
                </w:div>
                <w:div w:id="1194463384">
                  <w:marLeft w:val="0"/>
                  <w:marRight w:val="0"/>
                  <w:marTop w:val="0"/>
                  <w:marBottom w:val="0"/>
                  <w:divBdr>
                    <w:top w:val="none" w:sz="0" w:space="0" w:color="auto"/>
                    <w:left w:val="none" w:sz="0" w:space="0" w:color="auto"/>
                    <w:bottom w:val="none" w:sz="0" w:space="0" w:color="auto"/>
                    <w:right w:val="none" w:sz="0" w:space="0" w:color="auto"/>
                  </w:divBdr>
                  <w:divsChild>
                    <w:div w:id="201939532">
                      <w:marLeft w:val="0"/>
                      <w:marRight w:val="0"/>
                      <w:marTop w:val="0"/>
                      <w:marBottom w:val="0"/>
                      <w:divBdr>
                        <w:top w:val="none" w:sz="0" w:space="0" w:color="auto"/>
                        <w:left w:val="none" w:sz="0" w:space="0" w:color="auto"/>
                        <w:bottom w:val="none" w:sz="0" w:space="0" w:color="auto"/>
                        <w:right w:val="none" w:sz="0" w:space="0" w:color="auto"/>
                      </w:divBdr>
                    </w:div>
                  </w:divsChild>
                </w:div>
                <w:div w:id="1476874437">
                  <w:marLeft w:val="0"/>
                  <w:marRight w:val="0"/>
                  <w:marTop w:val="0"/>
                  <w:marBottom w:val="0"/>
                  <w:divBdr>
                    <w:top w:val="none" w:sz="0" w:space="0" w:color="auto"/>
                    <w:left w:val="none" w:sz="0" w:space="0" w:color="auto"/>
                    <w:bottom w:val="none" w:sz="0" w:space="0" w:color="auto"/>
                    <w:right w:val="none" w:sz="0" w:space="0" w:color="auto"/>
                  </w:divBdr>
                  <w:divsChild>
                    <w:div w:id="1761488608">
                      <w:marLeft w:val="0"/>
                      <w:marRight w:val="0"/>
                      <w:marTop w:val="0"/>
                      <w:marBottom w:val="0"/>
                      <w:divBdr>
                        <w:top w:val="none" w:sz="0" w:space="0" w:color="auto"/>
                        <w:left w:val="none" w:sz="0" w:space="0" w:color="auto"/>
                        <w:bottom w:val="none" w:sz="0" w:space="0" w:color="auto"/>
                        <w:right w:val="none" w:sz="0" w:space="0" w:color="auto"/>
                      </w:divBdr>
                    </w:div>
                  </w:divsChild>
                </w:div>
                <w:div w:id="1581598019">
                  <w:marLeft w:val="0"/>
                  <w:marRight w:val="0"/>
                  <w:marTop w:val="0"/>
                  <w:marBottom w:val="0"/>
                  <w:divBdr>
                    <w:top w:val="none" w:sz="0" w:space="0" w:color="auto"/>
                    <w:left w:val="none" w:sz="0" w:space="0" w:color="auto"/>
                    <w:bottom w:val="none" w:sz="0" w:space="0" w:color="auto"/>
                    <w:right w:val="none" w:sz="0" w:space="0" w:color="auto"/>
                  </w:divBdr>
                  <w:divsChild>
                    <w:div w:id="650522052">
                      <w:marLeft w:val="0"/>
                      <w:marRight w:val="0"/>
                      <w:marTop w:val="0"/>
                      <w:marBottom w:val="0"/>
                      <w:divBdr>
                        <w:top w:val="none" w:sz="0" w:space="0" w:color="auto"/>
                        <w:left w:val="none" w:sz="0" w:space="0" w:color="auto"/>
                        <w:bottom w:val="none" w:sz="0" w:space="0" w:color="auto"/>
                        <w:right w:val="none" w:sz="0" w:space="0" w:color="auto"/>
                      </w:divBdr>
                    </w:div>
                  </w:divsChild>
                </w:div>
                <w:div w:id="1653829390">
                  <w:marLeft w:val="0"/>
                  <w:marRight w:val="0"/>
                  <w:marTop w:val="0"/>
                  <w:marBottom w:val="0"/>
                  <w:divBdr>
                    <w:top w:val="none" w:sz="0" w:space="0" w:color="auto"/>
                    <w:left w:val="none" w:sz="0" w:space="0" w:color="auto"/>
                    <w:bottom w:val="none" w:sz="0" w:space="0" w:color="auto"/>
                    <w:right w:val="none" w:sz="0" w:space="0" w:color="auto"/>
                  </w:divBdr>
                  <w:divsChild>
                    <w:div w:id="665936302">
                      <w:marLeft w:val="0"/>
                      <w:marRight w:val="0"/>
                      <w:marTop w:val="0"/>
                      <w:marBottom w:val="0"/>
                      <w:divBdr>
                        <w:top w:val="none" w:sz="0" w:space="0" w:color="auto"/>
                        <w:left w:val="none" w:sz="0" w:space="0" w:color="auto"/>
                        <w:bottom w:val="none" w:sz="0" w:space="0" w:color="auto"/>
                        <w:right w:val="none" w:sz="0" w:space="0" w:color="auto"/>
                      </w:divBdr>
                    </w:div>
                  </w:divsChild>
                </w:div>
                <w:div w:id="1663435814">
                  <w:marLeft w:val="0"/>
                  <w:marRight w:val="0"/>
                  <w:marTop w:val="0"/>
                  <w:marBottom w:val="0"/>
                  <w:divBdr>
                    <w:top w:val="none" w:sz="0" w:space="0" w:color="auto"/>
                    <w:left w:val="none" w:sz="0" w:space="0" w:color="auto"/>
                    <w:bottom w:val="none" w:sz="0" w:space="0" w:color="auto"/>
                    <w:right w:val="none" w:sz="0" w:space="0" w:color="auto"/>
                  </w:divBdr>
                  <w:divsChild>
                    <w:div w:id="1169904228">
                      <w:marLeft w:val="0"/>
                      <w:marRight w:val="0"/>
                      <w:marTop w:val="0"/>
                      <w:marBottom w:val="0"/>
                      <w:divBdr>
                        <w:top w:val="none" w:sz="0" w:space="0" w:color="auto"/>
                        <w:left w:val="none" w:sz="0" w:space="0" w:color="auto"/>
                        <w:bottom w:val="none" w:sz="0" w:space="0" w:color="auto"/>
                        <w:right w:val="none" w:sz="0" w:space="0" w:color="auto"/>
                      </w:divBdr>
                    </w:div>
                  </w:divsChild>
                </w:div>
                <w:div w:id="1700013094">
                  <w:marLeft w:val="0"/>
                  <w:marRight w:val="0"/>
                  <w:marTop w:val="0"/>
                  <w:marBottom w:val="0"/>
                  <w:divBdr>
                    <w:top w:val="none" w:sz="0" w:space="0" w:color="auto"/>
                    <w:left w:val="none" w:sz="0" w:space="0" w:color="auto"/>
                    <w:bottom w:val="none" w:sz="0" w:space="0" w:color="auto"/>
                    <w:right w:val="none" w:sz="0" w:space="0" w:color="auto"/>
                  </w:divBdr>
                  <w:divsChild>
                    <w:div w:id="715393207">
                      <w:marLeft w:val="0"/>
                      <w:marRight w:val="0"/>
                      <w:marTop w:val="0"/>
                      <w:marBottom w:val="0"/>
                      <w:divBdr>
                        <w:top w:val="none" w:sz="0" w:space="0" w:color="auto"/>
                        <w:left w:val="none" w:sz="0" w:space="0" w:color="auto"/>
                        <w:bottom w:val="none" w:sz="0" w:space="0" w:color="auto"/>
                        <w:right w:val="none" w:sz="0" w:space="0" w:color="auto"/>
                      </w:divBdr>
                    </w:div>
                  </w:divsChild>
                </w:div>
                <w:div w:id="2141995782">
                  <w:marLeft w:val="0"/>
                  <w:marRight w:val="0"/>
                  <w:marTop w:val="0"/>
                  <w:marBottom w:val="0"/>
                  <w:divBdr>
                    <w:top w:val="none" w:sz="0" w:space="0" w:color="auto"/>
                    <w:left w:val="none" w:sz="0" w:space="0" w:color="auto"/>
                    <w:bottom w:val="none" w:sz="0" w:space="0" w:color="auto"/>
                    <w:right w:val="none" w:sz="0" w:space="0" w:color="auto"/>
                  </w:divBdr>
                  <w:divsChild>
                    <w:div w:id="176136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98689">
          <w:marLeft w:val="0"/>
          <w:marRight w:val="0"/>
          <w:marTop w:val="0"/>
          <w:marBottom w:val="0"/>
          <w:divBdr>
            <w:top w:val="none" w:sz="0" w:space="0" w:color="auto"/>
            <w:left w:val="none" w:sz="0" w:space="0" w:color="auto"/>
            <w:bottom w:val="none" w:sz="0" w:space="0" w:color="auto"/>
            <w:right w:val="none" w:sz="0" w:space="0" w:color="auto"/>
          </w:divBdr>
        </w:div>
        <w:div w:id="1628119355">
          <w:marLeft w:val="0"/>
          <w:marRight w:val="0"/>
          <w:marTop w:val="0"/>
          <w:marBottom w:val="0"/>
          <w:divBdr>
            <w:top w:val="none" w:sz="0" w:space="0" w:color="auto"/>
            <w:left w:val="none" w:sz="0" w:space="0" w:color="auto"/>
            <w:bottom w:val="none" w:sz="0" w:space="0" w:color="auto"/>
            <w:right w:val="none" w:sz="0" w:space="0" w:color="auto"/>
          </w:divBdr>
        </w:div>
        <w:div w:id="1788575347">
          <w:marLeft w:val="0"/>
          <w:marRight w:val="0"/>
          <w:marTop w:val="0"/>
          <w:marBottom w:val="0"/>
          <w:divBdr>
            <w:top w:val="none" w:sz="0" w:space="0" w:color="auto"/>
            <w:left w:val="none" w:sz="0" w:space="0" w:color="auto"/>
            <w:bottom w:val="none" w:sz="0" w:space="0" w:color="auto"/>
            <w:right w:val="none" w:sz="0" w:space="0" w:color="auto"/>
          </w:divBdr>
        </w:div>
        <w:div w:id="2064712617">
          <w:marLeft w:val="0"/>
          <w:marRight w:val="0"/>
          <w:marTop w:val="0"/>
          <w:marBottom w:val="0"/>
          <w:divBdr>
            <w:top w:val="none" w:sz="0" w:space="0" w:color="auto"/>
            <w:left w:val="none" w:sz="0" w:space="0" w:color="auto"/>
            <w:bottom w:val="none" w:sz="0" w:space="0" w:color="auto"/>
            <w:right w:val="none" w:sz="0" w:space="0" w:color="auto"/>
          </w:divBdr>
          <w:divsChild>
            <w:div w:id="356543475">
              <w:marLeft w:val="-75"/>
              <w:marRight w:val="0"/>
              <w:marTop w:val="30"/>
              <w:marBottom w:val="30"/>
              <w:divBdr>
                <w:top w:val="none" w:sz="0" w:space="0" w:color="auto"/>
                <w:left w:val="none" w:sz="0" w:space="0" w:color="auto"/>
                <w:bottom w:val="none" w:sz="0" w:space="0" w:color="auto"/>
                <w:right w:val="none" w:sz="0" w:space="0" w:color="auto"/>
              </w:divBdr>
              <w:divsChild>
                <w:div w:id="225341923">
                  <w:marLeft w:val="0"/>
                  <w:marRight w:val="0"/>
                  <w:marTop w:val="0"/>
                  <w:marBottom w:val="0"/>
                  <w:divBdr>
                    <w:top w:val="none" w:sz="0" w:space="0" w:color="auto"/>
                    <w:left w:val="none" w:sz="0" w:space="0" w:color="auto"/>
                    <w:bottom w:val="none" w:sz="0" w:space="0" w:color="auto"/>
                    <w:right w:val="none" w:sz="0" w:space="0" w:color="auto"/>
                  </w:divBdr>
                  <w:divsChild>
                    <w:div w:id="1669554176">
                      <w:marLeft w:val="0"/>
                      <w:marRight w:val="0"/>
                      <w:marTop w:val="0"/>
                      <w:marBottom w:val="0"/>
                      <w:divBdr>
                        <w:top w:val="none" w:sz="0" w:space="0" w:color="auto"/>
                        <w:left w:val="none" w:sz="0" w:space="0" w:color="auto"/>
                        <w:bottom w:val="none" w:sz="0" w:space="0" w:color="auto"/>
                        <w:right w:val="none" w:sz="0" w:space="0" w:color="auto"/>
                      </w:divBdr>
                    </w:div>
                  </w:divsChild>
                </w:div>
                <w:div w:id="576936620">
                  <w:marLeft w:val="0"/>
                  <w:marRight w:val="0"/>
                  <w:marTop w:val="0"/>
                  <w:marBottom w:val="0"/>
                  <w:divBdr>
                    <w:top w:val="none" w:sz="0" w:space="0" w:color="auto"/>
                    <w:left w:val="none" w:sz="0" w:space="0" w:color="auto"/>
                    <w:bottom w:val="none" w:sz="0" w:space="0" w:color="auto"/>
                    <w:right w:val="none" w:sz="0" w:space="0" w:color="auto"/>
                  </w:divBdr>
                  <w:divsChild>
                    <w:div w:id="1427309833">
                      <w:marLeft w:val="0"/>
                      <w:marRight w:val="0"/>
                      <w:marTop w:val="0"/>
                      <w:marBottom w:val="0"/>
                      <w:divBdr>
                        <w:top w:val="none" w:sz="0" w:space="0" w:color="auto"/>
                        <w:left w:val="none" w:sz="0" w:space="0" w:color="auto"/>
                        <w:bottom w:val="none" w:sz="0" w:space="0" w:color="auto"/>
                        <w:right w:val="none" w:sz="0" w:space="0" w:color="auto"/>
                      </w:divBdr>
                    </w:div>
                  </w:divsChild>
                </w:div>
                <w:div w:id="1233354129">
                  <w:marLeft w:val="0"/>
                  <w:marRight w:val="0"/>
                  <w:marTop w:val="0"/>
                  <w:marBottom w:val="0"/>
                  <w:divBdr>
                    <w:top w:val="none" w:sz="0" w:space="0" w:color="auto"/>
                    <w:left w:val="none" w:sz="0" w:space="0" w:color="auto"/>
                    <w:bottom w:val="none" w:sz="0" w:space="0" w:color="auto"/>
                    <w:right w:val="none" w:sz="0" w:space="0" w:color="auto"/>
                  </w:divBdr>
                  <w:divsChild>
                    <w:div w:id="794566590">
                      <w:marLeft w:val="0"/>
                      <w:marRight w:val="0"/>
                      <w:marTop w:val="0"/>
                      <w:marBottom w:val="0"/>
                      <w:divBdr>
                        <w:top w:val="none" w:sz="0" w:space="0" w:color="auto"/>
                        <w:left w:val="none" w:sz="0" w:space="0" w:color="auto"/>
                        <w:bottom w:val="none" w:sz="0" w:space="0" w:color="auto"/>
                        <w:right w:val="none" w:sz="0" w:space="0" w:color="auto"/>
                      </w:divBdr>
                    </w:div>
                  </w:divsChild>
                </w:div>
                <w:div w:id="1376395415">
                  <w:marLeft w:val="0"/>
                  <w:marRight w:val="0"/>
                  <w:marTop w:val="0"/>
                  <w:marBottom w:val="0"/>
                  <w:divBdr>
                    <w:top w:val="none" w:sz="0" w:space="0" w:color="auto"/>
                    <w:left w:val="none" w:sz="0" w:space="0" w:color="auto"/>
                    <w:bottom w:val="none" w:sz="0" w:space="0" w:color="auto"/>
                    <w:right w:val="none" w:sz="0" w:space="0" w:color="auto"/>
                  </w:divBdr>
                  <w:divsChild>
                    <w:div w:id="1259869881">
                      <w:marLeft w:val="0"/>
                      <w:marRight w:val="0"/>
                      <w:marTop w:val="0"/>
                      <w:marBottom w:val="0"/>
                      <w:divBdr>
                        <w:top w:val="none" w:sz="0" w:space="0" w:color="auto"/>
                        <w:left w:val="none" w:sz="0" w:space="0" w:color="auto"/>
                        <w:bottom w:val="none" w:sz="0" w:space="0" w:color="auto"/>
                        <w:right w:val="none" w:sz="0" w:space="0" w:color="auto"/>
                      </w:divBdr>
                    </w:div>
                  </w:divsChild>
                </w:div>
                <w:div w:id="1492135875">
                  <w:marLeft w:val="0"/>
                  <w:marRight w:val="0"/>
                  <w:marTop w:val="0"/>
                  <w:marBottom w:val="0"/>
                  <w:divBdr>
                    <w:top w:val="none" w:sz="0" w:space="0" w:color="auto"/>
                    <w:left w:val="none" w:sz="0" w:space="0" w:color="auto"/>
                    <w:bottom w:val="none" w:sz="0" w:space="0" w:color="auto"/>
                    <w:right w:val="none" w:sz="0" w:space="0" w:color="auto"/>
                  </w:divBdr>
                  <w:divsChild>
                    <w:div w:id="1007950178">
                      <w:marLeft w:val="0"/>
                      <w:marRight w:val="0"/>
                      <w:marTop w:val="0"/>
                      <w:marBottom w:val="0"/>
                      <w:divBdr>
                        <w:top w:val="none" w:sz="0" w:space="0" w:color="auto"/>
                        <w:left w:val="none" w:sz="0" w:space="0" w:color="auto"/>
                        <w:bottom w:val="none" w:sz="0" w:space="0" w:color="auto"/>
                        <w:right w:val="none" w:sz="0" w:space="0" w:color="auto"/>
                      </w:divBdr>
                    </w:div>
                  </w:divsChild>
                </w:div>
                <w:div w:id="2114544755">
                  <w:marLeft w:val="0"/>
                  <w:marRight w:val="0"/>
                  <w:marTop w:val="0"/>
                  <w:marBottom w:val="0"/>
                  <w:divBdr>
                    <w:top w:val="none" w:sz="0" w:space="0" w:color="auto"/>
                    <w:left w:val="none" w:sz="0" w:space="0" w:color="auto"/>
                    <w:bottom w:val="none" w:sz="0" w:space="0" w:color="auto"/>
                    <w:right w:val="none" w:sz="0" w:space="0" w:color="auto"/>
                  </w:divBdr>
                  <w:divsChild>
                    <w:div w:id="12347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481186">
      <w:bodyDiv w:val="1"/>
      <w:marLeft w:val="0"/>
      <w:marRight w:val="0"/>
      <w:marTop w:val="0"/>
      <w:marBottom w:val="0"/>
      <w:divBdr>
        <w:top w:val="none" w:sz="0" w:space="0" w:color="auto"/>
        <w:left w:val="none" w:sz="0" w:space="0" w:color="auto"/>
        <w:bottom w:val="none" w:sz="0" w:space="0" w:color="auto"/>
        <w:right w:val="none" w:sz="0" w:space="0" w:color="auto"/>
      </w:divBdr>
      <w:divsChild>
        <w:div w:id="306209810">
          <w:marLeft w:val="0"/>
          <w:marRight w:val="0"/>
          <w:marTop w:val="0"/>
          <w:marBottom w:val="0"/>
          <w:divBdr>
            <w:top w:val="none" w:sz="0" w:space="0" w:color="auto"/>
            <w:left w:val="none" w:sz="0" w:space="0" w:color="auto"/>
            <w:bottom w:val="none" w:sz="0" w:space="0" w:color="auto"/>
            <w:right w:val="none" w:sz="0" w:space="0" w:color="auto"/>
          </w:divBdr>
          <w:divsChild>
            <w:div w:id="1093431601">
              <w:marLeft w:val="-75"/>
              <w:marRight w:val="0"/>
              <w:marTop w:val="30"/>
              <w:marBottom w:val="30"/>
              <w:divBdr>
                <w:top w:val="none" w:sz="0" w:space="0" w:color="auto"/>
                <w:left w:val="none" w:sz="0" w:space="0" w:color="auto"/>
                <w:bottom w:val="none" w:sz="0" w:space="0" w:color="auto"/>
                <w:right w:val="none" w:sz="0" w:space="0" w:color="auto"/>
              </w:divBdr>
              <w:divsChild>
                <w:div w:id="25716902">
                  <w:marLeft w:val="0"/>
                  <w:marRight w:val="0"/>
                  <w:marTop w:val="0"/>
                  <w:marBottom w:val="0"/>
                  <w:divBdr>
                    <w:top w:val="none" w:sz="0" w:space="0" w:color="auto"/>
                    <w:left w:val="none" w:sz="0" w:space="0" w:color="auto"/>
                    <w:bottom w:val="none" w:sz="0" w:space="0" w:color="auto"/>
                    <w:right w:val="none" w:sz="0" w:space="0" w:color="auto"/>
                  </w:divBdr>
                  <w:divsChild>
                    <w:div w:id="26227072">
                      <w:marLeft w:val="0"/>
                      <w:marRight w:val="0"/>
                      <w:marTop w:val="0"/>
                      <w:marBottom w:val="0"/>
                      <w:divBdr>
                        <w:top w:val="none" w:sz="0" w:space="0" w:color="auto"/>
                        <w:left w:val="none" w:sz="0" w:space="0" w:color="auto"/>
                        <w:bottom w:val="none" w:sz="0" w:space="0" w:color="auto"/>
                        <w:right w:val="none" w:sz="0" w:space="0" w:color="auto"/>
                      </w:divBdr>
                    </w:div>
                  </w:divsChild>
                </w:div>
                <w:div w:id="56361305">
                  <w:marLeft w:val="0"/>
                  <w:marRight w:val="0"/>
                  <w:marTop w:val="0"/>
                  <w:marBottom w:val="0"/>
                  <w:divBdr>
                    <w:top w:val="none" w:sz="0" w:space="0" w:color="auto"/>
                    <w:left w:val="none" w:sz="0" w:space="0" w:color="auto"/>
                    <w:bottom w:val="none" w:sz="0" w:space="0" w:color="auto"/>
                    <w:right w:val="none" w:sz="0" w:space="0" w:color="auto"/>
                  </w:divBdr>
                  <w:divsChild>
                    <w:div w:id="1882747378">
                      <w:marLeft w:val="0"/>
                      <w:marRight w:val="0"/>
                      <w:marTop w:val="0"/>
                      <w:marBottom w:val="0"/>
                      <w:divBdr>
                        <w:top w:val="none" w:sz="0" w:space="0" w:color="auto"/>
                        <w:left w:val="none" w:sz="0" w:space="0" w:color="auto"/>
                        <w:bottom w:val="none" w:sz="0" w:space="0" w:color="auto"/>
                        <w:right w:val="none" w:sz="0" w:space="0" w:color="auto"/>
                      </w:divBdr>
                    </w:div>
                  </w:divsChild>
                </w:div>
                <w:div w:id="255481271">
                  <w:marLeft w:val="0"/>
                  <w:marRight w:val="0"/>
                  <w:marTop w:val="0"/>
                  <w:marBottom w:val="0"/>
                  <w:divBdr>
                    <w:top w:val="none" w:sz="0" w:space="0" w:color="auto"/>
                    <w:left w:val="none" w:sz="0" w:space="0" w:color="auto"/>
                    <w:bottom w:val="none" w:sz="0" w:space="0" w:color="auto"/>
                    <w:right w:val="none" w:sz="0" w:space="0" w:color="auto"/>
                  </w:divBdr>
                  <w:divsChild>
                    <w:div w:id="2056808659">
                      <w:marLeft w:val="0"/>
                      <w:marRight w:val="0"/>
                      <w:marTop w:val="0"/>
                      <w:marBottom w:val="0"/>
                      <w:divBdr>
                        <w:top w:val="none" w:sz="0" w:space="0" w:color="auto"/>
                        <w:left w:val="none" w:sz="0" w:space="0" w:color="auto"/>
                        <w:bottom w:val="none" w:sz="0" w:space="0" w:color="auto"/>
                        <w:right w:val="none" w:sz="0" w:space="0" w:color="auto"/>
                      </w:divBdr>
                    </w:div>
                  </w:divsChild>
                </w:div>
                <w:div w:id="258409691">
                  <w:marLeft w:val="0"/>
                  <w:marRight w:val="0"/>
                  <w:marTop w:val="0"/>
                  <w:marBottom w:val="0"/>
                  <w:divBdr>
                    <w:top w:val="none" w:sz="0" w:space="0" w:color="auto"/>
                    <w:left w:val="none" w:sz="0" w:space="0" w:color="auto"/>
                    <w:bottom w:val="none" w:sz="0" w:space="0" w:color="auto"/>
                    <w:right w:val="none" w:sz="0" w:space="0" w:color="auto"/>
                  </w:divBdr>
                  <w:divsChild>
                    <w:div w:id="1759591829">
                      <w:marLeft w:val="0"/>
                      <w:marRight w:val="0"/>
                      <w:marTop w:val="0"/>
                      <w:marBottom w:val="0"/>
                      <w:divBdr>
                        <w:top w:val="none" w:sz="0" w:space="0" w:color="auto"/>
                        <w:left w:val="none" w:sz="0" w:space="0" w:color="auto"/>
                        <w:bottom w:val="none" w:sz="0" w:space="0" w:color="auto"/>
                        <w:right w:val="none" w:sz="0" w:space="0" w:color="auto"/>
                      </w:divBdr>
                    </w:div>
                  </w:divsChild>
                </w:div>
                <w:div w:id="299698033">
                  <w:marLeft w:val="0"/>
                  <w:marRight w:val="0"/>
                  <w:marTop w:val="0"/>
                  <w:marBottom w:val="0"/>
                  <w:divBdr>
                    <w:top w:val="none" w:sz="0" w:space="0" w:color="auto"/>
                    <w:left w:val="none" w:sz="0" w:space="0" w:color="auto"/>
                    <w:bottom w:val="none" w:sz="0" w:space="0" w:color="auto"/>
                    <w:right w:val="none" w:sz="0" w:space="0" w:color="auto"/>
                  </w:divBdr>
                  <w:divsChild>
                    <w:div w:id="423115147">
                      <w:marLeft w:val="0"/>
                      <w:marRight w:val="0"/>
                      <w:marTop w:val="0"/>
                      <w:marBottom w:val="0"/>
                      <w:divBdr>
                        <w:top w:val="none" w:sz="0" w:space="0" w:color="auto"/>
                        <w:left w:val="none" w:sz="0" w:space="0" w:color="auto"/>
                        <w:bottom w:val="none" w:sz="0" w:space="0" w:color="auto"/>
                        <w:right w:val="none" w:sz="0" w:space="0" w:color="auto"/>
                      </w:divBdr>
                    </w:div>
                  </w:divsChild>
                </w:div>
                <w:div w:id="427241836">
                  <w:marLeft w:val="0"/>
                  <w:marRight w:val="0"/>
                  <w:marTop w:val="0"/>
                  <w:marBottom w:val="0"/>
                  <w:divBdr>
                    <w:top w:val="none" w:sz="0" w:space="0" w:color="auto"/>
                    <w:left w:val="none" w:sz="0" w:space="0" w:color="auto"/>
                    <w:bottom w:val="none" w:sz="0" w:space="0" w:color="auto"/>
                    <w:right w:val="none" w:sz="0" w:space="0" w:color="auto"/>
                  </w:divBdr>
                  <w:divsChild>
                    <w:div w:id="1937247480">
                      <w:marLeft w:val="0"/>
                      <w:marRight w:val="0"/>
                      <w:marTop w:val="0"/>
                      <w:marBottom w:val="0"/>
                      <w:divBdr>
                        <w:top w:val="none" w:sz="0" w:space="0" w:color="auto"/>
                        <w:left w:val="none" w:sz="0" w:space="0" w:color="auto"/>
                        <w:bottom w:val="none" w:sz="0" w:space="0" w:color="auto"/>
                        <w:right w:val="none" w:sz="0" w:space="0" w:color="auto"/>
                      </w:divBdr>
                    </w:div>
                  </w:divsChild>
                </w:div>
                <w:div w:id="451091337">
                  <w:marLeft w:val="0"/>
                  <w:marRight w:val="0"/>
                  <w:marTop w:val="0"/>
                  <w:marBottom w:val="0"/>
                  <w:divBdr>
                    <w:top w:val="none" w:sz="0" w:space="0" w:color="auto"/>
                    <w:left w:val="none" w:sz="0" w:space="0" w:color="auto"/>
                    <w:bottom w:val="none" w:sz="0" w:space="0" w:color="auto"/>
                    <w:right w:val="none" w:sz="0" w:space="0" w:color="auto"/>
                  </w:divBdr>
                  <w:divsChild>
                    <w:div w:id="943685181">
                      <w:marLeft w:val="0"/>
                      <w:marRight w:val="0"/>
                      <w:marTop w:val="0"/>
                      <w:marBottom w:val="0"/>
                      <w:divBdr>
                        <w:top w:val="none" w:sz="0" w:space="0" w:color="auto"/>
                        <w:left w:val="none" w:sz="0" w:space="0" w:color="auto"/>
                        <w:bottom w:val="none" w:sz="0" w:space="0" w:color="auto"/>
                        <w:right w:val="none" w:sz="0" w:space="0" w:color="auto"/>
                      </w:divBdr>
                    </w:div>
                  </w:divsChild>
                </w:div>
                <w:div w:id="512956864">
                  <w:marLeft w:val="0"/>
                  <w:marRight w:val="0"/>
                  <w:marTop w:val="0"/>
                  <w:marBottom w:val="0"/>
                  <w:divBdr>
                    <w:top w:val="none" w:sz="0" w:space="0" w:color="auto"/>
                    <w:left w:val="none" w:sz="0" w:space="0" w:color="auto"/>
                    <w:bottom w:val="none" w:sz="0" w:space="0" w:color="auto"/>
                    <w:right w:val="none" w:sz="0" w:space="0" w:color="auto"/>
                  </w:divBdr>
                  <w:divsChild>
                    <w:div w:id="1638339436">
                      <w:marLeft w:val="0"/>
                      <w:marRight w:val="0"/>
                      <w:marTop w:val="0"/>
                      <w:marBottom w:val="0"/>
                      <w:divBdr>
                        <w:top w:val="none" w:sz="0" w:space="0" w:color="auto"/>
                        <w:left w:val="none" w:sz="0" w:space="0" w:color="auto"/>
                        <w:bottom w:val="none" w:sz="0" w:space="0" w:color="auto"/>
                        <w:right w:val="none" w:sz="0" w:space="0" w:color="auto"/>
                      </w:divBdr>
                    </w:div>
                  </w:divsChild>
                </w:div>
                <w:div w:id="593823404">
                  <w:marLeft w:val="0"/>
                  <w:marRight w:val="0"/>
                  <w:marTop w:val="0"/>
                  <w:marBottom w:val="0"/>
                  <w:divBdr>
                    <w:top w:val="none" w:sz="0" w:space="0" w:color="auto"/>
                    <w:left w:val="none" w:sz="0" w:space="0" w:color="auto"/>
                    <w:bottom w:val="none" w:sz="0" w:space="0" w:color="auto"/>
                    <w:right w:val="none" w:sz="0" w:space="0" w:color="auto"/>
                  </w:divBdr>
                  <w:divsChild>
                    <w:div w:id="1578711622">
                      <w:marLeft w:val="0"/>
                      <w:marRight w:val="0"/>
                      <w:marTop w:val="0"/>
                      <w:marBottom w:val="0"/>
                      <w:divBdr>
                        <w:top w:val="none" w:sz="0" w:space="0" w:color="auto"/>
                        <w:left w:val="none" w:sz="0" w:space="0" w:color="auto"/>
                        <w:bottom w:val="none" w:sz="0" w:space="0" w:color="auto"/>
                        <w:right w:val="none" w:sz="0" w:space="0" w:color="auto"/>
                      </w:divBdr>
                    </w:div>
                  </w:divsChild>
                </w:div>
                <w:div w:id="756557986">
                  <w:marLeft w:val="0"/>
                  <w:marRight w:val="0"/>
                  <w:marTop w:val="0"/>
                  <w:marBottom w:val="0"/>
                  <w:divBdr>
                    <w:top w:val="none" w:sz="0" w:space="0" w:color="auto"/>
                    <w:left w:val="none" w:sz="0" w:space="0" w:color="auto"/>
                    <w:bottom w:val="none" w:sz="0" w:space="0" w:color="auto"/>
                    <w:right w:val="none" w:sz="0" w:space="0" w:color="auto"/>
                  </w:divBdr>
                  <w:divsChild>
                    <w:div w:id="1756855583">
                      <w:marLeft w:val="0"/>
                      <w:marRight w:val="0"/>
                      <w:marTop w:val="0"/>
                      <w:marBottom w:val="0"/>
                      <w:divBdr>
                        <w:top w:val="none" w:sz="0" w:space="0" w:color="auto"/>
                        <w:left w:val="none" w:sz="0" w:space="0" w:color="auto"/>
                        <w:bottom w:val="none" w:sz="0" w:space="0" w:color="auto"/>
                        <w:right w:val="none" w:sz="0" w:space="0" w:color="auto"/>
                      </w:divBdr>
                    </w:div>
                  </w:divsChild>
                </w:div>
                <w:div w:id="790126278">
                  <w:marLeft w:val="0"/>
                  <w:marRight w:val="0"/>
                  <w:marTop w:val="0"/>
                  <w:marBottom w:val="0"/>
                  <w:divBdr>
                    <w:top w:val="none" w:sz="0" w:space="0" w:color="auto"/>
                    <w:left w:val="none" w:sz="0" w:space="0" w:color="auto"/>
                    <w:bottom w:val="none" w:sz="0" w:space="0" w:color="auto"/>
                    <w:right w:val="none" w:sz="0" w:space="0" w:color="auto"/>
                  </w:divBdr>
                  <w:divsChild>
                    <w:div w:id="825822667">
                      <w:marLeft w:val="0"/>
                      <w:marRight w:val="0"/>
                      <w:marTop w:val="0"/>
                      <w:marBottom w:val="0"/>
                      <w:divBdr>
                        <w:top w:val="none" w:sz="0" w:space="0" w:color="auto"/>
                        <w:left w:val="none" w:sz="0" w:space="0" w:color="auto"/>
                        <w:bottom w:val="none" w:sz="0" w:space="0" w:color="auto"/>
                        <w:right w:val="none" w:sz="0" w:space="0" w:color="auto"/>
                      </w:divBdr>
                    </w:div>
                  </w:divsChild>
                </w:div>
                <w:div w:id="793450312">
                  <w:marLeft w:val="0"/>
                  <w:marRight w:val="0"/>
                  <w:marTop w:val="0"/>
                  <w:marBottom w:val="0"/>
                  <w:divBdr>
                    <w:top w:val="none" w:sz="0" w:space="0" w:color="auto"/>
                    <w:left w:val="none" w:sz="0" w:space="0" w:color="auto"/>
                    <w:bottom w:val="none" w:sz="0" w:space="0" w:color="auto"/>
                    <w:right w:val="none" w:sz="0" w:space="0" w:color="auto"/>
                  </w:divBdr>
                  <w:divsChild>
                    <w:div w:id="1254973731">
                      <w:marLeft w:val="0"/>
                      <w:marRight w:val="0"/>
                      <w:marTop w:val="0"/>
                      <w:marBottom w:val="0"/>
                      <w:divBdr>
                        <w:top w:val="none" w:sz="0" w:space="0" w:color="auto"/>
                        <w:left w:val="none" w:sz="0" w:space="0" w:color="auto"/>
                        <w:bottom w:val="none" w:sz="0" w:space="0" w:color="auto"/>
                        <w:right w:val="none" w:sz="0" w:space="0" w:color="auto"/>
                      </w:divBdr>
                    </w:div>
                  </w:divsChild>
                </w:div>
                <w:div w:id="868177211">
                  <w:marLeft w:val="0"/>
                  <w:marRight w:val="0"/>
                  <w:marTop w:val="0"/>
                  <w:marBottom w:val="0"/>
                  <w:divBdr>
                    <w:top w:val="none" w:sz="0" w:space="0" w:color="auto"/>
                    <w:left w:val="none" w:sz="0" w:space="0" w:color="auto"/>
                    <w:bottom w:val="none" w:sz="0" w:space="0" w:color="auto"/>
                    <w:right w:val="none" w:sz="0" w:space="0" w:color="auto"/>
                  </w:divBdr>
                  <w:divsChild>
                    <w:div w:id="1838567918">
                      <w:marLeft w:val="0"/>
                      <w:marRight w:val="0"/>
                      <w:marTop w:val="0"/>
                      <w:marBottom w:val="0"/>
                      <w:divBdr>
                        <w:top w:val="none" w:sz="0" w:space="0" w:color="auto"/>
                        <w:left w:val="none" w:sz="0" w:space="0" w:color="auto"/>
                        <w:bottom w:val="none" w:sz="0" w:space="0" w:color="auto"/>
                        <w:right w:val="none" w:sz="0" w:space="0" w:color="auto"/>
                      </w:divBdr>
                    </w:div>
                  </w:divsChild>
                </w:div>
                <w:div w:id="930354612">
                  <w:marLeft w:val="0"/>
                  <w:marRight w:val="0"/>
                  <w:marTop w:val="0"/>
                  <w:marBottom w:val="0"/>
                  <w:divBdr>
                    <w:top w:val="none" w:sz="0" w:space="0" w:color="auto"/>
                    <w:left w:val="none" w:sz="0" w:space="0" w:color="auto"/>
                    <w:bottom w:val="none" w:sz="0" w:space="0" w:color="auto"/>
                    <w:right w:val="none" w:sz="0" w:space="0" w:color="auto"/>
                  </w:divBdr>
                  <w:divsChild>
                    <w:div w:id="1164197784">
                      <w:marLeft w:val="0"/>
                      <w:marRight w:val="0"/>
                      <w:marTop w:val="0"/>
                      <w:marBottom w:val="0"/>
                      <w:divBdr>
                        <w:top w:val="none" w:sz="0" w:space="0" w:color="auto"/>
                        <w:left w:val="none" w:sz="0" w:space="0" w:color="auto"/>
                        <w:bottom w:val="none" w:sz="0" w:space="0" w:color="auto"/>
                        <w:right w:val="none" w:sz="0" w:space="0" w:color="auto"/>
                      </w:divBdr>
                    </w:div>
                  </w:divsChild>
                </w:div>
                <w:div w:id="1058361545">
                  <w:marLeft w:val="0"/>
                  <w:marRight w:val="0"/>
                  <w:marTop w:val="0"/>
                  <w:marBottom w:val="0"/>
                  <w:divBdr>
                    <w:top w:val="none" w:sz="0" w:space="0" w:color="auto"/>
                    <w:left w:val="none" w:sz="0" w:space="0" w:color="auto"/>
                    <w:bottom w:val="none" w:sz="0" w:space="0" w:color="auto"/>
                    <w:right w:val="none" w:sz="0" w:space="0" w:color="auto"/>
                  </w:divBdr>
                  <w:divsChild>
                    <w:div w:id="2054304046">
                      <w:marLeft w:val="0"/>
                      <w:marRight w:val="0"/>
                      <w:marTop w:val="0"/>
                      <w:marBottom w:val="0"/>
                      <w:divBdr>
                        <w:top w:val="none" w:sz="0" w:space="0" w:color="auto"/>
                        <w:left w:val="none" w:sz="0" w:space="0" w:color="auto"/>
                        <w:bottom w:val="none" w:sz="0" w:space="0" w:color="auto"/>
                        <w:right w:val="none" w:sz="0" w:space="0" w:color="auto"/>
                      </w:divBdr>
                    </w:div>
                  </w:divsChild>
                </w:div>
                <w:div w:id="1067650342">
                  <w:marLeft w:val="0"/>
                  <w:marRight w:val="0"/>
                  <w:marTop w:val="0"/>
                  <w:marBottom w:val="0"/>
                  <w:divBdr>
                    <w:top w:val="none" w:sz="0" w:space="0" w:color="auto"/>
                    <w:left w:val="none" w:sz="0" w:space="0" w:color="auto"/>
                    <w:bottom w:val="none" w:sz="0" w:space="0" w:color="auto"/>
                    <w:right w:val="none" w:sz="0" w:space="0" w:color="auto"/>
                  </w:divBdr>
                  <w:divsChild>
                    <w:div w:id="497963179">
                      <w:marLeft w:val="0"/>
                      <w:marRight w:val="0"/>
                      <w:marTop w:val="0"/>
                      <w:marBottom w:val="0"/>
                      <w:divBdr>
                        <w:top w:val="none" w:sz="0" w:space="0" w:color="auto"/>
                        <w:left w:val="none" w:sz="0" w:space="0" w:color="auto"/>
                        <w:bottom w:val="none" w:sz="0" w:space="0" w:color="auto"/>
                        <w:right w:val="none" w:sz="0" w:space="0" w:color="auto"/>
                      </w:divBdr>
                    </w:div>
                  </w:divsChild>
                </w:div>
                <w:div w:id="1314681802">
                  <w:marLeft w:val="0"/>
                  <w:marRight w:val="0"/>
                  <w:marTop w:val="0"/>
                  <w:marBottom w:val="0"/>
                  <w:divBdr>
                    <w:top w:val="none" w:sz="0" w:space="0" w:color="auto"/>
                    <w:left w:val="none" w:sz="0" w:space="0" w:color="auto"/>
                    <w:bottom w:val="none" w:sz="0" w:space="0" w:color="auto"/>
                    <w:right w:val="none" w:sz="0" w:space="0" w:color="auto"/>
                  </w:divBdr>
                  <w:divsChild>
                    <w:div w:id="77335681">
                      <w:marLeft w:val="0"/>
                      <w:marRight w:val="0"/>
                      <w:marTop w:val="0"/>
                      <w:marBottom w:val="0"/>
                      <w:divBdr>
                        <w:top w:val="none" w:sz="0" w:space="0" w:color="auto"/>
                        <w:left w:val="none" w:sz="0" w:space="0" w:color="auto"/>
                        <w:bottom w:val="none" w:sz="0" w:space="0" w:color="auto"/>
                        <w:right w:val="none" w:sz="0" w:space="0" w:color="auto"/>
                      </w:divBdr>
                    </w:div>
                  </w:divsChild>
                </w:div>
                <w:div w:id="1322662532">
                  <w:marLeft w:val="0"/>
                  <w:marRight w:val="0"/>
                  <w:marTop w:val="0"/>
                  <w:marBottom w:val="0"/>
                  <w:divBdr>
                    <w:top w:val="none" w:sz="0" w:space="0" w:color="auto"/>
                    <w:left w:val="none" w:sz="0" w:space="0" w:color="auto"/>
                    <w:bottom w:val="none" w:sz="0" w:space="0" w:color="auto"/>
                    <w:right w:val="none" w:sz="0" w:space="0" w:color="auto"/>
                  </w:divBdr>
                  <w:divsChild>
                    <w:div w:id="1197354182">
                      <w:marLeft w:val="0"/>
                      <w:marRight w:val="0"/>
                      <w:marTop w:val="0"/>
                      <w:marBottom w:val="0"/>
                      <w:divBdr>
                        <w:top w:val="none" w:sz="0" w:space="0" w:color="auto"/>
                        <w:left w:val="none" w:sz="0" w:space="0" w:color="auto"/>
                        <w:bottom w:val="none" w:sz="0" w:space="0" w:color="auto"/>
                        <w:right w:val="none" w:sz="0" w:space="0" w:color="auto"/>
                      </w:divBdr>
                    </w:div>
                  </w:divsChild>
                </w:div>
                <w:div w:id="1372457160">
                  <w:marLeft w:val="0"/>
                  <w:marRight w:val="0"/>
                  <w:marTop w:val="0"/>
                  <w:marBottom w:val="0"/>
                  <w:divBdr>
                    <w:top w:val="none" w:sz="0" w:space="0" w:color="auto"/>
                    <w:left w:val="none" w:sz="0" w:space="0" w:color="auto"/>
                    <w:bottom w:val="none" w:sz="0" w:space="0" w:color="auto"/>
                    <w:right w:val="none" w:sz="0" w:space="0" w:color="auto"/>
                  </w:divBdr>
                  <w:divsChild>
                    <w:div w:id="1720323959">
                      <w:marLeft w:val="0"/>
                      <w:marRight w:val="0"/>
                      <w:marTop w:val="0"/>
                      <w:marBottom w:val="0"/>
                      <w:divBdr>
                        <w:top w:val="none" w:sz="0" w:space="0" w:color="auto"/>
                        <w:left w:val="none" w:sz="0" w:space="0" w:color="auto"/>
                        <w:bottom w:val="none" w:sz="0" w:space="0" w:color="auto"/>
                        <w:right w:val="none" w:sz="0" w:space="0" w:color="auto"/>
                      </w:divBdr>
                    </w:div>
                  </w:divsChild>
                </w:div>
                <w:div w:id="1422412401">
                  <w:marLeft w:val="0"/>
                  <w:marRight w:val="0"/>
                  <w:marTop w:val="0"/>
                  <w:marBottom w:val="0"/>
                  <w:divBdr>
                    <w:top w:val="none" w:sz="0" w:space="0" w:color="auto"/>
                    <w:left w:val="none" w:sz="0" w:space="0" w:color="auto"/>
                    <w:bottom w:val="none" w:sz="0" w:space="0" w:color="auto"/>
                    <w:right w:val="none" w:sz="0" w:space="0" w:color="auto"/>
                  </w:divBdr>
                  <w:divsChild>
                    <w:div w:id="669210889">
                      <w:marLeft w:val="0"/>
                      <w:marRight w:val="0"/>
                      <w:marTop w:val="0"/>
                      <w:marBottom w:val="0"/>
                      <w:divBdr>
                        <w:top w:val="none" w:sz="0" w:space="0" w:color="auto"/>
                        <w:left w:val="none" w:sz="0" w:space="0" w:color="auto"/>
                        <w:bottom w:val="none" w:sz="0" w:space="0" w:color="auto"/>
                        <w:right w:val="none" w:sz="0" w:space="0" w:color="auto"/>
                      </w:divBdr>
                    </w:div>
                  </w:divsChild>
                </w:div>
                <w:div w:id="1434475916">
                  <w:marLeft w:val="0"/>
                  <w:marRight w:val="0"/>
                  <w:marTop w:val="0"/>
                  <w:marBottom w:val="0"/>
                  <w:divBdr>
                    <w:top w:val="none" w:sz="0" w:space="0" w:color="auto"/>
                    <w:left w:val="none" w:sz="0" w:space="0" w:color="auto"/>
                    <w:bottom w:val="none" w:sz="0" w:space="0" w:color="auto"/>
                    <w:right w:val="none" w:sz="0" w:space="0" w:color="auto"/>
                  </w:divBdr>
                  <w:divsChild>
                    <w:div w:id="1902515634">
                      <w:marLeft w:val="0"/>
                      <w:marRight w:val="0"/>
                      <w:marTop w:val="0"/>
                      <w:marBottom w:val="0"/>
                      <w:divBdr>
                        <w:top w:val="none" w:sz="0" w:space="0" w:color="auto"/>
                        <w:left w:val="none" w:sz="0" w:space="0" w:color="auto"/>
                        <w:bottom w:val="none" w:sz="0" w:space="0" w:color="auto"/>
                        <w:right w:val="none" w:sz="0" w:space="0" w:color="auto"/>
                      </w:divBdr>
                    </w:div>
                  </w:divsChild>
                </w:div>
                <w:div w:id="1514346466">
                  <w:marLeft w:val="0"/>
                  <w:marRight w:val="0"/>
                  <w:marTop w:val="0"/>
                  <w:marBottom w:val="0"/>
                  <w:divBdr>
                    <w:top w:val="none" w:sz="0" w:space="0" w:color="auto"/>
                    <w:left w:val="none" w:sz="0" w:space="0" w:color="auto"/>
                    <w:bottom w:val="none" w:sz="0" w:space="0" w:color="auto"/>
                    <w:right w:val="none" w:sz="0" w:space="0" w:color="auto"/>
                  </w:divBdr>
                  <w:divsChild>
                    <w:div w:id="1487239909">
                      <w:marLeft w:val="0"/>
                      <w:marRight w:val="0"/>
                      <w:marTop w:val="0"/>
                      <w:marBottom w:val="0"/>
                      <w:divBdr>
                        <w:top w:val="none" w:sz="0" w:space="0" w:color="auto"/>
                        <w:left w:val="none" w:sz="0" w:space="0" w:color="auto"/>
                        <w:bottom w:val="none" w:sz="0" w:space="0" w:color="auto"/>
                        <w:right w:val="none" w:sz="0" w:space="0" w:color="auto"/>
                      </w:divBdr>
                    </w:div>
                  </w:divsChild>
                </w:div>
                <w:div w:id="1746878272">
                  <w:marLeft w:val="0"/>
                  <w:marRight w:val="0"/>
                  <w:marTop w:val="0"/>
                  <w:marBottom w:val="0"/>
                  <w:divBdr>
                    <w:top w:val="none" w:sz="0" w:space="0" w:color="auto"/>
                    <w:left w:val="none" w:sz="0" w:space="0" w:color="auto"/>
                    <w:bottom w:val="none" w:sz="0" w:space="0" w:color="auto"/>
                    <w:right w:val="none" w:sz="0" w:space="0" w:color="auto"/>
                  </w:divBdr>
                  <w:divsChild>
                    <w:div w:id="1183544060">
                      <w:marLeft w:val="0"/>
                      <w:marRight w:val="0"/>
                      <w:marTop w:val="0"/>
                      <w:marBottom w:val="0"/>
                      <w:divBdr>
                        <w:top w:val="none" w:sz="0" w:space="0" w:color="auto"/>
                        <w:left w:val="none" w:sz="0" w:space="0" w:color="auto"/>
                        <w:bottom w:val="none" w:sz="0" w:space="0" w:color="auto"/>
                        <w:right w:val="none" w:sz="0" w:space="0" w:color="auto"/>
                      </w:divBdr>
                    </w:div>
                  </w:divsChild>
                </w:div>
                <w:div w:id="1801072116">
                  <w:marLeft w:val="0"/>
                  <w:marRight w:val="0"/>
                  <w:marTop w:val="0"/>
                  <w:marBottom w:val="0"/>
                  <w:divBdr>
                    <w:top w:val="none" w:sz="0" w:space="0" w:color="auto"/>
                    <w:left w:val="none" w:sz="0" w:space="0" w:color="auto"/>
                    <w:bottom w:val="none" w:sz="0" w:space="0" w:color="auto"/>
                    <w:right w:val="none" w:sz="0" w:space="0" w:color="auto"/>
                  </w:divBdr>
                  <w:divsChild>
                    <w:div w:id="2037389109">
                      <w:marLeft w:val="0"/>
                      <w:marRight w:val="0"/>
                      <w:marTop w:val="0"/>
                      <w:marBottom w:val="0"/>
                      <w:divBdr>
                        <w:top w:val="none" w:sz="0" w:space="0" w:color="auto"/>
                        <w:left w:val="none" w:sz="0" w:space="0" w:color="auto"/>
                        <w:bottom w:val="none" w:sz="0" w:space="0" w:color="auto"/>
                        <w:right w:val="none" w:sz="0" w:space="0" w:color="auto"/>
                      </w:divBdr>
                    </w:div>
                  </w:divsChild>
                </w:div>
                <w:div w:id="2010131451">
                  <w:marLeft w:val="0"/>
                  <w:marRight w:val="0"/>
                  <w:marTop w:val="0"/>
                  <w:marBottom w:val="0"/>
                  <w:divBdr>
                    <w:top w:val="none" w:sz="0" w:space="0" w:color="auto"/>
                    <w:left w:val="none" w:sz="0" w:space="0" w:color="auto"/>
                    <w:bottom w:val="none" w:sz="0" w:space="0" w:color="auto"/>
                    <w:right w:val="none" w:sz="0" w:space="0" w:color="auto"/>
                  </w:divBdr>
                  <w:divsChild>
                    <w:div w:id="1162165602">
                      <w:marLeft w:val="0"/>
                      <w:marRight w:val="0"/>
                      <w:marTop w:val="0"/>
                      <w:marBottom w:val="0"/>
                      <w:divBdr>
                        <w:top w:val="none" w:sz="0" w:space="0" w:color="auto"/>
                        <w:left w:val="none" w:sz="0" w:space="0" w:color="auto"/>
                        <w:bottom w:val="none" w:sz="0" w:space="0" w:color="auto"/>
                        <w:right w:val="none" w:sz="0" w:space="0" w:color="auto"/>
                      </w:divBdr>
                    </w:div>
                  </w:divsChild>
                </w:div>
                <w:div w:id="2043941088">
                  <w:marLeft w:val="0"/>
                  <w:marRight w:val="0"/>
                  <w:marTop w:val="0"/>
                  <w:marBottom w:val="0"/>
                  <w:divBdr>
                    <w:top w:val="none" w:sz="0" w:space="0" w:color="auto"/>
                    <w:left w:val="none" w:sz="0" w:space="0" w:color="auto"/>
                    <w:bottom w:val="none" w:sz="0" w:space="0" w:color="auto"/>
                    <w:right w:val="none" w:sz="0" w:space="0" w:color="auto"/>
                  </w:divBdr>
                  <w:divsChild>
                    <w:div w:id="26806522">
                      <w:marLeft w:val="0"/>
                      <w:marRight w:val="0"/>
                      <w:marTop w:val="0"/>
                      <w:marBottom w:val="0"/>
                      <w:divBdr>
                        <w:top w:val="none" w:sz="0" w:space="0" w:color="auto"/>
                        <w:left w:val="none" w:sz="0" w:space="0" w:color="auto"/>
                        <w:bottom w:val="none" w:sz="0" w:space="0" w:color="auto"/>
                        <w:right w:val="none" w:sz="0" w:space="0" w:color="auto"/>
                      </w:divBdr>
                    </w:div>
                  </w:divsChild>
                </w:div>
                <w:div w:id="2056468145">
                  <w:marLeft w:val="0"/>
                  <w:marRight w:val="0"/>
                  <w:marTop w:val="0"/>
                  <w:marBottom w:val="0"/>
                  <w:divBdr>
                    <w:top w:val="none" w:sz="0" w:space="0" w:color="auto"/>
                    <w:left w:val="none" w:sz="0" w:space="0" w:color="auto"/>
                    <w:bottom w:val="none" w:sz="0" w:space="0" w:color="auto"/>
                    <w:right w:val="none" w:sz="0" w:space="0" w:color="auto"/>
                  </w:divBdr>
                  <w:divsChild>
                    <w:div w:id="1746343640">
                      <w:marLeft w:val="0"/>
                      <w:marRight w:val="0"/>
                      <w:marTop w:val="0"/>
                      <w:marBottom w:val="0"/>
                      <w:divBdr>
                        <w:top w:val="none" w:sz="0" w:space="0" w:color="auto"/>
                        <w:left w:val="none" w:sz="0" w:space="0" w:color="auto"/>
                        <w:bottom w:val="none" w:sz="0" w:space="0" w:color="auto"/>
                        <w:right w:val="none" w:sz="0" w:space="0" w:color="auto"/>
                      </w:divBdr>
                    </w:div>
                  </w:divsChild>
                </w:div>
                <w:div w:id="2059426960">
                  <w:marLeft w:val="0"/>
                  <w:marRight w:val="0"/>
                  <w:marTop w:val="0"/>
                  <w:marBottom w:val="0"/>
                  <w:divBdr>
                    <w:top w:val="none" w:sz="0" w:space="0" w:color="auto"/>
                    <w:left w:val="none" w:sz="0" w:space="0" w:color="auto"/>
                    <w:bottom w:val="none" w:sz="0" w:space="0" w:color="auto"/>
                    <w:right w:val="none" w:sz="0" w:space="0" w:color="auto"/>
                  </w:divBdr>
                  <w:divsChild>
                    <w:div w:id="1654984812">
                      <w:marLeft w:val="0"/>
                      <w:marRight w:val="0"/>
                      <w:marTop w:val="0"/>
                      <w:marBottom w:val="0"/>
                      <w:divBdr>
                        <w:top w:val="none" w:sz="0" w:space="0" w:color="auto"/>
                        <w:left w:val="none" w:sz="0" w:space="0" w:color="auto"/>
                        <w:bottom w:val="none" w:sz="0" w:space="0" w:color="auto"/>
                        <w:right w:val="none" w:sz="0" w:space="0" w:color="auto"/>
                      </w:divBdr>
                    </w:div>
                  </w:divsChild>
                </w:div>
                <w:div w:id="2127192726">
                  <w:marLeft w:val="0"/>
                  <w:marRight w:val="0"/>
                  <w:marTop w:val="0"/>
                  <w:marBottom w:val="0"/>
                  <w:divBdr>
                    <w:top w:val="none" w:sz="0" w:space="0" w:color="auto"/>
                    <w:left w:val="none" w:sz="0" w:space="0" w:color="auto"/>
                    <w:bottom w:val="none" w:sz="0" w:space="0" w:color="auto"/>
                    <w:right w:val="none" w:sz="0" w:space="0" w:color="auto"/>
                  </w:divBdr>
                  <w:divsChild>
                    <w:div w:id="122679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178725">
          <w:marLeft w:val="0"/>
          <w:marRight w:val="0"/>
          <w:marTop w:val="0"/>
          <w:marBottom w:val="0"/>
          <w:divBdr>
            <w:top w:val="none" w:sz="0" w:space="0" w:color="auto"/>
            <w:left w:val="none" w:sz="0" w:space="0" w:color="auto"/>
            <w:bottom w:val="none" w:sz="0" w:space="0" w:color="auto"/>
            <w:right w:val="none" w:sz="0" w:space="0" w:color="auto"/>
          </w:divBdr>
        </w:div>
        <w:div w:id="751006839">
          <w:marLeft w:val="0"/>
          <w:marRight w:val="0"/>
          <w:marTop w:val="0"/>
          <w:marBottom w:val="0"/>
          <w:divBdr>
            <w:top w:val="none" w:sz="0" w:space="0" w:color="auto"/>
            <w:left w:val="none" w:sz="0" w:space="0" w:color="auto"/>
            <w:bottom w:val="none" w:sz="0" w:space="0" w:color="auto"/>
            <w:right w:val="none" w:sz="0" w:space="0" w:color="auto"/>
          </w:divBdr>
        </w:div>
        <w:div w:id="811484744">
          <w:marLeft w:val="0"/>
          <w:marRight w:val="0"/>
          <w:marTop w:val="0"/>
          <w:marBottom w:val="0"/>
          <w:divBdr>
            <w:top w:val="none" w:sz="0" w:space="0" w:color="auto"/>
            <w:left w:val="none" w:sz="0" w:space="0" w:color="auto"/>
            <w:bottom w:val="none" w:sz="0" w:space="0" w:color="auto"/>
            <w:right w:val="none" w:sz="0" w:space="0" w:color="auto"/>
          </w:divBdr>
          <w:divsChild>
            <w:div w:id="1156530782">
              <w:marLeft w:val="-75"/>
              <w:marRight w:val="0"/>
              <w:marTop w:val="30"/>
              <w:marBottom w:val="30"/>
              <w:divBdr>
                <w:top w:val="none" w:sz="0" w:space="0" w:color="auto"/>
                <w:left w:val="none" w:sz="0" w:space="0" w:color="auto"/>
                <w:bottom w:val="none" w:sz="0" w:space="0" w:color="auto"/>
                <w:right w:val="none" w:sz="0" w:space="0" w:color="auto"/>
              </w:divBdr>
              <w:divsChild>
                <w:div w:id="62872349">
                  <w:marLeft w:val="0"/>
                  <w:marRight w:val="0"/>
                  <w:marTop w:val="0"/>
                  <w:marBottom w:val="0"/>
                  <w:divBdr>
                    <w:top w:val="none" w:sz="0" w:space="0" w:color="auto"/>
                    <w:left w:val="none" w:sz="0" w:space="0" w:color="auto"/>
                    <w:bottom w:val="none" w:sz="0" w:space="0" w:color="auto"/>
                    <w:right w:val="none" w:sz="0" w:space="0" w:color="auto"/>
                  </w:divBdr>
                  <w:divsChild>
                    <w:div w:id="1557205420">
                      <w:marLeft w:val="0"/>
                      <w:marRight w:val="0"/>
                      <w:marTop w:val="0"/>
                      <w:marBottom w:val="0"/>
                      <w:divBdr>
                        <w:top w:val="none" w:sz="0" w:space="0" w:color="auto"/>
                        <w:left w:val="none" w:sz="0" w:space="0" w:color="auto"/>
                        <w:bottom w:val="none" w:sz="0" w:space="0" w:color="auto"/>
                        <w:right w:val="none" w:sz="0" w:space="0" w:color="auto"/>
                      </w:divBdr>
                    </w:div>
                  </w:divsChild>
                </w:div>
                <w:div w:id="164829083">
                  <w:marLeft w:val="0"/>
                  <w:marRight w:val="0"/>
                  <w:marTop w:val="0"/>
                  <w:marBottom w:val="0"/>
                  <w:divBdr>
                    <w:top w:val="none" w:sz="0" w:space="0" w:color="auto"/>
                    <w:left w:val="none" w:sz="0" w:space="0" w:color="auto"/>
                    <w:bottom w:val="none" w:sz="0" w:space="0" w:color="auto"/>
                    <w:right w:val="none" w:sz="0" w:space="0" w:color="auto"/>
                  </w:divBdr>
                  <w:divsChild>
                    <w:div w:id="205264621">
                      <w:marLeft w:val="0"/>
                      <w:marRight w:val="0"/>
                      <w:marTop w:val="0"/>
                      <w:marBottom w:val="0"/>
                      <w:divBdr>
                        <w:top w:val="none" w:sz="0" w:space="0" w:color="auto"/>
                        <w:left w:val="none" w:sz="0" w:space="0" w:color="auto"/>
                        <w:bottom w:val="none" w:sz="0" w:space="0" w:color="auto"/>
                        <w:right w:val="none" w:sz="0" w:space="0" w:color="auto"/>
                      </w:divBdr>
                    </w:div>
                  </w:divsChild>
                </w:div>
                <w:div w:id="197858716">
                  <w:marLeft w:val="0"/>
                  <w:marRight w:val="0"/>
                  <w:marTop w:val="0"/>
                  <w:marBottom w:val="0"/>
                  <w:divBdr>
                    <w:top w:val="none" w:sz="0" w:space="0" w:color="auto"/>
                    <w:left w:val="none" w:sz="0" w:space="0" w:color="auto"/>
                    <w:bottom w:val="none" w:sz="0" w:space="0" w:color="auto"/>
                    <w:right w:val="none" w:sz="0" w:space="0" w:color="auto"/>
                  </w:divBdr>
                  <w:divsChild>
                    <w:div w:id="1233585228">
                      <w:marLeft w:val="0"/>
                      <w:marRight w:val="0"/>
                      <w:marTop w:val="0"/>
                      <w:marBottom w:val="0"/>
                      <w:divBdr>
                        <w:top w:val="none" w:sz="0" w:space="0" w:color="auto"/>
                        <w:left w:val="none" w:sz="0" w:space="0" w:color="auto"/>
                        <w:bottom w:val="none" w:sz="0" w:space="0" w:color="auto"/>
                        <w:right w:val="none" w:sz="0" w:space="0" w:color="auto"/>
                      </w:divBdr>
                    </w:div>
                    <w:div w:id="1938711576">
                      <w:marLeft w:val="0"/>
                      <w:marRight w:val="0"/>
                      <w:marTop w:val="0"/>
                      <w:marBottom w:val="0"/>
                      <w:divBdr>
                        <w:top w:val="none" w:sz="0" w:space="0" w:color="auto"/>
                        <w:left w:val="none" w:sz="0" w:space="0" w:color="auto"/>
                        <w:bottom w:val="none" w:sz="0" w:space="0" w:color="auto"/>
                        <w:right w:val="none" w:sz="0" w:space="0" w:color="auto"/>
                      </w:divBdr>
                    </w:div>
                  </w:divsChild>
                </w:div>
                <w:div w:id="216555366">
                  <w:marLeft w:val="0"/>
                  <w:marRight w:val="0"/>
                  <w:marTop w:val="0"/>
                  <w:marBottom w:val="0"/>
                  <w:divBdr>
                    <w:top w:val="none" w:sz="0" w:space="0" w:color="auto"/>
                    <w:left w:val="none" w:sz="0" w:space="0" w:color="auto"/>
                    <w:bottom w:val="none" w:sz="0" w:space="0" w:color="auto"/>
                    <w:right w:val="none" w:sz="0" w:space="0" w:color="auto"/>
                  </w:divBdr>
                  <w:divsChild>
                    <w:div w:id="731540908">
                      <w:marLeft w:val="0"/>
                      <w:marRight w:val="0"/>
                      <w:marTop w:val="0"/>
                      <w:marBottom w:val="0"/>
                      <w:divBdr>
                        <w:top w:val="none" w:sz="0" w:space="0" w:color="auto"/>
                        <w:left w:val="none" w:sz="0" w:space="0" w:color="auto"/>
                        <w:bottom w:val="none" w:sz="0" w:space="0" w:color="auto"/>
                        <w:right w:val="none" w:sz="0" w:space="0" w:color="auto"/>
                      </w:divBdr>
                    </w:div>
                  </w:divsChild>
                </w:div>
                <w:div w:id="237981738">
                  <w:marLeft w:val="0"/>
                  <w:marRight w:val="0"/>
                  <w:marTop w:val="0"/>
                  <w:marBottom w:val="0"/>
                  <w:divBdr>
                    <w:top w:val="none" w:sz="0" w:space="0" w:color="auto"/>
                    <w:left w:val="none" w:sz="0" w:space="0" w:color="auto"/>
                    <w:bottom w:val="none" w:sz="0" w:space="0" w:color="auto"/>
                    <w:right w:val="none" w:sz="0" w:space="0" w:color="auto"/>
                  </w:divBdr>
                  <w:divsChild>
                    <w:div w:id="837308450">
                      <w:marLeft w:val="0"/>
                      <w:marRight w:val="0"/>
                      <w:marTop w:val="0"/>
                      <w:marBottom w:val="0"/>
                      <w:divBdr>
                        <w:top w:val="none" w:sz="0" w:space="0" w:color="auto"/>
                        <w:left w:val="none" w:sz="0" w:space="0" w:color="auto"/>
                        <w:bottom w:val="none" w:sz="0" w:space="0" w:color="auto"/>
                        <w:right w:val="none" w:sz="0" w:space="0" w:color="auto"/>
                      </w:divBdr>
                    </w:div>
                    <w:div w:id="1312830351">
                      <w:marLeft w:val="0"/>
                      <w:marRight w:val="0"/>
                      <w:marTop w:val="0"/>
                      <w:marBottom w:val="0"/>
                      <w:divBdr>
                        <w:top w:val="none" w:sz="0" w:space="0" w:color="auto"/>
                        <w:left w:val="none" w:sz="0" w:space="0" w:color="auto"/>
                        <w:bottom w:val="none" w:sz="0" w:space="0" w:color="auto"/>
                        <w:right w:val="none" w:sz="0" w:space="0" w:color="auto"/>
                      </w:divBdr>
                    </w:div>
                  </w:divsChild>
                </w:div>
                <w:div w:id="361714078">
                  <w:marLeft w:val="0"/>
                  <w:marRight w:val="0"/>
                  <w:marTop w:val="0"/>
                  <w:marBottom w:val="0"/>
                  <w:divBdr>
                    <w:top w:val="none" w:sz="0" w:space="0" w:color="auto"/>
                    <w:left w:val="none" w:sz="0" w:space="0" w:color="auto"/>
                    <w:bottom w:val="none" w:sz="0" w:space="0" w:color="auto"/>
                    <w:right w:val="none" w:sz="0" w:space="0" w:color="auto"/>
                  </w:divBdr>
                  <w:divsChild>
                    <w:div w:id="2062169532">
                      <w:marLeft w:val="0"/>
                      <w:marRight w:val="0"/>
                      <w:marTop w:val="0"/>
                      <w:marBottom w:val="0"/>
                      <w:divBdr>
                        <w:top w:val="none" w:sz="0" w:space="0" w:color="auto"/>
                        <w:left w:val="none" w:sz="0" w:space="0" w:color="auto"/>
                        <w:bottom w:val="none" w:sz="0" w:space="0" w:color="auto"/>
                        <w:right w:val="none" w:sz="0" w:space="0" w:color="auto"/>
                      </w:divBdr>
                    </w:div>
                  </w:divsChild>
                </w:div>
                <w:div w:id="539902341">
                  <w:marLeft w:val="0"/>
                  <w:marRight w:val="0"/>
                  <w:marTop w:val="0"/>
                  <w:marBottom w:val="0"/>
                  <w:divBdr>
                    <w:top w:val="none" w:sz="0" w:space="0" w:color="auto"/>
                    <w:left w:val="none" w:sz="0" w:space="0" w:color="auto"/>
                    <w:bottom w:val="none" w:sz="0" w:space="0" w:color="auto"/>
                    <w:right w:val="none" w:sz="0" w:space="0" w:color="auto"/>
                  </w:divBdr>
                  <w:divsChild>
                    <w:div w:id="110325295">
                      <w:marLeft w:val="0"/>
                      <w:marRight w:val="0"/>
                      <w:marTop w:val="0"/>
                      <w:marBottom w:val="0"/>
                      <w:divBdr>
                        <w:top w:val="none" w:sz="0" w:space="0" w:color="auto"/>
                        <w:left w:val="none" w:sz="0" w:space="0" w:color="auto"/>
                        <w:bottom w:val="none" w:sz="0" w:space="0" w:color="auto"/>
                        <w:right w:val="none" w:sz="0" w:space="0" w:color="auto"/>
                      </w:divBdr>
                    </w:div>
                  </w:divsChild>
                </w:div>
                <w:div w:id="592515715">
                  <w:marLeft w:val="0"/>
                  <w:marRight w:val="0"/>
                  <w:marTop w:val="0"/>
                  <w:marBottom w:val="0"/>
                  <w:divBdr>
                    <w:top w:val="none" w:sz="0" w:space="0" w:color="auto"/>
                    <w:left w:val="none" w:sz="0" w:space="0" w:color="auto"/>
                    <w:bottom w:val="none" w:sz="0" w:space="0" w:color="auto"/>
                    <w:right w:val="none" w:sz="0" w:space="0" w:color="auto"/>
                  </w:divBdr>
                  <w:divsChild>
                    <w:div w:id="905915479">
                      <w:marLeft w:val="0"/>
                      <w:marRight w:val="0"/>
                      <w:marTop w:val="0"/>
                      <w:marBottom w:val="0"/>
                      <w:divBdr>
                        <w:top w:val="none" w:sz="0" w:space="0" w:color="auto"/>
                        <w:left w:val="none" w:sz="0" w:space="0" w:color="auto"/>
                        <w:bottom w:val="none" w:sz="0" w:space="0" w:color="auto"/>
                        <w:right w:val="none" w:sz="0" w:space="0" w:color="auto"/>
                      </w:divBdr>
                    </w:div>
                  </w:divsChild>
                </w:div>
                <w:div w:id="729423044">
                  <w:marLeft w:val="0"/>
                  <w:marRight w:val="0"/>
                  <w:marTop w:val="0"/>
                  <w:marBottom w:val="0"/>
                  <w:divBdr>
                    <w:top w:val="none" w:sz="0" w:space="0" w:color="auto"/>
                    <w:left w:val="none" w:sz="0" w:space="0" w:color="auto"/>
                    <w:bottom w:val="none" w:sz="0" w:space="0" w:color="auto"/>
                    <w:right w:val="none" w:sz="0" w:space="0" w:color="auto"/>
                  </w:divBdr>
                  <w:divsChild>
                    <w:div w:id="1861431494">
                      <w:marLeft w:val="0"/>
                      <w:marRight w:val="0"/>
                      <w:marTop w:val="0"/>
                      <w:marBottom w:val="0"/>
                      <w:divBdr>
                        <w:top w:val="none" w:sz="0" w:space="0" w:color="auto"/>
                        <w:left w:val="none" w:sz="0" w:space="0" w:color="auto"/>
                        <w:bottom w:val="none" w:sz="0" w:space="0" w:color="auto"/>
                        <w:right w:val="none" w:sz="0" w:space="0" w:color="auto"/>
                      </w:divBdr>
                    </w:div>
                  </w:divsChild>
                </w:div>
                <w:div w:id="784739715">
                  <w:marLeft w:val="0"/>
                  <w:marRight w:val="0"/>
                  <w:marTop w:val="0"/>
                  <w:marBottom w:val="0"/>
                  <w:divBdr>
                    <w:top w:val="none" w:sz="0" w:space="0" w:color="auto"/>
                    <w:left w:val="none" w:sz="0" w:space="0" w:color="auto"/>
                    <w:bottom w:val="none" w:sz="0" w:space="0" w:color="auto"/>
                    <w:right w:val="none" w:sz="0" w:space="0" w:color="auto"/>
                  </w:divBdr>
                  <w:divsChild>
                    <w:div w:id="40591188">
                      <w:marLeft w:val="0"/>
                      <w:marRight w:val="0"/>
                      <w:marTop w:val="0"/>
                      <w:marBottom w:val="0"/>
                      <w:divBdr>
                        <w:top w:val="none" w:sz="0" w:space="0" w:color="auto"/>
                        <w:left w:val="none" w:sz="0" w:space="0" w:color="auto"/>
                        <w:bottom w:val="none" w:sz="0" w:space="0" w:color="auto"/>
                        <w:right w:val="none" w:sz="0" w:space="0" w:color="auto"/>
                      </w:divBdr>
                    </w:div>
                  </w:divsChild>
                </w:div>
                <w:div w:id="901522962">
                  <w:marLeft w:val="0"/>
                  <w:marRight w:val="0"/>
                  <w:marTop w:val="0"/>
                  <w:marBottom w:val="0"/>
                  <w:divBdr>
                    <w:top w:val="none" w:sz="0" w:space="0" w:color="auto"/>
                    <w:left w:val="none" w:sz="0" w:space="0" w:color="auto"/>
                    <w:bottom w:val="none" w:sz="0" w:space="0" w:color="auto"/>
                    <w:right w:val="none" w:sz="0" w:space="0" w:color="auto"/>
                  </w:divBdr>
                  <w:divsChild>
                    <w:div w:id="1123156590">
                      <w:marLeft w:val="0"/>
                      <w:marRight w:val="0"/>
                      <w:marTop w:val="0"/>
                      <w:marBottom w:val="0"/>
                      <w:divBdr>
                        <w:top w:val="none" w:sz="0" w:space="0" w:color="auto"/>
                        <w:left w:val="none" w:sz="0" w:space="0" w:color="auto"/>
                        <w:bottom w:val="none" w:sz="0" w:space="0" w:color="auto"/>
                        <w:right w:val="none" w:sz="0" w:space="0" w:color="auto"/>
                      </w:divBdr>
                    </w:div>
                  </w:divsChild>
                </w:div>
                <w:div w:id="940648747">
                  <w:marLeft w:val="0"/>
                  <w:marRight w:val="0"/>
                  <w:marTop w:val="0"/>
                  <w:marBottom w:val="0"/>
                  <w:divBdr>
                    <w:top w:val="none" w:sz="0" w:space="0" w:color="auto"/>
                    <w:left w:val="none" w:sz="0" w:space="0" w:color="auto"/>
                    <w:bottom w:val="none" w:sz="0" w:space="0" w:color="auto"/>
                    <w:right w:val="none" w:sz="0" w:space="0" w:color="auto"/>
                  </w:divBdr>
                  <w:divsChild>
                    <w:div w:id="563108365">
                      <w:marLeft w:val="0"/>
                      <w:marRight w:val="0"/>
                      <w:marTop w:val="0"/>
                      <w:marBottom w:val="0"/>
                      <w:divBdr>
                        <w:top w:val="none" w:sz="0" w:space="0" w:color="auto"/>
                        <w:left w:val="none" w:sz="0" w:space="0" w:color="auto"/>
                        <w:bottom w:val="none" w:sz="0" w:space="0" w:color="auto"/>
                        <w:right w:val="none" w:sz="0" w:space="0" w:color="auto"/>
                      </w:divBdr>
                    </w:div>
                  </w:divsChild>
                </w:div>
                <w:div w:id="994146169">
                  <w:marLeft w:val="0"/>
                  <w:marRight w:val="0"/>
                  <w:marTop w:val="0"/>
                  <w:marBottom w:val="0"/>
                  <w:divBdr>
                    <w:top w:val="none" w:sz="0" w:space="0" w:color="auto"/>
                    <w:left w:val="none" w:sz="0" w:space="0" w:color="auto"/>
                    <w:bottom w:val="none" w:sz="0" w:space="0" w:color="auto"/>
                    <w:right w:val="none" w:sz="0" w:space="0" w:color="auto"/>
                  </w:divBdr>
                  <w:divsChild>
                    <w:div w:id="1718166629">
                      <w:marLeft w:val="0"/>
                      <w:marRight w:val="0"/>
                      <w:marTop w:val="0"/>
                      <w:marBottom w:val="0"/>
                      <w:divBdr>
                        <w:top w:val="none" w:sz="0" w:space="0" w:color="auto"/>
                        <w:left w:val="none" w:sz="0" w:space="0" w:color="auto"/>
                        <w:bottom w:val="none" w:sz="0" w:space="0" w:color="auto"/>
                        <w:right w:val="none" w:sz="0" w:space="0" w:color="auto"/>
                      </w:divBdr>
                    </w:div>
                  </w:divsChild>
                </w:div>
                <w:div w:id="1000893773">
                  <w:marLeft w:val="0"/>
                  <w:marRight w:val="0"/>
                  <w:marTop w:val="0"/>
                  <w:marBottom w:val="0"/>
                  <w:divBdr>
                    <w:top w:val="none" w:sz="0" w:space="0" w:color="auto"/>
                    <w:left w:val="none" w:sz="0" w:space="0" w:color="auto"/>
                    <w:bottom w:val="none" w:sz="0" w:space="0" w:color="auto"/>
                    <w:right w:val="none" w:sz="0" w:space="0" w:color="auto"/>
                  </w:divBdr>
                  <w:divsChild>
                    <w:div w:id="1892497944">
                      <w:marLeft w:val="0"/>
                      <w:marRight w:val="0"/>
                      <w:marTop w:val="0"/>
                      <w:marBottom w:val="0"/>
                      <w:divBdr>
                        <w:top w:val="none" w:sz="0" w:space="0" w:color="auto"/>
                        <w:left w:val="none" w:sz="0" w:space="0" w:color="auto"/>
                        <w:bottom w:val="none" w:sz="0" w:space="0" w:color="auto"/>
                        <w:right w:val="none" w:sz="0" w:space="0" w:color="auto"/>
                      </w:divBdr>
                    </w:div>
                  </w:divsChild>
                </w:div>
                <w:div w:id="1082605303">
                  <w:marLeft w:val="0"/>
                  <w:marRight w:val="0"/>
                  <w:marTop w:val="0"/>
                  <w:marBottom w:val="0"/>
                  <w:divBdr>
                    <w:top w:val="none" w:sz="0" w:space="0" w:color="auto"/>
                    <w:left w:val="none" w:sz="0" w:space="0" w:color="auto"/>
                    <w:bottom w:val="none" w:sz="0" w:space="0" w:color="auto"/>
                    <w:right w:val="none" w:sz="0" w:space="0" w:color="auto"/>
                  </w:divBdr>
                  <w:divsChild>
                    <w:div w:id="2104716384">
                      <w:marLeft w:val="0"/>
                      <w:marRight w:val="0"/>
                      <w:marTop w:val="0"/>
                      <w:marBottom w:val="0"/>
                      <w:divBdr>
                        <w:top w:val="none" w:sz="0" w:space="0" w:color="auto"/>
                        <w:left w:val="none" w:sz="0" w:space="0" w:color="auto"/>
                        <w:bottom w:val="none" w:sz="0" w:space="0" w:color="auto"/>
                        <w:right w:val="none" w:sz="0" w:space="0" w:color="auto"/>
                      </w:divBdr>
                    </w:div>
                  </w:divsChild>
                </w:div>
                <w:div w:id="1297032907">
                  <w:marLeft w:val="0"/>
                  <w:marRight w:val="0"/>
                  <w:marTop w:val="0"/>
                  <w:marBottom w:val="0"/>
                  <w:divBdr>
                    <w:top w:val="none" w:sz="0" w:space="0" w:color="auto"/>
                    <w:left w:val="none" w:sz="0" w:space="0" w:color="auto"/>
                    <w:bottom w:val="none" w:sz="0" w:space="0" w:color="auto"/>
                    <w:right w:val="none" w:sz="0" w:space="0" w:color="auto"/>
                  </w:divBdr>
                  <w:divsChild>
                    <w:div w:id="1539509378">
                      <w:marLeft w:val="0"/>
                      <w:marRight w:val="0"/>
                      <w:marTop w:val="0"/>
                      <w:marBottom w:val="0"/>
                      <w:divBdr>
                        <w:top w:val="none" w:sz="0" w:space="0" w:color="auto"/>
                        <w:left w:val="none" w:sz="0" w:space="0" w:color="auto"/>
                        <w:bottom w:val="none" w:sz="0" w:space="0" w:color="auto"/>
                        <w:right w:val="none" w:sz="0" w:space="0" w:color="auto"/>
                      </w:divBdr>
                    </w:div>
                    <w:div w:id="1588030914">
                      <w:marLeft w:val="0"/>
                      <w:marRight w:val="0"/>
                      <w:marTop w:val="0"/>
                      <w:marBottom w:val="0"/>
                      <w:divBdr>
                        <w:top w:val="none" w:sz="0" w:space="0" w:color="auto"/>
                        <w:left w:val="none" w:sz="0" w:space="0" w:color="auto"/>
                        <w:bottom w:val="none" w:sz="0" w:space="0" w:color="auto"/>
                        <w:right w:val="none" w:sz="0" w:space="0" w:color="auto"/>
                      </w:divBdr>
                    </w:div>
                  </w:divsChild>
                </w:div>
                <w:div w:id="1348366272">
                  <w:marLeft w:val="0"/>
                  <w:marRight w:val="0"/>
                  <w:marTop w:val="0"/>
                  <w:marBottom w:val="0"/>
                  <w:divBdr>
                    <w:top w:val="none" w:sz="0" w:space="0" w:color="auto"/>
                    <w:left w:val="none" w:sz="0" w:space="0" w:color="auto"/>
                    <w:bottom w:val="none" w:sz="0" w:space="0" w:color="auto"/>
                    <w:right w:val="none" w:sz="0" w:space="0" w:color="auto"/>
                  </w:divBdr>
                  <w:divsChild>
                    <w:div w:id="2073430806">
                      <w:marLeft w:val="0"/>
                      <w:marRight w:val="0"/>
                      <w:marTop w:val="0"/>
                      <w:marBottom w:val="0"/>
                      <w:divBdr>
                        <w:top w:val="none" w:sz="0" w:space="0" w:color="auto"/>
                        <w:left w:val="none" w:sz="0" w:space="0" w:color="auto"/>
                        <w:bottom w:val="none" w:sz="0" w:space="0" w:color="auto"/>
                        <w:right w:val="none" w:sz="0" w:space="0" w:color="auto"/>
                      </w:divBdr>
                    </w:div>
                  </w:divsChild>
                </w:div>
                <w:div w:id="1460565740">
                  <w:marLeft w:val="0"/>
                  <w:marRight w:val="0"/>
                  <w:marTop w:val="0"/>
                  <w:marBottom w:val="0"/>
                  <w:divBdr>
                    <w:top w:val="none" w:sz="0" w:space="0" w:color="auto"/>
                    <w:left w:val="none" w:sz="0" w:space="0" w:color="auto"/>
                    <w:bottom w:val="none" w:sz="0" w:space="0" w:color="auto"/>
                    <w:right w:val="none" w:sz="0" w:space="0" w:color="auto"/>
                  </w:divBdr>
                  <w:divsChild>
                    <w:div w:id="403532700">
                      <w:marLeft w:val="0"/>
                      <w:marRight w:val="0"/>
                      <w:marTop w:val="0"/>
                      <w:marBottom w:val="0"/>
                      <w:divBdr>
                        <w:top w:val="none" w:sz="0" w:space="0" w:color="auto"/>
                        <w:left w:val="none" w:sz="0" w:space="0" w:color="auto"/>
                        <w:bottom w:val="none" w:sz="0" w:space="0" w:color="auto"/>
                        <w:right w:val="none" w:sz="0" w:space="0" w:color="auto"/>
                      </w:divBdr>
                    </w:div>
                  </w:divsChild>
                </w:div>
                <w:div w:id="1539507867">
                  <w:marLeft w:val="0"/>
                  <w:marRight w:val="0"/>
                  <w:marTop w:val="0"/>
                  <w:marBottom w:val="0"/>
                  <w:divBdr>
                    <w:top w:val="none" w:sz="0" w:space="0" w:color="auto"/>
                    <w:left w:val="none" w:sz="0" w:space="0" w:color="auto"/>
                    <w:bottom w:val="none" w:sz="0" w:space="0" w:color="auto"/>
                    <w:right w:val="none" w:sz="0" w:space="0" w:color="auto"/>
                  </w:divBdr>
                  <w:divsChild>
                    <w:div w:id="77335809">
                      <w:marLeft w:val="0"/>
                      <w:marRight w:val="0"/>
                      <w:marTop w:val="0"/>
                      <w:marBottom w:val="0"/>
                      <w:divBdr>
                        <w:top w:val="none" w:sz="0" w:space="0" w:color="auto"/>
                        <w:left w:val="none" w:sz="0" w:space="0" w:color="auto"/>
                        <w:bottom w:val="none" w:sz="0" w:space="0" w:color="auto"/>
                        <w:right w:val="none" w:sz="0" w:space="0" w:color="auto"/>
                      </w:divBdr>
                    </w:div>
                  </w:divsChild>
                </w:div>
                <w:div w:id="1781531691">
                  <w:marLeft w:val="0"/>
                  <w:marRight w:val="0"/>
                  <w:marTop w:val="0"/>
                  <w:marBottom w:val="0"/>
                  <w:divBdr>
                    <w:top w:val="none" w:sz="0" w:space="0" w:color="auto"/>
                    <w:left w:val="none" w:sz="0" w:space="0" w:color="auto"/>
                    <w:bottom w:val="none" w:sz="0" w:space="0" w:color="auto"/>
                    <w:right w:val="none" w:sz="0" w:space="0" w:color="auto"/>
                  </w:divBdr>
                  <w:divsChild>
                    <w:div w:id="70471835">
                      <w:marLeft w:val="0"/>
                      <w:marRight w:val="0"/>
                      <w:marTop w:val="0"/>
                      <w:marBottom w:val="0"/>
                      <w:divBdr>
                        <w:top w:val="none" w:sz="0" w:space="0" w:color="auto"/>
                        <w:left w:val="none" w:sz="0" w:space="0" w:color="auto"/>
                        <w:bottom w:val="none" w:sz="0" w:space="0" w:color="auto"/>
                        <w:right w:val="none" w:sz="0" w:space="0" w:color="auto"/>
                      </w:divBdr>
                    </w:div>
                  </w:divsChild>
                </w:div>
                <w:div w:id="1837262862">
                  <w:marLeft w:val="0"/>
                  <w:marRight w:val="0"/>
                  <w:marTop w:val="0"/>
                  <w:marBottom w:val="0"/>
                  <w:divBdr>
                    <w:top w:val="none" w:sz="0" w:space="0" w:color="auto"/>
                    <w:left w:val="none" w:sz="0" w:space="0" w:color="auto"/>
                    <w:bottom w:val="none" w:sz="0" w:space="0" w:color="auto"/>
                    <w:right w:val="none" w:sz="0" w:space="0" w:color="auto"/>
                  </w:divBdr>
                  <w:divsChild>
                    <w:div w:id="712120191">
                      <w:marLeft w:val="0"/>
                      <w:marRight w:val="0"/>
                      <w:marTop w:val="0"/>
                      <w:marBottom w:val="0"/>
                      <w:divBdr>
                        <w:top w:val="none" w:sz="0" w:space="0" w:color="auto"/>
                        <w:left w:val="none" w:sz="0" w:space="0" w:color="auto"/>
                        <w:bottom w:val="none" w:sz="0" w:space="0" w:color="auto"/>
                        <w:right w:val="none" w:sz="0" w:space="0" w:color="auto"/>
                      </w:divBdr>
                    </w:div>
                    <w:div w:id="2111393433">
                      <w:marLeft w:val="0"/>
                      <w:marRight w:val="0"/>
                      <w:marTop w:val="0"/>
                      <w:marBottom w:val="0"/>
                      <w:divBdr>
                        <w:top w:val="none" w:sz="0" w:space="0" w:color="auto"/>
                        <w:left w:val="none" w:sz="0" w:space="0" w:color="auto"/>
                        <w:bottom w:val="none" w:sz="0" w:space="0" w:color="auto"/>
                        <w:right w:val="none" w:sz="0" w:space="0" w:color="auto"/>
                      </w:divBdr>
                    </w:div>
                  </w:divsChild>
                </w:div>
                <w:div w:id="1922791926">
                  <w:marLeft w:val="0"/>
                  <w:marRight w:val="0"/>
                  <w:marTop w:val="0"/>
                  <w:marBottom w:val="0"/>
                  <w:divBdr>
                    <w:top w:val="none" w:sz="0" w:space="0" w:color="auto"/>
                    <w:left w:val="none" w:sz="0" w:space="0" w:color="auto"/>
                    <w:bottom w:val="none" w:sz="0" w:space="0" w:color="auto"/>
                    <w:right w:val="none" w:sz="0" w:space="0" w:color="auto"/>
                  </w:divBdr>
                  <w:divsChild>
                    <w:div w:id="2057466374">
                      <w:marLeft w:val="0"/>
                      <w:marRight w:val="0"/>
                      <w:marTop w:val="0"/>
                      <w:marBottom w:val="0"/>
                      <w:divBdr>
                        <w:top w:val="none" w:sz="0" w:space="0" w:color="auto"/>
                        <w:left w:val="none" w:sz="0" w:space="0" w:color="auto"/>
                        <w:bottom w:val="none" w:sz="0" w:space="0" w:color="auto"/>
                        <w:right w:val="none" w:sz="0" w:space="0" w:color="auto"/>
                      </w:divBdr>
                    </w:div>
                  </w:divsChild>
                </w:div>
                <w:div w:id="2092654582">
                  <w:marLeft w:val="0"/>
                  <w:marRight w:val="0"/>
                  <w:marTop w:val="0"/>
                  <w:marBottom w:val="0"/>
                  <w:divBdr>
                    <w:top w:val="none" w:sz="0" w:space="0" w:color="auto"/>
                    <w:left w:val="none" w:sz="0" w:space="0" w:color="auto"/>
                    <w:bottom w:val="none" w:sz="0" w:space="0" w:color="auto"/>
                    <w:right w:val="none" w:sz="0" w:space="0" w:color="auto"/>
                  </w:divBdr>
                  <w:divsChild>
                    <w:div w:id="1659072226">
                      <w:marLeft w:val="0"/>
                      <w:marRight w:val="0"/>
                      <w:marTop w:val="0"/>
                      <w:marBottom w:val="0"/>
                      <w:divBdr>
                        <w:top w:val="none" w:sz="0" w:space="0" w:color="auto"/>
                        <w:left w:val="none" w:sz="0" w:space="0" w:color="auto"/>
                        <w:bottom w:val="none" w:sz="0" w:space="0" w:color="auto"/>
                        <w:right w:val="none" w:sz="0" w:space="0" w:color="auto"/>
                      </w:divBdr>
                    </w:div>
                  </w:divsChild>
                </w:div>
                <w:div w:id="2102404989">
                  <w:marLeft w:val="0"/>
                  <w:marRight w:val="0"/>
                  <w:marTop w:val="0"/>
                  <w:marBottom w:val="0"/>
                  <w:divBdr>
                    <w:top w:val="none" w:sz="0" w:space="0" w:color="auto"/>
                    <w:left w:val="none" w:sz="0" w:space="0" w:color="auto"/>
                    <w:bottom w:val="none" w:sz="0" w:space="0" w:color="auto"/>
                    <w:right w:val="none" w:sz="0" w:space="0" w:color="auto"/>
                  </w:divBdr>
                  <w:divsChild>
                    <w:div w:id="191608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473052">
          <w:marLeft w:val="0"/>
          <w:marRight w:val="0"/>
          <w:marTop w:val="0"/>
          <w:marBottom w:val="0"/>
          <w:divBdr>
            <w:top w:val="none" w:sz="0" w:space="0" w:color="auto"/>
            <w:left w:val="none" w:sz="0" w:space="0" w:color="auto"/>
            <w:bottom w:val="none" w:sz="0" w:space="0" w:color="auto"/>
            <w:right w:val="none" w:sz="0" w:space="0" w:color="auto"/>
          </w:divBdr>
        </w:div>
        <w:div w:id="985401761">
          <w:marLeft w:val="0"/>
          <w:marRight w:val="0"/>
          <w:marTop w:val="0"/>
          <w:marBottom w:val="0"/>
          <w:divBdr>
            <w:top w:val="none" w:sz="0" w:space="0" w:color="auto"/>
            <w:left w:val="none" w:sz="0" w:space="0" w:color="auto"/>
            <w:bottom w:val="none" w:sz="0" w:space="0" w:color="auto"/>
            <w:right w:val="none" w:sz="0" w:space="0" w:color="auto"/>
          </w:divBdr>
        </w:div>
        <w:div w:id="1000156675">
          <w:marLeft w:val="0"/>
          <w:marRight w:val="0"/>
          <w:marTop w:val="0"/>
          <w:marBottom w:val="0"/>
          <w:divBdr>
            <w:top w:val="none" w:sz="0" w:space="0" w:color="auto"/>
            <w:left w:val="none" w:sz="0" w:space="0" w:color="auto"/>
            <w:bottom w:val="none" w:sz="0" w:space="0" w:color="auto"/>
            <w:right w:val="none" w:sz="0" w:space="0" w:color="auto"/>
          </w:divBdr>
        </w:div>
        <w:div w:id="1093748033">
          <w:marLeft w:val="0"/>
          <w:marRight w:val="0"/>
          <w:marTop w:val="0"/>
          <w:marBottom w:val="0"/>
          <w:divBdr>
            <w:top w:val="none" w:sz="0" w:space="0" w:color="auto"/>
            <w:left w:val="none" w:sz="0" w:space="0" w:color="auto"/>
            <w:bottom w:val="none" w:sz="0" w:space="0" w:color="auto"/>
            <w:right w:val="none" w:sz="0" w:space="0" w:color="auto"/>
          </w:divBdr>
          <w:divsChild>
            <w:div w:id="1082020951">
              <w:marLeft w:val="-75"/>
              <w:marRight w:val="0"/>
              <w:marTop w:val="30"/>
              <w:marBottom w:val="30"/>
              <w:divBdr>
                <w:top w:val="none" w:sz="0" w:space="0" w:color="auto"/>
                <w:left w:val="none" w:sz="0" w:space="0" w:color="auto"/>
                <w:bottom w:val="none" w:sz="0" w:space="0" w:color="auto"/>
                <w:right w:val="none" w:sz="0" w:space="0" w:color="auto"/>
              </w:divBdr>
              <w:divsChild>
                <w:div w:id="682048245">
                  <w:marLeft w:val="0"/>
                  <w:marRight w:val="0"/>
                  <w:marTop w:val="0"/>
                  <w:marBottom w:val="0"/>
                  <w:divBdr>
                    <w:top w:val="none" w:sz="0" w:space="0" w:color="auto"/>
                    <w:left w:val="none" w:sz="0" w:space="0" w:color="auto"/>
                    <w:bottom w:val="none" w:sz="0" w:space="0" w:color="auto"/>
                    <w:right w:val="none" w:sz="0" w:space="0" w:color="auto"/>
                  </w:divBdr>
                  <w:divsChild>
                    <w:div w:id="1115442638">
                      <w:marLeft w:val="0"/>
                      <w:marRight w:val="0"/>
                      <w:marTop w:val="0"/>
                      <w:marBottom w:val="0"/>
                      <w:divBdr>
                        <w:top w:val="none" w:sz="0" w:space="0" w:color="auto"/>
                        <w:left w:val="none" w:sz="0" w:space="0" w:color="auto"/>
                        <w:bottom w:val="none" w:sz="0" w:space="0" w:color="auto"/>
                        <w:right w:val="none" w:sz="0" w:space="0" w:color="auto"/>
                      </w:divBdr>
                    </w:div>
                    <w:div w:id="1651865683">
                      <w:marLeft w:val="0"/>
                      <w:marRight w:val="0"/>
                      <w:marTop w:val="0"/>
                      <w:marBottom w:val="0"/>
                      <w:divBdr>
                        <w:top w:val="none" w:sz="0" w:space="0" w:color="auto"/>
                        <w:left w:val="none" w:sz="0" w:space="0" w:color="auto"/>
                        <w:bottom w:val="none" w:sz="0" w:space="0" w:color="auto"/>
                        <w:right w:val="none" w:sz="0" w:space="0" w:color="auto"/>
                      </w:divBdr>
                    </w:div>
                    <w:div w:id="1965424696">
                      <w:marLeft w:val="0"/>
                      <w:marRight w:val="0"/>
                      <w:marTop w:val="0"/>
                      <w:marBottom w:val="0"/>
                      <w:divBdr>
                        <w:top w:val="none" w:sz="0" w:space="0" w:color="auto"/>
                        <w:left w:val="none" w:sz="0" w:space="0" w:color="auto"/>
                        <w:bottom w:val="none" w:sz="0" w:space="0" w:color="auto"/>
                        <w:right w:val="none" w:sz="0" w:space="0" w:color="auto"/>
                      </w:divBdr>
                    </w:div>
                  </w:divsChild>
                </w:div>
                <w:div w:id="1171531860">
                  <w:marLeft w:val="0"/>
                  <w:marRight w:val="0"/>
                  <w:marTop w:val="0"/>
                  <w:marBottom w:val="0"/>
                  <w:divBdr>
                    <w:top w:val="none" w:sz="0" w:space="0" w:color="auto"/>
                    <w:left w:val="none" w:sz="0" w:space="0" w:color="auto"/>
                    <w:bottom w:val="none" w:sz="0" w:space="0" w:color="auto"/>
                    <w:right w:val="none" w:sz="0" w:space="0" w:color="auto"/>
                  </w:divBdr>
                  <w:divsChild>
                    <w:div w:id="1276595661">
                      <w:marLeft w:val="0"/>
                      <w:marRight w:val="0"/>
                      <w:marTop w:val="0"/>
                      <w:marBottom w:val="0"/>
                      <w:divBdr>
                        <w:top w:val="none" w:sz="0" w:space="0" w:color="auto"/>
                        <w:left w:val="none" w:sz="0" w:space="0" w:color="auto"/>
                        <w:bottom w:val="none" w:sz="0" w:space="0" w:color="auto"/>
                        <w:right w:val="none" w:sz="0" w:space="0" w:color="auto"/>
                      </w:divBdr>
                    </w:div>
                  </w:divsChild>
                </w:div>
                <w:div w:id="1796365844">
                  <w:marLeft w:val="0"/>
                  <w:marRight w:val="0"/>
                  <w:marTop w:val="0"/>
                  <w:marBottom w:val="0"/>
                  <w:divBdr>
                    <w:top w:val="none" w:sz="0" w:space="0" w:color="auto"/>
                    <w:left w:val="none" w:sz="0" w:space="0" w:color="auto"/>
                    <w:bottom w:val="none" w:sz="0" w:space="0" w:color="auto"/>
                    <w:right w:val="none" w:sz="0" w:space="0" w:color="auto"/>
                  </w:divBdr>
                  <w:divsChild>
                    <w:div w:id="4219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636101">
          <w:marLeft w:val="0"/>
          <w:marRight w:val="0"/>
          <w:marTop w:val="0"/>
          <w:marBottom w:val="0"/>
          <w:divBdr>
            <w:top w:val="none" w:sz="0" w:space="0" w:color="auto"/>
            <w:left w:val="none" w:sz="0" w:space="0" w:color="auto"/>
            <w:bottom w:val="none" w:sz="0" w:space="0" w:color="auto"/>
            <w:right w:val="none" w:sz="0" w:space="0" w:color="auto"/>
          </w:divBdr>
        </w:div>
        <w:div w:id="1601330754">
          <w:marLeft w:val="0"/>
          <w:marRight w:val="0"/>
          <w:marTop w:val="0"/>
          <w:marBottom w:val="0"/>
          <w:divBdr>
            <w:top w:val="none" w:sz="0" w:space="0" w:color="auto"/>
            <w:left w:val="none" w:sz="0" w:space="0" w:color="auto"/>
            <w:bottom w:val="none" w:sz="0" w:space="0" w:color="auto"/>
            <w:right w:val="none" w:sz="0" w:space="0" w:color="auto"/>
          </w:divBdr>
        </w:div>
        <w:div w:id="2137068427">
          <w:marLeft w:val="0"/>
          <w:marRight w:val="0"/>
          <w:marTop w:val="0"/>
          <w:marBottom w:val="0"/>
          <w:divBdr>
            <w:top w:val="none" w:sz="0" w:space="0" w:color="auto"/>
            <w:left w:val="none" w:sz="0" w:space="0" w:color="auto"/>
            <w:bottom w:val="none" w:sz="0" w:space="0" w:color="auto"/>
            <w:right w:val="none" w:sz="0" w:space="0" w:color="auto"/>
          </w:divBdr>
        </w:div>
      </w:divsChild>
    </w:div>
    <w:div w:id="1137836447">
      <w:bodyDiv w:val="1"/>
      <w:marLeft w:val="0"/>
      <w:marRight w:val="0"/>
      <w:marTop w:val="0"/>
      <w:marBottom w:val="0"/>
      <w:divBdr>
        <w:top w:val="none" w:sz="0" w:space="0" w:color="auto"/>
        <w:left w:val="none" w:sz="0" w:space="0" w:color="auto"/>
        <w:bottom w:val="none" w:sz="0" w:space="0" w:color="auto"/>
        <w:right w:val="none" w:sz="0" w:space="0" w:color="auto"/>
      </w:divBdr>
      <w:divsChild>
        <w:div w:id="210844347">
          <w:marLeft w:val="0"/>
          <w:marRight w:val="0"/>
          <w:marTop w:val="0"/>
          <w:marBottom w:val="0"/>
          <w:divBdr>
            <w:top w:val="none" w:sz="0" w:space="0" w:color="auto"/>
            <w:left w:val="none" w:sz="0" w:space="0" w:color="auto"/>
            <w:bottom w:val="none" w:sz="0" w:space="0" w:color="auto"/>
            <w:right w:val="none" w:sz="0" w:space="0" w:color="auto"/>
          </w:divBdr>
        </w:div>
        <w:div w:id="394856847">
          <w:marLeft w:val="0"/>
          <w:marRight w:val="0"/>
          <w:marTop w:val="0"/>
          <w:marBottom w:val="0"/>
          <w:divBdr>
            <w:top w:val="none" w:sz="0" w:space="0" w:color="auto"/>
            <w:left w:val="none" w:sz="0" w:space="0" w:color="auto"/>
            <w:bottom w:val="none" w:sz="0" w:space="0" w:color="auto"/>
            <w:right w:val="none" w:sz="0" w:space="0" w:color="auto"/>
          </w:divBdr>
          <w:divsChild>
            <w:div w:id="287126519">
              <w:marLeft w:val="-75"/>
              <w:marRight w:val="0"/>
              <w:marTop w:val="30"/>
              <w:marBottom w:val="30"/>
              <w:divBdr>
                <w:top w:val="none" w:sz="0" w:space="0" w:color="auto"/>
                <w:left w:val="none" w:sz="0" w:space="0" w:color="auto"/>
                <w:bottom w:val="none" w:sz="0" w:space="0" w:color="auto"/>
                <w:right w:val="none" w:sz="0" w:space="0" w:color="auto"/>
              </w:divBdr>
              <w:divsChild>
                <w:div w:id="38558084">
                  <w:marLeft w:val="0"/>
                  <w:marRight w:val="0"/>
                  <w:marTop w:val="0"/>
                  <w:marBottom w:val="0"/>
                  <w:divBdr>
                    <w:top w:val="none" w:sz="0" w:space="0" w:color="auto"/>
                    <w:left w:val="none" w:sz="0" w:space="0" w:color="auto"/>
                    <w:bottom w:val="none" w:sz="0" w:space="0" w:color="auto"/>
                    <w:right w:val="none" w:sz="0" w:space="0" w:color="auto"/>
                  </w:divBdr>
                  <w:divsChild>
                    <w:div w:id="678236855">
                      <w:marLeft w:val="0"/>
                      <w:marRight w:val="0"/>
                      <w:marTop w:val="0"/>
                      <w:marBottom w:val="0"/>
                      <w:divBdr>
                        <w:top w:val="none" w:sz="0" w:space="0" w:color="auto"/>
                        <w:left w:val="none" w:sz="0" w:space="0" w:color="auto"/>
                        <w:bottom w:val="none" w:sz="0" w:space="0" w:color="auto"/>
                        <w:right w:val="none" w:sz="0" w:space="0" w:color="auto"/>
                      </w:divBdr>
                    </w:div>
                  </w:divsChild>
                </w:div>
                <w:div w:id="353113587">
                  <w:marLeft w:val="0"/>
                  <w:marRight w:val="0"/>
                  <w:marTop w:val="0"/>
                  <w:marBottom w:val="0"/>
                  <w:divBdr>
                    <w:top w:val="none" w:sz="0" w:space="0" w:color="auto"/>
                    <w:left w:val="none" w:sz="0" w:space="0" w:color="auto"/>
                    <w:bottom w:val="none" w:sz="0" w:space="0" w:color="auto"/>
                    <w:right w:val="none" w:sz="0" w:space="0" w:color="auto"/>
                  </w:divBdr>
                  <w:divsChild>
                    <w:div w:id="789276910">
                      <w:marLeft w:val="0"/>
                      <w:marRight w:val="0"/>
                      <w:marTop w:val="0"/>
                      <w:marBottom w:val="0"/>
                      <w:divBdr>
                        <w:top w:val="none" w:sz="0" w:space="0" w:color="auto"/>
                        <w:left w:val="none" w:sz="0" w:space="0" w:color="auto"/>
                        <w:bottom w:val="none" w:sz="0" w:space="0" w:color="auto"/>
                        <w:right w:val="none" w:sz="0" w:space="0" w:color="auto"/>
                      </w:divBdr>
                    </w:div>
                  </w:divsChild>
                </w:div>
                <w:div w:id="384568082">
                  <w:marLeft w:val="0"/>
                  <w:marRight w:val="0"/>
                  <w:marTop w:val="0"/>
                  <w:marBottom w:val="0"/>
                  <w:divBdr>
                    <w:top w:val="none" w:sz="0" w:space="0" w:color="auto"/>
                    <w:left w:val="none" w:sz="0" w:space="0" w:color="auto"/>
                    <w:bottom w:val="none" w:sz="0" w:space="0" w:color="auto"/>
                    <w:right w:val="none" w:sz="0" w:space="0" w:color="auto"/>
                  </w:divBdr>
                  <w:divsChild>
                    <w:div w:id="141849936">
                      <w:marLeft w:val="0"/>
                      <w:marRight w:val="0"/>
                      <w:marTop w:val="0"/>
                      <w:marBottom w:val="0"/>
                      <w:divBdr>
                        <w:top w:val="none" w:sz="0" w:space="0" w:color="auto"/>
                        <w:left w:val="none" w:sz="0" w:space="0" w:color="auto"/>
                        <w:bottom w:val="none" w:sz="0" w:space="0" w:color="auto"/>
                        <w:right w:val="none" w:sz="0" w:space="0" w:color="auto"/>
                      </w:divBdr>
                    </w:div>
                  </w:divsChild>
                </w:div>
                <w:div w:id="579799803">
                  <w:marLeft w:val="0"/>
                  <w:marRight w:val="0"/>
                  <w:marTop w:val="0"/>
                  <w:marBottom w:val="0"/>
                  <w:divBdr>
                    <w:top w:val="none" w:sz="0" w:space="0" w:color="auto"/>
                    <w:left w:val="none" w:sz="0" w:space="0" w:color="auto"/>
                    <w:bottom w:val="none" w:sz="0" w:space="0" w:color="auto"/>
                    <w:right w:val="none" w:sz="0" w:space="0" w:color="auto"/>
                  </w:divBdr>
                  <w:divsChild>
                    <w:div w:id="142309258">
                      <w:marLeft w:val="0"/>
                      <w:marRight w:val="0"/>
                      <w:marTop w:val="0"/>
                      <w:marBottom w:val="0"/>
                      <w:divBdr>
                        <w:top w:val="none" w:sz="0" w:space="0" w:color="auto"/>
                        <w:left w:val="none" w:sz="0" w:space="0" w:color="auto"/>
                        <w:bottom w:val="none" w:sz="0" w:space="0" w:color="auto"/>
                        <w:right w:val="none" w:sz="0" w:space="0" w:color="auto"/>
                      </w:divBdr>
                    </w:div>
                  </w:divsChild>
                </w:div>
                <w:div w:id="640887324">
                  <w:marLeft w:val="0"/>
                  <w:marRight w:val="0"/>
                  <w:marTop w:val="0"/>
                  <w:marBottom w:val="0"/>
                  <w:divBdr>
                    <w:top w:val="none" w:sz="0" w:space="0" w:color="auto"/>
                    <w:left w:val="none" w:sz="0" w:space="0" w:color="auto"/>
                    <w:bottom w:val="none" w:sz="0" w:space="0" w:color="auto"/>
                    <w:right w:val="none" w:sz="0" w:space="0" w:color="auto"/>
                  </w:divBdr>
                  <w:divsChild>
                    <w:div w:id="1383092557">
                      <w:marLeft w:val="0"/>
                      <w:marRight w:val="0"/>
                      <w:marTop w:val="0"/>
                      <w:marBottom w:val="0"/>
                      <w:divBdr>
                        <w:top w:val="none" w:sz="0" w:space="0" w:color="auto"/>
                        <w:left w:val="none" w:sz="0" w:space="0" w:color="auto"/>
                        <w:bottom w:val="none" w:sz="0" w:space="0" w:color="auto"/>
                        <w:right w:val="none" w:sz="0" w:space="0" w:color="auto"/>
                      </w:divBdr>
                    </w:div>
                  </w:divsChild>
                </w:div>
                <w:div w:id="675884412">
                  <w:marLeft w:val="0"/>
                  <w:marRight w:val="0"/>
                  <w:marTop w:val="0"/>
                  <w:marBottom w:val="0"/>
                  <w:divBdr>
                    <w:top w:val="none" w:sz="0" w:space="0" w:color="auto"/>
                    <w:left w:val="none" w:sz="0" w:space="0" w:color="auto"/>
                    <w:bottom w:val="none" w:sz="0" w:space="0" w:color="auto"/>
                    <w:right w:val="none" w:sz="0" w:space="0" w:color="auto"/>
                  </w:divBdr>
                  <w:divsChild>
                    <w:div w:id="1459297950">
                      <w:marLeft w:val="0"/>
                      <w:marRight w:val="0"/>
                      <w:marTop w:val="0"/>
                      <w:marBottom w:val="0"/>
                      <w:divBdr>
                        <w:top w:val="none" w:sz="0" w:space="0" w:color="auto"/>
                        <w:left w:val="none" w:sz="0" w:space="0" w:color="auto"/>
                        <w:bottom w:val="none" w:sz="0" w:space="0" w:color="auto"/>
                        <w:right w:val="none" w:sz="0" w:space="0" w:color="auto"/>
                      </w:divBdr>
                    </w:div>
                  </w:divsChild>
                </w:div>
                <w:div w:id="775441997">
                  <w:marLeft w:val="0"/>
                  <w:marRight w:val="0"/>
                  <w:marTop w:val="0"/>
                  <w:marBottom w:val="0"/>
                  <w:divBdr>
                    <w:top w:val="none" w:sz="0" w:space="0" w:color="auto"/>
                    <w:left w:val="none" w:sz="0" w:space="0" w:color="auto"/>
                    <w:bottom w:val="none" w:sz="0" w:space="0" w:color="auto"/>
                    <w:right w:val="none" w:sz="0" w:space="0" w:color="auto"/>
                  </w:divBdr>
                  <w:divsChild>
                    <w:div w:id="548536638">
                      <w:marLeft w:val="0"/>
                      <w:marRight w:val="0"/>
                      <w:marTop w:val="0"/>
                      <w:marBottom w:val="0"/>
                      <w:divBdr>
                        <w:top w:val="none" w:sz="0" w:space="0" w:color="auto"/>
                        <w:left w:val="none" w:sz="0" w:space="0" w:color="auto"/>
                        <w:bottom w:val="none" w:sz="0" w:space="0" w:color="auto"/>
                        <w:right w:val="none" w:sz="0" w:space="0" w:color="auto"/>
                      </w:divBdr>
                    </w:div>
                  </w:divsChild>
                </w:div>
                <w:div w:id="889223954">
                  <w:marLeft w:val="0"/>
                  <w:marRight w:val="0"/>
                  <w:marTop w:val="0"/>
                  <w:marBottom w:val="0"/>
                  <w:divBdr>
                    <w:top w:val="none" w:sz="0" w:space="0" w:color="auto"/>
                    <w:left w:val="none" w:sz="0" w:space="0" w:color="auto"/>
                    <w:bottom w:val="none" w:sz="0" w:space="0" w:color="auto"/>
                    <w:right w:val="none" w:sz="0" w:space="0" w:color="auto"/>
                  </w:divBdr>
                  <w:divsChild>
                    <w:div w:id="278681307">
                      <w:marLeft w:val="0"/>
                      <w:marRight w:val="0"/>
                      <w:marTop w:val="0"/>
                      <w:marBottom w:val="0"/>
                      <w:divBdr>
                        <w:top w:val="none" w:sz="0" w:space="0" w:color="auto"/>
                        <w:left w:val="none" w:sz="0" w:space="0" w:color="auto"/>
                        <w:bottom w:val="none" w:sz="0" w:space="0" w:color="auto"/>
                        <w:right w:val="none" w:sz="0" w:space="0" w:color="auto"/>
                      </w:divBdr>
                    </w:div>
                  </w:divsChild>
                </w:div>
                <w:div w:id="1107045856">
                  <w:marLeft w:val="0"/>
                  <w:marRight w:val="0"/>
                  <w:marTop w:val="0"/>
                  <w:marBottom w:val="0"/>
                  <w:divBdr>
                    <w:top w:val="none" w:sz="0" w:space="0" w:color="auto"/>
                    <w:left w:val="none" w:sz="0" w:space="0" w:color="auto"/>
                    <w:bottom w:val="none" w:sz="0" w:space="0" w:color="auto"/>
                    <w:right w:val="none" w:sz="0" w:space="0" w:color="auto"/>
                  </w:divBdr>
                  <w:divsChild>
                    <w:div w:id="998582036">
                      <w:marLeft w:val="0"/>
                      <w:marRight w:val="0"/>
                      <w:marTop w:val="0"/>
                      <w:marBottom w:val="0"/>
                      <w:divBdr>
                        <w:top w:val="none" w:sz="0" w:space="0" w:color="auto"/>
                        <w:left w:val="none" w:sz="0" w:space="0" w:color="auto"/>
                        <w:bottom w:val="none" w:sz="0" w:space="0" w:color="auto"/>
                        <w:right w:val="none" w:sz="0" w:space="0" w:color="auto"/>
                      </w:divBdr>
                    </w:div>
                  </w:divsChild>
                </w:div>
                <w:div w:id="1133787039">
                  <w:marLeft w:val="0"/>
                  <w:marRight w:val="0"/>
                  <w:marTop w:val="0"/>
                  <w:marBottom w:val="0"/>
                  <w:divBdr>
                    <w:top w:val="none" w:sz="0" w:space="0" w:color="auto"/>
                    <w:left w:val="none" w:sz="0" w:space="0" w:color="auto"/>
                    <w:bottom w:val="none" w:sz="0" w:space="0" w:color="auto"/>
                    <w:right w:val="none" w:sz="0" w:space="0" w:color="auto"/>
                  </w:divBdr>
                  <w:divsChild>
                    <w:div w:id="574779675">
                      <w:marLeft w:val="0"/>
                      <w:marRight w:val="0"/>
                      <w:marTop w:val="0"/>
                      <w:marBottom w:val="0"/>
                      <w:divBdr>
                        <w:top w:val="none" w:sz="0" w:space="0" w:color="auto"/>
                        <w:left w:val="none" w:sz="0" w:space="0" w:color="auto"/>
                        <w:bottom w:val="none" w:sz="0" w:space="0" w:color="auto"/>
                        <w:right w:val="none" w:sz="0" w:space="0" w:color="auto"/>
                      </w:divBdr>
                    </w:div>
                  </w:divsChild>
                </w:div>
                <w:div w:id="1295023604">
                  <w:marLeft w:val="0"/>
                  <w:marRight w:val="0"/>
                  <w:marTop w:val="0"/>
                  <w:marBottom w:val="0"/>
                  <w:divBdr>
                    <w:top w:val="none" w:sz="0" w:space="0" w:color="auto"/>
                    <w:left w:val="none" w:sz="0" w:space="0" w:color="auto"/>
                    <w:bottom w:val="none" w:sz="0" w:space="0" w:color="auto"/>
                    <w:right w:val="none" w:sz="0" w:space="0" w:color="auto"/>
                  </w:divBdr>
                  <w:divsChild>
                    <w:div w:id="42600981">
                      <w:marLeft w:val="0"/>
                      <w:marRight w:val="0"/>
                      <w:marTop w:val="0"/>
                      <w:marBottom w:val="0"/>
                      <w:divBdr>
                        <w:top w:val="none" w:sz="0" w:space="0" w:color="auto"/>
                        <w:left w:val="none" w:sz="0" w:space="0" w:color="auto"/>
                        <w:bottom w:val="none" w:sz="0" w:space="0" w:color="auto"/>
                        <w:right w:val="none" w:sz="0" w:space="0" w:color="auto"/>
                      </w:divBdr>
                    </w:div>
                  </w:divsChild>
                </w:div>
                <w:div w:id="1305356491">
                  <w:marLeft w:val="0"/>
                  <w:marRight w:val="0"/>
                  <w:marTop w:val="0"/>
                  <w:marBottom w:val="0"/>
                  <w:divBdr>
                    <w:top w:val="none" w:sz="0" w:space="0" w:color="auto"/>
                    <w:left w:val="none" w:sz="0" w:space="0" w:color="auto"/>
                    <w:bottom w:val="none" w:sz="0" w:space="0" w:color="auto"/>
                    <w:right w:val="none" w:sz="0" w:space="0" w:color="auto"/>
                  </w:divBdr>
                  <w:divsChild>
                    <w:div w:id="689986832">
                      <w:marLeft w:val="0"/>
                      <w:marRight w:val="0"/>
                      <w:marTop w:val="0"/>
                      <w:marBottom w:val="0"/>
                      <w:divBdr>
                        <w:top w:val="none" w:sz="0" w:space="0" w:color="auto"/>
                        <w:left w:val="none" w:sz="0" w:space="0" w:color="auto"/>
                        <w:bottom w:val="none" w:sz="0" w:space="0" w:color="auto"/>
                        <w:right w:val="none" w:sz="0" w:space="0" w:color="auto"/>
                      </w:divBdr>
                    </w:div>
                  </w:divsChild>
                </w:div>
                <w:div w:id="1346251469">
                  <w:marLeft w:val="0"/>
                  <w:marRight w:val="0"/>
                  <w:marTop w:val="0"/>
                  <w:marBottom w:val="0"/>
                  <w:divBdr>
                    <w:top w:val="none" w:sz="0" w:space="0" w:color="auto"/>
                    <w:left w:val="none" w:sz="0" w:space="0" w:color="auto"/>
                    <w:bottom w:val="none" w:sz="0" w:space="0" w:color="auto"/>
                    <w:right w:val="none" w:sz="0" w:space="0" w:color="auto"/>
                  </w:divBdr>
                  <w:divsChild>
                    <w:div w:id="251818895">
                      <w:marLeft w:val="0"/>
                      <w:marRight w:val="0"/>
                      <w:marTop w:val="0"/>
                      <w:marBottom w:val="0"/>
                      <w:divBdr>
                        <w:top w:val="none" w:sz="0" w:space="0" w:color="auto"/>
                        <w:left w:val="none" w:sz="0" w:space="0" w:color="auto"/>
                        <w:bottom w:val="none" w:sz="0" w:space="0" w:color="auto"/>
                        <w:right w:val="none" w:sz="0" w:space="0" w:color="auto"/>
                      </w:divBdr>
                    </w:div>
                  </w:divsChild>
                </w:div>
                <w:div w:id="1398670738">
                  <w:marLeft w:val="0"/>
                  <w:marRight w:val="0"/>
                  <w:marTop w:val="0"/>
                  <w:marBottom w:val="0"/>
                  <w:divBdr>
                    <w:top w:val="none" w:sz="0" w:space="0" w:color="auto"/>
                    <w:left w:val="none" w:sz="0" w:space="0" w:color="auto"/>
                    <w:bottom w:val="none" w:sz="0" w:space="0" w:color="auto"/>
                    <w:right w:val="none" w:sz="0" w:space="0" w:color="auto"/>
                  </w:divBdr>
                  <w:divsChild>
                    <w:div w:id="484517135">
                      <w:marLeft w:val="0"/>
                      <w:marRight w:val="0"/>
                      <w:marTop w:val="0"/>
                      <w:marBottom w:val="0"/>
                      <w:divBdr>
                        <w:top w:val="none" w:sz="0" w:space="0" w:color="auto"/>
                        <w:left w:val="none" w:sz="0" w:space="0" w:color="auto"/>
                        <w:bottom w:val="none" w:sz="0" w:space="0" w:color="auto"/>
                        <w:right w:val="none" w:sz="0" w:space="0" w:color="auto"/>
                      </w:divBdr>
                    </w:div>
                  </w:divsChild>
                </w:div>
                <w:div w:id="1433090943">
                  <w:marLeft w:val="0"/>
                  <w:marRight w:val="0"/>
                  <w:marTop w:val="0"/>
                  <w:marBottom w:val="0"/>
                  <w:divBdr>
                    <w:top w:val="none" w:sz="0" w:space="0" w:color="auto"/>
                    <w:left w:val="none" w:sz="0" w:space="0" w:color="auto"/>
                    <w:bottom w:val="none" w:sz="0" w:space="0" w:color="auto"/>
                    <w:right w:val="none" w:sz="0" w:space="0" w:color="auto"/>
                  </w:divBdr>
                  <w:divsChild>
                    <w:div w:id="665745375">
                      <w:marLeft w:val="0"/>
                      <w:marRight w:val="0"/>
                      <w:marTop w:val="0"/>
                      <w:marBottom w:val="0"/>
                      <w:divBdr>
                        <w:top w:val="none" w:sz="0" w:space="0" w:color="auto"/>
                        <w:left w:val="none" w:sz="0" w:space="0" w:color="auto"/>
                        <w:bottom w:val="none" w:sz="0" w:space="0" w:color="auto"/>
                        <w:right w:val="none" w:sz="0" w:space="0" w:color="auto"/>
                      </w:divBdr>
                    </w:div>
                  </w:divsChild>
                </w:div>
                <w:div w:id="1452164915">
                  <w:marLeft w:val="0"/>
                  <w:marRight w:val="0"/>
                  <w:marTop w:val="0"/>
                  <w:marBottom w:val="0"/>
                  <w:divBdr>
                    <w:top w:val="none" w:sz="0" w:space="0" w:color="auto"/>
                    <w:left w:val="none" w:sz="0" w:space="0" w:color="auto"/>
                    <w:bottom w:val="none" w:sz="0" w:space="0" w:color="auto"/>
                    <w:right w:val="none" w:sz="0" w:space="0" w:color="auto"/>
                  </w:divBdr>
                  <w:divsChild>
                    <w:div w:id="1461024785">
                      <w:marLeft w:val="0"/>
                      <w:marRight w:val="0"/>
                      <w:marTop w:val="0"/>
                      <w:marBottom w:val="0"/>
                      <w:divBdr>
                        <w:top w:val="none" w:sz="0" w:space="0" w:color="auto"/>
                        <w:left w:val="none" w:sz="0" w:space="0" w:color="auto"/>
                        <w:bottom w:val="none" w:sz="0" w:space="0" w:color="auto"/>
                        <w:right w:val="none" w:sz="0" w:space="0" w:color="auto"/>
                      </w:divBdr>
                    </w:div>
                  </w:divsChild>
                </w:div>
                <w:div w:id="1460221753">
                  <w:marLeft w:val="0"/>
                  <w:marRight w:val="0"/>
                  <w:marTop w:val="0"/>
                  <w:marBottom w:val="0"/>
                  <w:divBdr>
                    <w:top w:val="none" w:sz="0" w:space="0" w:color="auto"/>
                    <w:left w:val="none" w:sz="0" w:space="0" w:color="auto"/>
                    <w:bottom w:val="none" w:sz="0" w:space="0" w:color="auto"/>
                    <w:right w:val="none" w:sz="0" w:space="0" w:color="auto"/>
                  </w:divBdr>
                  <w:divsChild>
                    <w:div w:id="950670770">
                      <w:marLeft w:val="0"/>
                      <w:marRight w:val="0"/>
                      <w:marTop w:val="0"/>
                      <w:marBottom w:val="0"/>
                      <w:divBdr>
                        <w:top w:val="none" w:sz="0" w:space="0" w:color="auto"/>
                        <w:left w:val="none" w:sz="0" w:space="0" w:color="auto"/>
                        <w:bottom w:val="none" w:sz="0" w:space="0" w:color="auto"/>
                        <w:right w:val="none" w:sz="0" w:space="0" w:color="auto"/>
                      </w:divBdr>
                    </w:div>
                  </w:divsChild>
                </w:div>
                <w:div w:id="1534733660">
                  <w:marLeft w:val="0"/>
                  <w:marRight w:val="0"/>
                  <w:marTop w:val="0"/>
                  <w:marBottom w:val="0"/>
                  <w:divBdr>
                    <w:top w:val="none" w:sz="0" w:space="0" w:color="auto"/>
                    <w:left w:val="none" w:sz="0" w:space="0" w:color="auto"/>
                    <w:bottom w:val="none" w:sz="0" w:space="0" w:color="auto"/>
                    <w:right w:val="none" w:sz="0" w:space="0" w:color="auto"/>
                  </w:divBdr>
                  <w:divsChild>
                    <w:div w:id="54863143">
                      <w:marLeft w:val="0"/>
                      <w:marRight w:val="0"/>
                      <w:marTop w:val="0"/>
                      <w:marBottom w:val="0"/>
                      <w:divBdr>
                        <w:top w:val="none" w:sz="0" w:space="0" w:color="auto"/>
                        <w:left w:val="none" w:sz="0" w:space="0" w:color="auto"/>
                        <w:bottom w:val="none" w:sz="0" w:space="0" w:color="auto"/>
                        <w:right w:val="none" w:sz="0" w:space="0" w:color="auto"/>
                      </w:divBdr>
                    </w:div>
                  </w:divsChild>
                </w:div>
                <w:div w:id="1558320749">
                  <w:marLeft w:val="0"/>
                  <w:marRight w:val="0"/>
                  <w:marTop w:val="0"/>
                  <w:marBottom w:val="0"/>
                  <w:divBdr>
                    <w:top w:val="none" w:sz="0" w:space="0" w:color="auto"/>
                    <w:left w:val="none" w:sz="0" w:space="0" w:color="auto"/>
                    <w:bottom w:val="none" w:sz="0" w:space="0" w:color="auto"/>
                    <w:right w:val="none" w:sz="0" w:space="0" w:color="auto"/>
                  </w:divBdr>
                  <w:divsChild>
                    <w:div w:id="821391547">
                      <w:marLeft w:val="0"/>
                      <w:marRight w:val="0"/>
                      <w:marTop w:val="0"/>
                      <w:marBottom w:val="0"/>
                      <w:divBdr>
                        <w:top w:val="none" w:sz="0" w:space="0" w:color="auto"/>
                        <w:left w:val="none" w:sz="0" w:space="0" w:color="auto"/>
                        <w:bottom w:val="none" w:sz="0" w:space="0" w:color="auto"/>
                        <w:right w:val="none" w:sz="0" w:space="0" w:color="auto"/>
                      </w:divBdr>
                    </w:div>
                  </w:divsChild>
                </w:div>
                <w:div w:id="1587498774">
                  <w:marLeft w:val="0"/>
                  <w:marRight w:val="0"/>
                  <w:marTop w:val="0"/>
                  <w:marBottom w:val="0"/>
                  <w:divBdr>
                    <w:top w:val="none" w:sz="0" w:space="0" w:color="auto"/>
                    <w:left w:val="none" w:sz="0" w:space="0" w:color="auto"/>
                    <w:bottom w:val="none" w:sz="0" w:space="0" w:color="auto"/>
                    <w:right w:val="none" w:sz="0" w:space="0" w:color="auto"/>
                  </w:divBdr>
                  <w:divsChild>
                    <w:div w:id="228998314">
                      <w:marLeft w:val="0"/>
                      <w:marRight w:val="0"/>
                      <w:marTop w:val="0"/>
                      <w:marBottom w:val="0"/>
                      <w:divBdr>
                        <w:top w:val="none" w:sz="0" w:space="0" w:color="auto"/>
                        <w:left w:val="none" w:sz="0" w:space="0" w:color="auto"/>
                        <w:bottom w:val="none" w:sz="0" w:space="0" w:color="auto"/>
                        <w:right w:val="none" w:sz="0" w:space="0" w:color="auto"/>
                      </w:divBdr>
                    </w:div>
                  </w:divsChild>
                </w:div>
                <w:div w:id="1653214205">
                  <w:marLeft w:val="0"/>
                  <w:marRight w:val="0"/>
                  <w:marTop w:val="0"/>
                  <w:marBottom w:val="0"/>
                  <w:divBdr>
                    <w:top w:val="none" w:sz="0" w:space="0" w:color="auto"/>
                    <w:left w:val="none" w:sz="0" w:space="0" w:color="auto"/>
                    <w:bottom w:val="none" w:sz="0" w:space="0" w:color="auto"/>
                    <w:right w:val="none" w:sz="0" w:space="0" w:color="auto"/>
                  </w:divBdr>
                  <w:divsChild>
                    <w:div w:id="357005873">
                      <w:marLeft w:val="0"/>
                      <w:marRight w:val="0"/>
                      <w:marTop w:val="0"/>
                      <w:marBottom w:val="0"/>
                      <w:divBdr>
                        <w:top w:val="none" w:sz="0" w:space="0" w:color="auto"/>
                        <w:left w:val="none" w:sz="0" w:space="0" w:color="auto"/>
                        <w:bottom w:val="none" w:sz="0" w:space="0" w:color="auto"/>
                        <w:right w:val="none" w:sz="0" w:space="0" w:color="auto"/>
                      </w:divBdr>
                    </w:div>
                  </w:divsChild>
                </w:div>
                <w:div w:id="1698700949">
                  <w:marLeft w:val="0"/>
                  <w:marRight w:val="0"/>
                  <w:marTop w:val="0"/>
                  <w:marBottom w:val="0"/>
                  <w:divBdr>
                    <w:top w:val="none" w:sz="0" w:space="0" w:color="auto"/>
                    <w:left w:val="none" w:sz="0" w:space="0" w:color="auto"/>
                    <w:bottom w:val="none" w:sz="0" w:space="0" w:color="auto"/>
                    <w:right w:val="none" w:sz="0" w:space="0" w:color="auto"/>
                  </w:divBdr>
                  <w:divsChild>
                    <w:div w:id="1182743879">
                      <w:marLeft w:val="0"/>
                      <w:marRight w:val="0"/>
                      <w:marTop w:val="0"/>
                      <w:marBottom w:val="0"/>
                      <w:divBdr>
                        <w:top w:val="none" w:sz="0" w:space="0" w:color="auto"/>
                        <w:left w:val="none" w:sz="0" w:space="0" w:color="auto"/>
                        <w:bottom w:val="none" w:sz="0" w:space="0" w:color="auto"/>
                        <w:right w:val="none" w:sz="0" w:space="0" w:color="auto"/>
                      </w:divBdr>
                    </w:div>
                  </w:divsChild>
                </w:div>
                <w:div w:id="1859074888">
                  <w:marLeft w:val="0"/>
                  <w:marRight w:val="0"/>
                  <w:marTop w:val="0"/>
                  <w:marBottom w:val="0"/>
                  <w:divBdr>
                    <w:top w:val="none" w:sz="0" w:space="0" w:color="auto"/>
                    <w:left w:val="none" w:sz="0" w:space="0" w:color="auto"/>
                    <w:bottom w:val="none" w:sz="0" w:space="0" w:color="auto"/>
                    <w:right w:val="none" w:sz="0" w:space="0" w:color="auto"/>
                  </w:divBdr>
                  <w:divsChild>
                    <w:div w:id="1885830522">
                      <w:marLeft w:val="0"/>
                      <w:marRight w:val="0"/>
                      <w:marTop w:val="0"/>
                      <w:marBottom w:val="0"/>
                      <w:divBdr>
                        <w:top w:val="none" w:sz="0" w:space="0" w:color="auto"/>
                        <w:left w:val="none" w:sz="0" w:space="0" w:color="auto"/>
                        <w:bottom w:val="none" w:sz="0" w:space="0" w:color="auto"/>
                        <w:right w:val="none" w:sz="0" w:space="0" w:color="auto"/>
                      </w:divBdr>
                    </w:div>
                  </w:divsChild>
                </w:div>
                <w:div w:id="1895969983">
                  <w:marLeft w:val="0"/>
                  <w:marRight w:val="0"/>
                  <w:marTop w:val="0"/>
                  <w:marBottom w:val="0"/>
                  <w:divBdr>
                    <w:top w:val="none" w:sz="0" w:space="0" w:color="auto"/>
                    <w:left w:val="none" w:sz="0" w:space="0" w:color="auto"/>
                    <w:bottom w:val="none" w:sz="0" w:space="0" w:color="auto"/>
                    <w:right w:val="none" w:sz="0" w:space="0" w:color="auto"/>
                  </w:divBdr>
                  <w:divsChild>
                    <w:div w:id="247540859">
                      <w:marLeft w:val="0"/>
                      <w:marRight w:val="0"/>
                      <w:marTop w:val="0"/>
                      <w:marBottom w:val="0"/>
                      <w:divBdr>
                        <w:top w:val="none" w:sz="0" w:space="0" w:color="auto"/>
                        <w:left w:val="none" w:sz="0" w:space="0" w:color="auto"/>
                        <w:bottom w:val="none" w:sz="0" w:space="0" w:color="auto"/>
                        <w:right w:val="none" w:sz="0" w:space="0" w:color="auto"/>
                      </w:divBdr>
                    </w:div>
                  </w:divsChild>
                </w:div>
                <w:div w:id="1996377150">
                  <w:marLeft w:val="0"/>
                  <w:marRight w:val="0"/>
                  <w:marTop w:val="0"/>
                  <w:marBottom w:val="0"/>
                  <w:divBdr>
                    <w:top w:val="none" w:sz="0" w:space="0" w:color="auto"/>
                    <w:left w:val="none" w:sz="0" w:space="0" w:color="auto"/>
                    <w:bottom w:val="none" w:sz="0" w:space="0" w:color="auto"/>
                    <w:right w:val="none" w:sz="0" w:space="0" w:color="auto"/>
                  </w:divBdr>
                  <w:divsChild>
                    <w:div w:id="197475118">
                      <w:marLeft w:val="0"/>
                      <w:marRight w:val="0"/>
                      <w:marTop w:val="0"/>
                      <w:marBottom w:val="0"/>
                      <w:divBdr>
                        <w:top w:val="none" w:sz="0" w:space="0" w:color="auto"/>
                        <w:left w:val="none" w:sz="0" w:space="0" w:color="auto"/>
                        <w:bottom w:val="none" w:sz="0" w:space="0" w:color="auto"/>
                        <w:right w:val="none" w:sz="0" w:space="0" w:color="auto"/>
                      </w:divBdr>
                    </w:div>
                  </w:divsChild>
                </w:div>
                <w:div w:id="2055614466">
                  <w:marLeft w:val="0"/>
                  <w:marRight w:val="0"/>
                  <w:marTop w:val="0"/>
                  <w:marBottom w:val="0"/>
                  <w:divBdr>
                    <w:top w:val="none" w:sz="0" w:space="0" w:color="auto"/>
                    <w:left w:val="none" w:sz="0" w:space="0" w:color="auto"/>
                    <w:bottom w:val="none" w:sz="0" w:space="0" w:color="auto"/>
                    <w:right w:val="none" w:sz="0" w:space="0" w:color="auto"/>
                  </w:divBdr>
                  <w:divsChild>
                    <w:div w:id="350109613">
                      <w:marLeft w:val="0"/>
                      <w:marRight w:val="0"/>
                      <w:marTop w:val="0"/>
                      <w:marBottom w:val="0"/>
                      <w:divBdr>
                        <w:top w:val="none" w:sz="0" w:space="0" w:color="auto"/>
                        <w:left w:val="none" w:sz="0" w:space="0" w:color="auto"/>
                        <w:bottom w:val="none" w:sz="0" w:space="0" w:color="auto"/>
                        <w:right w:val="none" w:sz="0" w:space="0" w:color="auto"/>
                      </w:divBdr>
                    </w:div>
                  </w:divsChild>
                </w:div>
                <w:div w:id="2086292398">
                  <w:marLeft w:val="0"/>
                  <w:marRight w:val="0"/>
                  <w:marTop w:val="0"/>
                  <w:marBottom w:val="0"/>
                  <w:divBdr>
                    <w:top w:val="none" w:sz="0" w:space="0" w:color="auto"/>
                    <w:left w:val="none" w:sz="0" w:space="0" w:color="auto"/>
                    <w:bottom w:val="none" w:sz="0" w:space="0" w:color="auto"/>
                    <w:right w:val="none" w:sz="0" w:space="0" w:color="auto"/>
                  </w:divBdr>
                  <w:divsChild>
                    <w:div w:id="1921672886">
                      <w:marLeft w:val="0"/>
                      <w:marRight w:val="0"/>
                      <w:marTop w:val="0"/>
                      <w:marBottom w:val="0"/>
                      <w:divBdr>
                        <w:top w:val="none" w:sz="0" w:space="0" w:color="auto"/>
                        <w:left w:val="none" w:sz="0" w:space="0" w:color="auto"/>
                        <w:bottom w:val="none" w:sz="0" w:space="0" w:color="auto"/>
                        <w:right w:val="none" w:sz="0" w:space="0" w:color="auto"/>
                      </w:divBdr>
                    </w:div>
                  </w:divsChild>
                </w:div>
                <w:div w:id="2116364147">
                  <w:marLeft w:val="0"/>
                  <w:marRight w:val="0"/>
                  <w:marTop w:val="0"/>
                  <w:marBottom w:val="0"/>
                  <w:divBdr>
                    <w:top w:val="none" w:sz="0" w:space="0" w:color="auto"/>
                    <w:left w:val="none" w:sz="0" w:space="0" w:color="auto"/>
                    <w:bottom w:val="none" w:sz="0" w:space="0" w:color="auto"/>
                    <w:right w:val="none" w:sz="0" w:space="0" w:color="auto"/>
                  </w:divBdr>
                  <w:divsChild>
                    <w:div w:id="103345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541324">
          <w:marLeft w:val="0"/>
          <w:marRight w:val="0"/>
          <w:marTop w:val="0"/>
          <w:marBottom w:val="0"/>
          <w:divBdr>
            <w:top w:val="none" w:sz="0" w:space="0" w:color="auto"/>
            <w:left w:val="none" w:sz="0" w:space="0" w:color="auto"/>
            <w:bottom w:val="none" w:sz="0" w:space="0" w:color="auto"/>
            <w:right w:val="none" w:sz="0" w:space="0" w:color="auto"/>
          </w:divBdr>
        </w:div>
        <w:div w:id="771051278">
          <w:marLeft w:val="0"/>
          <w:marRight w:val="0"/>
          <w:marTop w:val="0"/>
          <w:marBottom w:val="0"/>
          <w:divBdr>
            <w:top w:val="none" w:sz="0" w:space="0" w:color="auto"/>
            <w:left w:val="none" w:sz="0" w:space="0" w:color="auto"/>
            <w:bottom w:val="none" w:sz="0" w:space="0" w:color="auto"/>
            <w:right w:val="none" w:sz="0" w:space="0" w:color="auto"/>
          </w:divBdr>
        </w:div>
        <w:div w:id="839463887">
          <w:marLeft w:val="0"/>
          <w:marRight w:val="0"/>
          <w:marTop w:val="0"/>
          <w:marBottom w:val="0"/>
          <w:divBdr>
            <w:top w:val="none" w:sz="0" w:space="0" w:color="auto"/>
            <w:left w:val="none" w:sz="0" w:space="0" w:color="auto"/>
            <w:bottom w:val="none" w:sz="0" w:space="0" w:color="auto"/>
            <w:right w:val="none" w:sz="0" w:space="0" w:color="auto"/>
          </w:divBdr>
        </w:div>
        <w:div w:id="901524615">
          <w:marLeft w:val="0"/>
          <w:marRight w:val="0"/>
          <w:marTop w:val="0"/>
          <w:marBottom w:val="0"/>
          <w:divBdr>
            <w:top w:val="none" w:sz="0" w:space="0" w:color="auto"/>
            <w:left w:val="none" w:sz="0" w:space="0" w:color="auto"/>
            <w:bottom w:val="none" w:sz="0" w:space="0" w:color="auto"/>
            <w:right w:val="none" w:sz="0" w:space="0" w:color="auto"/>
          </w:divBdr>
          <w:divsChild>
            <w:div w:id="127937093">
              <w:marLeft w:val="-75"/>
              <w:marRight w:val="0"/>
              <w:marTop w:val="30"/>
              <w:marBottom w:val="30"/>
              <w:divBdr>
                <w:top w:val="none" w:sz="0" w:space="0" w:color="auto"/>
                <w:left w:val="none" w:sz="0" w:space="0" w:color="auto"/>
                <w:bottom w:val="none" w:sz="0" w:space="0" w:color="auto"/>
                <w:right w:val="none" w:sz="0" w:space="0" w:color="auto"/>
              </w:divBdr>
              <w:divsChild>
                <w:div w:id="1232077012">
                  <w:marLeft w:val="0"/>
                  <w:marRight w:val="0"/>
                  <w:marTop w:val="0"/>
                  <w:marBottom w:val="0"/>
                  <w:divBdr>
                    <w:top w:val="none" w:sz="0" w:space="0" w:color="auto"/>
                    <w:left w:val="none" w:sz="0" w:space="0" w:color="auto"/>
                    <w:bottom w:val="none" w:sz="0" w:space="0" w:color="auto"/>
                    <w:right w:val="none" w:sz="0" w:space="0" w:color="auto"/>
                  </w:divBdr>
                  <w:divsChild>
                    <w:div w:id="1900482543">
                      <w:marLeft w:val="0"/>
                      <w:marRight w:val="0"/>
                      <w:marTop w:val="0"/>
                      <w:marBottom w:val="0"/>
                      <w:divBdr>
                        <w:top w:val="none" w:sz="0" w:space="0" w:color="auto"/>
                        <w:left w:val="none" w:sz="0" w:space="0" w:color="auto"/>
                        <w:bottom w:val="none" w:sz="0" w:space="0" w:color="auto"/>
                        <w:right w:val="none" w:sz="0" w:space="0" w:color="auto"/>
                      </w:divBdr>
                    </w:div>
                  </w:divsChild>
                </w:div>
                <w:div w:id="1795557293">
                  <w:marLeft w:val="0"/>
                  <w:marRight w:val="0"/>
                  <w:marTop w:val="0"/>
                  <w:marBottom w:val="0"/>
                  <w:divBdr>
                    <w:top w:val="none" w:sz="0" w:space="0" w:color="auto"/>
                    <w:left w:val="none" w:sz="0" w:space="0" w:color="auto"/>
                    <w:bottom w:val="none" w:sz="0" w:space="0" w:color="auto"/>
                    <w:right w:val="none" w:sz="0" w:space="0" w:color="auto"/>
                  </w:divBdr>
                  <w:divsChild>
                    <w:div w:id="657923360">
                      <w:marLeft w:val="0"/>
                      <w:marRight w:val="0"/>
                      <w:marTop w:val="0"/>
                      <w:marBottom w:val="0"/>
                      <w:divBdr>
                        <w:top w:val="none" w:sz="0" w:space="0" w:color="auto"/>
                        <w:left w:val="none" w:sz="0" w:space="0" w:color="auto"/>
                        <w:bottom w:val="none" w:sz="0" w:space="0" w:color="auto"/>
                        <w:right w:val="none" w:sz="0" w:space="0" w:color="auto"/>
                      </w:divBdr>
                    </w:div>
                    <w:div w:id="94858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049062">
          <w:marLeft w:val="0"/>
          <w:marRight w:val="0"/>
          <w:marTop w:val="0"/>
          <w:marBottom w:val="0"/>
          <w:divBdr>
            <w:top w:val="none" w:sz="0" w:space="0" w:color="auto"/>
            <w:left w:val="none" w:sz="0" w:space="0" w:color="auto"/>
            <w:bottom w:val="none" w:sz="0" w:space="0" w:color="auto"/>
            <w:right w:val="none" w:sz="0" w:space="0" w:color="auto"/>
          </w:divBdr>
        </w:div>
        <w:div w:id="1281643145">
          <w:marLeft w:val="0"/>
          <w:marRight w:val="0"/>
          <w:marTop w:val="0"/>
          <w:marBottom w:val="0"/>
          <w:divBdr>
            <w:top w:val="none" w:sz="0" w:space="0" w:color="auto"/>
            <w:left w:val="none" w:sz="0" w:space="0" w:color="auto"/>
            <w:bottom w:val="none" w:sz="0" w:space="0" w:color="auto"/>
            <w:right w:val="none" w:sz="0" w:space="0" w:color="auto"/>
          </w:divBdr>
        </w:div>
        <w:div w:id="1327779343">
          <w:marLeft w:val="0"/>
          <w:marRight w:val="0"/>
          <w:marTop w:val="0"/>
          <w:marBottom w:val="0"/>
          <w:divBdr>
            <w:top w:val="none" w:sz="0" w:space="0" w:color="auto"/>
            <w:left w:val="none" w:sz="0" w:space="0" w:color="auto"/>
            <w:bottom w:val="none" w:sz="0" w:space="0" w:color="auto"/>
            <w:right w:val="none" w:sz="0" w:space="0" w:color="auto"/>
          </w:divBdr>
        </w:div>
        <w:div w:id="1426653226">
          <w:marLeft w:val="0"/>
          <w:marRight w:val="0"/>
          <w:marTop w:val="0"/>
          <w:marBottom w:val="0"/>
          <w:divBdr>
            <w:top w:val="none" w:sz="0" w:space="0" w:color="auto"/>
            <w:left w:val="none" w:sz="0" w:space="0" w:color="auto"/>
            <w:bottom w:val="none" w:sz="0" w:space="0" w:color="auto"/>
            <w:right w:val="none" w:sz="0" w:space="0" w:color="auto"/>
          </w:divBdr>
        </w:div>
        <w:div w:id="1813019810">
          <w:marLeft w:val="0"/>
          <w:marRight w:val="0"/>
          <w:marTop w:val="0"/>
          <w:marBottom w:val="0"/>
          <w:divBdr>
            <w:top w:val="none" w:sz="0" w:space="0" w:color="auto"/>
            <w:left w:val="none" w:sz="0" w:space="0" w:color="auto"/>
            <w:bottom w:val="none" w:sz="0" w:space="0" w:color="auto"/>
            <w:right w:val="none" w:sz="0" w:space="0" w:color="auto"/>
          </w:divBdr>
          <w:divsChild>
            <w:div w:id="2081440545">
              <w:marLeft w:val="-75"/>
              <w:marRight w:val="0"/>
              <w:marTop w:val="30"/>
              <w:marBottom w:val="30"/>
              <w:divBdr>
                <w:top w:val="none" w:sz="0" w:space="0" w:color="auto"/>
                <w:left w:val="none" w:sz="0" w:space="0" w:color="auto"/>
                <w:bottom w:val="none" w:sz="0" w:space="0" w:color="auto"/>
                <w:right w:val="none" w:sz="0" w:space="0" w:color="auto"/>
              </w:divBdr>
              <w:divsChild>
                <w:div w:id="65306265">
                  <w:marLeft w:val="0"/>
                  <w:marRight w:val="0"/>
                  <w:marTop w:val="0"/>
                  <w:marBottom w:val="0"/>
                  <w:divBdr>
                    <w:top w:val="none" w:sz="0" w:space="0" w:color="auto"/>
                    <w:left w:val="none" w:sz="0" w:space="0" w:color="auto"/>
                    <w:bottom w:val="none" w:sz="0" w:space="0" w:color="auto"/>
                    <w:right w:val="none" w:sz="0" w:space="0" w:color="auto"/>
                  </w:divBdr>
                  <w:divsChild>
                    <w:div w:id="1975019164">
                      <w:marLeft w:val="0"/>
                      <w:marRight w:val="0"/>
                      <w:marTop w:val="0"/>
                      <w:marBottom w:val="0"/>
                      <w:divBdr>
                        <w:top w:val="none" w:sz="0" w:space="0" w:color="auto"/>
                        <w:left w:val="none" w:sz="0" w:space="0" w:color="auto"/>
                        <w:bottom w:val="none" w:sz="0" w:space="0" w:color="auto"/>
                        <w:right w:val="none" w:sz="0" w:space="0" w:color="auto"/>
                      </w:divBdr>
                    </w:div>
                  </w:divsChild>
                </w:div>
                <w:div w:id="168644313">
                  <w:marLeft w:val="0"/>
                  <w:marRight w:val="0"/>
                  <w:marTop w:val="0"/>
                  <w:marBottom w:val="0"/>
                  <w:divBdr>
                    <w:top w:val="none" w:sz="0" w:space="0" w:color="auto"/>
                    <w:left w:val="none" w:sz="0" w:space="0" w:color="auto"/>
                    <w:bottom w:val="none" w:sz="0" w:space="0" w:color="auto"/>
                    <w:right w:val="none" w:sz="0" w:space="0" w:color="auto"/>
                  </w:divBdr>
                  <w:divsChild>
                    <w:div w:id="476186518">
                      <w:marLeft w:val="0"/>
                      <w:marRight w:val="0"/>
                      <w:marTop w:val="0"/>
                      <w:marBottom w:val="0"/>
                      <w:divBdr>
                        <w:top w:val="none" w:sz="0" w:space="0" w:color="auto"/>
                        <w:left w:val="none" w:sz="0" w:space="0" w:color="auto"/>
                        <w:bottom w:val="none" w:sz="0" w:space="0" w:color="auto"/>
                        <w:right w:val="none" w:sz="0" w:space="0" w:color="auto"/>
                      </w:divBdr>
                    </w:div>
                    <w:div w:id="648171313">
                      <w:marLeft w:val="0"/>
                      <w:marRight w:val="0"/>
                      <w:marTop w:val="0"/>
                      <w:marBottom w:val="0"/>
                      <w:divBdr>
                        <w:top w:val="none" w:sz="0" w:space="0" w:color="auto"/>
                        <w:left w:val="none" w:sz="0" w:space="0" w:color="auto"/>
                        <w:bottom w:val="none" w:sz="0" w:space="0" w:color="auto"/>
                        <w:right w:val="none" w:sz="0" w:space="0" w:color="auto"/>
                      </w:divBdr>
                    </w:div>
                  </w:divsChild>
                </w:div>
                <w:div w:id="170147905">
                  <w:marLeft w:val="0"/>
                  <w:marRight w:val="0"/>
                  <w:marTop w:val="0"/>
                  <w:marBottom w:val="0"/>
                  <w:divBdr>
                    <w:top w:val="none" w:sz="0" w:space="0" w:color="auto"/>
                    <w:left w:val="none" w:sz="0" w:space="0" w:color="auto"/>
                    <w:bottom w:val="none" w:sz="0" w:space="0" w:color="auto"/>
                    <w:right w:val="none" w:sz="0" w:space="0" w:color="auto"/>
                  </w:divBdr>
                  <w:divsChild>
                    <w:div w:id="1705253673">
                      <w:marLeft w:val="0"/>
                      <w:marRight w:val="0"/>
                      <w:marTop w:val="0"/>
                      <w:marBottom w:val="0"/>
                      <w:divBdr>
                        <w:top w:val="none" w:sz="0" w:space="0" w:color="auto"/>
                        <w:left w:val="none" w:sz="0" w:space="0" w:color="auto"/>
                        <w:bottom w:val="none" w:sz="0" w:space="0" w:color="auto"/>
                        <w:right w:val="none" w:sz="0" w:space="0" w:color="auto"/>
                      </w:divBdr>
                    </w:div>
                  </w:divsChild>
                </w:div>
                <w:div w:id="277302290">
                  <w:marLeft w:val="0"/>
                  <w:marRight w:val="0"/>
                  <w:marTop w:val="0"/>
                  <w:marBottom w:val="0"/>
                  <w:divBdr>
                    <w:top w:val="none" w:sz="0" w:space="0" w:color="auto"/>
                    <w:left w:val="none" w:sz="0" w:space="0" w:color="auto"/>
                    <w:bottom w:val="none" w:sz="0" w:space="0" w:color="auto"/>
                    <w:right w:val="none" w:sz="0" w:space="0" w:color="auto"/>
                  </w:divBdr>
                  <w:divsChild>
                    <w:div w:id="315111802">
                      <w:marLeft w:val="0"/>
                      <w:marRight w:val="0"/>
                      <w:marTop w:val="0"/>
                      <w:marBottom w:val="0"/>
                      <w:divBdr>
                        <w:top w:val="none" w:sz="0" w:space="0" w:color="auto"/>
                        <w:left w:val="none" w:sz="0" w:space="0" w:color="auto"/>
                        <w:bottom w:val="none" w:sz="0" w:space="0" w:color="auto"/>
                        <w:right w:val="none" w:sz="0" w:space="0" w:color="auto"/>
                      </w:divBdr>
                    </w:div>
                  </w:divsChild>
                </w:div>
                <w:div w:id="331492598">
                  <w:marLeft w:val="0"/>
                  <w:marRight w:val="0"/>
                  <w:marTop w:val="0"/>
                  <w:marBottom w:val="0"/>
                  <w:divBdr>
                    <w:top w:val="none" w:sz="0" w:space="0" w:color="auto"/>
                    <w:left w:val="none" w:sz="0" w:space="0" w:color="auto"/>
                    <w:bottom w:val="none" w:sz="0" w:space="0" w:color="auto"/>
                    <w:right w:val="none" w:sz="0" w:space="0" w:color="auto"/>
                  </w:divBdr>
                  <w:divsChild>
                    <w:div w:id="1741098929">
                      <w:marLeft w:val="0"/>
                      <w:marRight w:val="0"/>
                      <w:marTop w:val="0"/>
                      <w:marBottom w:val="0"/>
                      <w:divBdr>
                        <w:top w:val="none" w:sz="0" w:space="0" w:color="auto"/>
                        <w:left w:val="none" w:sz="0" w:space="0" w:color="auto"/>
                        <w:bottom w:val="none" w:sz="0" w:space="0" w:color="auto"/>
                        <w:right w:val="none" w:sz="0" w:space="0" w:color="auto"/>
                      </w:divBdr>
                    </w:div>
                  </w:divsChild>
                </w:div>
                <w:div w:id="448932998">
                  <w:marLeft w:val="0"/>
                  <w:marRight w:val="0"/>
                  <w:marTop w:val="0"/>
                  <w:marBottom w:val="0"/>
                  <w:divBdr>
                    <w:top w:val="none" w:sz="0" w:space="0" w:color="auto"/>
                    <w:left w:val="none" w:sz="0" w:space="0" w:color="auto"/>
                    <w:bottom w:val="none" w:sz="0" w:space="0" w:color="auto"/>
                    <w:right w:val="none" w:sz="0" w:space="0" w:color="auto"/>
                  </w:divBdr>
                  <w:divsChild>
                    <w:div w:id="41832439">
                      <w:marLeft w:val="0"/>
                      <w:marRight w:val="0"/>
                      <w:marTop w:val="0"/>
                      <w:marBottom w:val="0"/>
                      <w:divBdr>
                        <w:top w:val="none" w:sz="0" w:space="0" w:color="auto"/>
                        <w:left w:val="none" w:sz="0" w:space="0" w:color="auto"/>
                        <w:bottom w:val="none" w:sz="0" w:space="0" w:color="auto"/>
                        <w:right w:val="none" w:sz="0" w:space="0" w:color="auto"/>
                      </w:divBdr>
                    </w:div>
                    <w:div w:id="1233539245">
                      <w:marLeft w:val="0"/>
                      <w:marRight w:val="0"/>
                      <w:marTop w:val="0"/>
                      <w:marBottom w:val="0"/>
                      <w:divBdr>
                        <w:top w:val="none" w:sz="0" w:space="0" w:color="auto"/>
                        <w:left w:val="none" w:sz="0" w:space="0" w:color="auto"/>
                        <w:bottom w:val="none" w:sz="0" w:space="0" w:color="auto"/>
                        <w:right w:val="none" w:sz="0" w:space="0" w:color="auto"/>
                      </w:divBdr>
                    </w:div>
                  </w:divsChild>
                </w:div>
                <w:div w:id="463499512">
                  <w:marLeft w:val="0"/>
                  <w:marRight w:val="0"/>
                  <w:marTop w:val="0"/>
                  <w:marBottom w:val="0"/>
                  <w:divBdr>
                    <w:top w:val="none" w:sz="0" w:space="0" w:color="auto"/>
                    <w:left w:val="none" w:sz="0" w:space="0" w:color="auto"/>
                    <w:bottom w:val="none" w:sz="0" w:space="0" w:color="auto"/>
                    <w:right w:val="none" w:sz="0" w:space="0" w:color="auto"/>
                  </w:divBdr>
                  <w:divsChild>
                    <w:div w:id="899095905">
                      <w:marLeft w:val="0"/>
                      <w:marRight w:val="0"/>
                      <w:marTop w:val="0"/>
                      <w:marBottom w:val="0"/>
                      <w:divBdr>
                        <w:top w:val="none" w:sz="0" w:space="0" w:color="auto"/>
                        <w:left w:val="none" w:sz="0" w:space="0" w:color="auto"/>
                        <w:bottom w:val="none" w:sz="0" w:space="0" w:color="auto"/>
                        <w:right w:val="none" w:sz="0" w:space="0" w:color="auto"/>
                      </w:divBdr>
                    </w:div>
                  </w:divsChild>
                </w:div>
                <w:div w:id="532963990">
                  <w:marLeft w:val="0"/>
                  <w:marRight w:val="0"/>
                  <w:marTop w:val="0"/>
                  <w:marBottom w:val="0"/>
                  <w:divBdr>
                    <w:top w:val="none" w:sz="0" w:space="0" w:color="auto"/>
                    <w:left w:val="none" w:sz="0" w:space="0" w:color="auto"/>
                    <w:bottom w:val="none" w:sz="0" w:space="0" w:color="auto"/>
                    <w:right w:val="none" w:sz="0" w:space="0" w:color="auto"/>
                  </w:divBdr>
                  <w:divsChild>
                    <w:div w:id="1881504894">
                      <w:marLeft w:val="0"/>
                      <w:marRight w:val="0"/>
                      <w:marTop w:val="0"/>
                      <w:marBottom w:val="0"/>
                      <w:divBdr>
                        <w:top w:val="none" w:sz="0" w:space="0" w:color="auto"/>
                        <w:left w:val="none" w:sz="0" w:space="0" w:color="auto"/>
                        <w:bottom w:val="none" w:sz="0" w:space="0" w:color="auto"/>
                        <w:right w:val="none" w:sz="0" w:space="0" w:color="auto"/>
                      </w:divBdr>
                    </w:div>
                  </w:divsChild>
                </w:div>
                <w:div w:id="657615450">
                  <w:marLeft w:val="0"/>
                  <w:marRight w:val="0"/>
                  <w:marTop w:val="0"/>
                  <w:marBottom w:val="0"/>
                  <w:divBdr>
                    <w:top w:val="none" w:sz="0" w:space="0" w:color="auto"/>
                    <w:left w:val="none" w:sz="0" w:space="0" w:color="auto"/>
                    <w:bottom w:val="none" w:sz="0" w:space="0" w:color="auto"/>
                    <w:right w:val="none" w:sz="0" w:space="0" w:color="auto"/>
                  </w:divBdr>
                  <w:divsChild>
                    <w:div w:id="1837450132">
                      <w:marLeft w:val="0"/>
                      <w:marRight w:val="0"/>
                      <w:marTop w:val="0"/>
                      <w:marBottom w:val="0"/>
                      <w:divBdr>
                        <w:top w:val="none" w:sz="0" w:space="0" w:color="auto"/>
                        <w:left w:val="none" w:sz="0" w:space="0" w:color="auto"/>
                        <w:bottom w:val="none" w:sz="0" w:space="0" w:color="auto"/>
                        <w:right w:val="none" w:sz="0" w:space="0" w:color="auto"/>
                      </w:divBdr>
                    </w:div>
                  </w:divsChild>
                </w:div>
                <w:div w:id="683753017">
                  <w:marLeft w:val="0"/>
                  <w:marRight w:val="0"/>
                  <w:marTop w:val="0"/>
                  <w:marBottom w:val="0"/>
                  <w:divBdr>
                    <w:top w:val="none" w:sz="0" w:space="0" w:color="auto"/>
                    <w:left w:val="none" w:sz="0" w:space="0" w:color="auto"/>
                    <w:bottom w:val="none" w:sz="0" w:space="0" w:color="auto"/>
                    <w:right w:val="none" w:sz="0" w:space="0" w:color="auto"/>
                  </w:divBdr>
                  <w:divsChild>
                    <w:div w:id="723795219">
                      <w:marLeft w:val="0"/>
                      <w:marRight w:val="0"/>
                      <w:marTop w:val="0"/>
                      <w:marBottom w:val="0"/>
                      <w:divBdr>
                        <w:top w:val="none" w:sz="0" w:space="0" w:color="auto"/>
                        <w:left w:val="none" w:sz="0" w:space="0" w:color="auto"/>
                        <w:bottom w:val="none" w:sz="0" w:space="0" w:color="auto"/>
                        <w:right w:val="none" w:sz="0" w:space="0" w:color="auto"/>
                      </w:divBdr>
                    </w:div>
                  </w:divsChild>
                </w:div>
                <w:div w:id="845747968">
                  <w:marLeft w:val="0"/>
                  <w:marRight w:val="0"/>
                  <w:marTop w:val="0"/>
                  <w:marBottom w:val="0"/>
                  <w:divBdr>
                    <w:top w:val="none" w:sz="0" w:space="0" w:color="auto"/>
                    <w:left w:val="none" w:sz="0" w:space="0" w:color="auto"/>
                    <w:bottom w:val="none" w:sz="0" w:space="0" w:color="auto"/>
                    <w:right w:val="none" w:sz="0" w:space="0" w:color="auto"/>
                  </w:divBdr>
                  <w:divsChild>
                    <w:div w:id="1398940546">
                      <w:marLeft w:val="0"/>
                      <w:marRight w:val="0"/>
                      <w:marTop w:val="0"/>
                      <w:marBottom w:val="0"/>
                      <w:divBdr>
                        <w:top w:val="none" w:sz="0" w:space="0" w:color="auto"/>
                        <w:left w:val="none" w:sz="0" w:space="0" w:color="auto"/>
                        <w:bottom w:val="none" w:sz="0" w:space="0" w:color="auto"/>
                        <w:right w:val="none" w:sz="0" w:space="0" w:color="auto"/>
                      </w:divBdr>
                    </w:div>
                    <w:div w:id="2118522320">
                      <w:marLeft w:val="0"/>
                      <w:marRight w:val="0"/>
                      <w:marTop w:val="0"/>
                      <w:marBottom w:val="0"/>
                      <w:divBdr>
                        <w:top w:val="none" w:sz="0" w:space="0" w:color="auto"/>
                        <w:left w:val="none" w:sz="0" w:space="0" w:color="auto"/>
                        <w:bottom w:val="none" w:sz="0" w:space="0" w:color="auto"/>
                        <w:right w:val="none" w:sz="0" w:space="0" w:color="auto"/>
                      </w:divBdr>
                    </w:div>
                  </w:divsChild>
                </w:div>
                <w:div w:id="1004943005">
                  <w:marLeft w:val="0"/>
                  <w:marRight w:val="0"/>
                  <w:marTop w:val="0"/>
                  <w:marBottom w:val="0"/>
                  <w:divBdr>
                    <w:top w:val="none" w:sz="0" w:space="0" w:color="auto"/>
                    <w:left w:val="none" w:sz="0" w:space="0" w:color="auto"/>
                    <w:bottom w:val="none" w:sz="0" w:space="0" w:color="auto"/>
                    <w:right w:val="none" w:sz="0" w:space="0" w:color="auto"/>
                  </w:divBdr>
                  <w:divsChild>
                    <w:div w:id="273170935">
                      <w:marLeft w:val="0"/>
                      <w:marRight w:val="0"/>
                      <w:marTop w:val="0"/>
                      <w:marBottom w:val="0"/>
                      <w:divBdr>
                        <w:top w:val="none" w:sz="0" w:space="0" w:color="auto"/>
                        <w:left w:val="none" w:sz="0" w:space="0" w:color="auto"/>
                        <w:bottom w:val="none" w:sz="0" w:space="0" w:color="auto"/>
                        <w:right w:val="none" w:sz="0" w:space="0" w:color="auto"/>
                      </w:divBdr>
                    </w:div>
                  </w:divsChild>
                </w:div>
                <w:div w:id="1260673257">
                  <w:marLeft w:val="0"/>
                  <w:marRight w:val="0"/>
                  <w:marTop w:val="0"/>
                  <w:marBottom w:val="0"/>
                  <w:divBdr>
                    <w:top w:val="none" w:sz="0" w:space="0" w:color="auto"/>
                    <w:left w:val="none" w:sz="0" w:space="0" w:color="auto"/>
                    <w:bottom w:val="none" w:sz="0" w:space="0" w:color="auto"/>
                    <w:right w:val="none" w:sz="0" w:space="0" w:color="auto"/>
                  </w:divBdr>
                  <w:divsChild>
                    <w:div w:id="748499236">
                      <w:marLeft w:val="0"/>
                      <w:marRight w:val="0"/>
                      <w:marTop w:val="0"/>
                      <w:marBottom w:val="0"/>
                      <w:divBdr>
                        <w:top w:val="none" w:sz="0" w:space="0" w:color="auto"/>
                        <w:left w:val="none" w:sz="0" w:space="0" w:color="auto"/>
                        <w:bottom w:val="none" w:sz="0" w:space="0" w:color="auto"/>
                        <w:right w:val="none" w:sz="0" w:space="0" w:color="auto"/>
                      </w:divBdr>
                    </w:div>
                  </w:divsChild>
                </w:div>
                <w:div w:id="1267081636">
                  <w:marLeft w:val="0"/>
                  <w:marRight w:val="0"/>
                  <w:marTop w:val="0"/>
                  <w:marBottom w:val="0"/>
                  <w:divBdr>
                    <w:top w:val="none" w:sz="0" w:space="0" w:color="auto"/>
                    <w:left w:val="none" w:sz="0" w:space="0" w:color="auto"/>
                    <w:bottom w:val="none" w:sz="0" w:space="0" w:color="auto"/>
                    <w:right w:val="none" w:sz="0" w:space="0" w:color="auto"/>
                  </w:divBdr>
                  <w:divsChild>
                    <w:div w:id="742992394">
                      <w:marLeft w:val="0"/>
                      <w:marRight w:val="0"/>
                      <w:marTop w:val="0"/>
                      <w:marBottom w:val="0"/>
                      <w:divBdr>
                        <w:top w:val="none" w:sz="0" w:space="0" w:color="auto"/>
                        <w:left w:val="none" w:sz="0" w:space="0" w:color="auto"/>
                        <w:bottom w:val="none" w:sz="0" w:space="0" w:color="auto"/>
                        <w:right w:val="none" w:sz="0" w:space="0" w:color="auto"/>
                      </w:divBdr>
                    </w:div>
                  </w:divsChild>
                </w:div>
                <w:div w:id="1318727375">
                  <w:marLeft w:val="0"/>
                  <w:marRight w:val="0"/>
                  <w:marTop w:val="0"/>
                  <w:marBottom w:val="0"/>
                  <w:divBdr>
                    <w:top w:val="none" w:sz="0" w:space="0" w:color="auto"/>
                    <w:left w:val="none" w:sz="0" w:space="0" w:color="auto"/>
                    <w:bottom w:val="none" w:sz="0" w:space="0" w:color="auto"/>
                    <w:right w:val="none" w:sz="0" w:space="0" w:color="auto"/>
                  </w:divBdr>
                  <w:divsChild>
                    <w:div w:id="1323586281">
                      <w:marLeft w:val="0"/>
                      <w:marRight w:val="0"/>
                      <w:marTop w:val="0"/>
                      <w:marBottom w:val="0"/>
                      <w:divBdr>
                        <w:top w:val="none" w:sz="0" w:space="0" w:color="auto"/>
                        <w:left w:val="none" w:sz="0" w:space="0" w:color="auto"/>
                        <w:bottom w:val="none" w:sz="0" w:space="0" w:color="auto"/>
                        <w:right w:val="none" w:sz="0" w:space="0" w:color="auto"/>
                      </w:divBdr>
                    </w:div>
                  </w:divsChild>
                </w:div>
                <w:div w:id="1581714928">
                  <w:marLeft w:val="0"/>
                  <w:marRight w:val="0"/>
                  <w:marTop w:val="0"/>
                  <w:marBottom w:val="0"/>
                  <w:divBdr>
                    <w:top w:val="none" w:sz="0" w:space="0" w:color="auto"/>
                    <w:left w:val="none" w:sz="0" w:space="0" w:color="auto"/>
                    <w:bottom w:val="none" w:sz="0" w:space="0" w:color="auto"/>
                    <w:right w:val="none" w:sz="0" w:space="0" w:color="auto"/>
                  </w:divBdr>
                  <w:divsChild>
                    <w:div w:id="1373261895">
                      <w:marLeft w:val="0"/>
                      <w:marRight w:val="0"/>
                      <w:marTop w:val="0"/>
                      <w:marBottom w:val="0"/>
                      <w:divBdr>
                        <w:top w:val="none" w:sz="0" w:space="0" w:color="auto"/>
                        <w:left w:val="none" w:sz="0" w:space="0" w:color="auto"/>
                        <w:bottom w:val="none" w:sz="0" w:space="0" w:color="auto"/>
                        <w:right w:val="none" w:sz="0" w:space="0" w:color="auto"/>
                      </w:divBdr>
                    </w:div>
                  </w:divsChild>
                </w:div>
                <w:div w:id="1770469720">
                  <w:marLeft w:val="0"/>
                  <w:marRight w:val="0"/>
                  <w:marTop w:val="0"/>
                  <w:marBottom w:val="0"/>
                  <w:divBdr>
                    <w:top w:val="none" w:sz="0" w:space="0" w:color="auto"/>
                    <w:left w:val="none" w:sz="0" w:space="0" w:color="auto"/>
                    <w:bottom w:val="none" w:sz="0" w:space="0" w:color="auto"/>
                    <w:right w:val="none" w:sz="0" w:space="0" w:color="auto"/>
                  </w:divBdr>
                  <w:divsChild>
                    <w:div w:id="720053520">
                      <w:marLeft w:val="0"/>
                      <w:marRight w:val="0"/>
                      <w:marTop w:val="0"/>
                      <w:marBottom w:val="0"/>
                      <w:divBdr>
                        <w:top w:val="none" w:sz="0" w:space="0" w:color="auto"/>
                        <w:left w:val="none" w:sz="0" w:space="0" w:color="auto"/>
                        <w:bottom w:val="none" w:sz="0" w:space="0" w:color="auto"/>
                        <w:right w:val="none" w:sz="0" w:space="0" w:color="auto"/>
                      </w:divBdr>
                    </w:div>
                  </w:divsChild>
                </w:div>
                <w:div w:id="1807158257">
                  <w:marLeft w:val="0"/>
                  <w:marRight w:val="0"/>
                  <w:marTop w:val="0"/>
                  <w:marBottom w:val="0"/>
                  <w:divBdr>
                    <w:top w:val="none" w:sz="0" w:space="0" w:color="auto"/>
                    <w:left w:val="none" w:sz="0" w:space="0" w:color="auto"/>
                    <w:bottom w:val="none" w:sz="0" w:space="0" w:color="auto"/>
                    <w:right w:val="none" w:sz="0" w:space="0" w:color="auto"/>
                  </w:divBdr>
                  <w:divsChild>
                    <w:div w:id="108950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893241">
          <w:marLeft w:val="0"/>
          <w:marRight w:val="0"/>
          <w:marTop w:val="0"/>
          <w:marBottom w:val="0"/>
          <w:divBdr>
            <w:top w:val="none" w:sz="0" w:space="0" w:color="auto"/>
            <w:left w:val="none" w:sz="0" w:space="0" w:color="auto"/>
            <w:bottom w:val="none" w:sz="0" w:space="0" w:color="auto"/>
            <w:right w:val="none" w:sz="0" w:space="0" w:color="auto"/>
          </w:divBdr>
        </w:div>
        <w:div w:id="2100712445">
          <w:marLeft w:val="0"/>
          <w:marRight w:val="0"/>
          <w:marTop w:val="0"/>
          <w:marBottom w:val="0"/>
          <w:divBdr>
            <w:top w:val="none" w:sz="0" w:space="0" w:color="auto"/>
            <w:left w:val="none" w:sz="0" w:space="0" w:color="auto"/>
            <w:bottom w:val="none" w:sz="0" w:space="0" w:color="auto"/>
            <w:right w:val="none" w:sz="0" w:space="0" w:color="auto"/>
          </w:divBdr>
        </w:div>
      </w:divsChild>
    </w:div>
    <w:div w:id="1203057518">
      <w:bodyDiv w:val="1"/>
      <w:marLeft w:val="0"/>
      <w:marRight w:val="0"/>
      <w:marTop w:val="0"/>
      <w:marBottom w:val="0"/>
      <w:divBdr>
        <w:top w:val="none" w:sz="0" w:space="0" w:color="auto"/>
        <w:left w:val="none" w:sz="0" w:space="0" w:color="auto"/>
        <w:bottom w:val="none" w:sz="0" w:space="0" w:color="auto"/>
        <w:right w:val="none" w:sz="0" w:space="0" w:color="auto"/>
      </w:divBdr>
      <w:divsChild>
        <w:div w:id="71970629">
          <w:marLeft w:val="0"/>
          <w:marRight w:val="0"/>
          <w:marTop w:val="0"/>
          <w:marBottom w:val="0"/>
          <w:divBdr>
            <w:top w:val="none" w:sz="0" w:space="0" w:color="auto"/>
            <w:left w:val="none" w:sz="0" w:space="0" w:color="auto"/>
            <w:bottom w:val="none" w:sz="0" w:space="0" w:color="auto"/>
            <w:right w:val="none" w:sz="0" w:space="0" w:color="auto"/>
          </w:divBdr>
        </w:div>
        <w:div w:id="102306589">
          <w:marLeft w:val="0"/>
          <w:marRight w:val="0"/>
          <w:marTop w:val="0"/>
          <w:marBottom w:val="0"/>
          <w:divBdr>
            <w:top w:val="none" w:sz="0" w:space="0" w:color="auto"/>
            <w:left w:val="none" w:sz="0" w:space="0" w:color="auto"/>
            <w:bottom w:val="none" w:sz="0" w:space="0" w:color="auto"/>
            <w:right w:val="none" w:sz="0" w:space="0" w:color="auto"/>
          </w:divBdr>
        </w:div>
        <w:div w:id="714617923">
          <w:marLeft w:val="0"/>
          <w:marRight w:val="0"/>
          <w:marTop w:val="0"/>
          <w:marBottom w:val="0"/>
          <w:divBdr>
            <w:top w:val="none" w:sz="0" w:space="0" w:color="auto"/>
            <w:left w:val="none" w:sz="0" w:space="0" w:color="auto"/>
            <w:bottom w:val="none" w:sz="0" w:space="0" w:color="auto"/>
            <w:right w:val="none" w:sz="0" w:space="0" w:color="auto"/>
          </w:divBdr>
        </w:div>
        <w:div w:id="926380670">
          <w:marLeft w:val="0"/>
          <w:marRight w:val="0"/>
          <w:marTop w:val="0"/>
          <w:marBottom w:val="0"/>
          <w:divBdr>
            <w:top w:val="none" w:sz="0" w:space="0" w:color="auto"/>
            <w:left w:val="none" w:sz="0" w:space="0" w:color="auto"/>
            <w:bottom w:val="none" w:sz="0" w:space="0" w:color="auto"/>
            <w:right w:val="none" w:sz="0" w:space="0" w:color="auto"/>
          </w:divBdr>
        </w:div>
        <w:div w:id="1169826644">
          <w:marLeft w:val="0"/>
          <w:marRight w:val="0"/>
          <w:marTop w:val="0"/>
          <w:marBottom w:val="0"/>
          <w:divBdr>
            <w:top w:val="none" w:sz="0" w:space="0" w:color="auto"/>
            <w:left w:val="none" w:sz="0" w:space="0" w:color="auto"/>
            <w:bottom w:val="none" w:sz="0" w:space="0" w:color="auto"/>
            <w:right w:val="none" w:sz="0" w:space="0" w:color="auto"/>
          </w:divBdr>
        </w:div>
        <w:div w:id="1285965869">
          <w:marLeft w:val="0"/>
          <w:marRight w:val="0"/>
          <w:marTop w:val="0"/>
          <w:marBottom w:val="0"/>
          <w:divBdr>
            <w:top w:val="none" w:sz="0" w:space="0" w:color="auto"/>
            <w:left w:val="none" w:sz="0" w:space="0" w:color="auto"/>
            <w:bottom w:val="none" w:sz="0" w:space="0" w:color="auto"/>
            <w:right w:val="none" w:sz="0" w:space="0" w:color="auto"/>
          </w:divBdr>
          <w:divsChild>
            <w:div w:id="402679083">
              <w:marLeft w:val="-75"/>
              <w:marRight w:val="0"/>
              <w:marTop w:val="30"/>
              <w:marBottom w:val="30"/>
              <w:divBdr>
                <w:top w:val="none" w:sz="0" w:space="0" w:color="auto"/>
                <w:left w:val="none" w:sz="0" w:space="0" w:color="auto"/>
                <w:bottom w:val="none" w:sz="0" w:space="0" w:color="auto"/>
                <w:right w:val="none" w:sz="0" w:space="0" w:color="auto"/>
              </w:divBdr>
              <w:divsChild>
                <w:div w:id="16124520">
                  <w:marLeft w:val="0"/>
                  <w:marRight w:val="0"/>
                  <w:marTop w:val="0"/>
                  <w:marBottom w:val="0"/>
                  <w:divBdr>
                    <w:top w:val="none" w:sz="0" w:space="0" w:color="auto"/>
                    <w:left w:val="none" w:sz="0" w:space="0" w:color="auto"/>
                    <w:bottom w:val="none" w:sz="0" w:space="0" w:color="auto"/>
                    <w:right w:val="none" w:sz="0" w:space="0" w:color="auto"/>
                  </w:divBdr>
                  <w:divsChild>
                    <w:div w:id="1834297994">
                      <w:marLeft w:val="0"/>
                      <w:marRight w:val="0"/>
                      <w:marTop w:val="0"/>
                      <w:marBottom w:val="0"/>
                      <w:divBdr>
                        <w:top w:val="none" w:sz="0" w:space="0" w:color="auto"/>
                        <w:left w:val="none" w:sz="0" w:space="0" w:color="auto"/>
                        <w:bottom w:val="none" w:sz="0" w:space="0" w:color="auto"/>
                        <w:right w:val="none" w:sz="0" w:space="0" w:color="auto"/>
                      </w:divBdr>
                    </w:div>
                  </w:divsChild>
                </w:div>
                <w:div w:id="19820349">
                  <w:marLeft w:val="0"/>
                  <w:marRight w:val="0"/>
                  <w:marTop w:val="0"/>
                  <w:marBottom w:val="0"/>
                  <w:divBdr>
                    <w:top w:val="none" w:sz="0" w:space="0" w:color="auto"/>
                    <w:left w:val="none" w:sz="0" w:space="0" w:color="auto"/>
                    <w:bottom w:val="none" w:sz="0" w:space="0" w:color="auto"/>
                    <w:right w:val="none" w:sz="0" w:space="0" w:color="auto"/>
                  </w:divBdr>
                  <w:divsChild>
                    <w:div w:id="980882473">
                      <w:marLeft w:val="0"/>
                      <w:marRight w:val="0"/>
                      <w:marTop w:val="0"/>
                      <w:marBottom w:val="0"/>
                      <w:divBdr>
                        <w:top w:val="none" w:sz="0" w:space="0" w:color="auto"/>
                        <w:left w:val="none" w:sz="0" w:space="0" w:color="auto"/>
                        <w:bottom w:val="none" w:sz="0" w:space="0" w:color="auto"/>
                        <w:right w:val="none" w:sz="0" w:space="0" w:color="auto"/>
                      </w:divBdr>
                    </w:div>
                  </w:divsChild>
                </w:div>
                <w:div w:id="42337058">
                  <w:marLeft w:val="0"/>
                  <w:marRight w:val="0"/>
                  <w:marTop w:val="0"/>
                  <w:marBottom w:val="0"/>
                  <w:divBdr>
                    <w:top w:val="none" w:sz="0" w:space="0" w:color="auto"/>
                    <w:left w:val="none" w:sz="0" w:space="0" w:color="auto"/>
                    <w:bottom w:val="none" w:sz="0" w:space="0" w:color="auto"/>
                    <w:right w:val="none" w:sz="0" w:space="0" w:color="auto"/>
                  </w:divBdr>
                  <w:divsChild>
                    <w:div w:id="337269479">
                      <w:marLeft w:val="0"/>
                      <w:marRight w:val="0"/>
                      <w:marTop w:val="0"/>
                      <w:marBottom w:val="0"/>
                      <w:divBdr>
                        <w:top w:val="none" w:sz="0" w:space="0" w:color="auto"/>
                        <w:left w:val="none" w:sz="0" w:space="0" w:color="auto"/>
                        <w:bottom w:val="none" w:sz="0" w:space="0" w:color="auto"/>
                        <w:right w:val="none" w:sz="0" w:space="0" w:color="auto"/>
                      </w:divBdr>
                    </w:div>
                  </w:divsChild>
                </w:div>
                <w:div w:id="126360705">
                  <w:marLeft w:val="0"/>
                  <w:marRight w:val="0"/>
                  <w:marTop w:val="0"/>
                  <w:marBottom w:val="0"/>
                  <w:divBdr>
                    <w:top w:val="none" w:sz="0" w:space="0" w:color="auto"/>
                    <w:left w:val="none" w:sz="0" w:space="0" w:color="auto"/>
                    <w:bottom w:val="none" w:sz="0" w:space="0" w:color="auto"/>
                    <w:right w:val="none" w:sz="0" w:space="0" w:color="auto"/>
                  </w:divBdr>
                  <w:divsChild>
                    <w:div w:id="652762519">
                      <w:marLeft w:val="0"/>
                      <w:marRight w:val="0"/>
                      <w:marTop w:val="0"/>
                      <w:marBottom w:val="0"/>
                      <w:divBdr>
                        <w:top w:val="none" w:sz="0" w:space="0" w:color="auto"/>
                        <w:left w:val="none" w:sz="0" w:space="0" w:color="auto"/>
                        <w:bottom w:val="none" w:sz="0" w:space="0" w:color="auto"/>
                        <w:right w:val="none" w:sz="0" w:space="0" w:color="auto"/>
                      </w:divBdr>
                    </w:div>
                  </w:divsChild>
                </w:div>
                <w:div w:id="136607627">
                  <w:marLeft w:val="0"/>
                  <w:marRight w:val="0"/>
                  <w:marTop w:val="0"/>
                  <w:marBottom w:val="0"/>
                  <w:divBdr>
                    <w:top w:val="none" w:sz="0" w:space="0" w:color="auto"/>
                    <w:left w:val="none" w:sz="0" w:space="0" w:color="auto"/>
                    <w:bottom w:val="none" w:sz="0" w:space="0" w:color="auto"/>
                    <w:right w:val="none" w:sz="0" w:space="0" w:color="auto"/>
                  </w:divBdr>
                  <w:divsChild>
                    <w:div w:id="40985074">
                      <w:marLeft w:val="0"/>
                      <w:marRight w:val="0"/>
                      <w:marTop w:val="0"/>
                      <w:marBottom w:val="0"/>
                      <w:divBdr>
                        <w:top w:val="none" w:sz="0" w:space="0" w:color="auto"/>
                        <w:left w:val="none" w:sz="0" w:space="0" w:color="auto"/>
                        <w:bottom w:val="none" w:sz="0" w:space="0" w:color="auto"/>
                        <w:right w:val="none" w:sz="0" w:space="0" w:color="auto"/>
                      </w:divBdr>
                    </w:div>
                    <w:div w:id="879628149">
                      <w:marLeft w:val="0"/>
                      <w:marRight w:val="0"/>
                      <w:marTop w:val="0"/>
                      <w:marBottom w:val="0"/>
                      <w:divBdr>
                        <w:top w:val="none" w:sz="0" w:space="0" w:color="auto"/>
                        <w:left w:val="none" w:sz="0" w:space="0" w:color="auto"/>
                        <w:bottom w:val="none" w:sz="0" w:space="0" w:color="auto"/>
                        <w:right w:val="none" w:sz="0" w:space="0" w:color="auto"/>
                      </w:divBdr>
                    </w:div>
                    <w:div w:id="1332829484">
                      <w:marLeft w:val="0"/>
                      <w:marRight w:val="0"/>
                      <w:marTop w:val="0"/>
                      <w:marBottom w:val="0"/>
                      <w:divBdr>
                        <w:top w:val="none" w:sz="0" w:space="0" w:color="auto"/>
                        <w:left w:val="none" w:sz="0" w:space="0" w:color="auto"/>
                        <w:bottom w:val="none" w:sz="0" w:space="0" w:color="auto"/>
                        <w:right w:val="none" w:sz="0" w:space="0" w:color="auto"/>
                      </w:divBdr>
                    </w:div>
                  </w:divsChild>
                </w:div>
                <w:div w:id="161704859">
                  <w:marLeft w:val="0"/>
                  <w:marRight w:val="0"/>
                  <w:marTop w:val="0"/>
                  <w:marBottom w:val="0"/>
                  <w:divBdr>
                    <w:top w:val="none" w:sz="0" w:space="0" w:color="auto"/>
                    <w:left w:val="none" w:sz="0" w:space="0" w:color="auto"/>
                    <w:bottom w:val="none" w:sz="0" w:space="0" w:color="auto"/>
                    <w:right w:val="none" w:sz="0" w:space="0" w:color="auto"/>
                  </w:divBdr>
                  <w:divsChild>
                    <w:div w:id="1413048444">
                      <w:marLeft w:val="0"/>
                      <w:marRight w:val="0"/>
                      <w:marTop w:val="0"/>
                      <w:marBottom w:val="0"/>
                      <w:divBdr>
                        <w:top w:val="none" w:sz="0" w:space="0" w:color="auto"/>
                        <w:left w:val="none" w:sz="0" w:space="0" w:color="auto"/>
                        <w:bottom w:val="none" w:sz="0" w:space="0" w:color="auto"/>
                        <w:right w:val="none" w:sz="0" w:space="0" w:color="auto"/>
                      </w:divBdr>
                    </w:div>
                  </w:divsChild>
                </w:div>
                <w:div w:id="190413101">
                  <w:marLeft w:val="0"/>
                  <w:marRight w:val="0"/>
                  <w:marTop w:val="0"/>
                  <w:marBottom w:val="0"/>
                  <w:divBdr>
                    <w:top w:val="none" w:sz="0" w:space="0" w:color="auto"/>
                    <w:left w:val="none" w:sz="0" w:space="0" w:color="auto"/>
                    <w:bottom w:val="none" w:sz="0" w:space="0" w:color="auto"/>
                    <w:right w:val="none" w:sz="0" w:space="0" w:color="auto"/>
                  </w:divBdr>
                  <w:divsChild>
                    <w:div w:id="1476609710">
                      <w:marLeft w:val="0"/>
                      <w:marRight w:val="0"/>
                      <w:marTop w:val="0"/>
                      <w:marBottom w:val="0"/>
                      <w:divBdr>
                        <w:top w:val="none" w:sz="0" w:space="0" w:color="auto"/>
                        <w:left w:val="none" w:sz="0" w:space="0" w:color="auto"/>
                        <w:bottom w:val="none" w:sz="0" w:space="0" w:color="auto"/>
                        <w:right w:val="none" w:sz="0" w:space="0" w:color="auto"/>
                      </w:divBdr>
                    </w:div>
                  </w:divsChild>
                </w:div>
                <w:div w:id="191503585">
                  <w:marLeft w:val="0"/>
                  <w:marRight w:val="0"/>
                  <w:marTop w:val="0"/>
                  <w:marBottom w:val="0"/>
                  <w:divBdr>
                    <w:top w:val="none" w:sz="0" w:space="0" w:color="auto"/>
                    <w:left w:val="none" w:sz="0" w:space="0" w:color="auto"/>
                    <w:bottom w:val="none" w:sz="0" w:space="0" w:color="auto"/>
                    <w:right w:val="none" w:sz="0" w:space="0" w:color="auto"/>
                  </w:divBdr>
                  <w:divsChild>
                    <w:div w:id="267353037">
                      <w:marLeft w:val="0"/>
                      <w:marRight w:val="0"/>
                      <w:marTop w:val="0"/>
                      <w:marBottom w:val="0"/>
                      <w:divBdr>
                        <w:top w:val="none" w:sz="0" w:space="0" w:color="auto"/>
                        <w:left w:val="none" w:sz="0" w:space="0" w:color="auto"/>
                        <w:bottom w:val="none" w:sz="0" w:space="0" w:color="auto"/>
                        <w:right w:val="none" w:sz="0" w:space="0" w:color="auto"/>
                      </w:divBdr>
                    </w:div>
                  </w:divsChild>
                </w:div>
                <w:div w:id="241066271">
                  <w:marLeft w:val="0"/>
                  <w:marRight w:val="0"/>
                  <w:marTop w:val="0"/>
                  <w:marBottom w:val="0"/>
                  <w:divBdr>
                    <w:top w:val="none" w:sz="0" w:space="0" w:color="auto"/>
                    <w:left w:val="none" w:sz="0" w:space="0" w:color="auto"/>
                    <w:bottom w:val="none" w:sz="0" w:space="0" w:color="auto"/>
                    <w:right w:val="none" w:sz="0" w:space="0" w:color="auto"/>
                  </w:divBdr>
                  <w:divsChild>
                    <w:div w:id="778187083">
                      <w:marLeft w:val="0"/>
                      <w:marRight w:val="0"/>
                      <w:marTop w:val="0"/>
                      <w:marBottom w:val="0"/>
                      <w:divBdr>
                        <w:top w:val="none" w:sz="0" w:space="0" w:color="auto"/>
                        <w:left w:val="none" w:sz="0" w:space="0" w:color="auto"/>
                        <w:bottom w:val="none" w:sz="0" w:space="0" w:color="auto"/>
                        <w:right w:val="none" w:sz="0" w:space="0" w:color="auto"/>
                      </w:divBdr>
                    </w:div>
                  </w:divsChild>
                </w:div>
                <w:div w:id="263736001">
                  <w:marLeft w:val="0"/>
                  <w:marRight w:val="0"/>
                  <w:marTop w:val="0"/>
                  <w:marBottom w:val="0"/>
                  <w:divBdr>
                    <w:top w:val="none" w:sz="0" w:space="0" w:color="auto"/>
                    <w:left w:val="none" w:sz="0" w:space="0" w:color="auto"/>
                    <w:bottom w:val="none" w:sz="0" w:space="0" w:color="auto"/>
                    <w:right w:val="none" w:sz="0" w:space="0" w:color="auto"/>
                  </w:divBdr>
                  <w:divsChild>
                    <w:div w:id="1626741075">
                      <w:marLeft w:val="0"/>
                      <w:marRight w:val="0"/>
                      <w:marTop w:val="0"/>
                      <w:marBottom w:val="0"/>
                      <w:divBdr>
                        <w:top w:val="none" w:sz="0" w:space="0" w:color="auto"/>
                        <w:left w:val="none" w:sz="0" w:space="0" w:color="auto"/>
                        <w:bottom w:val="none" w:sz="0" w:space="0" w:color="auto"/>
                        <w:right w:val="none" w:sz="0" w:space="0" w:color="auto"/>
                      </w:divBdr>
                    </w:div>
                  </w:divsChild>
                </w:div>
                <w:div w:id="284579358">
                  <w:marLeft w:val="0"/>
                  <w:marRight w:val="0"/>
                  <w:marTop w:val="0"/>
                  <w:marBottom w:val="0"/>
                  <w:divBdr>
                    <w:top w:val="none" w:sz="0" w:space="0" w:color="auto"/>
                    <w:left w:val="none" w:sz="0" w:space="0" w:color="auto"/>
                    <w:bottom w:val="none" w:sz="0" w:space="0" w:color="auto"/>
                    <w:right w:val="none" w:sz="0" w:space="0" w:color="auto"/>
                  </w:divBdr>
                  <w:divsChild>
                    <w:div w:id="826285689">
                      <w:marLeft w:val="0"/>
                      <w:marRight w:val="0"/>
                      <w:marTop w:val="0"/>
                      <w:marBottom w:val="0"/>
                      <w:divBdr>
                        <w:top w:val="none" w:sz="0" w:space="0" w:color="auto"/>
                        <w:left w:val="none" w:sz="0" w:space="0" w:color="auto"/>
                        <w:bottom w:val="none" w:sz="0" w:space="0" w:color="auto"/>
                        <w:right w:val="none" w:sz="0" w:space="0" w:color="auto"/>
                      </w:divBdr>
                    </w:div>
                  </w:divsChild>
                </w:div>
                <w:div w:id="339356280">
                  <w:marLeft w:val="0"/>
                  <w:marRight w:val="0"/>
                  <w:marTop w:val="0"/>
                  <w:marBottom w:val="0"/>
                  <w:divBdr>
                    <w:top w:val="none" w:sz="0" w:space="0" w:color="auto"/>
                    <w:left w:val="none" w:sz="0" w:space="0" w:color="auto"/>
                    <w:bottom w:val="none" w:sz="0" w:space="0" w:color="auto"/>
                    <w:right w:val="none" w:sz="0" w:space="0" w:color="auto"/>
                  </w:divBdr>
                  <w:divsChild>
                    <w:div w:id="1159035890">
                      <w:marLeft w:val="0"/>
                      <w:marRight w:val="0"/>
                      <w:marTop w:val="0"/>
                      <w:marBottom w:val="0"/>
                      <w:divBdr>
                        <w:top w:val="none" w:sz="0" w:space="0" w:color="auto"/>
                        <w:left w:val="none" w:sz="0" w:space="0" w:color="auto"/>
                        <w:bottom w:val="none" w:sz="0" w:space="0" w:color="auto"/>
                        <w:right w:val="none" w:sz="0" w:space="0" w:color="auto"/>
                      </w:divBdr>
                    </w:div>
                  </w:divsChild>
                </w:div>
                <w:div w:id="362829412">
                  <w:marLeft w:val="0"/>
                  <w:marRight w:val="0"/>
                  <w:marTop w:val="0"/>
                  <w:marBottom w:val="0"/>
                  <w:divBdr>
                    <w:top w:val="none" w:sz="0" w:space="0" w:color="auto"/>
                    <w:left w:val="none" w:sz="0" w:space="0" w:color="auto"/>
                    <w:bottom w:val="none" w:sz="0" w:space="0" w:color="auto"/>
                    <w:right w:val="none" w:sz="0" w:space="0" w:color="auto"/>
                  </w:divBdr>
                  <w:divsChild>
                    <w:div w:id="1849565730">
                      <w:marLeft w:val="0"/>
                      <w:marRight w:val="0"/>
                      <w:marTop w:val="0"/>
                      <w:marBottom w:val="0"/>
                      <w:divBdr>
                        <w:top w:val="none" w:sz="0" w:space="0" w:color="auto"/>
                        <w:left w:val="none" w:sz="0" w:space="0" w:color="auto"/>
                        <w:bottom w:val="none" w:sz="0" w:space="0" w:color="auto"/>
                        <w:right w:val="none" w:sz="0" w:space="0" w:color="auto"/>
                      </w:divBdr>
                    </w:div>
                  </w:divsChild>
                </w:div>
                <w:div w:id="377779074">
                  <w:marLeft w:val="0"/>
                  <w:marRight w:val="0"/>
                  <w:marTop w:val="0"/>
                  <w:marBottom w:val="0"/>
                  <w:divBdr>
                    <w:top w:val="none" w:sz="0" w:space="0" w:color="auto"/>
                    <w:left w:val="none" w:sz="0" w:space="0" w:color="auto"/>
                    <w:bottom w:val="none" w:sz="0" w:space="0" w:color="auto"/>
                    <w:right w:val="none" w:sz="0" w:space="0" w:color="auto"/>
                  </w:divBdr>
                  <w:divsChild>
                    <w:div w:id="760683909">
                      <w:marLeft w:val="0"/>
                      <w:marRight w:val="0"/>
                      <w:marTop w:val="0"/>
                      <w:marBottom w:val="0"/>
                      <w:divBdr>
                        <w:top w:val="none" w:sz="0" w:space="0" w:color="auto"/>
                        <w:left w:val="none" w:sz="0" w:space="0" w:color="auto"/>
                        <w:bottom w:val="none" w:sz="0" w:space="0" w:color="auto"/>
                        <w:right w:val="none" w:sz="0" w:space="0" w:color="auto"/>
                      </w:divBdr>
                    </w:div>
                  </w:divsChild>
                </w:div>
                <w:div w:id="402339253">
                  <w:marLeft w:val="0"/>
                  <w:marRight w:val="0"/>
                  <w:marTop w:val="0"/>
                  <w:marBottom w:val="0"/>
                  <w:divBdr>
                    <w:top w:val="none" w:sz="0" w:space="0" w:color="auto"/>
                    <w:left w:val="none" w:sz="0" w:space="0" w:color="auto"/>
                    <w:bottom w:val="none" w:sz="0" w:space="0" w:color="auto"/>
                    <w:right w:val="none" w:sz="0" w:space="0" w:color="auto"/>
                  </w:divBdr>
                  <w:divsChild>
                    <w:div w:id="1112676117">
                      <w:marLeft w:val="0"/>
                      <w:marRight w:val="0"/>
                      <w:marTop w:val="0"/>
                      <w:marBottom w:val="0"/>
                      <w:divBdr>
                        <w:top w:val="none" w:sz="0" w:space="0" w:color="auto"/>
                        <w:left w:val="none" w:sz="0" w:space="0" w:color="auto"/>
                        <w:bottom w:val="none" w:sz="0" w:space="0" w:color="auto"/>
                        <w:right w:val="none" w:sz="0" w:space="0" w:color="auto"/>
                      </w:divBdr>
                    </w:div>
                  </w:divsChild>
                </w:div>
                <w:div w:id="409356019">
                  <w:marLeft w:val="0"/>
                  <w:marRight w:val="0"/>
                  <w:marTop w:val="0"/>
                  <w:marBottom w:val="0"/>
                  <w:divBdr>
                    <w:top w:val="none" w:sz="0" w:space="0" w:color="auto"/>
                    <w:left w:val="none" w:sz="0" w:space="0" w:color="auto"/>
                    <w:bottom w:val="none" w:sz="0" w:space="0" w:color="auto"/>
                    <w:right w:val="none" w:sz="0" w:space="0" w:color="auto"/>
                  </w:divBdr>
                  <w:divsChild>
                    <w:div w:id="1130902539">
                      <w:marLeft w:val="0"/>
                      <w:marRight w:val="0"/>
                      <w:marTop w:val="0"/>
                      <w:marBottom w:val="0"/>
                      <w:divBdr>
                        <w:top w:val="none" w:sz="0" w:space="0" w:color="auto"/>
                        <w:left w:val="none" w:sz="0" w:space="0" w:color="auto"/>
                        <w:bottom w:val="none" w:sz="0" w:space="0" w:color="auto"/>
                        <w:right w:val="none" w:sz="0" w:space="0" w:color="auto"/>
                      </w:divBdr>
                    </w:div>
                  </w:divsChild>
                </w:div>
                <w:div w:id="418722375">
                  <w:marLeft w:val="0"/>
                  <w:marRight w:val="0"/>
                  <w:marTop w:val="0"/>
                  <w:marBottom w:val="0"/>
                  <w:divBdr>
                    <w:top w:val="none" w:sz="0" w:space="0" w:color="auto"/>
                    <w:left w:val="none" w:sz="0" w:space="0" w:color="auto"/>
                    <w:bottom w:val="none" w:sz="0" w:space="0" w:color="auto"/>
                    <w:right w:val="none" w:sz="0" w:space="0" w:color="auto"/>
                  </w:divBdr>
                  <w:divsChild>
                    <w:div w:id="1371104607">
                      <w:marLeft w:val="0"/>
                      <w:marRight w:val="0"/>
                      <w:marTop w:val="0"/>
                      <w:marBottom w:val="0"/>
                      <w:divBdr>
                        <w:top w:val="none" w:sz="0" w:space="0" w:color="auto"/>
                        <w:left w:val="none" w:sz="0" w:space="0" w:color="auto"/>
                        <w:bottom w:val="none" w:sz="0" w:space="0" w:color="auto"/>
                        <w:right w:val="none" w:sz="0" w:space="0" w:color="auto"/>
                      </w:divBdr>
                    </w:div>
                  </w:divsChild>
                </w:div>
                <w:div w:id="444933952">
                  <w:marLeft w:val="0"/>
                  <w:marRight w:val="0"/>
                  <w:marTop w:val="0"/>
                  <w:marBottom w:val="0"/>
                  <w:divBdr>
                    <w:top w:val="none" w:sz="0" w:space="0" w:color="auto"/>
                    <w:left w:val="none" w:sz="0" w:space="0" w:color="auto"/>
                    <w:bottom w:val="none" w:sz="0" w:space="0" w:color="auto"/>
                    <w:right w:val="none" w:sz="0" w:space="0" w:color="auto"/>
                  </w:divBdr>
                  <w:divsChild>
                    <w:div w:id="1711570763">
                      <w:marLeft w:val="0"/>
                      <w:marRight w:val="0"/>
                      <w:marTop w:val="0"/>
                      <w:marBottom w:val="0"/>
                      <w:divBdr>
                        <w:top w:val="none" w:sz="0" w:space="0" w:color="auto"/>
                        <w:left w:val="none" w:sz="0" w:space="0" w:color="auto"/>
                        <w:bottom w:val="none" w:sz="0" w:space="0" w:color="auto"/>
                        <w:right w:val="none" w:sz="0" w:space="0" w:color="auto"/>
                      </w:divBdr>
                    </w:div>
                  </w:divsChild>
                </w:div>
                <w:div w:id="493835126">
                  <w:marLeft w:val="0"/>
                  <w:marRight w:val="0"/>
                  <w:marTop w:val="0"/>
                  <w:marBottom w:val="0"/>
                  <w:divBdr>
                    <w:top w:val="none" w:sz="0" w:space="0" w:color="auto"/>
                    <w:left w:val="none" w:sz="0" w:space="0" w:color="auto"/>
                    <w:bottom w:val="none" w:sz="0" w:space="0" w:color="auto"/>
                    <w:right w:val="none" w:sz="0" w:space="0" w:color="auto"/>
                  </w:divBdr>
                  <w:divsChild>
                    <w:div w:id="1941208974">
                      <w:marLeft w:val="0"/>
                      <w:marRight w:val="0"/>
                      <w:marTop w:val="0"/>
                      <w:marBottom w:val="0"/>
                      <w:divBdr>
                        <w:top w:val="none" w:sz="0" w:space="0" w:color="auto"/>
                        <w:left w:val="none" w:sz="0" w:space="0" w:color="auto"/>
                        <w:bottom w:val="none" w:sz="0" w:space="0" w:color="auto"/>
                        <w:right w:val="none" w:sz="0" w:space="0" w:color="auto"/>
                      </w:divBdr>
                    </w:div>
                  </w:divsChild>
                </w:div>
                <w:div w:id="541209706">
                  <w:marLeft w:val="0"/>
                  <w:marRight w:val="0"/>
                  <w:marTop w:val="0"/>
                  <w:marBottom w:val="0"/>
                  <w:divBdr>
                    <w:top w:val="none" w:sz="0" w:space="0" w:color="auto"/>
                    <w:left w:val="none" w:sz="0" w:space="0" w:color="auto"/>
                    <w:bottom w:val="none" w:sz="0" w:space="0" w:color="auto"/>
                    <w:right w:val="none" w:sz="0" w:space="0" w:color="auto"/>
                  </w:divBdr>
                  <w:divsChild>
                    <w:div w:id="636105766">
                      <w:marLeft w:val="0"/>
                      <w:marRight w:val="0"/>
                      <w:marTop w:val="0"/>
                      <w:marBottom w:val="0"/>
                      <w:divBdr>
                        <w:top w:val="none" w:sz="0" w:space="0" w:color="auto"/>
                        <w:left w:val="none" w:sz="0" w:space="0" w:color="auto"/>
                        <w:bottom w:val="none" w:sz="0" w:space="0" w:color="auto"/>
                        <w:right w:val="none" w:sz="0" w:space="0" w:color="auto"/>
                      </w:divBdr>
                    </w:div>
                  </w:divsChild>
                </w:div>
                <w:div w:id="563295532">
                  <w:marLeft w:val="0"/>
                  <w:marRight w:val="0"/>
                  <w:marTop w:val="0"/>
                  <w:marBottom w:val="0"/>
                  <w:divBdr>
                    <w:top w:val="none" w:sz="0" w:space="0" w:color="auto"/>
                    <w:left w:val="none" w:sz="0" w:space="0" w:color="auto"/>
                    <w:bottom w:val="none" w:sz="0" w:space="0" w:color="auto"/>
                    <w:right w:val="none" w:sz="0" w:space="0" w:color="auto"/>
                  </w:divBdr>
                  <w:divsChild>
                    <w:div w:id="355934291">
                      <w:marLeft w:val="0"/>
                      <w:marRight w:val="0"/>
                      <w:marTop w:val="0"/>
                      <w:marBottom w:val="0"/>
                      <w:divBdr>
                        <w:top w:val="none" w:sz="0" w:space="0" w:color="auto"/>
                        <w:left w:val="none" w:sz="0" w:space="0" w:color="auto"/>
                        <w:bottom w:val="none" w:sz="0" w:space="0" w:color="auto"/>
                        <w:right w:val="none" w:sz="0" w:space="0" w:color="auto"/>
                      </w:divBdr>
                    </w:div>
                    <w:div w:id="616564448">
                      <w:marLeft w:val="0"/>
                      <w:marRight w:val="0"/>
                      <w:marTop w:val="0"/>
                      <w:marBottom w:val="0"/>
                      <w:divBdr>
                        <w:top w:val="none" w:sz="0" w:space="0" w:color="auto"/>
                        <w:left w:val="none" w:sz="0" w:space="0" w:color="auto"/>
                        <w:bottom w:val="none" w:sz="0" w:space="0" w:color="auto"/>
                        <w:right w:val="none" w:sz="0" w:space="0" w:color="auto"/>
                      </w:divBdr>
                    </w:div>
                    <w:div w:id="1046639838">
                      <w:marLeft w:val="0"/>
                      <w:marRight w:val="0"/>
                      <w:marTop w:val="0"/>
                      <w:marBottom w:val="0"/>
                      <w:divBdr>
                        <w:top w:val="none" w:sz="0" w:space="0" w:color="auto"/>
                        <w:left w:val="none" w:sz="0" w:space="0" w:color="auto"/>
                        <w:bottom w:val="none" w:sz="0" w:space="0" w:color="auto"/>
                        <w:right w:val="none" w:sz="0" w:space="0" w:color="auto"/>
                      </w:divBdr>
                    </w:div>
                  </w:divsChild>
                </w:div>
                <w:div w:id="645670536">
                  <w:marLeft w:val="0"/>
                  <w:marRight w:val="0"/>
                  <w:marTop w:val="0"/>
                  <w:marBottom w:val="0"/>
                  <w:divBdr>
                    <w:top w:val="none" w:sz="0" w:space="0" w:color="auto"/>
                    <w:left w:val="none" w:sz="0" w:space="0" w:color="auto"/>
                    <w:bottom w:val="none" w:sz="0" w:space="0" w:color="auto"/>
                    <w:right w:val="none" w:sz="0" w:space="0" w:color="auto"/>
                  </w:divBdr>
                  <w:divsChild>
                    <w:div w:id="1389525825">
                      <w:marLeft w:val="0"/>
                      <w:marRight w:val="0"/>
                      <w:marTop w:val="0"/>
                      <w:marBottom w:val="0"/>
                      <w:divBdr>
                        <w:top w:val="none" w:sz="0" w:space="0" w:color="auto"/>
                        <w:left w:val="none" w:sz="0" w:space="0" w:color="auto"/>
                        <w:bottom w:val="none" w:sz="0" w:space="0" w:color="auto"/>
                        <w:right w:val="none" w:sz="0" w:space="0" w:color="auto"/>
                      </w:divBdr>
                    </w:div>
                  </w:divsChild>
                </w:div>
                <w:div w:id="662971959">
                  <w:marLeft w:val="0"/>
                  <w:marRight w:val="0"/>
                  <w:marTop w:val="0"/>
                  <w:marBottom w:val="0"/>
                  <w:divBdr>
                    <w:top w:val="none" w:sz="0" w:space="0" w:color="auto"/>
                    <w:left w:val="none" w:sz="0" w:space="0" w:color="auto"/>
                    <w:bottom w:val="none" w:sz="0" w:space="0" w:color="auto"/>
                    <w:right w:val="none" w:sz="0" w:space="0" w:color="auto"/>
                  </w:divBdr>
                  <w:divsChild>
                    <w:div w:id="1215700158">
                      <w:marLeft w:val="0"/>
                      <w:marRight w:val="0"/>
                      <w:marTop w:val="0"/>
                      <w:marBottom w:val="0"/>
                      <w:divBdr>
                        <w:top w:val="none" w:sz="0" w:space="0" w:color="auto"/>
                        <w:left w:val="none" w:sz="0" w:space="0" w:color="auto"/>
                        <w:bottom w:val="none" w:sz="0" w:space="0" w:color="auto"/>
                        <w:right w:val="none" w:sz="0" w:space="0" w:color="auto"/>
                      </w:divBdr>
                    </w:div>
                  </w:divsChild>
                </w:div>
                <w:div w:id="703529004">
                  <w:marLeft w:val="0"/>
                  <w:marRight w:val="0"/>
                  <w:marTop w:val="0"/>
                  <w:marBottom w:val="0"/>
                  <w:divBdr>
                    <w:top w:val="none" w:sz="0" w:space="0" w:color="auto"/>
                    <w:left w:val="none" w:sz="0" w:space="0" w:color="auto"/>
                    <w:bottom w:val="none" w:sz="0" w:space="0" w:color="auto"/>
                    <w:right w:val="none" w:sz="0" w:space="0" w:color="auto"/>
                  </w:divBdr>
                  <w:divsChild>
                    <w:div w:id="404186297">
                      <w:marLeft w:val="0"/>
                      <w:marRight w:val="0"/>
                      <w:marTop w:val="0"/>
                      <w:marBottom w:val="0"/>
                      <w:divBdr>
                        <w:top w:val="none" w:sz="0" w:space="0" w:color="auto"/>
                        <w:left w:val="none" w:sz="0" w:space="0" w:color="auto"/>
                        <w:bottom w:val="none" w:sz="0" w:space="0" w:color="auto"/>
                        <w:right w:val="none" w:sz="0" w:space="0" w:color="auto"/>
                      </w:divBdr>
                    </w:div>
                  </w:divsChild>
                </w:div>
                <w:div w:id="747313233">
                  <w:marLeft w:val="0"/>
                  <w:marRight w:val="0"/>
                  <w:marTop w:val="0"/>
                  <w:marBottom w:val="0"/>
                  <w:divBdr>
                    <w:top w:val="none" w:sz="0" w:space="0" w:color="auto"/>
                    <w:left w:val="none" w:sz="0" w:space="0" w:color="auto"/>
                    <w:bottom w:val="none" w:sz="0" w:space="0" w:color="auto"/>
                    <w:right w:val="none" w:sz="0" w:space="0" w:color="auto"/>
                  </w:divBdr>
                  <w:divsChild>
                    <w:div w:id="1714840928">
                      <w:marLeft w:val="0"/>
                      <w:marRight w:val="0"/>
                      <w:marTop w:val="0"/>
                      <w:marBottom w:val="0"/>
                      <w:divBdr>
                        <w:top w:val="none" w:sz="0" w:space="0" w:color="auto"/>
                        <w:left w:val="none" w:sz="0" w:space="0" w:color="auto"/>
                        <w:bottom w:val="none" w:sz="0" w:space="0" w:color="auto"/>
                        <w:right w:val="none" w:sz="0" w:space="0" w:color="auto"/>
                      </w:divBdr>
                    </w:div>
                  </w:divsChild>
                </w:div>
                <w:div w:id="762799447">
                  <w:marLeft w:val="0"/>
                  <w:marRight w:val="0"/>
                  <w:marTop w:val="0"/>
                  <w:marBottom w:val="0"/>
                  <w:divBdr>
                    <w:top w:val="none" w:sz="0" w:space="0" w:color="auto"/>
                    <w:left w:val="none" w:sz="0" w:space="0" w:color="auto"/>
                    <w:bottom w:val="none" w:sz="0" w:space="0" w:color="auto"/>
                    <w:right w:val="none" w:sz="0" w:space="0" w:color="auto"/>
                  </w:divBdr>
                  <w:divsChild>
                    <w:div w:id="1409762917">
                      <w:marLeft w:val="0"/>
                      <w:marRight w:val="0"/>
                      <w:marTop w:val="0"/>
                      <w:marBottom w:val="0"/>
                      <w:divBdr>
                        <w:top w:val="none" w:sz="0" w:space="0" w:color="auto"/>
                        <w:left w:val="none" w:sz="0" w:space="0" w:color="auto"/>
                        <w:bottom w:val="none" w:sz="0" w:space="0" w:color="auto"/>
                        <w:right w:val="none" w:sz="0" w:space="0" w:color="auto"/>
                      </w:divBdr>
                    </w:div>
                  </w:divsChild>
                </w:div>
                <w:div w:id="794180757">
                  <w:marLeft w:val="0"/>
                  <w:marRight w:val="0"/>
                  <w:marTop w:val="0"/>
                  <w:marBottom w:val="0"/>
                  <w:divBdr>
                    <w:top w:val="none" w:sz="0" w:space="0" w:color="auto"/>
                    <w:left w:val="none" w:sz="0" w:space="0" w:color="auto"/>
                    <w:bottom w:val="none" w:sz="0" w:space="0" w:color="auto"/>
                    <w:right w:val="none" w:sz="0" w:space="0" w:color="auto"/>
                  </w:divBdr>
                  <w:divsChild>
                    <w:div w:id="1235048042">
                      <w:marLeft w:val="0"/>
                      <w:marRight w:val="0"/>
                      <w:marTop w:val="0"/>
                      <w:marBottom w:val="0"/>
                      <w:divBdr>
                        <w:top w:val="none" w:sz="0" w:space="0" w:color="auto"/>
                        <w:left w:val="none" w:sz="0" w:space="0" w:color="auto"/>
                        <w:bottom w:val="none" w:sz="0" w:space="0" w:color="auto"/>
                        <w:right w:val="none" w:sz="0" w:space="0" w:color="auto"/>
                      </w:divBdr>
                    </w:div>
                  </w:divsChild>
                </w:div>
                <w:div w:id="808130490">
                  <w:marLeft w:val="0"/>
                  <w:marRight w:val="0"/>
                  <w:marTop w:val="0"/>
                  <w:marBottom w:val="0"/>
                  <w:divBdr>
                    <w:top w:val="none" w:sz="0" w:space="0" w:color="auto"/>
                    <w:left w:val="none" w:sz="0" w:space="0" w:color="auto"/>
                    <w:bottom w:val="none" w:sz="0" w:space="0" w:color="auto"/>
                    <w:right w:val="none" w:sz="0" w:space="0" w:color="auto"/>
                  </w:divBdr>
                  <w:divsChild>
                    <w:div w:id="1839734043">
                      <w:marLeft w:val="0"/>
                      <w:marRight w:val="0"/>
                      <w:marTop w:val="0"/>
                      <w:marBottom w:val="0"/>
                      <w:divBdr>
                        <w:top w:val="none" w:sz="0" w:space="0" w:color="auto"/>
                        <w:left w:val="none" w:sz="0" w:space="0" w:color="auto"/>
                        <w:bottom w:val="none" w:sz="0" w:space="0" w:color="auto"/>
                        <w:right w:val="none" w:sz="0" w:space="0" w:color="auto"/>
                      </w:divBdr>
                    </w:div>
                  </w:divsChild>
                </w:div>
                <w:div w:id="836530351">
                  <w:marLeft w:val="0"/>
                  <w:marRight w:val="0"/>
                  <w:marTop w:val="0"/>
                  <w:marBottom w:val="0"/>
                  <w:divBdr>
                    <w:top w:val="none" w:sz="0" w:space="0" w:color="auto"/>
                    <w:left w:val="none" w:sz="0" w:space="0" w:color="auto"/>
                    <w:bottom w:val="none" w:sz="0" w:space="0" w:color="auto"/>
                    <w:right w:val="none" w:sz="0" w:space="0" w:color="auto"/>
                  </w:divBdr>
                  <w:divsChild>
                    <w:div w:id="1104886255">
                      <w:marLeft w:val="0"/>
                      <w:marRight w:val="0"/>
                      <w:marTop w:val="0"/>
                      <w:marBottom w:val="0"/>
                      <w:divBdr>
                        <w:top w:val="none" w:sz="0" w:space="0" w:color="auto"/>
                        <w:left w:val="none" w:sz="0" w:space="0" w:color="auto"/>
                        <w:bottom w:val="none" w:sz="0" w:space="0" w:color="auto"/>
                        <w:right w:val="none" w:sz="0" w:space="0" w:color="auto"/>
                      </w:divBdr>
                    </w:div>
                  </w:divsChild>
                </w:div>
                <w:div w:id="855074735">
                  <w:marLeft w:val="0"/>
                  <w:marRight w:val="0"/>
                  <w:marTop w:val="0"/>
                  <w:marBottom w:val="0"/>
                  <w:divBdr>
                    <w:top w:val="none" w:sz="0" w:space="0" w:color="auto"/>
                    <w:left w:val="none" w:sz="0" w:space="0" w:color="auto"/>
                    <w:bottom w:val="none" w:sz="0" w:space="0" w:color="auto"/>
                    <w:right w:val="none" w:sz="0" w:space="0" w:color="auto"/>
                  </w:divBdr>
                  <w:divsChild>
                    <w:div w:id="780997838">
                      <w:marLeft w:val="0"/>
                      <w:marRight w:val="0"/>
                      <w:marTop w:val="0"/>
                      <w:marBottom w:val="0"/>
                      <w:divBdr>
                        <w:top w:val="none" w:sz="0" w:space="0" w:color="auto"/>
                        <w:left w:val="none" w:sz="0" w:space="0" w:color="auto"/>
                        <w:bottom w:val="none" w:sz="0" w:space="0" w:color="auto"/>
                        <w:right w:val="none" w:sz="0" w:space="0" w:color="auto"/>
                      </w:divBdr>
                    </w:div>
                  </w:divsChild>
                </w:div>
                <w:div w:id="857890272">
                  <w:marLeft w:val="0"/>
                  <w:marRight w:val="0"/>
                  <w:marTop w:val="0"/>
                  <w:marBottom w:val="0"/>
                  <w:divBdr>
                    <w:top w:val="none" w:sz="0" w:space="0" w:color="auto"/>
                    <w:left w:val="none" w:sz="0" w:space="0" w:color="auto"/>
                    <w:bottom w:val="none" w:sz="0" w:space="0" w:color="auto"/>
                    <w:right w:val="none" w:sz="0" w:space="0" w:color="auto"/>
                  </w:divBdr>
                  <w:divsChild>
                    <w:div w:id="223835856">
                      <w:marLeft w:val="0"/>
                      <w:marRight w:val="0"/>
                      <w:marTop w:val="0"/>
                      <w:marBottom w:val="0"/>
                      <w:divBdr>
                        <w:top w:val="none" w:sz="0" w:space="0" w:color="auto"/>
                        <w:left w:val="none" w:sz="0" w:space="0" w:color="auto"/>
                        <w:bottom w:val="none" w:sz="0" w:space="0" w:color="auto"/>
                        <w:right w:val="none" w:sz="0" w:space="0" w:color="auto"/>
                      </w:divBdr>
                    </w:div>
                  </w:divsChild>
                </w:div>
                <w:div w:id="863403466">
                  <w:marLeft w:val="0"/>
                  <w:marRight w:val="0"/>
                  <w:marTop w:val="0"/>
                  <w:marBottom w:val="0"/>
                  <w:divBdr>
                    <w:top w:val="none" w:sz="0" w:space="0" w:color="auto"/>
                    <w:left w:val="none" w:sz="0" w:space="0" w:color="auto"/>
                    <w:bottom w:val="none" w:sz="0" w:space="0" w:color="auto"/>
                    <w:right w:val="none" w:sz="0" w:space="0" w:color="auto"/>
                  </w:divBdr>
                  <w:divsChild>
                    <w:div w:id="227738332">
                      <w:marLeft w:val="0"/>
                      <w:marRight w:val="0"/>
                      <w:marTop w:val="0"/>
                      <w:marBottom w:val="0"/>
                      <w:divBdr>
                        <w:top w:val="none" w:sz="0" w:space="0" w:color="auto"/>
                        <w:left w:val="none" w:sz="0" w:space="0" w:color="auto"/>
                        <w:bottom w:val="none" w:sz="0" w:space="0" w:color="auto"/>
                        <w:right w:val="none" w:sz="0" w:space="0" w:color="auto"/>
                      </w:divBdr>
                    </w:div>
                  </w:divsChild>
                </w:div>
                <w:div w:id="872814696">
                  <w:marLeft w:val="0"/>
                  <w:marRight w:val="0"/>
                  <w:marTop w:val="0"/>
                  <w:marBottom w:val="0"/>
                  <w:divBdr>
                    <w:top w:val="none" w:sz="0" w:space="0" w:color="auto"/>
                    <w:left w:val="none" w:sz="0" w:space="0" w:color="auto"/>
                    <w:bottom w:val="none" w:sz="0" w:space="0" w:color="auto"/>
                    <w:right w:val="none" w:sz="0" w:space="0" w:color="auto"/>
                  </w:divBdr>
                  <w:divsChild>
                    <w:div w:id="1234926185">
                      <w:marLeft w:val="0"/>
                      <w:marRight w:val="0"/>
                      <w:marTop w:val="0"/>
                      <w:marBottom w:val="0"/>
                      <w:divBdr>
                        <w:top w:val="none" w:sz="0" w:space="0" w:color="auto"/>
                        <w:left w:val="none" w:sz="0" w:space="0" w:color="auto"/>
                        <w:bottom w:val="none" w:sz="0" w:space="0" w:color="auto"/>
                        <w:right w:val="none" w:sz="0" w:space="0" w:color="auto"/>
                      </w:divBdr>
                    </w:div>
                  </w:divsChild>
                </w:div>
                <w:div w:id="896207511">
                  <w:marLeft w:val="0"/>
                  <w:marRight w:val="0"/>
                  <w:marTop w:val="0"/>
                  <w:marBottom w:val="0"/>
                  <w:divBdr>
                    <w:top w:val="none" w:sz="0" w:space="0" w:color="auto"/>
                    <w:left w:val="none" w:sz="0" w:space="0" w:color="auto"/>
                    <w:bottom w:val="none" w:sz="0" w:space="0" w:color="auto"/>
                    <w:right w:val="none" w:sz="0" w:space="0" w:color="auto"/>
                  </w:divBdr>
                  <w:divsChild>
                    <w:div w:id="896281598">
                      <w:marLeft w:val="0"/>
                      <w:marRight w:val="0"/>
                      <w:marTop w:val="0"/>
                      <w:marBottom w:val="0"/>
                      <w:divBdr>
                        <w:top w:val="none" w:sz="0" w:space="0" w:color="auto"/>
                        <w:left w:val="none" w:sz="0" w:space="0" w:color="auto"/>
                        <w:bottom w:val="none" w:sz="0" w:space="0" w:color="auto"/>
                        <w:right w:val="none" w:sz="0" w:space="0" w:color="auto"/>
                      </w:divBdr>
                    </w:div>
                  </w:divsChild>
                </w:div>
                <w:div w:id="910234937">
                  <w:marLeft w:val="0"/>
                  <w:marRight w:val="0"/>
                  <w:marTop w:val="0"/>
                  <w:marBottom w:val="0"/>
                  <w:divBdr>
                    <w:top w:val="none" w:sz="0" w:space="0" w:color="auto"/>
                    <w:left w:val="none" w:sz="0" w:space="0" w:color="auto"/>
                    <w:bottom w:val="none" w:sz="0" w:space="0" w:color="auto"/>
                    <w:right w:val="none" w:sz="0" w:space="0" w:color="auto"/>
                  </w:divBdr>
                  <w:divsChild>
                    <w:div w:id="1965236788">
                      <w:marLeft w:val="0"/>
                      <w:marRight w:val="0"/>
                      <w:marTop w:val="0"/>
                      <w:marBottom w:val="0"/>
                      <w:divBdr>
                        <w:top w:val="none" w:sz="0" w:space="0" w:color="auto"/>
                        <w:left w:val="none" w:sz="0" w:space="0" w:color="auto"/>
                        <w:bottom w:val="none" w:sz="0" w:space="0" w:color="auto"/>
                        <w:right w:val="none" w:sz="0" w:space="0" w:color="auto"/>
                      </w:divBdr>
                    </w:div>
                  </w:divsChild>
                </w:div>
                <w:div w:id="914128770">
                  <w:marLeft w:val="0"/>
                  <w:marRight w:val="0"/>
                  <w:marTop w:val="0"/>
                  <w:marBottom w:val="0"/>
                  <w:divBdr>
                    <w:top w:val="none" w:sz="0" w:space="0" w:color="auto"/>
                    <w:left w:val="none" w:sz="0" w:space="0" w:color="auto"/>
                    <w:bottom w:val="none" w:sz="0" w:space="0" w:color="auto"/>
                    <w:right w:val="none" w:sz="0" w:space="0" w:color="auto"/>
                  </w:divBdr>
                  <w:divsChild>
                    <w:div w:id="1889142309">
                      <w:marLeft w:val="0"/>
                      <w:marRight w:val="0"/>
                      <w:marTop w:val="0"/>
                      <w:marBottom w:val="0"/>
                      <w:divBdr>
                        <w:top w:val="none" w:sz="0" w:space="0" w:color="auto"/>
                        <w:left w:val="none" w:sz="0" w:space="0" w:color="auto"/>
                        <w:bottom w:val="none" w:sz="0" w:space="0" w:color="auto"/>
                        <w:right w:val="none" w:sz="0" w:space="0" w:color="auto"/>
                      </w:divBdr>
                    </w:div>
                  </w:divsChild>
                </w:div>
                <w:div w:id="934360644">
                  <w:marLeft w:val="0"/>
                  <w:marRight w:val="0"/>
                  <w:marTop w:val="0"/>
                  <w:marBottom w:val="0"/>
                  <w:divBdr>
                    <w:top w:val="none" w:sz="0" w:space="0" w:color="auto"/>
                    <w:left w:val="none" w:sz="0" w:space="0" w:color="auto"/>
                    <w:bottom w:val="none" w:sz="0" w:space="0" w:color="auto"/>
                    <w:right w:val="none" w:sz="0" w:space="0" w:color="auto"/>
                  </w:divBdr>
                  <w:divsChild>
                    <w:div w:id="528568881">
                      <w:marLeft w:val="0"/>
                      <w:marRight w:val="0"/>
                      <w:marTop w:val="0"/>
                      <w:marBottom w:val="0"/>
                      <w:divBdr>
                        <w:top w:val="none" w:sz="0" w:space="0" w:color="auto"/>
                        <w:left w:val="none" w:sz="0" w:space="0" w:color="auto"/>
                        <w:bottom w:val="none" w:sz="0" w:space="0" w:color="auto"/>
                        <w:right w:val="none" w:sz="0" w:space="0" w:color="auto"/>
                      </w:divBdr>
                    </w:div>
                  </w:divsChild>
                </w:div>
                <w:div w:id="964195829">
                  <w:marLeft w:val="0"/>
                  <w:marRight w:val="0"/>
                  <w:marTop w:val="0"/>
                  <w:marBottom w:val="0"/>
                  <w:divBdr>
                    <w:top w:val="none" w:sz="0" w:space="0" w:color="auto"/>
                    <w:left w:val="none" w:sz="0" w:space="0" w:color="auto"/>
                    <w:bottom w:val="none" w:sz="0" w:space="0" w:color="auto"/>
                    <w:right w:val="none" w:sz="0" w:space="0" w:color="auto"/>
                  </w:divBdr>
                  <w:divsChild>
                    <w:div w:id="96413233">
                      <w:marLeft w:val="0"/>
                      <w:marRight w:val="0"/>
                      <w:marTop w:val="0"/>
                      <w:marBottom w:val="0"/>
                      <w:divBdr>
                        <w:top w:val="none" w:sz="0" w:space="0" w:color="auto"/>
                        <w:left w:val="none" w:sz="0" w:space="0" w:color="auto"/>
                        <w:bottom w:val="none" w:sz="0" w:space="0" w:color="auto"/>
                        <w:right w:val="none" w:sz="0" w:space="0" w:color="auto"/>
                      </w:divBdr>
                    </w:div>
                  </w:divsChild>
                </w:div>
                <w:div w:id="1018430470">
                  <w:marLeft w:val="0"/>
                  <w:marRight w:val="0"/>
                  <w:marTop w:val="0"/>
                  <w:marBottom w:val="0"/>
                  <w:divBdr>
                    <w:top w:val="none" w:sz="0" w:space="0" w:color="auto"/>
                    <w:left w:val="none" w:sz="0" w:space="0" w:color="auto"/>
                    <w:bottom w:val="none" w:sz="0" w:space="0" w:color="auto"/>
                    <w:right w:val="none" w:sz="0" w:space="0" w:color="auto"/>
                  </w:divBdr>
                  <w:divsChild>
                    <w:div w:id="1926961068">
                      <w:marLeft w:val="0"/>
                      <w:marRight w:val="0"/>
                      <w:marTop w:val="0"/>
                      <w:marBottom w:val="0"/>
                      <w:divBdr>
                        <w:top w:val="none" w:sz="0" w:space="0" w:color="auto"/>
                        <w:left w:val="none" w:sz="0" w:space="0" w:color="auto"/>
                        <w:bottom w:val="none" w:sz="0" w:space="0" w:color="auto"/>
                        <w:right w:val="none" w:sz="0" w:space="0" w:color="auto"/>
                      </w:divBdr>
                    </w:div>
                  </w:divsChild>
                </w:div>
                <w:div w:id="1047606321">
                  <w:marLeft w:val="0"/>
                  <w:marRight w:val="0"/>
                  <w:marTop w:val="0"/>
                  <w:marBottom w:val="0"/>
                  <w:divBdr>
                    <w:top w:val="none" w:sz="0" w:space="0" w:color="auto"/>
                    <w:left w:val="none" w:sz="0" w:space="0" w:color="auto"/>
                    <w:bottom w:val="none" w:sz="0" w:space="0" w:color="auto"/>
                    <w:right w:val="none" w:sz="0" w:space="0" w:color="auto"/>
                  </w:divBdr>
                  <w:divsChild>
                    <w:div w:id="1443956384">
                      <w:marLeft w:val="0"/>
                      <w:marRight w:val="0"/>
                      <w:marTop w:val="0"/>
                      <w:marBottom w:val="0"/>
                      <w:divBdr>
                        <w:top w:val="none" w:sz="0" w:space="0" w:color="auto"/>
                        <w:left w:val="none" w:sz="0" w:space="0" w:color="auto"/>
                        <w:bottom w:val="none" w:sz="0" w:space="0" w:color="auto"/>
                        <w:right w:val="none" w:sz="0" w:space="0" w:color="auto"/>
                      </w:divBdr>
                    </w:div>
                  </w:divsChild>
                </w:div>
                <w:div w:id="1062287556">
                  <w:marLeft w:val="0"/>
                  <w:marRight w:val="0"/>
                  <w:marTop w:val="0"/>
                  <w:marBottom w:val="0"/>
                  <w:divBdr>
                    <w:top w:val="none" w:sz="0" w:space="0" w:color="auto"/>
                    <w:left w:val="none" w:sz="0" w:space="0" w:color="auto"/>
                    <w:bottom w:val="none" w:sz="0" w:space="0" w:color="auto"/>
                    <w:right w:val="none" w:sz="0" w:space="0" w:color="auto"/>
                  </w:divBdr>
                  <w:divsChild>
                    <w:div w:id="1901594586">
                      <w:marLeft w:val="0"/>
                      <w:marRight w:val="0"/>
                      <w:marTop w:val="0"/>
                      <w:marBottom w:val="0"/>
                      <w:divBdr>
                        <w:top w:val="none" w:sz="0" w:space="0" w:color="auto"/>
                        <w:left w:val="none" w:sz="0" w:space="0" w:color="auto"/>
                        <w:bottom w:val="none" w:sz="0" w:space="0" w:color="auto"/>
                        <w:right w:val="none" w:sz="0" w:space="0" w:color="auto"/>
                      </w:divBdr>
                    </w:div>
                  </w:divsChild>
                </w:div>
                <w:div w:id="1091466247">
                  <w:marLeft w:val="0"/>
                  <w:marRight w:val="0"/>
                  <w:marTop w:val="0"/>
                  <w:marBottom w:val="0"/>
                  <w:divBdr>
                    <w:top w:val="none" w:sz="0" w:space="0" w:color="auto"/>
                    <w:left w:val="none" w:sz="0" w:space="0" w:color="auto"/>
                    <w:bottom w:val="none" w:sz="0" w:space="0" w:color="auto"/>
                    <w:right w:val="none" w:sz="0" w:space="0" w:color="auto"/>
                  </w:divBdr>
                  <w:divsChild>
                    <w:div w:id="706220942">
                      <w:marLeft w:val="0"/>
                      <w:marRight w:val="0"/>
                      <w:marTop w:val="0"/>
                      <w:marBottom w:val="0"/>
                      <w:divBdr>
                        <w:top w:val="none" w:sz="0" w:space="0" w:color="auto"/>
                        <w:left w:val="none" w:sz="0" w:space="0" w:color="auto"/>
                        <w:bottom w:val="none" w:sz="0" w:space="0" w:color="auto"/>
                        <w:right w:val="none" w:sz="0" w:space="0" w:color="auto"/>
                      </w:divBdr>
                    </w:div>
                  </w:divsChild>
                </w:div>
                <w:div w:id="1107457429">
                  <w:marLeft w:val="0"/>
                  <w:marRight w:val="0"/>
                  <w:marTop w:val="0"/>
                  <w:marBottom w:val="0"/>
                  <w:divBdr>
                    <w:top w:val="none" w:sz="0" w:space="0" w:color="auto"/>
                    <w:left w:val="none" w:sz="0" w:space="0" w:color="auto"/>
                    <w:bottom w:val="none" w:sz="0" w:space="0" w:color="auto"/>
                    <w:right w:val="none" w:sz="0" w:space="0" w:color="auto"/>
                  </w:divBdr>
                  <w:divsChild>
                    <w:div w:id="1143423546">
                      <w:marLeft w:val="0"/>
                      <w:marRight w:val="0"/>
                      <w:marTop w:val="0"/>
                      <w:marBottom w:val="0"/>
                      <w:divBdr>
                        <w:top w:val="none" w:sz="0" w:space="0" w:color="auto"/>
                        <w:left w:val="none" w:sz="0" w:space="0" w:color="auto"/>
                        <w:bottom w:val="none" w:sz="0" w:space="0" w:color="auto"/>
                        <w:right w:val="none" w:sz="0" w:space="0" w:color="auto"/>
                      </w:divBdr>
                    </w:div>
                  </w:divsChild>
                </w:div>
                <w:div w:id="1121067598">
                  <w:marLeft w:val="0"/>
                  <w:marRight w:val="0"/>
                  <w:marTop w:val="0"/>
                  <w:marBottom w:val="0"/>
                  <w:divBdr>
                    <w:top w:val="none" w:sz="0" w:space="0" w:color="auto"/>
                    <w:left w:val="none" w:sz="0" w:space="0" w:color="auto"/>
                    <w:bottom w:val="none" w:sz="0" w:space="0" w:color="auto"/>
                    <w:right w:val="none" w:sz="0" w:space="0" w:color="auto"/>
                  </w:divBdr>
                  <w:divsChild>
                    <w:div w:id="939484609">
                      <w:marLeft w:val="0"/>
                      <w:marRight w:val="0"/>
                      <w:marTop w:val="0"/>
                      <w:marBottom w:val="0"/>
                      <w:divBdr>
                        <w:top w:val="none" w:sz="0" w:space="0" w:color="auto"/>
                        <w:left w:val="none" w:sz="0" w:space="0" w:color="auto"/>
                        <w:bottom w:val="none" w:sz="0" w:space="0" w:color="auto"/>
                        <w:right w:val="none" w:sz="0" w:space="0" w:color="auto"/>
                      </w:divBdr>
                    </w:div>
                  </w:divsChild>
                </w:div>
                <w:div w:id="1123815535">
                  <w:marLeft w:val="0"/>
                  <w:marRight w:val="0"/>
                  <w:marTop w:val="0"/>
                  <w:marBottom w:val="0"/>
                  <w:divBdr>
                    <w:top w:val="none" w:sz="0" w:space="0" w:color="auto"/>
                    <w:left w:val="none" w:sz="0" w:space="0" w:color="auto"/>
                    <w:bottom w:val="none" w:sz="0" w:space="0" w:color="auto"/>
                    <w:right w:val="none" w:sz="0" w:space="0" w:color="auto"/>
                  </w:divBdr>
                  <w:divsChild>
                    <w:div w:id="2040859744">
                      <w:marLeft w:val="0"/>
                      <w:marRight w:val="0"/>
                      <w:marTop w:val="0"/>
                      <w:marBottom w:val="0"/>
                      <w:divBdr>
                        <w:top w:val="none" w:sz="0" w:space="0" w:color="auto"/>
                        <w:left w:val="none" w:sz="0" w:space="0" w:color="auto"/>
                        <w:bottom w:val="none" w:sz="0" w:space="0" w:color="auto"/>
                        <w:right w:val="none" w:sz="0" w:space="0" w:color="auto"/>
                      </w:divBdr>
                    </w:div>
                  </w:divsChild>
                </w:div>
                <w:div w:id="1140729850">
                  <w:marLeft w:val="0"/>
                  <w:marRight w:val="0"/>
                  <w:marTop w:val="0"/>
                  <w:marBottom w:val="0"/>
                  <w:divBdr>
                    <w:top w:val="none" w:sz="0" w:space="0" w:color="auto"/>
                    <w:left w:val="none" w:sz="0" w:space="0" w:color="auto"/>
                    <w:bottom w:val="none" w:sz="0" w:space="0" w:color="auto"/>
                    <w:right w:val="none" w:sz="0" w:space="0" w:color="auto"/>
                  </w:divBdr>
                  <w:divsChild>
                    <w:div w:id="1620530244">
                      <w:marLeft w:val="0"/>
                      <w:marRight w:val="0"/>
                      <w:marTop w:val="0"/>
                      <w:marBottom w:val="0"/>
                      <w:divBdr>
                        <w:top w:val="none" w:sz="0" w:space="0" w:color="auto"/>
                        <w:left w:val="none" w:sz="0" w:space="0" w:color="auto"/>
                        <w:bottom w:val="none" w:sz="0" w:space="0" w:color="auto"/>
                        <w:right w:val="none" w:sz="0" w:space="0" w:color="auto"/>
                      </w:divBdr>
                    </w:div>
                  </w:divsChild>
                </w:div>
                <w:div w:id="1159148365">
                  <w:marLeft w:val="0"/>
                  <w:marRight w:val="0"/>
                  <w:marTop w:val="0"/>
                  <w:marBottom w:val="0"/>
                  <w:divBdr>
                    <w:top w:val="none" w:sz="0" w:space="0" w:color="auto"/>
                    <w:left w:val="none" w:sz="0" w:space="0" w:color="auto"/>
                    <w:bottom w:val="none" w:sz="0" w:space="0" w:color="auto"/>
                    <w:right w:val="none" w:sz="0" w:space="0" w:color="auto"/>
                  </w:divBdr>
                  <w:divsChild>
                    <w:div w:id="1105732739">
                      <w:marLeft w:val="0"/>
                      <w:marRight w:val="0"/>
                      <w:marTop w:val="0"/>
                      <w:marBottom w:val="0"/>
                      <w:divBdr>
                        <w:top w:val="none" w:sz="0" w:space="0" w:color="auto"/>
                        <w:left w:val="none" w:sz="0" w:space="0" w:color="auto"/>
                        <w:bottom w:val="none" w:sz="0" w:space="0" w:color="auto"/>
                        <w:right w:val="none" w:sz="0" w:space="0" w:color="auto"/>
                      </w:divBdr>
                    </w:div>
                  </w:divsChild>
                </w:div>
                <w:div w:id="1169518299">
                  <w:marLeft w:val="0"/>
                  <w:marRight w:val="0"/>
                  <w:marTop w:val="0"/>
                  <w:marBottom w:val="0"/>
                  <w:divBdr>
                    <w:top w:val="none" w:sz="0" w:space="0" w:color="auto"/>
                    <w:left w:val="none" w:sz="0" w:space="0" w:color="auto"/>
                    <w:bottom w:val="none" w:sz="0" w:space="0" w:color="auto"/>
                    <w:right w:val="none" w:sz="0" w:space="0" w:color="auto"/>
                  </w:divBdr>
                  <w:divsChild>
                    <w:div w:id="243927382">
                      <w:marLeft w:val="0"/>
                      <w:marRight w:val="0"/>
                      <w:marTop w:val="0"/>
                      <w:marBottom w:val="0"/>
                      <w:divBdr>
                        <w:top w:val="none" w:sz="0" w:space="0" w:color="auto"/>
                        <w:left w:val="none" w:sz="0" w:space="0" w:color="auto"/>
                        <w:bottom w:val="none" w:sz="0" w:space="0" w:color="auto"/>
                        <w:right w:val="none" w:sz="0" w:space="0" w:color="auto"/>
                      </w:divBdr>
                    </w:div>
                  </w:divsChild>
                </w:div>
                <w:div w:id="1188326923">
                  <w:marLeft w:val="0"/>
                  <w:marRight w:val="0"/>
                  <w:marTop w:val="0"/>
                  <w:marBottom w:val="0"/>
                  <w:divBdr>
                    <w:top w:val="none" w:sz="0" w:space="0" w:color="auto"/>
                    <w:left w:val="none" w:sz="0" w:space="0" w:color="auto"/>
                    <w:bottom w:val="none" w:sz="0" w:space="0" w:color="auto"/>
                    <w:right w:val="none" w:sz="0" w:space="0" w:color="auto"/>
                  </w:divBdr>
                  <w:divsChild>
                    <w:div w:id="1422213483">
                      <w:marLeft w:val="0"/>
                      <w:marRight w:val="0"/>
                      <w:marTop w:val="0"/>
                      <w:marBottom w:val="0"/>
                      <w:divBdr>
                        <w:top w:val="none" w:sz="0" w:space="0" w:color="auto"/>
                        <w:left w:val="none" w:sz="0" w:space="0" w:color="auto"/>
                        <w:bottom w:val="none" w:sz="0" w:space="0" w:color="auto"/>
                        <w:right w:val="none" w:sz="0" w:space="0" w:color="auto"/>
                      </w:divBdr>
                    </w:div>
                  </w:divsChild>
                </w:div>
                <w:div w:id="1204830275">
                  <w:marLeft w:val="0"/>
                  <w:marRight w:val="0"/>
                  <w:marTop w:val="0"/>
                  <w:marBottom w:val="0"/>
                  <w:divBdr>
                    <w:top w:val="none" w:sz="0" w:space="0" w:color="auto"/>
                    <w:left w:val="none" w:sz="0" w:space="0" w:color="auto"/>
                    <w:bottom w:val="none" w:sz="0" w:space="0" w:color="auto"/>
                    <w:right w:val="none" w:sz="0" w:space="0" w:color="auto"/>
                  </w:divBdr>
                  <w:divsChild>
                    <w:div w:id="1786147486">
                      <w:marLeft w:val="0"/>
                      <w:marRight w:val="0"/>
                      <w:marTop w:val="0"/>
                      <w:marBottom w:val="0"/>
                      <w:divBdr>
                        <w:top w:val="none" w:sz="0" w:space="0" w:color="auto"/>
                        <w:left w:val="none" w:sz="0" w:space="0" w:color="auto"/>
                        <w:bottom w:val="none" w:sz="0" w:space="0" w:color="auto"/>
                        <w:right w:val="none" w:sz="0" w:space="0" w:color="auto"/>
                      </w:divBdr>
                    </w:div>
                  </w:divsChild>
                </w:div>
                <w:div w:id="1223716947">
                  <w:marLeft w:val="0"/>
                  <w:marRight w:val="0"/>
                  <w:marTop w:val="0"/>
                  <w:marBottom w:val="0"/>
                  <w:divBdr>
                    <w:top w:val="none" w:sz="0" w:space="0" w:color="auto"/>
                    <w:left w:val="none" w:sz="0" w:space="0" w:color="auto"/>
                    <w:bottom w:val="none" w:sz="0" w:space="0" w:color="auto"/>
                    <w:right w:val="none" w:sz="0" w:space="0" w:color="auto"/>
                  </w:divBdr>
                  <w:divsChild>
                    <w:div w:id="1967198498">
                      <w:marLeft w:val="0"/>
                      <w:marRight w:val="0"/>
                      <w:marTop w:val="0"/>
                      <w:marBottom w:val="0"/>
                      <w:divBdr>
                        <w:top w:val="none" w:sz="0" w:space="0" w:color="auto"/>
                        <w:left w:val="none" w:sz="0" w:space="0" w:color="auto"/>
                        <w:bottom w:val="none" w:sz="0" w:space="0" w:color="auto"/>
                        <w:right w:val="none" w:sz="0" w:space="0" w:color="auto"/>
                      </w:divBdr>
                    </w:div>
                  </w:divsChild>
                </w:div>
                <w:div w:id="1274364203">
                  <w:marLeft w:val="0"/>
                  <w:marRight w:val="0"/>
                  <w:marTop w:val="0"/>
                  <w:marBottom w:val="0"/>
                  <w:divBdr>
                    <w:top w:val="none" w:sz="0" w:space="0" w:color="auto"/>
                    <w:left w:val="none" w:sz="0" w:space="0" w:color="auto"/>
                    <w:bottom w:val="none" w:sz="0" w:space="0" w:color="auto"/>
                    <w:right w:val="none" w:sz="0" w:space="0" w:color="auto"/>
                  </w:divBdr>
                  <w:divsChild>
                    <w:div w:id="1813055324">
                      <w:marLeft w:val="0"/>
                      <w:marRight w:val="0"/>
                      <w:marTop w:val="0"/>
                      <w:marBottom w:val="0"/>
                      <w:divBdr>
                        <w:top w:val="none" w:sz="0" w:space="0" w:color="auto"/>
                        <w:left w:val="none" w:sz="0" w:space="0" w:color="auto"/>
                        <w:bottom w:val="none" w:sz="0" w:space="0" w:color="auto"/>
                        <w:right w:val="none" w:sz="0" w:space="0" w:color="auto"/>
                      </w:divBdr>
                    </w:div>
                  </w:divsChild>
                </w:div>
                <w:div w:id="1350792928">
                  <w:marLeft w:val="0"/>
                  <w:marRight w:val="0"/>
                  <w:marTop w:val="0"/>
                  <w:marBottom w:val="0"/>
                  <w:divBdr>
                    <w:top w:val="none" w:sz="0" w:space="0" w:color="auto"/>
                    <w:left w:val="none" w:sz="0" w:space="0" w:color="auto"/>
                    <w:bottom w:val="none" w:sz="0" w:space="0" w:color="auto"/>
                    <w:right w:val="none" w:sz="0" w:space="0" w:color="auto"/>
                  </w:divBdr>
                  <w:divsChild>
                    <w:div w:id="1827435877">
                      <w:marLeft w:val="0"/>
                      <w:marRight w:val="0"/>
                      <w:marTop w:val="0"/>
                      <w:marBottom w:val="0"/>
                      <w:divBdr>
                        <w:top w:val="none" w:sz="0" w:space="0" w:color="auto"/>
                        <w:left w:val="none" w:sz="0" w:space="0" w:color="auto"/>
                        <w:bottom w:val="none" w:sz="0" w:space="0" w:color="auto"/>
                        <w:right w:val="none" w:sz="0" w:space="0" w:color="auto"/>
                      </w:divBdr>
                    </w:div>
                  </w:divsChild>
                </w:div>
                <w:div w:id="1395354205">
                  <w:marLeft w:val="0"/>
                  <w:marRight w:val="0"/>
                  <w:marTop w:val="0"/>
                  <w:marBottom w:val="0"/>
                  <w:divBdr>
                    <w:top w:val="none" w:sz="0" w:space="0" w:color="auto"/>
                    <w:left w:val="none" w:sz="0" w:space="0" w:color="auto"/>
                    <w:bottom w:val="none" w:sz="0" w:space="0" w:color="auto"/>
                    <w:right w:val="none" w:sz="0" w:space="0" w:color="auto"/>
                  </w:divBdr>
                  <w:divsChild>
                    <w:div w:id="1337534552">
                      <w:marLeft w:val="0"/>
                      <w:marRight w:val="0"/>
                      <w:marTop w:val="0"/>
                      <w:marBottom w:val="0"/>
                      <w:divBdr>
                        <w:top w:val="none" w:sz="0" w:space="0" w:color="auto"/>
                        <w:left w:val="none" w:sz="0" w:space="0" w:color="auto"/>
                        <w:bottom w:val="none" w:sz="0" w:space="0" w:color="auto"/>
                        <w:right w:val="none" w:sz="0" w:space="0" w:color="auto"/>
                      </w:divBdr>
                    </w:div>
                  </w:divsChild>
                </w:div>
                <w:div w:id="1446342726">
                  <w:marLeft w:val="0"/>
                  <w:marRight w:val="0"/>
                  <w:marTop w:val="0"/>
                  <w:marBottom w:val="0"/>
                  <w:divBdr>
                    <w:top w:val="none" w:sz="0" w:space="0" w:color="auto"/>
                    <w:left w:val="none" w:sz="0" w:space="0" w:color="auto"/>
                    <w:bottom w:val="none" w:sz="0" w:space="0" w:color="auto"/>
                    <w:right w:val="none" w:sz="0" w:space="0" w:color="auto"/>
                  </w:divBdr>
                  <w:divsChild>
                    <w:div w:id="977420948">
                      <w:marLeft w:val="0"/>
                      <w:marRight w:val="0"/>
                      <w:marTop w:val="0"/>
                      <w:marBottom w:val="0"/>
                      <w:divBdr>
                        <w:top w:val="none" w:sz="0" w:space="0" w:color="auto"/>
                        <w:left w:val="none" w:sz="0" w:space="0" w:color="auto"/>
                        <w:bottom w:val="none" w:sz="0" w:space="0" w:color="auto"/>
                        <w:right w:val="none" w:sz="0" w:space="0" w:color="auto"/>
                      </w:divBdr>
                    </w:div>
                  </w:divsChild>
                </w:div>
                <w:div w:id="1449078661">
                  <w:marLeft w:val="0"/>
                  <w:marRight w:val="0"/>
                  <w:marTop w:val="0"/>
                  <w:marBottom w:val="0"/>
                  <w:divBdr>
                    <w:top w:val="none" w:sz="0" w:space="0" w:color="auto"/>
                    <w:left w:val="none" w:sz="0" w:space="0" w:color="auto"/>
                    <w:bottom w:val="none" w:sz="0" w:space="0" w:color="auto"/>
                    <w:right w:val="none" w:sz="0" w:space="0" w:color="auto"/>
                  </w:divBdr>
                  <w:divsChild>
                    <w:div w:id="1014379472">
                      <w:marLeft w:val="0"/>
                      <w:marRight w:val="0"/>
                      <w:marTop w:val="0"/>
                      <w:marBottom w:val="0"/>
                      <w:divBdr>
                        <w:top w:val="none" w:sz="0" w:space="0" w:color="auto"/>
                        <w:left w:val="none" w:sz="0" w:space="0" w:color="auto"/>
                        <w:bottom w:val="none" w:sz="0" w:space="0" w:color="auto"/>
                        <w:right w:val="none" w:sz="0" w:space="0" w:color="auto"/>
                      </w:divBdr>
                    </w:div>
                  </w:divsChild>
                </w:div>
                <w:div w:id="1472942839">
                  <w:marLeft w:val="0"/>
                  <w:marRight w:val="0"/>
                  <w:marTop w:val="0"/>
                  <w:marBottom w:val="0"/>
                  <w:divBdr>
                    <w:top w:val="none" w:sz="0" w:space="0" w:color="auto"/>
                    <w:left w:val="none" w:sz="0" w:space="0" w:color="auto"/>
                    <w:bottom w:val="none" w:sz="0" w:space="0" w:color="auto"/>
                    <w:right w:val="none" w:sz="0" w:space="0" w:color="auto"/>
                  </w:divBdr>
                  <w:divsChild>
                    <w:div w:id="1740589450">
                      <w:marLeft w:val="0"/>
                      <w:marRight w:val="0"/>
                      <w:marTop w:val="0"/>
                      <w:marBottom w:val="0"/>
                      <w:divBdr>
                        <w:top w:val="none" w:sz="0" w:space="0" w:color="auto"/>
                        <w:left w:val="none" w:sz="0" w:space="0" w:color="auto"/>
                        <w:bottom w:val="none" w:sz="0" w:space="0" w:color="auto"/>
                        <w:right w:val="none" w:sz="0" w:space="0" w:color="auto"/>
                      </w:divBdr>
                    </w:div>
                  </w:divsChild>
                </w:div>
                <w:div w:id="1505587979">
                  <w:marLeft w:val="0"/>
                  <w:marRight w:val="0"/>
                  <w:marTop w:val="0"/>
                  <w:marBottom w:val="0"/>
                  <w:divBdr>
                    <w:top w:val="none" w:sz="0" w:space="0" w:color="auto"/>
                    <w:left w:val="none" w:sz="0" w:space="0" w:color="auto"/>
                    <w:bottom w:val="none" w:sz="0" w:space="0" w:color="auto"/>
                    <w:right w:val="none" w:sz="0" w:space="0" w:color="auto"/>
                  </w:divBdr>
                  <w:divsChild>
                    <w:div w:id="1031342873">
                      <w:marLeft w:val="0"/>
                      <w:marRight w:val="0"/>
                      <w:marTop w:val="0"/>
                      <w:marBottom w:val="0"/>
                      <w:divBdr>
                        <w:top w:val="none" w:sz="0" w:space="0" w:color="auto"/>
                        <w:left w:val="none" w:sz="0" w:space="0" w:color="auto"/>
                        <w:bottom w:val="none" w:sz="0" w:space="0" w:color="auto"/>
                        <w:right w:val="none" w:sz="0" w:space="0" w:color="auto"/>
                      </w:divBdr>
                    </w:div>
                  </w:divsChild>
                </w:div>
                <w:div w:id="1517227742">
                  <w:marLeft w:val="0"/>
                  <w:marRight w:val="0"/>
                  <w:marTop w:val="0"/>
                  <w:marBottom w:val="0"/>
                  <w:divBdr>
                    <w:top w:val="none" w:sz="0" w:space="0" w:color="auto"/>
                    <w:left w:val="none" w:sz="0" w:space="0" w:color="auto"/>
                    <w:bottom w:val="none" w:sz="0" w:space="0" w:color="auto"/>
                    <w:right w:val="none" w:sz="0" w:space="0" w:color="auto"/>
                  </w:divBdr>
                  <w:divsChild>
                    <w:div w:id="1253928971">
                      <w:marLeft w:val="0"/>
                      <w:marRight w:val="0"/>
                      <w:marTop w:val="0"/>
                      <w:marBottom w:val="0"/>
                      <w:divBdr>
                        <w:top w:val="none" w:sz="0" w:space="0" w:color="auto"/>
                        <w:left w:val="none" w:sz="0" w:space="0" w:color="auto"/>
                        <w:bottom w:val="none" w:sz="0" w:space="0" w:color="auto"/>
                        <w:right w:val="none" w:sz="0" w:space="0" w:color="auto"/>
                      </w:divBdr>
                    </w:div>
                    <w:div w:id="1476600319">
                      <w:marLeft w:val="0"/>
                      <w:marRight w:val="0"/>
                      <w:marTop w:val="0"/>
                      <w:marBottom w:val="0"/>
                      <w:divBdr>
                        <w:top w:val="none" w:sz="0" w:space="0" w:color="auto"/>
                        <w:left w:val="none" w:sz="0" w:space="0" w:color="auto"/>
                        <w:bottom w:val="none" w:sz="0" w:space="0" w:color="auto"/>
                        <w:right w:val="none" w:sz="0" w:space="0" w:color="auto"/>
                      </w:divBdr>
                    </w:div>
                    <w:div w:id="2147163767">
                      <w:marLeft w:val="0"/>
                      <w:marRight w:val="0"/>
                      <w:marTop w:val="0"/>
                      <w:marBottom w:val="0"/>
                      <w:divBdr>
                        <w:top w:val="none" w:sz="0" w:space="0" w:color="auto"/>
                        <w:left w:val="none" w:sz="0" w:space="0" w:color="auto"/>
                        <w:bottom w:val="none" w:sz="0" w:space="0" w:color="auto"/>
                        <w:right w:val="none" w:sz="0" w:space="0" w:color="auto"/>
                      </w:divBdr>
                    </w:div>
                  </w:divsChild>
                </w:div>
                <w:div w:id="1517887880">
                  <w:marLeft w:val="0"/>
                  <w:marRight w:val="0"/>
                  <w:marTop w:val="0"/>
                  <w:marBottom w:val="0"/>
                  <w:divBdr>
                    <w:top w:val="none" w:sz="0" w:space="0" w:color="auto"/>
                    <w:left w:val="none" w:sz="0" w:space="0" w:color="auto"/>
                    <w:bottom w:val="none" w:sz="0" w:space="0" w:color="auto"/>
                    <w:right w:val="none" w:sz="0" w:space="0" w:color="auto"/>
                  </w:divBdr>
                  <w:divsChild>
                    <w:div w:id="1732075729">
                      <w:marLeft w:val="0"/>
                      <w:marRight w:val="0"/>
                      <w:marTop w:val="0"/>
                      <w:marBottom w:val="0"/>
                      <w:divBdr>
                        <w:top w:val="none" w:sz="0" w:space="0" w:color="auto"/>
                        <w:left w:val="none" w:sz="0" w:space="0" w:color="auto"/>
                        <w:bottom w:val="none" w:sz="0" w:space="0" w:color="auto"/>
                        <w:right w:val="none" w:sz="0" w:space="0" w:color="auto"/>
                      </w:divBdr>
                    </w:div>
                  </w:divsChild>
                </w:div>
                <w:div w:id="1518959030">
                  <w:marLeft w:val="0"/>
                  <w:marRight w:val="0"/>
                  <w:marTop w:val="0"/>
                  <w:marBottom w:val="0"/>
                  <w:divBdr>
                    <w:top w:val="none" w:sz="0" w:space="0" w:color="auto"/>
                    <w:left w:val="none" w:sz="0" w:space="0" w:color="auto"/>
                    <w:bottom w:val="none" w:sz="0" w:space="0" w:color="auto"/>
                    <w:right w:val="none" w:sz="0" w:space="0" w:color="auto"/>
                  </w:divBdr>
                  <w:divsChild>
                    <w:div w:id="650601912">
                      <w:marLeft w:val="0"/>
                      <w:marRight w:val="0"/>
                      <w:marTop w:val="0"/>
                      <w:marBottom w:val="0"/>
                      <w:divBdr>
                        <w:top w:val="none" w:sz="0" w:space="0" w:color="auto"/>
                        <w:left w:val="none" w:sz="0" w:space="0" w:color="auto"/>
                        <w:bottom w:val="none" w:sz="0" w:space="0" w:color="auto"/>
                        <w:right w:val="none" w:sz="0" w:space="0" w:color="auto"/>
                      </w:divBdr>
                    </w:div>
                  </w:divsChild>
                </w:div>
                <w:div w:id="1522621670">
                  <w:marLeft w:val="0"/>
                  <w:marRight w:val="0"/>
                  <w:marTop w:val="0"/>
                  <w:marBottom w:val="0"/>
                  <w:divBdr>
                    <w:top w:val="none" w:sz="0" w:space="0" w:color="auto"/>
                    <w:left w:val="none" w:sz="0" w:space="0" w:color="auto"/>
                    <w:bottom w:val="none" w:sz="0" w:space="0" w:color="auto"/>
                    <w:right w:val="none" w:sz="0" w:space="0" w:color="auto"/>
                  </w:divBdr>
                  <w:divsChild>
                    <w:div w:id="31931465">
                      <w:marLeft w:val="0"/>
                      <w:marRight w:val="0"/>
                      <w:marTop w:val="0"/>
                      <w:marBottom w:val="0"/>
                      <w:divBdr>
                        <w:top w:val="none" w:sz="0" w:space="0" w:color="auto"/>
                        <w:left w:val="none" w:sz="0" w:space="0" w:color="auto"/>
                        <w:bottom w:val="none" w:sz="0" w:space="0" w:color="auto"/>
                        <w:right w:val="none" w:sz="0" w:space="0" w:color="auto"/>
                      </w:divBdr>
                    </w:div>
                    <w:div w:id="835416921">
                      <w:marLeft w:val="0"/>
                      <w:marRight w:val="0"/>
                      <w:marTop w:val="0"/>
                      <w:marBottom w:val="0"/>
                      <w:divBdr>
                        <w:top w:val="none" w:sz="0" w:space="0" w:color="auto"/>
                        <w:left w:val="none" w:sz="0" w:space="0" w:color="auto"/>
                        <w:bottom w:val="none" w:sz="0" w:space="0" w:color="auto"/>
                        <w:right w:val="none" w:sz="0" w:space="0" w:color="auto"/>
                      </w:divBdr>
                    </w:div>
                    <w:div w:id="900024452">
                      <w:marLeft w:val="0"/>
                      <w:marRight w:val="0"/>
                      <w:marTop w:val="0"/>
                      <w:marBottom w:val="0"/>
                      <w:divBdr>
                        <w:top w:val="none" w:sz="0" w:space="0" w:color="auto"/>
                        <w:left w:val="none" w:sz="0" w:space="0" w:color="auto"/>
                        <w:bottom w:val="none" w:sz="0" w:space="0" w:color="auto"/>
                        <w:right w:val="none" w:sz="0" w:space="0" w:color="auto"/>
                      </w:divBdr>
                    </w:div>
                  </w:divsChild>
                </w:div>
                <w:div w:id="1529028642">
                  <w:marLeft w:val="0"/>
                  <w:marRight w:val="0"/>
                  <w:marTop w:val="0"/>
                  <w:marBottom w:val="0"/>
                  <w:divBdr>
                    <w:top w:val="none" w:sz="0" w:space="0" w:color="auto"/>
                    <w:left w:val="none" w:sz="0" w:space="0" w:color="auto"/>
                    <w:bottom w:val="none" w:sz="0" w:space="0" w:color="auto"/>
                    <w:right w:val="none" w:sz="0" w:space="0" w:color="auto"/>
                  </w:divBdr>
                  <w:divsChild>
                    <w:div w:id="1489513494">
                      <w:marLeft w:val="0"/>
                      <w:marRight w:val="0"/>
                      <w:marTop w:val="0"/>
                      <w:marBottom w:val="0"/>
                      <w:divBdr>
                        <w:top w:val="none" w:sz="0" w:space="0" w:color="auto"/>
                        <w:left w:val="none" w:sz="0" w:space="0" w:color="auto"/>
                        <w:bottom w:val="none" w:sz="0" w:space="0" w:color="auto"/>
                        <w:right w:val="none" w:sz="0" w:space="0" w:color="auto"/>
                      </w:divBdr>
                    </w:div>
                  </w:divsChild>
                </w:div>
                <w:div w:id="1591546496">
                  <w:marLeft w:val="0"/>
                  <w:marRight w:val="0"/>
                  <w:marTop w:val="0"/>
                  <w:marBottom w:val="0"/>
                  <w:divBdr>
                    <w:top w:val="none" w:sz="0" w:space="0" w:color="auto"/>
                    <w:left w:val="none" w:sz="0" w:space="0" w:color="auto"/>
                    <w:bottom w:val="none" w:sz="0" w:space="0" w:color="auto"/>
                    <w:right w:val="none" w:sz="0" w:space="0" w:color="auto"/>
                  </w:divBdr>
                  <w:divsChild>
                    <w:div w:id="1285234182">
                      <w:marLeft w:val="0"/>
                      <w:marRight w:val="0"/>
                      <w:marTop w:val="0"/>
                      <w:marBottom w:val="0"/>
                      <w:divBdr>
                        <w:top w:val="none" w:sz="0" w:space="0" w:color="auto"/>
                        <w:left w:val="none" w:sz="0" w:space="0" w:color="auto"/>
                        <w:bottom w:val="none" w:sz="0" w:space="0" w:color="auto"/>
                        <w:right w:val="none" w:sz="0" w:space="0" w:color="auto"/>
                      </w:divBdr>
                    </w:div>
                  </w:divsChild>
                </w:div>
                <w:div w:id="1656642942">
                  <w:marLeft w:val="0"/>
                  <w:marRight w:val="0"/>
                  <w:marTop w:val="0"/>
                  <w:marBottom w:val="0"/>
                  <w:divBdr>
                    <w:top w:val="none" w:sz="0" w:space="0" w:color="auto"/>
                    <w:left w:val="none" w:sz="0" w:space="0" w:color="auto"/>
                    <w:bottom w:val="none" w:sz="0" w:space="0" w:color="auto"/>
                    <w:right w:val="none" w:sz="0" w:space="0" w:color="auto"/>
                  </w:divBdr>
                  <w:divsChild>
                    <w:div w:id="320932026">
                      <w:marLeft w:val="0"/>
                      <w:marRight w:val="0"/>
                      <w:marTop w:val="0"/>
                      <w:marBottom w:val="0"/>
                      <w:divBdr>
                        <w:top w:val="none" w:sz="0" w:space="0" w:color="auto"/>
                        <w:left w:val="none" w:sz="0" w:space="0" w:color="auto"/>
                        <w:bottom w:val="none" w:sz="0" w:space="0" w:color="auto"/>
                        <w:right w:val="none" w:sz="0" w:space="0" w:color="auto"/>
                      </w:divBdr>
                    </w:div>
                  </w:divsChild>
                </w:div>
                <w:div w:id="1662931564">
                  <w:marLeft w:val="0"/>
                  <w:marRight w:val="0"/>
                  <w:marTop w:val="0"/>
                  <w:marBottom w:val="0"/>
                  <w:divBdr>
                    <w:top w:val="none" w:sz="0" w:space="0" w:color="auto"/>
                    <w:left w:val="none" w:sz="0" w:space="0" w:color="auto"/>
                    <w:bottom w:val="none" w:sz="0" w:space="0" w:color="auto"/>
                    <w:right w:val="none" w:sz="0" w:space="0" w:color="auto"/>
                  </w:divBdr>
                  <w:divsChild>
                    <w:div w:id="1145048441">
                      <w:marLeft w:val="0"/>
                      <w:marRight w:val="0"/>
                      <w:marTop w:val="0"/>
                      <w:marBottom w:val="0"/>
                      <w:divBdr>
                        <w:top w:val="none" w:sz="0" w:space="0" w:color="auto"/>
                        <w:left w:val="none" w:sz="0" w:space="0" w:color="auto"/>
                        <w:bottom w:val="none" w:sz="0" w:space="0" w:color="auto"/>
                        <w:right w:val="none" w:sz="0" w:space="0" w:color="auto"/>
                      </w:divBdr>
                    </w:div>
                    <w:div w:id="1523977730">
                      <w:marLeft w:val="0"/>
                      <w:marRight w:val="0"/>
                      <w:marTop w:val="0"/>
                      <w:marBottom w:val="0"/>
                      <w:divBdr>
                        <w:top w:val="none" w:sz="0" w:space="0" w:color="auto"/>
                        <w:left w:val="none" w:sz="0" w:space="0" w:color="auto"/>
                        <w:bottom w:val="none" w:sz="0" w:space="0" w:color="auto"/>
                        <w:right w:val="none" w:sz="0" w:space="0" w:color="auto"/>
                      </w:divBdr>
                    </w:div>
                    <w:div w:id="1730035342">
                      <w:marLeft w:val="0"/>
                      <w:marRight w:val="0"/>
                      <w:marTop w:val="0"/>
                      <w:marBottom w:val="0"/>
                      <w:divBdr>
                        <w:top w:val="none" w:sz="0" w:space="0" w:color="auto"/>
                        <w:left w:val="none" w:sz="0" w:space="0" w:color="auto"/>
                        <w:bottom w:val="none" w:sz="0" w:space="0" w:color="auto"/>
                        <w:right w:val="none" w:sz="0" w:space="0" w:color="auto"/>
                      </w:divBdr>
                    </w:div>
                  </w:divsChild>
                </w:div>
                <w:div w:id="1679775334">
                  <w:marLeft w:val="0"/>
                  <w:marRight w:val="0"/>
                  <w:marTop w:val="0"/>
                  <w:marBottom w:val="0"/>
                  <w:divBdr>
                    <w:top w:val="none" w:sz="0" w:space="0" w:color="auto"/>
                    <w:left w:val="none" w:sz="0" w:space="0" w:color="auto"/>
                    <w:bottom w:val="none" w:sz="0" w:space="0" w:color="auto"/>
                    <w:right w:val="none" w:sz="0" w:space="0" w:color="auto"/>
                  </w:divBdr>
                  <w:divsChild>
                    <w:div w:id="61216318">
                      <w:marLeft w:val="0"/>
                      <w:marRight w:val="0"/>
                      <w:marTop w:val="0"/>
                      <w:marBottom w:val="0"/>
                      <w:divBdr>
                        <w:top w:val="none" w:sz="0" w:space="0" w:color="auto"/>
                        <w:left w:val="none" w:sz="0" w:space="0" w:color="auto"/>
                        <w:bottom w:val="none" w:sz="0" w:space="0" w:color="auto"/>
                        <w:right w:val="none" w:sz="0" w:space="0" w:color="auto"/>
                      </w:divBdr>
                    </w:div>
                  </w:divsChild>
                </w:div>
                <w:div w:id="1709404047">
                  <w:marLeft w:val="0"/>
                  <w:marRight w:val="0"/>
                  <w:marTop w:val="0"/>
                  <w:marBottom w:val="0"/>
                  <w:divBdr>
                    <w:top w:val="none" w:sz="0" w:space="0" w:color="auto"/>
                    <w:left w:val="none" w:sz="0" w:space="0" w:color="auto"/>
                    <w:bottom w:val="none" w:sz="0" w:space="0" w:color="auto"/>
                    <w:right w:val="none" w:sz="0" w:space="0" w:color="auto"/>
                  </w:divBdr>
                  <w:divsChild>
                    <w:div w:id="111637415">
                      <w:marLeft w:val="0"/>
                      <w:marRight w:val="0"/>
                      <w:marTop w:val="0"/>
                      <w:marBottom w:val="0"/>
                      <w:divBdr>
                        <w:top w:val="none" w:sz="0" w:space="0" w:color="auto"/>
                        <w:left w:val="none" w:sz="0" w:space="0" w:color="auto"/>
                        <w:bottom w:val="none" w:sz="0" w:space="0" w:color="auto"/>
                        <w:right w:val="none" w:sz="0" w:space="0" w:color="auto"/>
                      </w:divBdr>
                    </w:div>
                  </w:divsChild>
                </w:div>
                <w:div w:id="1757556147">
                  <w:marLeft w:val="0"/>
                  <w:marRight w:val="0"/>
                  <w:marTop w:val="0"/>
                  <w:marBottom w:val="0"/>
                  <w:divBdr>
                    <w:top w:val="none" w:sz="0" w:space="0" w:color="auto"/>
                    <w:left w:val="none" w:sz="0" w:space="0" w:color="auto"/>
                    <w:bottom w:val="none" w:sz="0" w:space="0" w:color="auto"/>
                    <w:right w:val="none" w:sz="0" w:space="0" w:color="auto"/>
                  </w:divBdr>
                  <w:divsChild>
                    <w:div w:id="634330800">
                      <w:marLeft w:val="0"/>
                      <w:marRight w:val="0"/>
                      <w:marTop w:val="0"/>
                      <w:marBottom w:val="0"/>
                      <w:divBdr>
                        <w:top w:val="none" w:sz="0" w:space="0" w:color="auto"/>
                        <w:left w:val="none" w:sz="0" w:space="0" w:color="auto"/>
                        <w:bottom w:val="none" w:sz="0" w:space="0" w:color="auto"/>
                        <w:right w:val="none" w:sz="0" w:space="0" w:color="auto"/>
                      </w:divBdr>
                    </w:div>
                  </w:divsChild>
                </w:div>
                <w:div w:id="1763649594">
                  <w:marLeft w:val="0"/>
                  <w:marRight w:val="0"/>
                  <w:marTop w:val="0"/>
                  <w:marBottom w:val="0"/>
                  <w:divBdr>
                    <w:top w:val="none" w:sz="0" w:space="0" w:color="auto"/>
                    <w:left w:val="none" w:sz="0" w:space="0" w:color="auto"/>
                    <w:bottom w:val="none" w:sz="0" w:space="0" w:color="auto"/>
                    <w:right w:val="none" w:sz="0" w:space="0" w:color="auto"/>
                  </w:divBdr>
                  <w:divsChild>
                    <w:div w:id="1629045964">
                      <w:marLeft w:val="0"/>
                      <w:marRight w:val="0"/>
                      <w:marTop w:val="0"/>
                      <w:marBottom w:val="0"/>
                      <w:divBdr>
                        <w:top w:val="none" w:sz="0" w:space="0" w:color="auto"/>
                        <w:left w:val="none" w:sz="0" w:space="0" w:color="auto"/>
                        <w:bottom w:val="none" w:sz="0" w:space="0" w:color="auto"/>
                        <w:right w:val="none" w:sz="0" w:space="0" w:color="auto"/>
                      </w:divBdr>
                    </w:div>
                  </w:divsChild>
                </w:div>
                <w:div w:id="1777214945">
                  <w:marLeft w:val="0"/>
                  <w:marRight w:val="0"/>
                  <w:marTop w:val="0"/>
                  <w:marBottom w:val="0"/>
                  <w:divBdr>
                    <w:top w:val="none" w:sz="0" w:space="0" w:color="auto"/>
                    <w:left w:val="none" w:sz="0" w:space="0" w:color="auto"/>
                    <w:bottom w:val="none" w:sz="0" w:space="0" w:color="auto"/>
                    <w:right w:val="none" w:sz="0" w:space="0" w:color="auto"/>
                  </w:divBdr>
                  <w:divsChild>
                    <w:div w:id="1821193990">
                      <w:marLeft w:val="0"/>
                      <w:marRight w:val="0"/>
                      <w:marTop w:val="0"/>
                      <w:marBottom w:val="0"/>
                      <w:divBdr>
                        <w:top w:val="none" w:sz="0" w:space="0" w:color="auto"/>
                        <w:left w:val="none" w:sz="0" w:space="0" w:color="auto"/>
                        <w:bottom w:val="none" w:sz="0" w:space="0" w:color="auto"/>
                        <w:right w:val="none" w:sz="0" w:space="0" w:color="auto"/>
                      </w:divBdr>
                    </w:div>
                  </w:divsChild>
                </w:div>
                <w:div w:id="1798142017">
                  <w:marLeft w:val="0"/>
                  <w:marRight w:val="0"/>
                  <w:marTop w:val="0"/>
                  <w:marBottom w:val="0"/>
                  <w:divBdr>
                    <w:top w:val="none" w:sz="0" w:space="0" w:color="auto"/>
                    <w:left w:val="none" w:sz="0" w:space="0" w:color="auto"/>
                    <w:bottom w:val="none" w:sz="0" w:space="0" w:color="auto"/>
                    <w:right w:val="none" w:sz="0" w:space="0" w:color="auto"/>
                  </w:divBdr>
                  <w:divsChild>
                    <w:div w:id="475608094">
                      <w:marLeft w:val="0"/>
                      <w:marRight w:val="0"/>
                      <w:marTop w:val="0"/>
                      <w:marBottom w:val="0"/>
                      <w:divBdr>
                        <w:top w:val="none" w:sz="0" w:space="0" w:color="auto"/>
                        <w:left w:val="none" w:sz="0" w:space="0" w:color="auto"/>
                        <w:bottom w:val="none" w:sz="0" w:space="0" w:color="auto"/>
                        <w:right w:val="none" w:sz="0" w:space="0" w:color="auto"/>
                      </w:divBdr>
                    </w:div>
                  </w:divsChild>
                </w:div>
                <w:div w:id="1838302956">
                  <w:marLeft w:val="0"/>
                  <w:marRight w:val="0"/>
                  <w:marTop w:val="0"/>
                  <w:marBottom w:val="0"/>
                  <w:divBdr>
                    <w:top w:val="none" w:sz="0" w:space="0" w:color="auto"/>
                    <w:left w:val="none" w:sz="0" w:space="0" w:color="auto"/>
                    <w:bottom w:val="none" w:sz="0" w:space="0" w:color="auto"/>
                    <w:right w:val="none" w:sz="0" w:space="0" w:color="auto"/>
                  </w:divBdr>
                  <w:divsChild>
                    <w:div w:id="1490369019">
                      <w:marLeft w:val="0"/>
                      <w:marRight w:val="0"/>
                      <w:marTop w:val="0"/>
                      <w:marBottom w:val="0"/>
                      <w:divBdr>
                        <w:top w:val="none" w:sz="0" w:space="0" w:color="auto"/>
                        <w:left w:val="none" w:sz="0" w:space="0" w:color="auto"/>
                        <w:bottom w:val="none" w:sz="0" w:space="0" w:color="auto"/>
                        <w:right w:val="none" w:sz="0" w:space="0" w:color="auto"/>
                      </w:divBdr>
                    </w:div>
                  </w:divsChild>
                </w:div>
                <w:div w:id="1840728157">
                  <w:marLeft w:val="0"/>
                  <w:marRight w:val="0"/>
                  <w:marTop w:val="0"/>
                  <w:marBottom w:val="0"/>
                  <w:divBdr>
                    <w:top w:val="none" w:sz="0" w:space="0" w:color="auto"/>
                    <w:left w:val="none" w:sz="0" w:space="0" w:color="auto"/>
                    <w:bottom w:val="none" w:sz="0" w:space="0" w:color="auto"/>
                    <w:right w:val="none" w:sz="0" w:space="0" w:color="auto"/>
                  </w:divBdr>
                  <w:divsChild>
                    <w:div w:id="1763182649">
                      <w:marLeft w:val="0"/>
                      <w:marRight w:val="0"/>
                      <w:marTop w:val="0"/>
                      <w:marBottom w:val="0"/>
                      <w:divBdr>
                        <w:top w:val="none" w:sz="0" w:space="0" w:color="auto"/>
                        <w:left w:val="none" w:sz="0" w:space="0" w:color="auto"/>
                        <w:bottom w:val="none" w:sz="0" w:space="0" w:color="auto"/>
                        <w:right w:val="none" w:sz="0" w:space="0" w:color="auto"/>
                      </w:divBdr>
                    </w:div>
                  </w:divsChild>
                </w:div>
                <w:div w:id="1878857691">
                  <w:marLeft w:val="0"/>
                  <w:marRight w:val="0"/>
                  <w:marTop w:val="0"/>
                  <w:marBottom w:val="0"/>
                  <w:divBdr>
                    <w:top w:val="none" w:sz="0" w:space="0" w:color="auto"/>
                    <w:left w:val="none" w:sz="0" w:space="0" w:color="auto"/>
                    <w:bottom w:val="none" w:sz="0" w:space="0" w:color="auto"/>
                    <w:right w:val="none" w:sz="0" w:space="0" w:color="auto"/>
                  </w:divBdr>
                  <w:divsChild>
                    <w:div w:id="1986464905">
                      <w:marLeft w:val="0"/>
                      <w:marRight w:val="0"/>
                      <w:marTop w:val="0"/>
                      <w:marBottom w:val="0"/>
                      <w:divBdr>
                        <w:top w:val="none" w:sz="0" w:space="0" w:color="auto"/>
                        <w:left w:val="none" w:sz="0" w:space="0" w:color="auto"/>
                        <w:bottom w:val="none" w:sz="0" w:space="0" w:color="auto"/>
                        <w:right w:val="none" w:sz="0" w:space="0" w:color="auto"/>
                      </w:divBdr>
                    </w:div>
                  </w:divsChild>
                </w:div>
                <w:div w:id="1887403386">
                  <w:marLeft w:val="0"/>
                  <w:marRight w:val="0"/>
                  <w:marTop w:val="0"/>
                  <w:marBottom w:val="0"/>
                  <w:divBdr>
                    <w:top w:val="none" w:sz="0" w:space="0" w:color="auto"/>
                    <w:left w:val="none" w:sz="0" w:space="0" w:color="auto"/>
                    <w:bottom w:val="none" w:sz="0" w:space="0" w:color="auto"/>
                    <w:right w:val="none" w:sz="0" w:space="0" w:color="auto"/>
                  </w:divBdr>
                  <w:divsChild>
                    <w:div w:id="1792430252">
                      <w:marLeft w:val="0"/>
                      <w:marRight w:val="0"/>
                      <w:marTop w:val="0"/>
                      <w:marBottom w:val="0"/>
                      <w:divBdr>
                        <w:top w:val="none" w:sz="0" w:space="0" w:color="auto"/>
                        <w:left w:val="none" w:sz="0" w:space="0" w:color="auto"/>
                        <w:bottom w:val="none" w:sz="0" w:space="0" w:color="auto"/>
                        <w:right w:val="none" w:sz="0" w:space="0" w:color="auto"/>
                      </w:divBdr>
                    </w:div>
                  </w:divsChild>
                </w:div>
                <w:div w:id="1897472944">
                  <w:marLeft w:val="0"/>
                  <w:marRight w:val="0"/>
                  <w:marTop w:val="0"/>
                  <w:marBottom w:val="0"/>
                  <w:divBdr>
                    <w:top w:val="none" w:sz="0" w:space="0" w:color="auto"/>
                    <w:left w:val="none" w:sz="0" w:space="0" w:color="auto"/>
                    <w:bottom w:val="none" w:sz="0" w:space="0" w:color="auto"/>
                    <w:right w:val="none" w:sz="0" w:space="0" w:color="auto"/>
                  </w:divBdr>
                  <w:divsChild>
                    <w:div w:id="1334140153">
                      <w:marLeft w:val="0"/>
                      <w:marRight w:val="0"/>
                      <w:marTop w:val="0"/>
                      <w:marBottom w:val="0"/>
                      <w:divBdr>
                        <w:top w:val="none" w:sz="0" w:space="0" w:color="auto"/>
                        <w:left w:val="none" w:sz="0" w:space="0" w:color="auto"/>
                        <w:bottom w:val="none" w:sz="0" w:space="0" w:color="auto"/>
                        <w:right w:val="none" w:sz="0" w:space="0" w:color="auto"/>
                      </w:divBdr>
                    </w:div>
                  </w:divsChild>
                </w:div>
                <w:div w:id="1931767679">
                  <w:marLeft w:val="0"/>
                  <w:marRight w:val="0"/>
                  <w:marTop w:val="0"/>
                  <w:marBottom w:val="0"/>
                  <w:divBdr>
                    <w:top w:val="none" w:sz="0" w:space="0" w:color="auto"/>
                    <w:left w:val="none" w:sz="0" w:space="0" w:color="auto"/>
                    <w:bottom w:val="none" w:sz="0" w:space="0" w:color="auto"/>
                    <w:right w:val="none" w:sz="0" w:space="0" w:color="auto"/>
                  </w:divBdr>
                  <w:divsChild>
                    <w:div w:id="224025915">
                      <w:marLeft w:val="0"/>
                      <w:marRight w:val="0"/>
                      <w:marTop w:val="0"/>
                      <w:marBottom w:val="0"/>
                      <w:divBdr>
                        <w:top w:val="none" w:sz="0" w:space="0" w:color="auto"/>
                        <w:left w:val="none" w:sz="0" w:space="0" w:color="auto"/>
                        <w:bottom w:val="none" w:sz="0" w:space="0" w:color="auto"/>
                        <w:right w:val="none" w:sz="0" w:space="0" w:color="auto"/>
                      </w:divBdr>
                    </w:div>
                    <w:div w:id="847984053">
                      <w:marLeft w:val="0"/>
                      <w:marRight w:val="0"/>
                      <w:marTop w:val="0"/>
                      <w:marBottom w:val="0"/>
                      <w:divBdr>
                        <w:top w:val="none" w:sz="0" w:space="0" w:color="auto"/>
                        <w:left w:val="none" w:sz="0" w:space="0" w:color="auto"/>
                        <w:bottom w:val="none" w:sz="0" w:space="0" w:color="auto"/>
                        <w:right w:val="none" w:sz="0" w:space="0" w:color="auto"/>
                      </w:divBdr>
                    </w:div>
                    <w:div w:id="1646739300">
                      <w:marLeft w:val="0"/>
                      <w:marRight w:val="0"/>
                      <w:marTop w:val="0"/>
                      <w:marBottom w:val="0"/>
                      <w:divBdr>
                        <w:top w:val="none" w:sz="0" w:space="0" w:color="auto"/>
                        <w:left w:val="none" w:sz="0" w:space="0" w:color="auto"/>
                        <w:bottom w:val="none" w:sz="0" w:space="0" w:color="auto"/>
                        <w:right w:val="none" w:sz="0" w:space="0" w:color="auto"/>
                      </w:divBdr>
                    </w:div>
                  </w:divsChild>
                </w:div>
                <w:div w:id="1937708074">
                  <w:marLeft w:val="0"/>
                  <w:marRight w:val="0"/>
                  <w:marTop w:val="0"/>
                  <w:marBottom w:val="0"/>
                  <w:divBdr>
                    <w:top w:val="none" w:sz="0" w:space="0" w:color="auto"/>
                    <w:left w:val="none" w:sz="0" w:space="0" w:color="auto"/>
                    <w:bottom w:val="none" w:sz="0" w:space="0" w:color="auto"/>
                    <w:right w:val="none" w:sz="0" w:space="0" w:color="auto"/>
                  </w:divBdr>
                  <w:divsChild>
                    <w:div w:id="1020400624">
                      <w:marLeft w:val="0"/>
                      <w:marRight w:val="0"/>
                      <w:marTop w:val="0"/>
                      <w:marBottom w:val="0"/>
                      <w:divBdr>
                        <w:top w:val="none" w:sz="0" w:space="0" w:color="auto"/>
                        <w:left w:val="none" w:sz="0" w:space="0" w:color="auto"/>
                        <w:bottom w:val="none" w:sz="0" w:space="0" w:color="auto"/>
                        <w:right w:val="none" w:sz="0" w:space="0" w:color="auto"/>
                      </w:divBdr>
                    </w:div>
                  </w:divsChild>
                </w:div>
                <w:div w:id="1957519761">
                  <w:marLeft w:val="0"/>
                  <w:marRight w:val="0"/>
                  <w:marTop w:val="0"/>
                  <w:marBottom w:val="0"/>
                  <w:divBdr>
                    <w:top w:val="none" w:sz="0" w:space="0" w:color="auto"/>
                    <w:left w:val="none" w:sz="0" w:space="0" w:color="auto"/>
                    <w:bottom w:val="none" w:sz="0" w:space="0" w:color="auto"/>
                    <w:right w:val="none" w:sz="0" w:space="0" w:color="auto"/>
                  </w:divBdr>
                  <w:divsChild>
                    <w:div w:id="141000029">
                      <w:marLeft w:val="0"/>
                      <w:marRight w:val="0"/>
                      <w:marTop w:val="0"/>
                      <w:marBottom w:val="0"/>
                      <w:divBdr>
                        <w:top w:val="none" w:sz="0" w:space="0" w:color="auto"/>
                        <w:left w:val="none" w:sz="0" w:space="0" w:color="auto"/>
                        <w:bottom w:val="none" w:sz="0" w:space="0" w:color="auto"/>
                        <w:right w:val="none" w:sz="0" w:space="0" w:color="auto"/>
                      </w:divBdr>
                    </w:div>
                  </w:divsChild>
                </w:div>
                <w:div w:id="1969237795">
                  <w:marLeft w:val="0"/>
                  <w:marRight w:val="0"/>
                  <w:marTop w:val="0"/>
                  <w:marBottom w:val="0"/>
                  <w:divBdr>
                    <w:top w:val="none" w:sz="0" w:space="0" w:color="auto"/>
                    <w:left w:val="none" w:sz="0" w:space="0" w:color="auto"/>
                    <w:bottom w:val="none" w:sz="0" w:space="0" w:color="auto"/>
                    <w:right w:val="none" w:sz="0" w:space="0" w:color="auto"/>
                  </w:divBdr>
                  <w:divsChild>
                    <w:div w:id="1083651119">
                      <w:marLeft w:val="0"/>
                      <w:marRight w:val="0"/>
                      <w:marTop w:val="0"/>
                      <w:marBottom w:val="0"/>
                      <w:divBdr>
                        <w:top w:val="none" w:sz="0" w:space="0" w:color="auto"/>
                        <w:left w:val="none" w:sz="0" w:space="0" w:color="auto"/>
                        <w:bottom w:val="none" w:sz="0" w:space="0" w:color="auto"/>
                        <w:right w:val="none" w:sz="0" w:space="0" w:color="auto"/>
                      </w:divBdr>
                    </w:div>
                  </w:divsChild>
                </w:div>
                <w:div w:id="1981381574">
                  <w:marLeft w:val="0"/>
                  <w:marRight w:val="0"/>
                  <w:marTop w:val="0"/>
                  <w:marBottom w:val="0"/>
                  <w:divBdr>
                    <w:top w:val="none" w:sz="0" w:space="0" w:color="auto"/>
                    <w:left w:val="none" w:sz="0" w:space="0" w:color="auto"/>
                    <w:bottom w:val="none" w:sz="0" w:space="0" w:color="auto"/>
                    <w:right w:val="none" w:sz="0" w:space="0" w:color="auto"/>
                  </w:divBdr>
                  <w:divsChild>
                    <w:div w:id="1145589218">
                      <w:marLeft w:val="0"/>
                      <w:marRight w:val="0"/>
                      <w:marTop w:val="0"/>
                      <w:marBottom w:val="0"/>
                      <w:divBdr>
                        <w:top w:val="none" w:sz="0" w:space="0" w:color="auto"/>
                        <w:left w:val="none" w:sz="0" w:space="0" w:color="auto"/>
                        <w:bottom w:val="none" w:sz="0" w:space="0" w:color="auto"/>
                        <w:right w:val="none" w:sz="0" w:space="0" w:color="auto"/>
                      </w:divBdr>
                    </w:div>
                    <w:div w:id="1313221493">
                      <w:marLeft w:val="0"/>
                      <w:marRight w:val="0"/>
                      <w:marTop w:val="0"/>
                      <w:marBottom w:val="0"/>
                      <w:divBdr>
                        <w:top w:val="none" w:sz="0" w:space="0" w:color="auto"/>
                        <w:left w:val="none" w:sz="0" w:space="0" w:color="auto"/>
                        <w:bottom w:val="none" w:sz="0" w:space="0" w:color="auto"/>
                        <w:right w:val="none" w:sz="0" w:space="0" w:color="auto"/>
                      </w:divBdr>
                    </w:div>
                    <w:div w:id="1858275591">
                      <w:marLeft w:val="0"/>
                      <w:marRight w:val="0"/>
                      <w:marTop w:val="0"/>
                      <w:marBottom w:val="0"/>
                      <w:divBdr>
                        <w:top w:val="none" w:sz="0" w:space="0" w:color="auto"/>
                        <w:left w:val="none" w:sz="0" w:space="0" w:color="auto"/>
                        <w:bottom w:val="none" w:sz="0" w:space="0" w:color="auto"/>
                        <w:right w:val="none" w:sz="0" w:space="0" w:color="auto"/>
                      </w:divBdr>
                    </w:div>
                  </w:divsChild>
                </w:div>
                <w:div w:id="1994948533">
                  <w:marLeft w:val="0"/>
                  <w:marRight w:val="0"/>
                  <w:marTop w:val="0"/>
                  <w:marBottom w:val="0"/>
                  <w:divBdr>
                    <w:top w:val="none" w:sz="0" w:space="0" w:color="auto"/>
                    <w:left w:val="none" w:sz="0" w:space="0" w:color="auto"/>
                    <w:bottom w:val="none" w:sz="0" w:space="0" w:color="auto"/>
                    <w:right w:val="none" w:sz="0" w:space="0" w:color="auto"/>
                  </w:divBdr>
                  <w:divsChild>
                    <w:div w:id="1984893232">
                      <w:marLeft w:val="0"/>
                      <w:marRight w:val="0"/>
                      <w:marTop w:val="0"/>
                      <w:marBottom w:val="0"/>
                      <w:divBdr>
                        <w:top w:val="none" w:sz="0" w:space="0" w:color="auto"/>
                        <w:left w:val="none" w:sz="0" w:space="0" w:color="auto"/>
                        <w:bottom w:val="none" w:sz="0" w:space="0" w:color="auto"/>
                        <w:right w:val="none" w:sz="0" w:space="0" w:color="auto"/>
                      </w:divBdr>
                    </w:div>
                  </w:divsChild>
                </w:div>
                <w:div w:id="2096126898">
                  <w:marLeft w:val="0"/>
                  <w:marRight w:val="0"/>
                  <w:marTop w:val="0"/>
                  <w:marBottom w:val="0"/>
                  <w:divBdr>
                    <w:top w:val="none" w:sz="0" w:space="0" w:color="auto"/>
                    <w:left w:val="none" w:sz="0" w:space="0" w:color="auto"/>
                    <w:bottom w:val="none" w:sz="0" w:space="0" w:color="auto"/>
                    <w:right w:val="none" w:sz="0" w:space="0" w:color="auto"/>
                  </w:divBdr>
                  <w:divsChild>
                    <w:div w:id="183345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221323">
          <w:marLeft w:val="0"/>
          <w:marRight w:val="0"/>
          <w:marTop w:val="0"/>
          <w:marBottom w:val="0"/>
          <w:divBdr>
            <w:top w:val="none" w:sz="0" w:space="0" w:color="auto"/>
            <w:left w:val="none" w:sz="0" w:space="0" w:color="auto"/>
            <w:bottom w:val="none" w:sz="0" w:space="0" w:color="auto"/>
            <w:right w:val="none" w:sz="0" w:space="0" w:color="auto"/>
          </w:divBdr>
        </w:div>
        <w:div w:id="1422751470">
          <w:marLeft w:val="0"/>
          <w:marRight w:val="0"/>
          <w:marTop w:val="0"/>
          <w:marBottom w:val="0"/>
          <w:divBdr>
            <w:top w:val="none" w:sz="0" w:space="0" w:color="auto"/>
            <w:left w:val="none" w:sz="0" w:space="0" w:color="auto"/>
            <w:bottom w:val="none" w:sz="0" w:space="0" w:color="auto"/>
            <w:right w:val="none" w:sz="0" w:space="0" w:color="auto"/>
          </w:divBdr>
          <w:divsChild>
            <w:div w:id="1862821323">
              <w:marLeft w:val="-75"/>
              <w:marRight w:val="0"/>
              <w:marTop w:val="30"/>
              <w:marBottom w:val="30"/>
              <w:divBdr>
                <w:top w:val="none" w:sz="0" w:space="0" w:color="auto"/>
                <w:left w:val="none" w:sz="0" w:space="0" w:color="auto"/>
                <w:bottom w:val="none" w:sz="0" w:space="0" w:color="auto"/>
                <w:right w:val="none" w:sz="0" w:space="0" w:color="auto"/>
              </w:divBdr>
              <w:divsChild>
                <w:div w:id="466825106">
                  <w:marLeft w:val="0"/>
                  <w:marRight w:val="0"/>
                  <w:marTop w:val="0"/>
                  <w:marBottom w:val="0"/>
                  <w:divBdr>
                    <w:top w:val="none" w:sz="0" w:space="0" w:color="auto"/>
                    <w:left w:val="none" w:sz="0" w:space="0" w:color="auto"/>
                    <w:bottom w:val="none" w:sz="0" w:space="0" w:color="auto"/>
                    <w:right w:val="none" w:sz="0" w:space="0" w:color="auto"/>
                  </w:divBdr>
                  <w:divsChild>
                    <w:div w:id="674502718">
                      <w:marLeft w:val="0"/>
                      <w:marRight w:val="0"/>
                      <w:marTop w:val="0"/>
                      <w:marBottom w:val="0"/>
                      <w:divBdr>
                        <w:top w:val="none" w:sz="0" w:space="0" w:color="auto"/>
                        <w:left w:val="none" w:sz="0" w:space="0" w:color="auto"/>
                        <w:bottom w:val="none" w:sz="0" w:space="0" w:color="auto"/>
                        <w:right w:val="none" w:sz="0" w:space="0" w:color="auto"/>
                      </w:divBdr>
                    </w:div>
                  </w:divsChild>
                </w:div>
                <w:div w:id="502545880">
                  <w:marLeft w:val="0"/>
                  <w:marRight w:val="0"/>
                  <w:marTop w:val="0"/>
                  <w:marBottom w:val="0"/>
                  <w:divBdr>
                    <w:top w:val="none" w:sz="0" w:space="0" w:color="auto"/>
                    <w:left w:val="none" w:sz="0" w:space="0" w:color="auto"/>
                    <w:bottom w:val="none" w:sz="0" w:space="0" w:color="auto"/>
                    <w:right w:val="none" w:sz="0" w:space="0" w:color="auto"/>
                  </w:divBdr>
                  <w:divsChild>
                    <w:div w:id="484863268">
                      <w:marLeft w:val="0"/>
                      <w:marRight w:val="0"/>
                      <w:marTop w:val="0"/>
                      <w:marBottom w:val="0"/>
                      <w:divBdr>
                        <w:top w:val="none" w:sz="0" w:space="0" w:color="auto"/>
                        <w:left w:val="none" w:sz="0" w:space="0" w:color="auto"/>
                        <w:bottom w:val="none" w:sz="0" w:space="0" w:color="auto"/>
                        <w:right w:val="none" w:sz="0" w:space="0" w:color="auto"/>
                      </w:divBdr>
                    </w:div>
                  </w:divsChild>
                </w:div>
                <w:div w:id="607742404">
                  <w:marLeft w:val="0"/>
                  <w:marRight w:val="0"/>
                  <w:marTop w:val="0"/>
                  <w:marBottom w:val="0"/>
                  <w:divBdr>
                    <w:top w:val="none" w:sz="0" w:space="0" w:color="auto"/>
                    <w:left w:val="none" w:sz="0" w:space="0" w:color="auto"/>
                    <w:bottom w:val="none" w:sz="0" w:space="0" w:color="auto"/>
                    <w:right w:val="none" w:sz="0" w:space="0" w:color="auto"/>
                  </w:divBdr>
                  <w:divsChild>
                    <w:div w:id="900293937">
                      <w:marLeft w:val="0"/>
                      <w:marRight w:val="0"/>
                      <w:marTop w:val="0"/>
                      <w:marBottom w:val="0"/>
                      <w:divBdr>
                        <w:top w:val="none" w:sz="0" w:space="0" w:color="auto"/>
                        <w:left w:val="none" w:sz="0" w:space="0" w:color="auto"/>
                        <w:bottom w:val="none" w:sz="0" w:space="0" w:color="auto"/>
                        <w:right w:val="none" w:sz="0" w:space="0" w:color="auto"/>
                      </w:divBdr>
                    </w:div>
                  </w:divsChild>
                </w:div>
                <w:div w:id="822357835">
                  <w:marLeft w:val="0"/>
                  <w:marRight w:val="0"/>
                  <w:marTop w:val="0"/>
                  <w:marBottom w:val="0"/>
                  <w:divBdr>
                    <w:top w:val="none" w:sz="0" w:space="0" w:color="auto"/>
                    <w:left w:val="none" w:sz="0" w:space="0" w:color="auto"/>
                    <w:bottom w:val="none" w:sz="0" w:space="0" w:color="auto"/>
                    <w:right w:val="none" w:sz="0" w:space="0" w:color="auto"/>
                  </w:divBdr>
                  <w:divsChild>
                    <w:div w:id="75441035">
                      <w:marLeft w:val="0"/>
                      <w:marRight w:val="0"/>
                      <w:marTop w:val="0"/>
                      <w:marBottom w:val="0"/>
                      <w:divBdr>
                        <w:top w:val="none" w:sz="0" w:space="0" w:color="auto"/>
                        <w:left w:val="none" w:sz="0" w:space="0" w:color="auto"/>
                        <w:bottom w:val="none" w:sz="0" w:space="0" w:color="auto"/>
                        <w:right w:val="none" w:sz="0" w:space="0" w:color="auto"/>
                      </w:divBdr>
                    </w:div>
                  </w:divsChild>
                </w:div>
                <w:div w:id="947739381">
                  <w:marLeft w:val="0"/>
                  <w:marRight w:val="0"/>
                  <w:marTop w:val="0"/>
                  <w:marBottom w:val="0"/>
                  <w:divBdr>
                    <w:top w:val="none" w:sz="0" w:space="0" w:color="auto"/>
                    <w:left w:val="none" w:sz="0" w:space="0" w:color="auto"/>
                    <w:bottom w:val="none" w:sz="0" w:space="0" w:color="auto"/>
                    <w:right w:val="none" w:sz="0" w:space="0" w:color="auto"/>
                  </w:divBdr>
                  <w:divsChild>
                    <w:div w:id="802507172">
                      <w:marLeft w:val="0"/>
                      <w:marRight w:val="0"/>
                      <w:marTop w:val="0"/>
                      <w:marBottom w:val="0"/>
                      <w:divBdr>
                        <w:top w:val="none" w:sz="0" w:space="0" w:color="auto"/>
                        <w:left w:val="none" w:sz="0" w:space="0" w:color="auto"/>
                        <w:bottom w:val="none" w:sz="0" w:space="0" w:color="auto"/>
                        <w:right w:val="none" w:sz="0" w:space="0" w:color="auto"/>
                      </w:divBdr>
                    </w:div>
                  </w:divsChild>
                </w:div>
                <w:div w:id="2125809989">
                  <w:marLeft w:val="0"/>
                  <w:marRight w:val="0"/>
                  <w:marTop w:val="0"/>
                  <w:marBottom w:val="0"/>
                  <w:divBdr>
                    <w:top w:val="none" w:sz="0" w:space="0" w:color="auto"/>
                    <w:left w:val="none" w:sz="0" w:space="0" w:color="auto"/>
                    <w:bottom w:val="none" w:sz="0" w:space="0" w:color="auto"/>
                    <w:right w:val="none" w:sz="0" w:space="0" w:color="auto"/>
                  </w:divBdr>
                  <w:divsChild>
                    <w:div w:id="13094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806788">
          <w:marLeft w:val="0"/>
          <w:marRight w:val="0"/>
          <w:marTop w:val="0"/>
          <w:marBottom w:val="0"/>
          <w:divBdr>
            <w:top w:val="none" w:sz="0" w:space="0" w:color="auto"/>
            <w:left w:val="none" w:sz="0" w:space="0" w:color="auto"/>
            <w:bottom w:val="none" w:sz="0" w:space="0" w:color="auto"/>
            <w:right w:val="none" w:sz="0" w:space="0" w:color="auto"/>
          </w:divBdr>
        </w:div>
        <w:div w:id="1824001970">
          <w:marLeft w:val="0"/>
          <w:marRight w:val="0"/>
          <w:marTop w:val="0"/>
          <w:marBottom w:val="0"/>
          <w:divBdr>
            <w:top w:val="none" w:sz="0" w:space="0" w:color="auto"/>
            <w:left w:val="none" w:sz="0" w:space="0" w:color="auto"/>
            <w:bottom w:val="none" w:sz="0" w:space="0" w:color="auto"/>
            <w:right w:val="none" w:sz="0" w:space="0" w:color="auto"/>
          </w:divBdr>
        </w:div>
        <w:div w:id="1836606540">
          <w:marLeft w:val="0"/>
          <w:marRight w:val="0"/>
          <w:marTop w:val="0"/>
          <w:marBottom w:val="0"/>
          <w:divBdr>
            <w:top w:val="none" w:sz="0" w:space="0" w:color="auto"/>
            <w:left w:val="none" w:sz="0" w:space="0" w:color="auto"/>
            <w:bottom w:val="none" w:sz="0" w:space="0" w:color="auto"/>
            <w:right w:val="none" w:sz="0" w:space="0" w:color="auto"/>
          </w:divBdr>
        </w:div>
        <w:div w:id="1858813594">
          <w:marLeft w:val="0"/>
          <w:marRight w:val="0"/>
          <w:marTop w:val="0"/>
          <w:marBottom w:val="0"/>
          <w:divBdr>
            <w:top w:val="none" w:sz="0" w:space="0" w:color="auto"/>
            <w:left w:val="none" w:sz="0" w:space="0" w:color="auto"/>
            <w:bottom w:val="none" w:sz="0" w:space="0" w:color="auto"/>
            <w:right w:val="none" w:sz="0" w:space="0" w:color="auto"/>
          </w:divBdr>
        </w:div>
        <w:div w:id="1927616983">
          <w:marLeft w:val="0"/>
          <w:marRight w:val="0"/>
          <w:marTop w:val="0"/>
          <w:marBottom w:val="0"/>
          <w:divBdr>
            <w:top w:val="none" w:sz="0" w:space="0" w:color="auto"/>
            <w:left w:val="none" w:sz="0" w:space="0" w:color="auto"/>
            <w:bottom w:val="none" w:sz="0" w:space="0" w:color="auto"/>
            <w:right w:val="none" w:sz="0" w:space="0" w:color="auto"/>
          </w:divBdr>
          <w:divsChild>
            <w:div w:id="769928705">
              <w:marLeft w:val="-75"/>
              <w:marRight w:val="0"/>
              <w:marTop w:val="30"/>
              <w:marBottom w:val="30"/>
              <w:divBdr>
                <w:top w:val="none" w:sz="0" w:space="0" w:color="auto"/>
                <w:left w:val="none" w:sz="0" w:space="0" w:color="auto"/>
                <w:bottom w:val="none" w:sz="0" w:space="0" w:color="auto"/>
                <w:right w:val="none" w:sz="0" w:space="0" w:color="auto"/>
              </w:divBdr>
              <w:divsChild>
                <w:div w:id="109402877">
                  <w:marLeft w:val="0"/>
                  <w:marRight w:val="0"/>
                  <w:marTop w:val="0"/>
                  <w:marBottom w:val="0"/>
                  <w:divBdr>
                    <w:top w:val="none" w:sz="0" w:space="0" w:color="auto"/>
                    <w:left w:val="none" w:sz="0" w:space="0" w:color="auto"/>
                    <w:bottom w:val="none" w:sz="0" w:space="0" w:color="auto"/>
                    <w:right w:val="none" w:sz="0" w:space="0" w:color="auto"/>
                  </w:divBdr>
                  <w:divsChild>
                    <w:div w:id="663897977">
                      <w:marLeft w:val="0"/>
                      <w:marRight w:val="0"/>
                      <w:marTop w:val="0"/>
                      <w:marBottom w:val="0"/>
                      <w:divBdr>
                        <w:top w:val="none" w:sz="0" w:space="0" w:color="auto"/>
                        <w:left w:val="none" w:sz="0" w:space="0" w:color="auto"/>
                        <w:bottom w:val="none" w:sz="0" w:space="0" w:color="auto"/>
                        <w:right w:val="none" w:sz="0" w:space="0" w:color="auto"/>
                      </w:divBdr>
                    </w:div>
                  </w:divsChild>
                </w:div>
                <w:div w:id="354968607">
                  <w:marLeft w:val="0"/>
                  <w:marRight w:val="0"/>
                  <w:marTop w:val="0"/>
                  <w:marBottom w:val="0"/>
                  <w:divBdr>
                    <w:top w:val="none" w:sz="0" w:space="0" w:color="auto"/>
                    <w:left w:val="none" w:sz="0" w:space="0" w:color="auto"/>
                    <w:bottom w:val="none" w:sz="0" w:space="0" w:color="auto"/>
                    <w:right w:val="none" w:sz="0" w:space="0" w:color="auto"/>
                  </w:divBdr>
                  <w:divsChild>
                    <w:div w:id="761994336">
                      <w:marLeft w:val="0"/>
                      <w:marRight w:val="0"/>
                      <w:marTop w:val="0"/>
                      <w:marBottom w:val="0"/>
                      <w:divBdr>
                        <w:top w:val="none" w:sz="0" w:space="0" w:color="auto"/>
                        <w:left w:val="none" w:sz="0" w:space="0" w:color="auto"/>
                        <w:bottom w:val="none" w:sz="0" w:space="0" w:color="auto"/>
                        <w:right w:val="none" w:sz="0" w:space="0" w:color="auto"/>
                      </w:divBdr>
                    </w:div>
                  </w:divsChild>
                </w:div>
                <w:div w:id="507789309">
                  <w:marLeft w:val="0"/>
                  <w:marRight w:val="0"/>
                  <w:marTop w:val="0"/>
                  <w:marBottom w:val="0"/>
                  <w:divBdr>
                    <w:top w:val="none" w:sz="0" w:space="0" w:color="auto"/>
                    <w:left w:val="none" w:sz="0" w:space="0" w:color="auto"/>
                    <w:bottom w:val="none" w:sz="0" w:space="0" w:color="auto"/>
                    <w:right w:val="none" w:sz="0" w:space="0" w:color="auto"/>
                  </w:divBdr>
                  <w:divsChild>
                    <w:div w:id="915283597">
                      <w:marLeft w:val="0"/>
                      <w:marRight w:val="0"/>
                      <w:marTop w:val="0"/>
                      <w:marBottom w:val="0"/>
                      <w:divBdr>
                        <w:top w:val="none" w:sz="0" w:space="0" w:color="auto"/>
                        <w:left w:val="none" w:sz="0" w:space="0" w:color="auto"/>
                        <w:bottom w:val="none" w:sz="0" w:space="0" w:color="auto"/>
                        <w:right w:val="none" w:sz="0" w:space="0" w:color="auto"/>
                      </w:divBdr>
                    </w:div>
                  </w:divsChild>
                </w:div>
                <w:div w:id="648021462">
                  <w:marLeft w:val="0"/>
                  <w:marRight w:val="0"/>
                  <w:marTop w:val="0"/>
                  <w:marBottom w:val="0"/>
                  <w:divBdr>
                    <w:top w:val="none" w:sz="0" w:space="0" w:color="auto"/>
                    <w:left w:val="none" w:sz="0" w:space="0" w:color="auto"/>
                    <w:bottom w:val="none" w:sz="0" w:space="0" w:color="auto"/>
                    <w:right w:val="none" w:sz="0" w:space="0" w:color="auto"/>
                  </w:divBdr>
                  <w:divsChild>
                    <w:div w:id="273094882">
                      <w:marLeft w:val="0"/>
                      <w:marRight w:val="0"/>
                      <w:marTop w:val="0"/>
                      <w:marBottom w:val="0"/>
                      <w:divBdr>
                        <w:top w:val="none" w:sz="0" w:space="0" w:color="auto"/>
                        <w:left w:val="none" w:sz="0" w:space="0" w:color="auto"/>
                        <w:bottom w:val="none" w:sz="0" w:space="0" w:color="auto"/>
                        <w:right w:val="none" w:sz="0" w:space="0" w:color="auto"/>
                      </w:divBdr>
                    </w:div>
                  </w:divsChild>
                </w:div>
                <w:div w:id="722217815">
                  <w:marLeft w:val="0"/>
                  <w:marRight w:val="0"/>
                  <w:marTop w:val="0"/>
                  <w:marBottom w:val="0"/>
                  <w:divBdr>
                    <w:top w:val="none" w:sz="0" w:space="0" w:color="auto"/>
                    <w:left w:val="none" w:sz="0" w:space="0" w:color="auto"/>
                    <w:bottom w:val="none" w:sz="0" w:space="0" w:color="auto"/>
                    <w:right w:val="none" w:sz="0" w:space="0" w:color="auto"/>
                  </w:divBdr>
                  <w:divsChild>
                    <w:div w:id="600188648">
                      <w:marLeft w:val="0"/>
                      <w:marRight w:val="0"/>
                      <w:marTop w:val="0"/>
                      <w:marBottom w:val="0"/>
                      <w:divBdr>
                        <w:top w:val="none" w:sz="0" w:space="0" w:color="auto"/>
                        <w:left w:val="none" w:sz="0" w:space="0" w:color="auto"/>
                        <w:bottom w:val="none" w:sz="0" w:space="0" w:color="auto"/>
                        <w:right w:val="none" w:sz="0" w:space="0" w:color="auto"/>
                      </w:divBdr>
                    </w:div>
                  </w:divsChild>
                </w:div>
                <w:div w:id="740446962">
                  <w:marLeft w:val="0"/>
                  <w:marRight w:val="0"/>
                  <w:marTop w:val="0"/>
                  <w:marBottom w:val="0"/>
                  <w:divBdr>
                    <w:top w:val="none" w:sz="0" w:space="0" w:color="auto"/>
                    <w:left w:val="none" w:sz="0" w:space="0" w:color="auto"/>
                    <w:bottom w:val="none" w:sz="0" w:space="0" w:color="auto"/>
                    <w:right w:val="none" w:sz="0" w:space="0" w:color="auto"/>
                  </w:divBdr>
                  <w:divsChild>
                    <w:div w:id="1540045389">
                      <w:marLeft w:val="0"/>
                      <w:marRight w:val="0"/>
                      <w:marTop w:val="0"/>
                      <w:marBottom w:val="0"/>
                      <w:divBdr>
                        <w:top w:val="none" w:sz="0" w:space="0" w:color="auto"/>
                        <w:left w:val="none" w:sz="0" w:space="0" w:color="auto"/>
                        <w:bottom w:val="none" w:sz="0" w:space="0" w:color="auto"/>
                        <w:right w:val="none" w:sz="0" w:space="0" w:color="auto"/>
                      </w:divBdr>
                    </w:div>
                  </w:divsChild>
                </w:div>
                <w:div w:id="852645406">
                  <w:marLeft w:val="0"/>
                  <w:marRight w:val="0"/>
                  <w:marTop w:val="0"/>
                  <w:marBottom w:val="0"/>
                  <w:divBdr>
                    <w:top w:val="none" w:sz="0" w:space="0" w:color="auto"/>
                    <w:left w:val="none" w:sz="0" w:space="0" w:color="auto"/>
                    <w:bottom w:val="none" w:sz="0" w:space="0" w:color="auto"/>
                    <w:right w:val="none" w:sz="0" w:space="0" w:color="auto"/>
                  </w:divBdr>
                  <w:divsChild>
                    <w:div w:id="1250851426">
                      <w:marLeft w:val="0"/>
                      <w:marRight w:val="0"/>
                      <w:marTop w:val="0"/>
                      <w:marBottom w:val="0"/>
                      <w:divBdr>
                        <w:top w:val="none" w:sz="0" w:space="0" w:color="auto"/>
                        <w:left w:val="none" w:sz="0" w:space="0" w:color="auto"/>
                        <w:bottom w:val="none" w:sz="0" w:space="0" w:color="auto"/>
                        <w:right w:val="none" w:sz="0" w:space="0" w:color="auto"/>
                      </w:divBdr>
                    </w:div>
                  </w:divsChild>
                </w:div>
                <w:div w:id="902712155">
                  <w:marLeft w:val="0"/>
                  <w:marRight w:val="0"/>
                  <w:marTop w:val="0"/>
                  <w:marBottom w:val="0"/>
                  <w:divBdr>
                    <w:top w:val="none" w:sz="0" w:space="0" w:color="auto"/>
                    <w:left w:val="none" w:sz="0" w:space="0" w:color="auto"/>
                    <w:bottom w:val="none" w:sz="0" w:space="0" w:color="auto"/>
                    <w:right w:val="none" w:sz="0" w:space="0" w:color="auto"/>
                  </w:divBdr>
                  <w:divsChild>
                    <w:div w:id="525337298">
                      <w:marLeft w:val="0"/>
                      <w:marRight w:val="0"/>
                      <w:marTop w:val="0"/>
                      <w:marBottom w:val="0"/>
                      <w:divBdr>
                        <w:top w:val="none" w:sz="0" w:space="0" w:color="auto"/>
                        <w:left w:val="none" w:sz="0" w:space="0" w:color="auto"/>
                        <w:bottom w:val="none" w:sz="0" w:space="0" w:color="auto"/>
                        <w:right w:val="none" w:sz="0" w:space="0" w:color="auto"/>
                      </w:divBdr>
                    </w:div>
                  </w:divsChild>
                </w:div>
                <w:div w:id="1018965995">
                  <w:marLeft w:val="0"/>
                  <w:marRight w:val="0"/>
                  <w:marTop w:val="0"/>
                  <w:marBottom w:val="0"/>
                  <w:divBdr>
                    <w:top w:val="none" w:sz="0" w:space="0" w:color="auto"/>
                    <w:left w:val="none" w:sz="0" w:space="0" w:color="auto"/>
                    <w:bottom w:val="none" w:sz="0" w:space="0" w:color="auto"/>
                    <w:right w:val="none" w:sz="0" w:space="0" w:color="auto"/>
                  </w:divBdr>
                  <w:divsChild>
                    <w:div w:id="931427334">
                      <w:marLeft w:val="0"/>
                      <w:marRight w:val="0"/>
                      <w:marTop w:val="0"/>
                      <w:marBottom w:val="0"/>
                      <w:divBdr>
                        <w:top w:val="none" w:sz="0" w:space="0" w:color="auto"/>
                        <w:left w:val="none" w:sz="0" w:space="0" w:color="auto"/>
                        <w:bottom w:val="none" w:sz="0" w:space="0" w:color="auto"/>
                        <w:right w:val="none" w:sz="0" w:space="0" w:color="auto"/>
                      </w:divBdr>
                    </w:div>
                  </w:divsChild>
                </w:div>
                <w:div w:id="1208682157">
                  <w:marLeft w:val="0"/>
                  <w:marRight w:val="0"/>
                  <w:marTop w:val="0"/>
                  <w:marBottom w:val="0"/>
                  <w:divBdr>
                    <w:top w:val="none" w:sz="0" w:space="0" w:color="auto"/>
                    <w:left w:val="none" w:sz="0" w:space="0" w:color="auto"/>
                    <w:bottom w:val="none" w:sz="0" w:space="0" w:color="auto"/>
                    <w:right w:val="none" w:sz="0" w:space="0" w:color="auto"/>
                  </w:divBdr>
                  <w:divsChild>
                    <w:div w:id="1563061144">
                      <w:marLeft w:val="0"/>
                      <w:marRight w:val="0"/>
                      <w:marTop w:val="0"/>
                      <w:marBottom w:val="0"/>
                      <w:divBdr>
                        <w:top w:val="none" w:sz="0" w:space="0" w:color="auto"/>
                        <w:left w:val="none" w:sz="0" w:space="0" w:color="auto"/>
                        <w:bottom w:val="none" w:sz="0" w:space="0" w:color="auto"/>
                        <w:right w:val="none" w:sz="0" w:space="0" w:color="auto"/>
                      </w:divBdr>
                    </w:div>
                  </w:divsChild>
                </w:div>
                <w:div w:id="1311518527">
                  <w:marLeft w:val="0"/>
                  <w:marRight w:val="0"/>
                  <w:marTop w:val="0"/>
                  <w:marBottom w:val="0"/>
                  <w:divBdr>
                    <w:top w:val="none" w:sz="0" w:space="0" w:color="auto"/>
                    <w:left w:val="none" w:sz="0" w:space="0" w:color="auto"/>
                    <w:bottom w:val="none" w:sz="0" w:space="0" w:color="auto"/>
                    <w:right w:val="none" w:sz="0" w:space="0" w:color="auto"/>
                  </w:divBdr>
                  <w:divsChild>
                    <w:div w:id="995837712">
                      <w:marLeft w:val="0"/>
                      <w:marRight w:val="0"/>
                      <w:marTop w:val="0"/>
                      <w:marBottom w:val="0"/>
                      <w:divBdr>
                        <w:top w:val="none" w:sz="0" w:space="0" w:color="auto"/>
                        <w:left w:val="none" w:sz="0" w:space="0" w:color="auto"/>
                        <w:bottom w:val="none" w:sz="0" w:space="0" w:color="auto"/>
                        <w:right w:val="none" w:sz="0" w:space="0" w:color="auto"/>
                      </w:divBdr>
                    </w:div>
                  </w:divsChild>
                </w:div>
                <w:div w:id="1380128395">
                  <w:marLeft w:val="0"/>
                  <w:marRight w:val="0"/>
                  <w:marTop w:val="0"/>
                  <w:marBottom w:val="0"/>
                  <w:divBdr>
                    <w:top w:val="none" w:sz="0" w:space="0" w:color="auto"/>
                    <w:left w:val="none" w:sz="0" w:space="0" w:color="auto"/>
                    <w:bottom w:val="none" w:sz="0" w:space="0" w:color="auto"/>
                    <w:right w:val="none" w:sz="0" w:space="0" w:color="auto"/>
                  </w:divBdr>
                  <w:divsChild>
                    <w:div w:id="2071154265">
                      <w:marLeft w:val="0"/>
                      <w:marRight w:val="0"/>
                      <w:marTop w:val="0"/>
                      <w:marBottom w:val="0"/>
                      <w:divBdr>
                        <w:top w:val="none" w:sz="0" w:space="0" w:color="auto"/>
                        <w:left w:val="none" w:sz="0" w:space="0" w:color="auto"/>
                        <w:bottom w:val="none" w:sz="0" w:space="0" w:color="auto"/>
                        <w:right w:val="none" w:sz="0" w:space="0" w:color="auto"/>
                      </w:divBdr>
                    </w:div>
                  </w:divsChild>
                </w:div>
                <w:div w:id="1561289519">
                  <w:marLeft w:val="0"/>
                  <w:marRight w:val="0"/>
                  <w:marTop w:val="0"/>
                  <w:marBottom w:val="0"/>
                  <w:divBdr>
                    <w:top w:val="none" w:sz="0" w:space="0" w:color="auto"/>
                    <w:left w:val="none" w:sz="0" w:space="0" w:color="auto"/>
                    <w:bottom w:val="none" w:sz="0" w:space="0" w:color="auto"/>
                    <w:right w:val="none" w:sz="0" w:space="0" w:color="auto"/>
                  </w:divBdr>
                  <w:divsChild>
                    <w:div w:id="1897086569">
                      <w:marLeft w:val="0"/>
                      <w:marRight w:val="0"/>
                      <w:marTop w:val="0"/>
                      <w:marBottom w:val="0"/>
                      <w:divBdr>
                        <w:top w:val="none" w:sz="0" w:space="0" w:color="auto"/>
                        <w:left w:val="none" w:sz="0" w:space="0" w:color="auto"/>
                        <w:bottom w:val="none" w:sz="0" w:space="0" w:color="auto"/>
                        <w:right w:val="none" w:sz="0" w:space="0" w:color="auto"/>
                      </w:divBdr>
                    </w:div>
                  </w:divsChild>
                </w:div>
                <w:div w:id="1578398288">
                  <w:marLeft w:val="0"/>
                  <w:marRight w:val="0"/>
                  <w:marTop w:val="0"/>
                  <w:marBottom w:val="0"/>
                  <w:divBdr>
                    <w:top w:val="none" w:sz="0" w:space="0" w:color="auto"/>
                    <w:left w:val="none" w:sz="0" w:space="0" w:color="auto"/>
                    <w:bottom w:val="none" w:sz="0" w:space="0" w:color="auto"/>
                    <w:right w:val="none" w:sz="0" w:space="0" w:color="auto"/>
                  </w:divBdr>
                  <w:divsChild>
                    <w:div w:id="1549609539">
                      <w:marLeft w:val="0"/>
                      <w:marRight w:val="0"/>
                      <w:marTop w:val="0"/>
                      <w:marBottom w:val="0"/>
                      <w:divBdr>
                        <w:top w:val="none" w:sz="0" w:space="0" w:color="auto"/>
                        <w:left w:val="none" w:sz="0" w:space="0" w:color="auto"/>
                        <w:bottom w:val="none" w:sz="0" w:space="0" w:color="auto"/>
                        <w:right w:val="none" w:sz="0" w:space="0" w:color="auto"/>
                      </w:divBdr>
                    </w:div>
                  </w:divsChild>
                </w:div>
                <w:div w:id="1586762495">
                  <w:marLeft w:val="0"/>
                  <w:marRight w:val="0"/>
                  <w:marTop w:val="0"/>
                  <w:marBottom w:val="0"/>
                  <w:divBdr>
                    <w:top w:val="none" w:sz="0" w:space="0" w:color="auto"/>
                    <w:left w:val="none" w:sz="0" w:space="0" w:color="auto"/>
                    <w:bottom w:val="none" w:sz="0" w:space="0" w:color="auto"/>
                    <w:right w:val="none" w:sz="0" w:space="0" w:color="auto"/>
                  </w:divBdr>
                  <w:divsChild>
                    <w:div w:id="814418450">
                      <w:marLeft w:val="0"/>
                      <w:marRight w:val="0"/>
                      <w:marTop w:val="0"/>
                      <w:marBottom w:val="0"/>
                      <w:divBdr>
                        <w:top w:val="none" w:sz="0" w:space="0" w:color="auto"/>
                        <w:left w:val="none" w:sz="0" w:space="0" w:color="auto"/>
                        <w:bottom w:val="none" w:sz="0" w:space="0" w:color="auto"/>
                        <w:right w:val="none" w:sz="0" w:space="0" w:color="auto"/>
                      </w:divBdr>
                    </w:div>
                  </w:divsChild>
                </w:div>
                <w:div w:id="1745756526">
                  <w:marLeft w:val="0"/>
                  <w:marRight w:val="0"/>
                  <w:marTop w:val="0"/>
                  <w:marBottom w:val="0"/>
                  <w:divBdr>
                    <w:top w:val="none" w:sz="0" w:space="0" w:color="auto"/>
                    <w:left w:val="none" w:sz="0" w:space="0" w:color="auto"/>
                    <w:bottom w:val="none" w:sz="0" w:space="0" w:color="auto"/>
                    <w:right w:val="none" w:sz="0" w:space="0" w:color="auto"/>
                  </w:divBdr>
                  <w:divsChild>
                    <w:div w:id="168642411">
                      <w:marLeft w:val="0"/>
                      <w:marRight w:val="0"/>
                      <w:marTop w:val="0"/>
                      <w:marBottom w:val="0"/>
                      <w:divBdr>
                        <w:top w:val="none" w:sz="0" w:space="0" w:color="auto"/>
                        <w:left w:val="none" w:sz="0" w:space="0" w:color="auto"/>
                        <w:bottom w:val="none" w:sz="0" w:space="0" w:color="auto"/>
                        <w:right w:val="none" w:sz="0" w:space="0" w:color="auto"/>
                      </w:divBdr>
                    </w:div>
                  </w:divsChild>
                </w:div>
                <w:div w:id="1761877375">
                  <w:marLeft w:val="0"/>
                  <w:marRight w:val="0"/>
                  <w:marTop w:val="0"/>
                  <w:marBottom w:val="0"/>
                  <w:divBdr>
                    <w:top w:val="none" w:sz="0" w:space="0" w:color="auto"/>
                    <w:left w:val="none" w:sz="0" w:space="0" w:color="auto"/>
                    <w:bottom w:val="none" w:sz="0" w:space="0" w:color="auto"/>
                    <w:right w:val="none" w:sz="0" w:space="0" w:color="auto"/>
                  </w:divBdr>
                  <w:divsChild>
                    <w:div w:id="1699118251">
                      <w:marLeft w:val="0"/>
                      <w:marRight w:val="0"/>
                      <w:marTop w:val="0"/>
                      <w:marBottom w:val="0"/>
                      <w:divBdr>
                        <w:top w:val="none" w:sz="0" w:space="0" w:color="auto"/>
                        <w:left w:val="none" w:sz="0" w:space="0" w:color="auto"/>
                        <w:bottom w:val="none" w:sz="0" w:space="0" w:color="auto"/>
                        <w:right w:val="none" w:sz="0" w:space="0" w:color="auto"/>
                      </w:divBdr>
                    </w:div>
                  </w:divsChild>
                </w:div>
                <w:div w:id="1923292553">
                  <w:marLeft w:val="0"/>
                  <w:marRight w:val="0"/>
                  <w:marTop w:val="0"/>
                  <w:marBottom w:val="0"/>
                  <w:divBdr>
                    <w:top w:val="none" w:sz="0" w:space="0" w:color="auto"/>
                    <w:left w:val="none" w:sz="0" w:space="0" w:color="auto"/>
                    <w:bottom w:val="none" w:sz="0" w:space="0" w:color="auto"/>
                    <w:right w:val="none" w:sz="0" w:space="0" w:color="auto"/>
                  </w:divBdr>
                  <w:divsChild>
                    <w:div w:id="27881459">
                      <w:marLeft w:val="0"/>
                      <w:marRight w:val="0"/>
                      <w:marTop w:val="0"/>
                      <w:marBottom w:val="0"/>
                      <w:divBdr>
                        <w:top w:val="none" w:sz="0" w:space="0" w:color="auto"/>
                        <w:left w:val="none" w:sz="0" w:space="0" w:color="auto"/>
                        <w:bottom w:val="none" w:sz="0" w:space="0" w:color="auto"/>
                        <w:right w:val="none" w:sz="0" w:space="0" w:color="auto"/>
                      </w:divBdr>
                    </w:div>
                  </w:divsChild>
                </w:div>
                <w:div w:id="1935815945">
                  <w:marLeft w:val="0"/>
                  <w:marRight w:val="0"/>
                  <w:marTop w:val="0"/>
                  <w:marBottom w:val="0"/>
                  <w:divBdr>
                    <w:top w:val="none" w:sz="0" w:space="0" w:color="auto"/>
                    <w:left w:val="none" w:sz="0" w:space="0" w:color="auto"/>
                    <w:bottom w:val="none" w:sz="0" w:space="0" w:color="auto"/>
                    <w:right w:val="none" w:sz="0" w:space="0" w:color="auto"/>
                  </w:divBdr>
                  <w:divsChild>
                    <w:div w:id="589973028">
                      <w:marLeft w:val="0"/>
                      <w:marRight w:val="0"/>
                      <w:marTop w:val="0"/>
                      <w:marBottom w:val="0"/>
                      <w:divBdr>
                        <w:top w:val="none" w:sz="0" w:space="0" w:color="auto"/>
                        <w:left w:val="none" w:sz="0" w:space="0" w:color="auto"/>
                        <w:bottom w:val="none" w:sz="0" w:space="0" w:color="auto"/>
                        <w:right w:val="none" w:sz="0" w:space="0" w:color="auto"/>
                      </w:divBdr>
                    </w:div>
                  </w:divsChild>
                </w:div>
                <w:div w:id="2021812828">
                  <w:marLeft w:val="0"/>
                  <w:marRight w:val="0"/>
                  <w:marTop w:val="0"/>
                  <w:marBottom w:val="0"/>
                  <w:divBdr>
                    <w:top w:val="none" w:sz="0" w:space="0" w:color="auto"/>
                    <w:left w:val="none" w:sz="0" w:space="0" w:color="auto"/>
                    <w:bottom w:val="none" w:sz="0" w:space="0" w:color="auto"/>
                    <w:right w:val="none" w:sz="0" w:space="0" w:color="auto"/>
                  </w:divBdr>
                  <w:divsChild>
                    <w:div w:id="1583098389">
                      <w:marLeft w:val="0"/>
                      <w:marRight w:val="0"/>
                      <w:marTop w:val="0"/>
                      <w:marBottom w:val="0"/>
                      <w:divBdr>
                        <w:top w:val="none" w:sz="0" w:space="0" w:color="auto"/>
                        <w:left w:val="none" w:sz="0" w:space="0" w:color="auto"/>
                        <w:bottom w:val="none" w:sz="0" w:space="0" w:color="auto"/>
                        <w:right w:val="none" w:sz="0" w:space="0" w:color="auto"/>
                      </w:divBdr>
                    </w:div>
                  </w:divsChild>
                </w:div>
                <w:div w:id="2088533440">
                  <w:marLeft w:val="0"/>
                  <w:marRight w:val="0"/>
                  <w:marTop w:val="0"/>
                  <w:marBottom w:val="0"/>
                  <w:divBdr>
                    <w:top w:val="none" w:sz="0" w:space="0" w:color="auto"/>
                    <w:left w:val="none" w:sz="0" w:space="0" w:color="auto"/>
                    <w:bottom w:val="none" w:sz="0" w:space="0" w:color="auto"/>
                    <w:right w:val="none" w:sz="0" w:space="0" w:color="auto"/>
                  </w:divBdr>
                  <w:divsChild>
                    <w:div w:id="148677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734401">
          <w:marLeft w:val="0"/>
          <w:marRight w:val="0"/>
          <w:marTop w:val="0"/>
          <w:marBottom w:val="0"/>
          <w:divBdr>
            <w:top w:val="none" w:sz="0" w:space="0" w:color="auto"/>
            <w:left w:val="none" w:sz="0" w:space="0" w:color="auto"/>
            <w:bottom w:val="none" w:sz="0" w:space="0" w:color="auto"/>
            <w:right w:val="none" w:sz="0" w:space="0" w:color="auto"/>
          </w:divBdr>
        </w:div>
        <w:div w:id="2123107136">
          <w:marLeft w:val="0"/>
          <w:marRight w:val="0"/>
          <w:marTop w:val="0"/>
          <w:marBottom w:val="0"/>
          <w:divBdr>
            <w:top w:val="none" w:sz="0" w:space="0" w:color="auto"/>
            <w:left w:val="none" w:sz="0" w:space="0" w:color="auto"/>
            <w:bottom w:val="none" w:sz="0" w:space="0" w:color="auto"/>
            <w:right w:val="none" w:sz="0" w:space="0" w:color="auto"/>
          </w:divBdr>
        </w:div>
        <w:div w:id="2124691643">
          <w:marLeft w:val="0"/>
          <w:marRight w:val="0"/>
          <w:marTop w:val="0"/>
          <w:marBottom w:val="0"/>
          <w:divBdr>
            <w:top w:val="none" w:sz="0" w:space="0" w:color="auto"/>
            <w:left w:val="none" w:sz="0" w:space="0" w:color="auto"/>
            <w:bottom w:val="none" w:sz="0" w:space="0" w:color="auto"/>
            <w:right w:val="none" w:sz="0" w:space="0" w:color="auto"/>
          </w:divBdr>
        </w:div>
      </w:divsChild>
    </w:div>
    <w:div w:id="1296175324">
      <w:bodyDiv w:val="1"/>
      <w:marLeft w:val="0"/>
      <w:marRight w:val="0"/>
      <w:marTop w:val="0"/>
      <w:marBottom w:val="0"/>
      <w:divBdr>
        <w:top w:val="none" w:sz="0" w:space="0" w:color="auto"/>
        <w:left w:val="none" w:sz="0" w:space="0" w:color="auto"/>
        <w:bottom w:val="none" w:sz="0" w:space="0" w:color="auto"/>
        <w:right w:val="none" w:sz="0" w:space="0" w:color="auto"/>
      </w:divBdr>
      <w:divsChild>
        <w:div w:id="16784823">
          <w:marLeft w:val="0"/>
          <w:marRight w:val="0"/>
          <w:marTop w:val="0"/>
          <w:marBottom w:val="0"/>
          <w:divBdr>
            <w:top w:val="none" w:sz="0" w:space="0" w:color="auto"/>
            <w:left w:val="none" w:sz="0" w:space="0" w:color="auto"/>
            <w:bottom w:val="none" w:sz="0" w:space="0" w:color="auto"/>
            <w:right w:val="none" w:sz="0" w:space="0" w:color="auto"/>
          </w:divBdr>
        </w:div>
        <w:div w:id="268968963">
          <w:marLeft w:val="0"/>
          <w:marRight w:val="0"/>
          <w:marTop w:val="0"/>
          <w:marBottom w:val="0"/>
          <w:divBdr>
            <w:top w:val="none" w:sz="0" w:space="0" w:color="auto"/>
            <w:left w:val="none" w:sz="0" w:space="0" w:color="auto"/>
            <w:bottom w:val="none" w:sz="0" w:space="0" w:color="auto"/>
            <w:right w:val="none" w:sz="0" w:space="0" w:color="auto"/>
          </w:divBdr>
        </w:div>
        <w:div w:id="328414122">
          <w:marLeft w:val="0"/>
          <w:marRight w:val="0"/>
          <w:marTop w:val="0"/>
          <w:marBottom w:val="0"/>
          <w:divBdr>
            <w:top w:val="none" w:sz="0" w:space="0" w:color="auto"/>
            <w:left w:val="none" w:sz="0" w:space="0" w:color="auto"/>
            <w:bottom w:val="none" w:sz="0" w:space="0" w:color="auto"/>
            <w:right w:val="none" w:sz="0" w:space="0" w:color="auto"/>
          </w:divBdr>
        </w:div>
        <w:div w:id="485778588">
          <w:marLeft w:val="0"/>
          <w:marRight w:val="0"/>
          <w:marTop w:val="0"/>
          <w:marBottom w:val="0"/>
          <w:divBdr>
            <w:top w:val="none" w:sz="0" w:space="0" w:color="auto"/>
            <w:left w:val="none" w:sz="0" w:space="0" w:color="auto"/>
            <w:bottom w:val="none" w:sz="0" w:space="0" w:color="auto"/>
            <w:right w:val="none" w:sz="0" w:space="0" w:color="auto"/>
          </w:divBdr>
          <w:divsChild>
            <w:div w:id="325548752">
              <w:marLeft w:val="-75"/>
              <w:marRight w:val="0"/>
              <w:marTop w:val="30"/>
              <w:marBottom w:val="30"/>
              <w:divBdr>
                <w:top w:val="none" w:sz="0" w:space="0" w:color="auto"/>
                <w:left w:val="none" w:sz="0" w:space="0" w:color="auto"/>
                <w:bottom w:val="none" w:sz="0" w:space="0" w:color="auto"/>
                <w:right w:val="none" w:sz="0" w:space="0" w:color="auto"/>
              </w:divBdr>
              <w:divsChild>
                <w:div w:id="31002413">
                  <w:marLeft w:val="0"/>
                  <w:marRight w:val="0"/>
                  <w:marTop w:val="0"/>
                  <w:marBottom w:val="0"/>
                  <w:divBdr>
                    <w:top w:val="none" w:sz="0" w:space="0" w:color="auto"/>
                    <w:left w:val="none" w:sz="0" w:space="0" w:color="auto"/>
                    <w:bottom w:val="none" w:sz="0" w:space="0" w:color="auto"/>
                    <w:right w:val="none" w:sz="0" w:space="0" w:color="auto"/>
                  </w:divBdr>
                  <w:divsChild>
                    <w:div w:id="806315809">
                      <w:marLeft w:val="0"/>
                      <w:marRight w:val="0"/>
                      <w:marTop w:val="0"/>
                      <w:marBottom w:val="0"/>
                      <w:divBdr>
                        <w:top w:val="none" w:sz="0" w:space="0" w:color="auto"/>
                        <w:left w:val="none" w:sz="0" w:space="0" w:color="auto"/>
                        <w:bottom w:val="none" w:sz="0" w:space="0" w:color="auto"/>
                        <w:right w:val="none" w:sz="0" w:space="0" w:color="auto"/>
                      </w:divBdr>
                    </w:div>
                  </w:divsChild>
                </w:div>
                <w:div w:id="67508296">
                  <w:marLeft w:val="0"/>
                  <w:marRight w:val="0"/>
                  <w:marTop w:val="0"/>
                  <w:marBottom w:val="0"/>
                  <w:divBdr>
                    <w:top w:val="none" w:sz="0" w:space="0" w:color="auto"/>
                    <w:left w:val="none" w:sz="0" w:space="0" w:color="auto"/>
                    <w:bottom w:val="none" w:sz="0" w:space="0" w:color="auto"/>
                    <w:right w:val="none" w:sz="0" w:space="0" w:color="auto"/>
                  </w:divBdr>
                  <w:divsChild>
                    <w:div w:id="1115488349">
                      <w:marLeft w:val="0"/>
                      <w:marRight w:val="0"/>
                      <w:marTop w:val="0"/>
                      <w:marBottom w:val="0"/>
                      <w:divBdr>
                        <w:top w:val="none" w:sz="0" w:space="0" w:color="auto"/>
                        <w:left w:val="none" w:sz="0" w:space="0" w:color="auto"/>
                        <w:bottom w:val="none" w:sz="0" w:space="0" w:color="auto"/>
                        <w:right w:val="none" w:sz="0" w:space="0" w:color="auto"/>
                      </w:divBdr>
                    </w:div>
                  </w:divsChild>
                </w:div>
                <w:div w:id="67846789">
                  <w:marLeft w:val="0"/>
                  <w:marRight w:val="0"/>
                  <w:marTop w:val="0"/>
                  <w:marBottom w:val="0"/>
                  <w:divBdr>
                    <w:top w:val="none" w:sz="0" w:space="0" w:color="auto"/>
                    <w:left w:val="none" w:sz="0" w:space="0" w:color="auto"/>
                    <w:bottom w:val="none" w:sz="0" w:space="0" w:color="auto"/>
                    <w:right w:val="none" w:sz="0" w:space="0" w:color="auto"/>
                  </w:divBdr>
                  <w:divsChild>
                    <w:div w:id="34815791">
                      <w:marLeft w:val="0"/>
                      <w:marRight w:val="0"/>
                      <w:marTop w:val="0"/>
                      <w:marBottom w:val="0"/>
                      <w:divBdr>
                        <w:top w:val="none" w:sz="0" w:space="0" w:color="auto"/>
                        <w:left w:val="none" w:sz="0" w:space="0" w:color="auto"/>
                        <w:bottom w:val="none" w:sz="0" w:space="0" w:color="auto"/>
                        <w:right w:val="none" w:sz="0" w:space="0" w:color="auto"/>
                      </w:divBdr>
                    </w:div>
                  </w:divsChild>
                </w:div>
                <w:div w:id="89545672">
                  <w:marLeft w:val="0"/>
                  <w:marRight w:val="0"/>
                  <w:marTop w:val="0"/>
                  <w:marBottom w:val="0"/>
                  <w:divBdr>
                    <w:top w:val="none" w:sz="0" w:space="0" w:color="auto"/>
                    <w:left w:val="none" w:sz="0" w:space="0" w:color="auto"/>
                    <w:bottom w:val="none" w:sz="0" w:space="0" w:color="auto"/>
                    <w:right w:val="none" w:sz="0" w:space="0" w:color="auto"/>
                  </w:divBdr>
                  <w:divsChild>
                    <w:div w:id="61413868">
                      <w:marLeft w:val="0"/>
                      <w:marRight w:val="0"/>
                      <w:marTop w:val="0"/>
                      <w:marBottom w:val="0"/>
                      <w:divBdr>
                        <w:top w:val="none" w:sz="0" w:space="0" w:color="auto"/>
                        <w:left w:val="none" w:sz="0" w:space="0" w:color="auto"/>
                        <w:bottom w:val="none" w:sz="0" w:space="0" w:color="auto"/>
                        <w:right w:val="none" w:sz="0" w:space="0" w:color="auto"/>
                      </w:divBdr>
                    </w:div>
                  </w:divsChild>
                </w:div>
                <w:div w:id="108818088">
                  <w:marLeft w:val="0"/>
                  <w:marRight w:val="0"/>
                  <w:marTop w:val="0"/>
                  <w:marBottom w:val="0"/>
                  <w:divBdr>
                    <w:top w:val="none" w:sz="0" w:space="0" w:color="auto"/>
                    <w:left w:val="none" w:sz="0" w:space="0" w:color="auto"/>
                    <w:bottom w:val="none" w:sz="0" w:space="0" w:color="auto"/>
                    <w:right w:val="none" w:sz="0" w:space="0" w:color="auto"/>
                  </w:divBdr>
                  <w:divsChild>
                    <w:div w:id="1701316448">
                      <w:marLeft w:val="0"/>
                      <w:marRight w:val="0"/>
                      <w:marTop w:val="0"/>
                      <w:marBottom w:val="0"/>
                      <w:divBdr>
                        <w:top w:val="none" w:sz="0" w:space="0" w:color="auto"/>
                        <w:left w:val="none" w:sz="0" w:space="0" w:color="auto"/>
                        <w:bottom w:val="none" w:sz="0" w:space="0" w:color="auto"/>
                        <w:right w:val="none" w:sz="0" w:space="0" w:color="auto"/>
                      </w:divBdr>
                    </w:div>
                  </w:divsChild>
                </w:div>
                <w:div w:id="137693546">
                  <w:marLeft w:val="0"/>
                  <w:marRight w:val="0"/>
                  <w:marTop w:val="0"/>
                  <w:marBottom w:val="0"/>
                  <w:divBdr>
                    <w:top w:val="none" w:sz="0" w:space="0" w:color="auto"/>
                    <w:left w:val="none" w:sz="0" w:space="0" w:color="auto"/>
                    <w:bottom w:val="none" w:sz="0" w:space="0" w:color="auto"/>
                    <w:right w:val="none" w:sz="0" w:space="0" w:color="auto"/>
                  </w:divBdr>
                  <w:divsChild>
                    <w:div w:id="1358888983">
                      <w:marLeft w:val="0"/>
                      <w:marRight w:val="0"/>
                      <w:marTop w:val="0"/>
                      <w:marBottom w:val="0"/>
                      <w:divBdr>
                        <w:top w:val="none" w:sz="0" w:space="0" w:color="auto"/>
                        <w:left w:val="none" w:sz="0" w:space="0" w:color="auto"/>
                        <w:bottom w:val="none" w:sz="0" w:space="0" w:color="auto"/>
                        <w:right w:val="none" w:sz="0" w:space="0" w:color="auto"/>
                      </w:divBdr>
                    </w:div>
                  </w:divsChild>
                </w:div>
                <w:div w:id="144052444">
                  <w:marLeft w:val="0"/>
                  <w:marRight w:val="0"/>
                  <w:marTop w:val="0"/>
                  <w:marBottom w:val="0"/>
                  <w:divBdr>
                    <w:top w:val="none" w:sz="0" w:space="0" w:color="auto"/>
                    <w:left w:val="none" w:sz="0" w:space="0" w:color="auto"/>
                    <w:bottom w:val="none" w:sz="0" w:space="0" w:color="auto"/>
                    <w:right w:val="none" w:sz="0" w:space="0" w:color="auto"/>
                  </w:divBdr>
                  <w:divsChild>
                    <w:div w:id="1078750683">
                      <w:marLeft w:val="0"/>
                      <w:marRight w:val="0"/>
                      <w:marTop w:val="0"/>
                      <w:marBottom w:val="0"/>
                      <w:divBdr>
                        <w:top w:val="none" w:sz="0" w:space="0" w:color="auto"/>
                        <w:left w:val="none" w:sz="0" w:space="0" w:color="auto"/>
                        <w:bottom w:val="none" w:sz="0" w:space="0" w:color="auto"/>
                        <w:right w:val="none" w:sz="0" w:space="0" w:color="auto"/>
                      </w:divBdr>
                    </w:div>
                  </w:divsChild>
                </w:div>
                <w:div w:id="166598899">
                  <w:marLeft w:val="0"/>
                  <w:marRight w:val="0"/>
                  <w:marTop w:val="0"/>
                  <w:marBottom w:val="0"/>
                  <w:divBdr>
                    <w:top w:val="none" w:sz="0" w:space="0" w:color="auto"/>
                    <w:left w:val="none" w:sz="0" w:space="0" w:color="auto"/>
                    <w:bottom w:val="none" w:sz="0" w:space="0" w:color="auto"/>
                    <w:right w:val="none" w:sz="0" w:space="0" w:color="auto"/>
                  </w:divBdr>
                  <w:divsChild>
                    <w:div w:id="2075273446">
                      <w:marLeft w:val="0"/>
                      <w:marRight w:val="0"/>
                      <w:marTop w:val="0"/>
                      <w:marBottom w:val="0"/>
                      <w:divBdr>
                        <w:top w:val="none" w:sz="0" w:space="0" w:color="auto"/>
                        <w:left w:val="none" w:sz="0" w:space="0" w:color="auto"/>
                        <w:bottom w:val="none" w:sz="0" w:space="0" w:color="auto"/>
                        <w:right w:val="none" w:sz="0" w:space="0" w:color="auto"/>
                      </w:divBdr>
                    </w:div>
                  </w:divsChild>
                </w:div>
                <w:div w:id="255332045">
                  <w:marLeft w:val="0"/>
                  <w:marRight w:val="0"/>
                  <w:marTop w:val="0"/>
                  <w:marBottom w:val="0"/>
                  <w:divBdr>
                    <w:top w:val="none" w:sz="0" w:space="0" w:color="auto"/>
                    <w:left w:val="none" w:sz="0" w:space="0" w:color="auto"/>
                    <w:bottom w:val="none" w:sz="0" w:space="0" w:color="auto"/>
                    <w:right w:val="none" w:sz="0" w:space="0" w:color="auto"/>
                  </w:divBdr>
                  <w:divsChild>
                    <w:div w:id="266082002">
                      <w:marLeft w:val="0"/>
                      <w:marRight w:val="0"/>
                      <w:marTop w:val="0"/>
                      <w:marBottom w:val="0"/>
                      <w:divBdr>
                        <w:top w:val="none" w:sz="0" w:space="0" w:color="auto"/>
                        <w:left w:val="none" w:sz="0" w:space="0" w:color="auto"/>
                        <w:bottom w:val="none" w:sz="0" w:space="0" w:color="auto"/>
                        <w:right w:val="none" w:sz="0" w:space="0" w:color="auto"/>
                      </w:divBdr>
                    </w:div>
                  </w:divsChild>
                </w:div>
                <w:div w:id="274556141">
                  <w:marLeft w:val="0"/>
                  <w:marRight w:val="0"/>
                  <w:marTop w:val="0"/>
                  <w:marBottom w:val="0"/>
                  <w:divBdr>
                    <w:top w:val="none" w:sz="0" w:space="0" w:color="auto"/>
                    <w:left w:val="none" w:sz="0" w:space="0" w:color="auto"/>
                    <w:bottom w:val="none" w:sz="0" w:space="0" w:color="auto"/>
                    <w:right w:val="none" w:sz="0" w:space="0" w:color="auto"/>
                  </w:divBdr>
                  <w:divsChild>
                    <w:div w:id="1261373371">
                      <w:marLeft w:val="0"/>
                      <w:marRight w:val="0"/>
                      <w:marTop w:val="0"/>
                      <w:marBottom w:val="0"/>
                      <w:divBdr>
                        <w:top w:val="none" w:sz="0" w:space="0" w:color="auto"/>
                        <w:left w:val="none" w:sz="0" w:space="0" w:color="auto"/>
                        <w:bottom w:val="none" w:sz="0" w:space="0" w:color="auto"/>
                        <w:right w:val="none" w:sz="0" w:space="0" w:color="auto"/>
                      </w:divBdr>
                    </w:div>
                  </w:divsChild>
                </w:div>
                <w:div w:id="278803900">
                  <w:marLeft w:val="0"/>
                  <w:marRight w:val="0"/>
                  <w:marTop w:val="0"/>
                  <w:marBottom w:val="0"/>
                  <w:divBdr>
                    <w:top w:val="none" w:sz="0" w:space="0" w:color="auto"/>
                    <w:left w:val="none" w:sz="0" w:space="0" w:color="auto"/>
                    <w:bottom w:val="none" w:sz="0" w:space="0" w:color="auto"/>
                    <w:right w:val="none" w:sz="0" w:space="0" w:color="auto"/>
                  </w:divBdr>
                  <w:divsChild>
                    <w:div w:id="275409998">
                      <w:marLeft w:val="0"/>
                      <w:marRight w:val="0"/>
                      <w:marTop w:val="0"/>
                      <w:marBottom w:val="0"/>
                      <w:divBdr>
                        <w:top w:val="none" w:sz="0" w:space="0" w:color="auto"/>
                        <w:left w:val="none" w:sz="0" w:space="0" w:color="auto"/>
                        <w:bottom w:val="none" w:sz="0" w:space="0" w:color="auto"/>
                        <w:right w:val="none" w:sz="0" w:space="0" w:color="auto"/>
                      </w:divBdr>
                    </w:div>
                  </w:divsChild>
                </w:div>
                <w:div w:id="291131305">
                  <w:marLeft w:val="0"/>
                  <w:marRight w:val="0"/>
                  <w:marTop w:val="0"/>
                  <w:marBottom w:val="0"/>
                  <w:divBdr>
                    <w:top w:val="none" w:sz="0" w:space="0" w:color="auto"/>
                    <w:left w:val="none" w:sz="0" w:space="0" w:color="auto"/>
                    <w:bottom w:val="none" w:sz="0" w:space="0" w:color="auto"/>
                    <w:right w:val="none" w:sz="0" w:space="0" w:color="auto"/>
                  </w:divBdr>
                  <w:divsChild>
                    <w:div w:id="768937732">
                      <w:marLeft w:val="0"/>
                      <w:marRight w:val="0"/>
                      <w:marTop w:val="0"/>
                      <w:marBottom w:val="0"/>
                      <w:divBdr>
                        <w:top w:val="none" w:sz="0" w:space="0" w:color="auto"/>
                        <w:left w:val="none" w:sz="0" w:space="0" w:color="auto"/>
                        <w:bottom w:val="none" w:sz="0" w:space="0" w:color="auto"/>
                        <w:right w:val="none" w:sz="0" w:space="0" w:color="auto"/>
                      </w:divBdr>
                    </w:div>
                  </w:divsChild>
                </w:div>
                <w:div w:id="304092966">
                  <w:marLeft w:val="0"/>
                  <w:marRight w:val="0"/>
                  <w:marTop w:val="0"/>
                  <w:marBottom w:val="0"/>
                  <w:divBdr>
                    <w:top w:val="none" w:sz="0" w:space="0" w:color="auto"/>
                    <w:left w:val="none" w:sz="0" w:space="0" w:color="auto"/>
                    <w:bottom w:val="none" w:sz="0" w:space="0" w:color="auto"/>
                    <w:right w:val="none" w:sz="0" w:space="0" w:color="auto"/>
                  </w:divBdr>
                  <w:divsChild>
                    <w:div w:id="1496143655">
                      <w:marLeft w:val="0"/>
                      <w:marRight w:val="0"/>
                      <w:marTop w:val="0"/>
                      <w:marBottom w:val="0"/>
                      <w:divBdr>
                        <w:top w:val="none" w:sz="0" w:space="0" w:color="auto"/>
                        <w:left w:val="none" w:sz="0" w:space="0" w:color="auto"/>
                        <w:bottom w:val="none" w:sz="0" w:space="0" w:color="auto"/>
                        <w:right w:val="none" w:sz="0" w:space="0" w:color="auto"/>
                      </w:divBdr>
                    </w:div>
                  </w:divsChild>
                </w:div>
                <w:div w:id="313485803">
                  <w:marLeft w:val="0"/>
                  <w:marRight w:val="0"/>
                  <w:marTop w:val="0"/>
                  <w:marBottom w:val="0"/>
                  <w:divBdr>
                    <w:top w:val="none" w:sz="0" w:space="0" w:color="auto"/>
                    <w:left w:val="none" w:sz="0" w:space="0" w:color="auto"/>
                    <w:bottom w:val="none" w:sz="0" w:space="0" w:color="auto"/>
                    <w:right w:val="none" w:sz="0" w:space="0" w:color="auto"/>
                  </w:divBdr>
                  <w:divsChild>
                    <w:div w:id="151870367">
                      <w:marLeft w:val="0"/>
                      <w:marRight w:val="0"/>
                      <w:marTop w:val="0"/>
                      <w:marBottom w:val="0"/>
                      <w:divBdr>
                        <w:top w:val="none" w:sz="0" w:space="0" w:color="auto"/>
                        <w:left w:val="none" w:sz="0" w:space="0" w:color="auto"/>
                        <w:bottom w:val="none" w:sz="0" w:space="0" w:color="auto"/>
                        <w:right w:val="none" w:sz="0" w:space="0" w:color="auto"/>
                      </w:divBdr>
                    </w:div>
                  </w:divsChild>
                </w:div>
                <w:div w:id="313998702">
                  <w:marLeft w:val="0"/>
                  <w:marRight w:val="0"/>
                  <w:marTop w:val="0"/>
                  <w:marBottom w:val="0"/>
                  <w:divBdr>
                    <w:top w:val="none" w:sz="0" w:space="0" w:color="auto"/>
                    <w:left w:val="none" w:sz="0" w:space="0" w:color="auto"/>
                    <w:bottom w:val="none" w:sz="0" w:space="0" w:color="auto"/>
                    <w:right w:val="none" w:sz="0" w:space="0" w:color="auto"/>
                  </w:divBdr>
                  <w:divsChild>
                    <w:div w:id="1902056840">
                      <w:marLeft w:val="0"/>
                      <w:marRight w:val="0"/>
                      <w:marTop w:val="0"/>
                      <w:marBottom w:val="0"/>
                      <w:divBdr>
                        <w:top w:val="none" w:sz="0" w:space="0" w:color="auto"/>
                        <w:left w:val="none" w:sz="0" w:space="0" w:color="auto"/>
                        <w:bottom w:val="none" w:sz="0" w:space="0" w:color="auto"/>
                        <w:right w:val="none" w:sz="0" w:space="0" w:color="auto"/>
                      </w:divBdr>
                    </w:div>
                  </w:divsChild>
                </w:div>
                <w:div w:id="364454219">
                  <w:marLeft w:val="0"/>
                  <w:marRight w:val="0"/>
                  <w:marTop w:val="0"/>
                  <w:marBottom w:val="0"/>
                  <w:divBdr>
                    <w:top w:val="none" w:sz="0" w:space="0" w:color="auto"/>
                    <w:left w:val="none" w:sz="0" w:space="0" w:color="auto"/>
                    <w:bottom w:val="none" w:sz="0" w:space="0" w:color="auto"/>
                    <w:right w:val="none" w:sz="0" w:space="0" w:color="auto"/>
                  </w:divBdr>
                  <w:divsChild>
                    <w:div w:id="1228229124">
                      <w:marLeft w:val="0"/>
                      <w:marRight w:val="0"/>
                      <w:marTop w:val="0"/>
                      <w:marBottom w:val="0"/>
                      <w:divBdr>
                        <w:top w:val="none" w:sz="0" w:space="0" w:color="auto"/>
                        <w:left w:val="none" w:sz="0" w:space="0" w:color="auto"/>
                        <w:bottom w:val="none" w:sz="0" w:space="0" w:color="auto"/>
                        <w:right w:val="none" w:sz="0" w:space="0" w:color="auto"/>
                      </w:divBdr>
                    </w:div>
                  </w:divsChild>
                </w:div>
                <w:div w:id="365761564">
                  <w:marLeft w:val="0"/>
                  <w:marRight w:val="0"/>
                  <w:marTop w:val="0"/>
                  <w:marBottom w:val="0"/>
                  <w:divBdr>
                    <w:top w:val="none" w:sz="0" w:space="0" w:color="auto"/>
                    <w:left w:val="none" w:sz="0" w:space="0" w:color="auto"/>
                    <w:bottom w:val="none" w:sz="0" w:space="0" w:color="auto"/>
                    <w:right w:val="none" w:sz="0" w:space="0" w:color="auto"/>
                  </w:divBdr>
                  <w:divsChild>
                    <w:div w:id="134374491">
                      <w:marLeft w:val="0"/>
                      <w:marRight w:val="0"/>
                      <w:marTop w:val="0"/>
                      <w:marBottom w:val="0"/>
                      <w:divBdr>
                        <w:top w:val="none" w:sz="0" w:space="0" w:color="auto"/>
                        <w:left w:val="none" w:sz="0" w:space="0" w:color="auto"/>
                        <w:bottom w:val="none" w:sz="0" w:space="0" w:color="auto"/>
                        <w:right w:val="none" w:sz="0" w:space="0" w:color="auto"/>
                      </w:divBdr>
                    </w:div>
                  </w:divsChild>
                </w:div>
                <w:div w:id="371198758">
                  <w:marLeft w:val="0"/>
                  <w:marRight w:val="0"/>
                  <w:marTop w:val="0"/>
                  <w:marBottom w:val="0"/>
                  <w:divBdr>
                    <w:top w:val="none" w:sz="0" w:space="0" w:color="auto"/>
                    <w:left w:val="none" w:sz="0" w:space="0" w:color="auto"/>
                    <w:bottom w:val="none" w:sz="0" w:space="0" w:color="auto"/>
                    <w:right w:val="none" w:sz="0" w:space="0" w:color="auto"/>
                  </w:divBdr>
                  <w:divsChild>
                    <w:div w:id="1778790204">
                      <w:marLeft w:val="0"/>
                      <w:marRight w:val="0"/>
                      <w:marTop w:val="0"/>
                      <w:marBottom w:val="0"/>
                      <w:divBdr>
                        <w:top w:val="none" w:sz="0" w:space="0" w:color="auto"/>
                        <w:left w:val="none" w:sz="0" w:space="0" w:color="auto"/>
                        <w:bottom w:val="none" w:sz="0" w:space="0" w:color="auto"/>
                        <w:right w:val="none" w:sz="0" w:space="0" w:color="auto"/>
                      </w:divBdr>
                    </w:div>
                  </w:divsChild>
                </w:div>
                <w:div w:id="406196874">
                  <w:marLeft w:val="0"/>
                  <w:marRight w:val="0"/>
                  <w:marTop w:val="0"/>
                  <w:marBottom w:val="0"/>
                  <w:divBdr>
                    <w:top w:val="none" w:sz="0" w:space="0" w:color="auto"/>
                    <w:left w:val="none" w:sz="0" w:space="0" w:color="auto"/>
                    <w:bottom w:val="none" w:sz="0" w:space="0" w:color="auto"/>
                    <w:right w:val="none" w:sz="0" w:space="0" w:color="auto"/>
                  </w:divBdr>
                  <w:divsChild>
                    <w:div w:id="968819579">
                      <w:marLeft w:val="0"/>
                      <w:marRight w:val="0"/>
                      <w:marTop w:val="0"/>
                      <w:marBottom w:val="0"/>
                      <w:divBdr>
                        <w:top w:val="none" w:sz="0" w:space="0" w:color="auto"/>
                        <w:left w:val="none" w:sz="0" w:space="0" w:color="auto"/>
                        <w:bottom w:val="none" w:sz="0" w:space="0" w:color="auto"/>
                        <w:right w:val="none" w:sz="0" w:space="0" w:color="auto"/>
                      </w:divBdr>
                    </w:div>
                  </w:divsChild>
                </w:div>
                <w:div w:id="414279421">
                  <w:marLeft w:val="0"/>
                  <w:marRight w:val="0"/>
                  <w:marTop w:val="0"/>
                  <w:marBottom w:val="0"/>
                  <w:divBdr>
                    <w:top w:val="none" w:sz="0" w:space="0" w:color="auto"/>
                    <w:left w:val="none" w:sz="0" w:space="0" w:color="auto"/>
                    <w:bottom w:val="none" w:sz="0" w:space="0" w:color="auto"/>
                    <w:right w:val="none" w:sz="0" w:space="0" w:color="auto"/>
                  </w:divBdr>
                  <w:divsChild>
                    <w:div w:id="196892145">
                      <w:marLeft w:val="0"/>
                      <w:marRight w:val="0"/>
                      <w:marTop w:val="0"/>
                      <w:marBottom w:val="0"/>
                      <w:divBdr>
                        <w:top w:val="none" w:sz="0" w:space="0" w:color="auto"/>
                        <w:left w:val="none" w:sz="0" w:space="0" w:color="auto"/>
                        <w:bottom w:val="none" w:sz="0" w:space="0" w:color="auto"/>
                        <w:right w:val="none" w:sz="0" w:space="0" w:color="auto"/>
                      </w:divBdr>
                    </w:div>
                  </w:divsChild>
                </w:div>
                <w:div w:id="423962913">
                  <w:marLeft w:val="0"/>
                  <w:marRight w:val="0"/>
                  <w:marTop w:val="0"/>
                  <w:marBottom w:val="0"/>
                  <w:divBdr>
                    <w:top w:val="none" w:sz="0" w:space="0" w:color="auto"/>
                    <w:left w:val="none" w:sz="0" w:space="0" w:color="auto"/>
                    <w:bottom w:val="none" w:sz="0" w:space="0" w:color="auto"/>
                    <w:right w:val="none" w:sz="0" w:space="0" w:color="auto"/>
                  </w:divBdr>
                  <w:divsChild>
                    <w:div w:id="1257442369">
                      <w:marLeft w:val="0"/>
                      <w:marRight w:val="0"/>
                      <w:marTop w:val="0"/>
                      <w:marBottom w:val="0"/>
                      <w:divBdr>
                        <w:top w:val="none" w:sz="0" w:space="0" w:color="auto"/>
                        <w:left w:val="none" w:sz="0" w:space="0" w:color="auto"/>
                        <w:bottom w:val="none" w:sz="0" w:space="0" w:color="auto"/>
                        <w:right w:val="none" w:sz="0" w:space="0" w:color="auto"/>
                      </w:divBdr>
                    </w:div>
                  </w:divsChild>
                </w:div>
                <w:div w:id="473062689">
                  <w:marLeft w:val="0"/>
                  <w:marRight w:val="0"/>
                  <w:marTop w:val="0"/>
                  <w:marBottom w:val="0"/>
                  <w:divBdr>
                    <w:top w:val="none" w:sz="0" w:space="0" w:color="auto"/>
                    <w:left w:val="none" w:sz="0" w:space="0" w:color="auto"/>
                    <w:bottom w:val="none" w:sz="0" w:space="0" w:color="auto"/>
                    <w:right w:val="none" w:sz="0" w:space="0" w:color="auto"/>
                  </w:divBdr>
                  <w:divsChild>
                    <w:div w:id="458845626">
                      <w:marLeft w:val="0"/>
                      <w:marRight w:val="0"/>
                      <w:marTop w:val="0"/>
                      <w:marBottom w:val="0"/>
                      <w:divBdr>
                        <w:top w:val="none" w:sz="0" w:space="0" w:color="auto"/>
                        <w:left w:val="none" w:sz="0" w:space="0" w:color="auto"/>
                        <w:bottom w:val="none" w:sz="0" w:space="0" w:color="auto"/>
                        <w:right w:val="none" w:sz="0" w:space="0" w:color="auto"/>
                      </w:divBdr>
                    </w:div>
                  </w:divsChild>
                </w:div>
                <w:div w:id="516046506">
                  <w:marLeft w:val="0"/>
                  <w:marRight w:val="0"/>
                  <w:marTop w:val="0"/>
                  <w:marBottom w:val="0"/>
                  <w:divBdr>
                    <w:top w:val="none" w:sz="0" w:space="0" w:color="auto"/>
                    <w:left w:val="none" w:sz="0" w:space="0" w:color="auto"/>
                    <w:bottom w:val="none" w:sz="0" w:space="0" w:color="auto"/>
                    <w:right w:val="none" w:sz="0" w:space="0" w:color="auto"/>
                  </w:divBdr>
                  <w:divsChild>
                    <w:div w:id="2075422171">
                      <w:marLeft w:val="0"/>
                      <w:marRight w:val="0"/>
                      <w:marTop w:val="0"/>
                      <w:marBottom w:val="0"/>
                      <w:divBdr>
                        <w:top w:val="none" w:sz="0" w:space="0" w:color="auto"/>
                        <w:left w:val="none" w:sz="0" w:space="0" w:color="auto"/>
                        <w:bottom w:val="none" w:sz="0" w:space="0" w:color="auto"/>
                        <w:right w:val="none" w:sz="0" w:space="0" w:color="auto"/>
                      </w:divBdr>
                    </w:div>
                  </w:divsChild>
                </w:div>
                <w:div w:id="552161886">
                  <w:marLeft w:val="0"/>
                  <w:marRight w:val="0"/>
                  <w:marTop w:val="0"/>
                  <w:marBottom w:val="0"/>
                  <w:divBdr>
                    <w:top w:val="none" w:sz="0" w:space="0" w:color="auto"/>
                    <w:left w:val="none" w:sz="0" w:space="0" w:color="auto"/>
                    <w:bottom w:val="none" w:sz="0" w:space="0" w:color="auto"/>
                    <w:right w:val="none" w:sz="0" w:space="0" w:color="auto"/>
                  </w:divBdr>
                  <w:divsChild>
                    <w:div w:id="64842423">
                      <w:marLeft w:val="0"/>
                      <w:marRight w:val="0"/>
                      <w:marTop w:val="0"/>
                      <w:marBottom w:val="0"/>
                      <w:divBdr>
                        <w:top w:val="none" w:sz="0" w:space="0" w:color="auto"/>
                        <w:left w:val="none" w:sz="0" w:space="0" w:color="auto"/>
                        <w:bottom w:val="none" w:sz="0" w:space="0" w:color="auto"/>
                        <w:right w:val="none" w:sz="0" w:space="0" w:color="auto"/>
                      </w:divBdr>
                    </w:div>
                  </w:divsChild>
                </w:div>
                <w:div w:id="585722460">
                  <w:marLeft w:val="0"/>
                  <w:marRight w:val="0"/>
                  <w:marTop w:val="0"/>
                  <w:marBottom w:val="0"/>
                  <w:divBdr>
                    <w:top w:val="none" w:sz="0" w:space="0" w:color="auto"/>
                    <w:left w:val="none" w:sz="0" w:space="0" w:color="auto"/>
                    <w:bottom w:val="none" w:sz="0" w:space="0" w:color="auto"/>
                    <w:right w:val="none" w:sz="0" w:space="0" w:color="auto"/>
                  </w:divBdr>
                  <w:divsChild>
                    <w:div w:id="570048234">
                      <w:marLeft w:val="0"/>
                      <w:marRight w:val="0"/>
                      <w:marTop w:val="0"/>
                      <w:marBottom w:val="0"/>
                      <w:divBdr>
                        <w:top w:val="none" w:sz="0" w:space="0" w:color="auto"/>
                        <w:left w:val="none" w:sz="0" w:space="0" w:color="auto"/>
                        <w:bottom w:val="none" w:sz="0" w:space="0" w:color="auto"/>
                        <w:right w:val="none" w:sz="0" w:space="0" w:color="auto"/>
                      </w:divBdr>
                    </w:div>
                  </w:divsChild>
                </w:div>
                <w:div w:id="616255260">
                  <w:marLeft w:val="0"/>
                  <w:marRight w:val="0"/>
                  <w:marTop w:val="0"/>
                  <w:marBottom w:val="0"/>
                  <w:divBdr>
                    <w:top w:val="none" w:sz="0" w:space="0" w:color="auto"/>
                    <w:left w:val="none" w:sz="0" w:space="0" w:color="auto"/>
                    <w:bottom w:val="none" w:sz="0" w:space="0" w:color="auto"/>
                    <w:right w:val="none" w:sz="0" w:space="0" w:color="auto"/>
                  </w:divBdr>
                  <w:divsChild>
                    <w:div w:id="595749553">
                      <w:marLeft w:val="0"/>
                      <w:marRight w:val="0"/>
                      <w:marTop w:val="0"/>
                      <w:marBottom w:val="0"/>
                      <w:divBdr>
                        <w:top w:val="none" w:sz="0" w:space="0" w:color="auto"/>
                        <w:left w:val="none" w:sz="0" w:space="0" w:color="auto"/>
                        <w:bottom w:val="none" w:sz="0" w:space="0" w:color="auto"/>
                        <w:right w:val="none" w:sz="0" w:space="0" w:color="auto"/>
                      </w:divBdr>
                    </w:div>
                  </w:divsChild>
                </w:div>
                <w:div w:id="629825170">
                  <w:marLeft w:val="0"/>
                  <w:marRight w:val="0"/>
                  <w:marTop w:val="0"/>
                  <w:marBottom w:val="0"/>
                  <w:divBdr>
                    <w:top w:val="none" w:sz="0" w:space="0" w:color="auto"/>
                    <w:left w:val="none" w:sz="0" w:space="0" w:color="auto"/>
                    <w:bottom w:val="none" w:sz="0" w:space="0" w:color="auto"/>
                    <w:right w:val="none" w:sz="0" w:space="0" w:color="auto"/>
                  </w:divBdr>
                  <w:divsChild>
                    <w:div w:id="1624464555">
                      <w:marLeft w:val="0"/>
                      <w:marRight w:val="0"/>
                      <w:marTop w:val="0"/>
                      <w:marBottom w:val="0"/>
                      <w:divBdr>
                        <w:top w:val="none" w:sz="0" w:space="0" w:color="auto"/>
                        <w:left w:val="none" w:sz="0" w:space="0" w:color="auto"/>
                        <w:bottom w:val="none" w:sz="0" w:space="0" w:color="auto"/>
                        <w:right w:val="none" w:sz="0" w:space="0" w:color="auto"/>
                      </w:divBdr>
                    </w:div>
                  </w:divsChild>
                </w:div>
                <w:div w:id="635068818">
                  <w:marLeft w:val="0"/>
                  <w:marRight w:val="0"/>
                  <w:marTop w:val="0"/>
                  <w:marBottom w:val="0"/>
                  <w:divBdr>
                    <w:top w:val="none" w:sz="0" w:space="0" w:color="auto"/>
                    <w:left w:val="none" w:sz="0" w:space="0" w:color="auto"/>
                    <w:bottom w:val="none" w:sz="0" w:space="0" w:color="auto"/>
                    <w:right w:val="none" w:sz="0" w:space="0" w:color="auto"/>
                  </w:divBdr>
                  <w:divsChild>
                    <w:div w:id="643849180">
                      <w:marLeft w:val="0"/>
                      <w:marRight w:val="0"/>
                      <w:marTop w:val="0"/>
                      <w:marBottom w:val="0"/>
                      <w:divBdr>
                        <w:top w:val="none" w:sz="0" w:space="0" w:color="auto"/>
                        <w:left w:val="none" w:sz="0" w:space="0" w:color="auto"/>
                        <w:bottom w:val="none" w:sz="0" w:space="0" w:color="auto"/>
                        <w:right w:val="none" w:sz="0" w:space="0" w:color="auto"/>
                      </w:divBdr>
                    </w:div>
                  </w:divsChild>
                </w:div>
                <w:div w:id="650136589">
                  <w:marLeft w:val="0"/>
                  <w:marRight w:val="0"/>
                  <w:marTop w:val="0"/>
                  <w:marBottom w:val="0"/>
                  <w:divBdr>
                    <w:top w:val="none" w:sz="0" w:space="0" w:color="auto"/>
                    <w:left w:val="none" w:sz="0" w:space="0" w:color="auto"/>
                    <w:bottom w:val="none" w:sz="0" w:space="0" w:color="auto"/>
                    <w:right w:val="none" w:sz="0" w:space="0" w:color="auto"/>
                  </w:divBdr>
                  <w:divsChild>
                    <w:div w:id="595677524">
                      <w:marLeft w:val="0"/>
                      <w:marRight w:val="0"/>
                      <w:marTop w:val="0"/>
                      <w:marBottom w:val="0"/>
                      <w:divBdr>
                        <w:top w:val="none" w:sz="0" w:space="0" w:color="auto"/>
                        <w:left w:val="none" w:sz="0" w:space="0" w:color="auto"/>
                        <w:bottom w:val="none" w:sz="0" w:space="0" w:color="auto"/>
                        <w:right w:val="none" w:sz="0" w:space="0" w:color="auto"/>
                      </w:divBdr>
                    </w:div>
                  </w:divsChild>
                </w:div>
                <w:div w:id="668023809">
                  <w:marLeft w:val="0"/>
                  <w:marRight w:val="0"/>
                  <w:marTop w:val="0"/>
                  <w:marBottom w:val="0"/>
                  <w:divBdr>
                    <w:top w:val="none" w:sz="0" w:space="0" w:color="auto"/>
                    <w:left w:val="none" w:sz="0" w:space="0" w:color="auto"/>
                    <w:bottom w:val="none" w:sz="0" w:space="0" w:color="auto"/>
                    <w:right w:val="none" w:sz="0" w:space="0" w:color="auto"/>
                  </w:divBdr>
                  <w:divsChild>
                    <w:div w:id="1640263338">
                      <w:marLeft w:val="0"/>
                      <w:marRight w:val="0"/>
                      <w:marTop w:val="0"/>
                      <w:marBottom w:val="0"/>
                      <w:divBdr>
                        <w:top w:val="none" w:sz="0" w:space="0" w:color="auto"/>
                        <w:left w:val="none" w:sz="0" w:space="0" w:color="auto"/>
                        <w:bottom w:val="none" w:sz="0" w:space="0" w:color="auto"/>
                        <w:right w:val="none" w:sz="0" w:space="0" w:color="auto"/>
                      </w:divBdr>
                    </w:div>
                  </w:divsChild>
                </w:div>
                <w:div w:id="686450126">
                  <w:marLeft w:val="0"/>
                  <w:marRight w:val="0"/>
                  <w:marTop w:val="0"/>
                  <w:marBottom w:val="0"/>
                  <w:divBdr>
                    <w:top w:val="none" w:sz="0" w:space="0" w:color="auto"/>
                    <w:left w:val="none" w:sz="0" w:space="0" w:color="auto"/>
                    <w:bottom w:val="none" w:sz="0" w:space="0" w:color="auto"/>
                    <w:right w:val="none" w:sz="0" w:space="0" w:color="auto"/>
                  </w:divBdr>
                  <w:divsChild>
                    <w:div w:id="547495118">
                      <w:marLeft w:val="0"/>
                      <w:marRight w:val="0"/>
                      <w:marTop w:val="0"/>
                      <w:marBottom w:val="0"/>
                      <w:divBdr>
                        <w:top w:val="none" w:sz="0" w:space="0" w:color="auto"/>
                        <w:left w:val="none" w:sz="0" w:space="0" w:color="auto"/>
                        <w:bottom w:val="none" w:sz="0" w:space="0" w:color="auto"/>
                        <w:right w:val="none" w:sz="0" w:space="0" w:color="auto"/>
                      </w:divBdr>
                    </w:div>
                  </w:divsChild>
                </w:div>
                <w:div w:id="699430097">
                  <w:marLeft w:val="0"/>
                  <w:marRight w:val="0"/>
                  <w:marTop w:val="0"/>
                  <w:marBottom w:val="0"/>
                  <w:divBdr>
                    <w:top w:val="none" w:sz="0" w:space="0" w:color="auto"/>
                    <w:left w:val="none" w:sz="0" w:space="0" w:color="auto"/>
                    <w:bottom w:val="none" w:sz="0" w:space="0" w:color="auto"/>
                    <w:right w:val="none" w:sz="0" w:space="0" w:color="auto"/>
                  </w:divBdr>
                  <w:divsChild>
                    <w:div w:id="1555652102">
                      <w:marLeft w:val="0"/>
                      <w:marRight w:val="0"/>
                      <w:marTop w:val="0"/>
                      <w:marBottom w:val="0"/>
                      <w:divBdr>
                        <w:top w:val="none" w:sz="0" w:space="0" w:color="auto"/>
                        <w:left w:val="none" w:sz="0" w:space="0" w:color="auto"/>
                        <w:bottom w:val="none" w:sz="0" w:space="0" w:color="auto"/>
                        <w:right w:val="none" w:sz="0" w:space="0" w:color="auto"/>
                      </w:divBdr>
                    </w:div>
                  </w:divsChild>
                </w:div>
                <w:div w:id="708918958">
                  <w:marLeft w:val="0"/>
                  <w:marRight w:val="0"/>
                  <w:marTop w:val="0"/>
                  <w:marBottom w:val="0"/>
                  <w:divBdr>
                    <w:top w:val="none" w:sz="0" w:space="0" w:color="auto"/>
                    <w:left w:val="none" w:sz="0" w:space="0" w:color="auto"/>
                    <w:bottom w:val="none" w:sz="0" w:space="0" w:color="auto"/>
                    <w:right w:val="none" w:sz="0" w:space="0" w:color="auto"/>
                  </w:divBdr>
                  <w:divsChild>
                    <w:div w:id="898979447">
                      <w:marLeft w:val="0"/>
                      <w:marRight w:val="0"/>
                      <w:marTop w:val="0"/>
                      <w:marBottom w:val="0"/>
                      <w:divBdr>
                        <w:top w:val="none" w:sz="0" w:space="0" w:color="auto"/>
                        <w:left w:val="none" w:sz="0" w:space="0" w:color="auto"/>
                        <w:bottom w:val="none" w:sz="0" w:space="0" w:color="auto"/>
                        <w:right w:val="none" w:sz="0" w:space="0" w:color="auto"/>
                      </w:divBdr>
                    </w:div>
                  </w:divsChild>
                </w:div>
                <w:div w:id="730033307">
                  <w:marLeft w:val="0"/>
                  <w:marRight w:val="0"/>
                  <w:marTop w:val="0"/>
                  <w:marBottom w:val="0"/>
                  <w:divBdr>
                    <w:top w:val="none" w:sz="0" w:space="0" w:color="auto"/>
                    <w:left w:val="none" w:sz="0" w:space="0" w:color="auto"/>
                    <w:bottom w:val="none" w:sz="0" w:space="0" w:color="auto"/>
                    <w:right w:val="none" w:sz="0" w:space="0" w:color="auto"/>
                  </w:divBdr>
                  <w:divsChild>
                    <w:div w:id="1713577583">
                      <w:marLeft w:val="0"/>
                      <w:marRight w:val="0"/>
                      <w:marTop w:val="0"/>
                      <w:marBottom w:val="0"/>
                      <w:divBdr>
                        <w:top w:val="none" w:sz="0" w:space="0" w:color="auto"/>
                        <w:left w:val="none" w:sz="0" w:space="0" w:color="auto"/>
                        <w:bottom w:val="none" w:sz="0" w:space="0" w:color="auto"/>
                        <w:right w:val="none" w:sz="0" w:space="0" w:color="auto"/>
                      </w:divBdr>
                    </w:div>
                  </w:divsChild>
                </w:div>
                <w:div w:id="741293773">
                  <w:marLeft w:val="0"/>
                  <w:marRight w:val="0"/>
                  <w:marTop w:val="0"/>
                  <w:marBottom w:val="0"/>
                  <w:divBdr>
                    <w:top w:val="none" w:sz="0" w:space="0" w:color="auto"/>
                    <w:left w:val="none" w:sz="0" w:space="0" w:color="auto"/>
                    <w:bottom w:val="none" w:sz="0" w:space="0" w:color="auto"/>
                    <w:right w:val="none" w:sz="0" w:space="0" w:color="auto"/>
                  </w:divBdr>
                  <w:divsChild>
                    <w:div w:id="2122799528">
                      <w:marLeft w:val="0"/>
                      <w:marRight w:val="0"/>
                      <w:marTop w:val="0"/>
                      <w:marBottom w:val="0"/>
                      <w:divBdr>
                        <w:top w:val="none" w:sz="0" w:space="0" w:color="auto"/>
                        <w:left w:val="none" w:sz="0" w:space="0" w:color="auto"/>
                        <w:bottom w:val="none" w:sz="0" w:space="0" w:color="auto"/>
                        <w:right w:val="none" w:sz="0" w:space="0" w:color="auto"/>
                      </w:divBdr>
                    </w:div>
                  </w:divsChild>
                </w:div>
                <w:div w:id="761222908">
                  <w:marLeft w:val="0"/>
                  <w:marRight w:val="0"/>
                  <w:marTop w:val="0"/>
                  <w:marBottom w:val="0"/>
                  <w:divBdr>
                    <w:top w:val="none" w:sz="0" w:space="0" w:color="auto"/>
                    <w:left w:val="none" w:sz="0" w:space="0" w:color="auto"/>
                    <w:bottom w:val="none" w:sz="0" w:space="0" w:color="auto"/>
                    <w:right w:val="none" w:sz="0" w:space="0" w:color="auto"/>
                  </w:divBdr>
                  <w:divsChild>
                    <w:div w:id="174344838">
                      <w:marLeft w:val="0"/>
                      <w:marRight w:val="0"/>
                      <w:marTop w:val="0"/>
                      <w:marBottom w:val="0"/>
                      <w:divBdr>
                        <w:top w:val="none" w:sz="0" w:space="0" w:color="auto"/>
                        <w:left w:val="none" w:sz="0" w:space="0" w:color="auto"/>
                        <w:bottom w:val="none" w:sz="0" w:space="0" w:color="auto"/>
                        <w:right w:val="none" w:sz="0" w:space="0" w:color="auto"/>
                      </w:divBdr>
                    </w:div>
                    <w:div w:id="342978203">
                      <w:marLeft w:val="0"/>
                      <w:marRight w:val="0"/>
                      <w:marTop w:val="0"/>
                      <w:marBottom w:val="0"/>
                      <w:divBdr>
                        <w:top w:val="none" w:sz="0" w:space="0" w:color="auto"/>
                        <w:left w:val="none" w:sz="0" w:space="0" w:color="auto"/>
                        <w:bottom w:val="none" w:sz="0" w:space="0" w:color="auto"/>
                        <w:right w:val="none" w:sz="0" w:space="0" w:color="auto"/>
                      </w:divBdr>
                    </w:div>
                    <w:div w:id="1704936260">
                      <w:marLeft w:val="0"/>
                      <w:marRight w:val="0"/>
                      <w:marTop w:val="0"/>
                      <w:marBottom w:val="0"/>
                      <w:divBdr>
                        <w:top w:val="none" w:sz="0" w:space="0" w:color="auto"/>
                        <w:left w:val="none" w:sz="0" w:space="0" w:color="auto"/>
                        <w:bottom w:val="none" w:sz="0" w:space="0" w:color="auto"/>
                        <w:right w:val="none" w:sz="0" w:space="0" w:color="auto"/>
                      </w:divBdr>
                    </w:div>
                  </w:divsChild>
                </w:div>
                <w:div w:id="772165910">
                  <w:marLeft w:val="0"/>
                  <w:marRight w:val="0"/>
                  <w:marTop w:val="0"/>
                  <w:marBottom w:val="0"/>
                  <w:divBdr>
                    <w:top w:val="none" w:sz="0" w:space="0" w:color="auto"/>
                    <w:left w:val="none" w:sz="0" w:space="0" w:color="auto"/>
                    <w:bottom w:val="none" w:sz="0" w:space="0" w:color="auto"/>
                    <w:right w:val="none" w:sz="0" w:space="0" w:color="auto"/>
                  </w:divBdr>
                  <w:divsChild>
                    <w:div w:id="1957102036">
                      <w:marLeft w:val="0"/>
                      <w:marRight w:val="0"/>
                      <w:marTop w:val="0"/>
                      <w:marBottom w:val="0"/>
                      <w:divBdr>
                        <w:top w:val="none" w:sz="0" w:space="0" w:color="auto"/>
                        <w:left w:val="none" w:sz="0" w:space="0" w:color="auto"/>
                        <w:bottom w:val="none" w:sz="0" w:space="0" w:color="auto"/>
                        <w:right w:val="none" w:sz="0" w:space="0" w:color="auto"/>
                      </w:divBdr>
                    </w:div>
                  </w:divsChild>
                </w:div>
                <w:div w:id="773012646">
                  <w:marLeft w:val="0"/>
                  <w:marRight w:val="0"/>
                  <w:marTop w:val="0"/>
                  <w:marBottom w:val="0"/>
                  <w:divBdr>
                    <w:top w:val="none" w:sz="0" w:space="0" w:color="auto"/>
                    <w:left w:val="none" w:sz="0" w:space="0" w:color="auto"/>
                    <w:bottom w:val="none" w:sz="0" w:space="0" w:color="auto"/>
                    <w:right w:val="none" w:sz="0" w:space="0" w:color="auto"/>
                  </w:divBdr>
                  <w:divsChild>
                    <w:div w:id="1453089970">
                      <w:marLeft w:val="0"/>
                      <w:marRight w:val="0"/>
                      <w:marTop w:val="0"/>
                      <w:marBottom w:val="0"/>
                      <w:divBdr>
                        <w:top w:val="none" w:sz="0" w:space="0" w:color="auto"/>
                        <w:left w:val="none" w:sz="0" w:space="0" w:color="auto"/>
                        <w:bottom w:val="none" w:sz="0" w:space="0" w:color="auto"/>
                        <w:right w:val="none" w:sz="0" w:space="0" w:color="auto"/>
                      </w:divBdr>
                    </w:div>
                    <w:div w:id="1770661829">
                      <w:marLeft w:val="0"/>
                      <w:marRight w:val="0"/>
                      <w:marTop w:val="0"/>
                      <w:marBottom w:val="0"/>
                      <w:divBdr>
                        <w:top w:val="none" w:sz="0" w:space="0" w:color="auto"/>
                        <w:left w:val="none" w:sz="0" w:space="0" w:color="auto"/>
                        <w:bottom w:val="none" w:sz="0" w:space="0" w:color="auto"/>
                        <w:right w:val="none" w:sz="0" w:space="0" w:color="auto"/>
                      </w:divBdr>
                    </w:div>
                  </w:divsChild>
                </w:div>
                <w:div w:id="798497610">
                  <w:marLeft w:val="0"/>
                  <w:marRight w:val="0"/>
                  <w:marTop w:val="0"/>
                  <w:marBottom w:val="0"/>
                  <w:divBdr>
                    <w:top w:val="none" w:sz="0" w:space="0" w:color="auto"/>
                    <w:left w:val="none" w:sz="0" w:space="0" w:color="auto"/>
                    <w:bottom w:val="none" w:sz="0" w:space="0" w:color="auto"/>
                    <w:right w:val="none" w:sz="0" w:space="0" w:color="auto"/>
                  </w:divBdr>
                  <w:divsChild>
                    <w:div w:id="600528490">
                      <w:marLeft w:val="0"/>
                      <w:marRight w:val="0"/>
                      <w:marTop w:val="0"/>
                      <w:marBottom w:val="0"/>
                      <w:divBdr>
                        <w:top w:val="none" w:sz="0" w:space="0" w:color="auto"/>
                        <w:left w:val="none" w:sz="0" w:space="0" w:color="auto"/>
                        <w:bottom w:val="none" w:sz="0" w:space="0" w:color="auto"/>
                        <w:right w:val="none" w:sz="0" w:space="0" w:color="auto"/>
                      </w:divBdr>
                    </w:div>
                  </w:divsChild>
                </w:div>
                <w:div w:id="808790792">
                  <w:marLeft w:val="0"/>
                  <w:marRight w:val="0"/>
                  <w:marTop w:val="0"/>
                  <w:marBottom w:val="0"/>
                  <w:divBdr>
                    <w:top w:val="none" w:sz="0" w:space="0" w:color="auto"/>
                    <w:left w:val="none" w:sz="0" w:space="0" w:color="auto"/>
                    <w:bottom w:val="none" w:sz="0" w:space="0" w:color="auto"/>
                    <w:right w:val="none" w:sz="0" w:space="0" w:color="auto"/>
                  </w:divBdr>
                  <w:divsChild>
                    <w:div w:id="284237794">
                      <w:marLeft w:val="0"/>
                      <w:marRight w:val="0"/>
                      <w:marTop w:val="0"/>
                      <w:marBottom w:val="0"/>
                      <w:divBdr>
                        <w:top w:val="none" w:sz="0" w:space="0" w:color="auto"/>
                        <w:left w:val="none" w:sz="0" w:space="0" w:color="auto"/>
                        <w:bottom w:val="none" w:sz="0" w:space="0" w:color="auto"/>
                        <w:right w:val="none" w:sz="0" w:space="0" w:color="auto"/>
                      </w:divBdr>
                    </w:div>
                  </w:divsChild>
                </w:div>
                <w:div w:id="832376988">
                  <w:marLeft w:val="0"/>
                  <w:marRight w:val="0"/>
                  <w:marTop w:val="0"/>
                  <w:marBottom w:val="0"/>
                  <w:divBdr>
                    <w:top w:val="none" w:sz="0" w:space="0" w:color="auto"/>
                    <w:left w:val="none" w:sz="0" w:space="0" w:color="auto"/>
                    <w:bottom w:val="none" w:sz="0" w:space="0" w:color="auto"/>
                    <w:right w:val="none" w:sz="0" w:space="0" w:color="auto"/>
                  </w:divBdr>
                  <w:divsChild>
                    <w:div w:id="1091241732">
                      <w:marLeft w:val="0"/>
                      <w:marRight w:val="0"/>
                      <w:marTop w:val="0"/>
                      <w:marBottom w:val="0"/>
                      <w:divBdr>
                        <w:top w:val="none" w:sz="0" w:space="0" w:color="auto"/>
                        <w:left w:val="none" w:sz="0" w:space="0" w:color="auto"/>
                        <w:bottom w:val="none" w:sz="0" w:space="0" w:color="auto"/>
                        <w:right w:val="none" w:sz="0" w:space="0" w:color="auto"/>
                      </w:divBdr>
                    </w:div>
                  </w:divsChild>
                </w:div>
                <w:div w:id="833690944">
                  <w:marLeft w:val="0"/>
                  <w:marRight w:val="0"/>
                  <w:marTop w:val="0"/>
                  <w:marBottom w:val="0"/>
                  <w:divBdr>
                    <w:top w:val="none" w:sz="0" w:space="0" w:color="auto"/>
                    <w:left w:val="none" w:sz="0" w:space="0" w:color="auto"/>
                    <w:bottom w:val="none" w:sz="0" w:space="0" w:color="auto"/>
                    <w:right w:val="none" w:sz="0" w:space="0" w:color="auto"/>
                  </w:divBdr>
                  <w:divsChild>
                    <w:div w:id="1722317654">
                      <w:marLeft w:val="0"/>
                      <w:marRight w:val="0"/>
                      <w:marTop w:val="0"/>
                      <w:marBottom w:val="0"/>
                      <w:divBdr>
                        <w:top w:val="none" w:sz="0" w:space="0" w:color="auto"/>
                        <w:left w:val="none" w:sz="0" w:space="0" w:color="auto"/>
                        <w:bottom w:val="none" w:sz="0" w:space="0" w:color="auto"/>
                        <w:right w:val="none" w:sz="0" w:space="0" w:color="auto"/>
                      </w:divBdr>
                    </w:div>
                  </w:divsChild>
                </w:div>
                <w:div w:id="845561307">
                  <w:marLeft w:val="0"/>
                  <w:marRight w:val="0"/>
                  <w:marTop w:val="0"/>
                  <w:marBottom w:val="0"/>
                  <w:divBdr>
                    <w:top w:val="none" w:sz="0" w:space="0" w:color="auto"/>
                    <w:left w:val="none" w:sz="0" w:space="0" w:color="auto"/>
                    <w:bottom w:val="none" w:sz="0" w:space="0" w:color="auto"/>
                    <w:right w:val="none" w:sz="0" w:space="0" w:color="auto"/>
                  </w:divBdr>
                  <w:divsChild>
                    <w:div w:id="1482771085">
                      <w:marLeft w:val="0"/>
                      <w:marRight w:val="0"/>
                      <w:marTop w:val="0"/>
                      <w:marBottom w:val="0"/>
                      <w:divBdr>
                        <w:top w:val="none" w:sz="0" w:space="0" w:color="auto"/>
                        <w:left w:val="none" w:sz="0" w:space="0" w:color="auto"/>
                        <w:bottom w:val="none" w:sz="0" w:space="0" w:color="auto"/>
                        <w:right w:val="none" w:sz="0" w:space="0" w:color="auto"/>
                      </w:divBdr>
                    </w:div>
                  </w:divsChild>
                </w:div>
                <w:div w:id="865337497">
                  <w:marLeft w:val="0"/>
                  <w:marRight w:val="0"/>
                  <w:marTop w:val="0"/>
                  <w:marBottom w:val="0"/>
                  <w:divBdr>
                    <w:top w:val="none" w:sz="0" w:space="0" w:color="auto"/>
                    <w:left w:val="none" w:sz="0" w:space="0" w:color="auto"/>
                    <w:bottom w:val="none" w:sz="0" w:space="0" w:color="auto"/>
                    <w:right w:val="none" w:sz="0" w:space="0" w:color="auto"/>
                  </w:divBdr>
                  <w:divsChild>
                    <w:div w:id="1583636264">
                      <w:marLeft w:val="0"/>
                      <w:marRight w:val="0"/>
                      <w:marTop w:val="0"/>
                      <w:marBottom w:val="0"/>
                      <w:divBdr>
                        <w:top w:val="none" w:sz="0" w:space="0" w:color="auto"/>
                        <w:left w:val="none" w:sz="0" w:space="0" w:color="auto"/>
                        <w:bottom w:val="none" w:sz="0" w:space="0" w:color="auto"/>
                        <w:right w:val="none" w:sz="0" w:space="0" w:color="auto"/>
                      </w:divBdr>
                    </w:div>
                  </w:divsChild>
                </w:div>
                <w:div w:id="881013749">
                  <w:marLeft w:val="0"/>
                  <w:marRight w:val="0"/>
                  <w:marTop w:val="0"/>
                  <w:marBottom w:val="0"/>
                  <w:divBdr>
                    <w:top w:val="none" w:sz="0" w:space="0" w:color="auto"/>
                    <w:left w:val="none" w:sz="0" w:space="0" w:color="auto"/>
                    <w:bottom w:val="none" w:sz="0" w:space="0" w:color="auto"/>
                    <w:right w:val="none" w:sz="0" w:space="0" w:color="auto"/>
                  </w:divBdr>
                  <w:divsChild>
                    <w:div w:id="697585994">
                      <w:marLeft w:val="0"/>
                      <w:marRight w:val="0"/>
                      <w:marTop w:val="0"/>
                      <w:marBottom w:val="0"/>
                      <w:divBdr>
                        <w:top w:val="none" w:sz="0" w:space="0" w:color="auto"/>
                        <w:left w:val="none" w:sz="0" w:space="0" w:color="auto"/>
                        <w:bottom w:val="none" w:sz="0" w:space="0" w:color="auto"/>
                        <w:right w:val="none" w:sz="0" w:space="0" w:color="auto"/>
                      </w:divBdr>
                    </w:div>
                  </w:divsChild>
                </w:div>
                <w:div w:id="885870934">
                  <w:marLeft w:val="0"/>
                  <w:marRight w:val="0"/>
                  <w:marTop w:val="0"/>
                  <w:marBottom w:val="0"/>
                  <w:divBdr>
                    <w:top w:val="none" w:sz="0" w:space="0" w:color="auto"/>
                    <w:left w:val="none" w:sz="0" w:space="0" w:color="auto"/>
                    <w:bottom w:val="none" w:sz="0" w:space="0" w:color="auto"/>
                    <w:right w:val="none" w:sz="0" w:space="0" w:color="auto"/>
                  </w:divBdr>
                  <w:divsChild>
                    <w:div w:id="1323898553">
                      <w:marLeft w:val="0"/>
                      <w:marRight w:val="0"/>
                      <w:marTop w:val="0"/>
                      <w:marBottom w:val="0"/>
                      <w:divBdr>
                        <w:top w:val="none" w:sz="0" w:space="0" w:color="auto"/>
                        <w:left w:val="none" w:sz="0" w:space="0" w:color="auto"/>
                        <w:bottom w:val="none" w:sz="0" w:space="0" w:color="auto"/>
                        <w:right w:val="none" w:sz="0" w:space="0" w:color="auto"/>
                      </w:divBdr>
                    </w:div>
                  </w:divsChild>
                </w:div>
                <w:div w:id="922951242">
                  <w:marLeft w:val="0"/>
                  <w:marRight w:val="0"/>
                  <w:marTop w:val="0"/>
                  <w:marBottom w:val="0"/>
                  <w:divBdr>
                    <w:top w:val="none" w:sz="0" w:space="0" w:color="auto"/>
                    <w:left w:val="none" w:sz="0" w:space="0" w:color="auto"/>
                    <w:bottom w:val="none" w:sz="0" w:space="0" w:color="auto"/>
                    <w:right w:val="none" w:sz="0" w:space="0" w:color="auto"/>
                  </w:divBdr>
                  <w:divsChild>
                    <w:div w:id="1670132174">
                      <w:marLeft w:val="0"/>
                      <w:marRight w:val="0"/>
                      <w:marTop w:val="0"/>
                      <w:marBottom w:val="0"/>
                      <w:divBdr>
                        <w:top w:val="none" w:sz="0" w:space="0" w:color="auto"/>
                        <w:left w:val="none" w:sz="0" w:space="0" w:color="auto"/>
                        <w:bottom w:val="none" w:sz="0" w:space="0" w:color="auto"/>
                        <w:right w:val="none" w:sz="0" w:space="0" w:color="auto"/>
                      </w:divBdr>
                    </w:div>
                  </w:divsChild>
                </w:div>
                <w:div w:id="933980641">
                  <w:marLeft w:val="0"/>
                  <w:marRight w:val="0"/>
                  <w:marTop w:val="0"/>
                  <w:marBottom w:val="0"/>
                  <w:divBdr>
                    <w:top w:val="none" w:sz="0" w:space="0" w:color="auto"/>
                    <w:left w:val="none" w:sz="0" w:space="0" w:color="auto"/>
                    <w:bottom w:val="none" w:sz="0" w:space="0" w:color="auto"/>
                    <w:right w:val="none" w:sz="0" w:space="0" w:color="auto"/>
                  </w:divBdr>
                  <w:divsChild>
                    <w:div w:id="1940022998">
                      <w:marLeft w:val="0"/>
                      <w:marRight w:val="0"/>
                      <w:marTop w:val="0"/>
                      <w:marBottom w:val="0"/>
                      <w:divBdr>
                        <w:top w:val="none" w:sz="0" w:space="0" w:color="auto"/>
                        <w:left w:val="none" w:sz="0" w:space="0" w:color="auto"/>
                        <w:bottom w:val="none" w:sz="0" w:space="0" w:color="auto"/>
                        <w:right w:val="none" w:sz="0" w:space="0" w:color="auto"/>
                      </w:divBdr>
                    </w:div>
                  </w:divsChild>
                </w:div>
                <w:div w:id="945428262">
                  <w:marLeft w:val="0"/>
                  <w:marRight w:val="0"/>
                  <w:marTop w:val="0"/>
                  <w:marBottom w:val="0"/>
                  <w:divBdr>
                    <w:top w:val="none" w:sz="0" w:space="0" w:color="auto"/>
                    <w:left w:val="none" w:sz="0" w:space="0" w:color="auto"/>
                    <w:bottom w:val="none" w:sz="0" w:space="0" w:color="auto"/>
                    <w:right w:val="none" w:sz="0" w:space="0" w:color="auto"/>
                  </w:divBdr>
                  <w:divsChild>
                    <w:div w:id="1340040911">
                      <w:marLeft w:val="0"/>
                      <w:marRight w:val="0"/>
                      <w:marTop w:val="0"/>
                      <w:marBottom w:val="0"/>
                      <w:divBdr>
                        <w:top w:val="none" w:sz="0" w:space="0" w:color="auto"/>
                        <w:left w:val="none" w:sz="0" w:space="0" w:color="auto"/>
                        <w:bottom w:val="none" w:sz="0" w:space="0" w:color="auto"/>
                        <w:right w:val="none" w:sz="0" w:space="0" w:color="auto"/>
                      </w:divBdr>
                    </w:div>
                  </w:divsChild>
                </w:div>
                <w:div w:id="970329919">
                  <w:marLeft w:val="0"/>
                  <w:marRight w:val="0"/>
                  <w:marTop w:val="0"/>
                  <w:marBottom w:val="0"/>
                  <w:divBdr>
                    <w:top w:val="none" w:sz="0" w:space="0" w:color="auto"/>
                    <w:left w:val="none" w:sz="0" w:space="0" w:color="auto"/>
                    <w:bottom w:val="none" w:sz="0" w:space="0" w:color="auto"/>
                    <w:right w:val="none" w:sz="0" w:space="0" w:color="auto"/>
                  </w:divBdr>
                  <w:divsChild>
                    <w:div w:id="1338925087">
                      <w:marLeft w:val="0"/>
                      <w:marRight w:val="0"/>
                      <w:marTop w:val="0"/>
                      <w:marBottom w:val="0"/>
                      <w:divBdr>
                        <w:top w:val="none" w:sz="0" w:space="0" w:color="auto"/>
                        <w:left w:val="none" w:sz="0" w:space="0" w:color="auto"/>
                        <w:bottom w:val="none" w:sz="0" w:space="0" w:color="auto"/>
                        <w:right w:val="none" w:sz="0" w:space="0" w:color="auto"/>
                      </w:divBdr>
                    </w:div>
                  </w:divsChild>
                </w:div>
                <w:div w:id="1005864447">
                  <w:marLeft w:val="0"/>
                  <w:marRight w:val="0"/>
                  <w:marTop w:val="0"/>
                  <w:marBottom w:val="0"/>
                  <w:divBdr>
                    <w:top w:val="none" w:sz="0" w:space="0" w:color="auto"/>
                    <w:left w:val="none" w:sz="0" w:space="0" w:color="auto"/>
                    <w:bottom w:val="none" w:sz="0" w:space="0" w:color="auto"/>
                    <w:right w:val="none" w:sz="0" w:space="0" w:color="auto"/>
                  </w:divBdr>
                  <w:divsChild>
                    <w:div w:id="1451901648">
                      <w:marLeft w:val="0"/>
                      <w:marRight w:val="0"/>
                      <w:marTop w:val="0"/>
                      <w:marBottom w:val="0"/>
                      <w:divBdr>
                        <w:top w:val="none" w:sz="0" w:space="0" w:color="auto"/>
                        <w:left w:val="none" w:sz="0" w:space="0" w:color="auto"/>
                        <w:bottom w:val="none" w:sz="0" w:space="0" w:color="auto"/>
                        <w:right w:val="none" w:sz="0" w:space="0" w:color="auto"/>
                      </w:divBdr>
                    </w:div>
                  </w:divsChild>
                </w:div>
                <w:div w:id="1034190574">
                  <w:marLeft w:val="0"/>
                  <w:marRight w:val="0"/>
                  <w:marTop w:val="0"/>
                  <w:marBottom w:val="0"/>
                  <w:divBdr>
                    <w:top w:val="none" w:sz="0" w:space="0" w:color="auto"/>
                    <w:left w:val="none" w:sz="0" w:space="0" w:color="auto"/>
                    <w:bottom w:val="none" w:sz="0" w:space="0" w:color="auto"/>
                    <w:right w:val="none" w:sz="0" w:space="0" w:color="auto"/>
                  </w:divBdr>
                  <w:divsChild>
                    <w:div w:id="584799233">
                      <w:marLeft w:val="0"/>
                      <w:marRight w:val="0"/>
                      <w:marTop w:val="0"/>
                      <w:marBottom w:val="0"/>
                      <w:divBdr>
                        <w:top w:val="none" w:sz="0" w:space="0" w:color="auto"/>
                        <w:left w:val="none" w:sz="0" w:space="0" w:color="auto"/>
                        <w:bottom w:val="none" w:sz="0" w:space="0" w:color="auto"/>
                        <w:right w:val="none" w:sz="0" w:space="0" w:color="auto"/>
                      </w:divBdr>
                    </w:div>
                  </w:divsChild>
                </w:div>
                <w:div w:id="1091200742">
                  <w:marLeft w:val="0"/>
                  <w:marRight w:val="0"/>
                  <w:marTop w:val="0"/>
                  <w:marBottom w:val="0"/>
                  <w:divBdr>
                    <w:top w:val="none" w:sz="0" w:space="0" w:color="auto"/>
                    <w:left w:val="none" w:sz="0" w:space="0" w:color="auto"/>
                    <w:bottom w:val="none" w:sz="0" w:space="0" w:color="auto"/>
                    <w:right w:val="none" w:sz="0" w:space="0" w:color="auto"/>
                  </w:divBdr>
                  <w:divsChild>
                    <w:div w:id="1071465285">
                      <w:marLeft w:val="0"/>
                      <w:marRight w:val="0"/>
                      <w:marTop w:val="0"/>
                      <w:marBottom w:val="0"/>
                      <w:divBdr>
                        <w:top w:val="none" w:sz="0" w:space="0" w:color="auto"/>
                        <w:left w:val="none" w:sz="0" w:space="0" w:color="auto"/>
                        <w:bottom w:val="none" w:sz="0" w:space="0" w:color="auto"/>
                        <w:right w:val="none" w:sz="0" w:space="0" w:color="auto"/>
                      </w:divBdr>
                    </w:div>
                  </w:divsChild>
                </w:div>
                <w:div w:id="1118986284">
                  <w:marLeft w:val="0"/>
                  <w:marRight w:val="0"/>
                  <w:marTop w:val="0"/>
                  <w:marBottom w:val="0"/>
                  <w:divBdr>
                    <w:top w:val="none" w:sz="0" w:space="0" w:color="auto"/>
                    <w:left w:val="none" w:sz="0" w:space="0" w:color="auto"/>
                    <w:bottom w:val="none" w:sz="0" w:space="0" w:color="auto"/>
                    <w:right w:val="none" w:sz="0" w:space="0" w:color="auto"/>
                  </w:divBdr>
                  <w:divsChild>
                    <w:div w:id="649141679">
                      <w:marLeft w:val="0"/>
                      <w:marRight w:val="0"/>
                      <w:marTop w:val="0"/>
                      <w:marBottom w:val="0"/>
                      <w:divBdr>
                        <w:top w:val="none" w:sz="0" w:space="0" w:color="auto"/>
                        <w:left w:val="none" w:sz="0" w:space="0" w:color="auto"/>
                        <w:bottom w:val="none" w:sz="0" w:space="0" w:color="auto"/>
                        <w:right w:val="none" w:sz="0" w:space="0" w:color="auto"/>
                      </w:divBdr>
                    </w:div>
                  </w:divsChild>
                </w:div>
                <w:div w:id="1124932239">
                  <w:marLeft w:val="0"/>
                  <w:marRight w:val="0"/>
                  <w:marTop w:val="0"/>
                  <w:marBottom w:val="0"/>
                  <w:divBdr>
                    <w:top w:val="none" w:sz="0" w:space="0" w:color="auto"/>
                    <w:left w:val="none" w:sz="0" w:space="0" w:color="auto"/>
                    <w:bottom w:val="none" w:sz="0" w:space="0" w:color="auto"/>
                    <w:right w:val="none" w:sz="0" w:space="0" w:color="auto"/>
                  </w:divBdr>
                  <w:divsChild>
                    <w:div w:id="1039941591">
                      <w:marLeft w:val="0"/>
                      <w:marRight w:val="0"/>
                      <w:marTop w:val="0"/>
                      <w:marBottom w:val="0"/>
                      <w:divBdr>
                        <w:top w:val="none" w:sz="0" w:space="0" w:color="auto"/>
                        <w:left w:val="none" w:sz="0" w:space="0" w:color="auto"/>
                        <w:bottom w:val="none" w:sz="0" w:space="0" w:color="auto"/>
                        <w:right w:val="none" w:sz="0" w:space="0" w:color="auto"/>
                      </w:divBdr>
                    </w:div>
                  </w:divsChild>
                </w:div>
                <w:div w:id="1140272108">
                  <w:marLeft w:val="0"/>
                  <w:marRight w:val="0"/>
                  <w:marTop w:val="0"/>
                  <w:marBottom w:val="0"/>
                  <w:divBdr>
                    <w:top w:val="none" w:sz="0" w:space="0" w:color="auto"/>
                    <w:left w:val="none" w:sz="0" w:space="0" w:color="auto"/>
                    <w:bottom w:val="none" w:sz="0" w:space="0" w:color="auto"/>
                    <w:right w:val="none" w:sz="0" w:space="0" w:color="auto"/>
                  </w:divBdr>
                  <w:divsChild>
                    <w:div w:id="204754367">
                      <w:marLeft w:val="0"/>
                      <w:marRight w:val="0"/>
                      <w:marTop w:val="0"/>
                      <w:marBottom w:val="0"/>
                      <w:divBdr>
                        <w:top w:val="none" w:sz="0" w:space="0" w:color="auto"/>
                        <w:left w:val="none" w:sz="0" w:space="0" w:color="auto"/>
                        <w:bottom w:val="none" w:sz="0" w:space="0" w:color="auto"/>
                        <w:right w:val="none" w:sz="0" w:space="0" w:color="auto"/>
                      </w:divBdr>
                    </w:div>
                  </w:divsChild>
                </w:div>
                <w:div w:id="1212351891">
                  <w:marLeft w:val="0"/>
                  <w:marRight w:val="0"/>
                  <w:marTop w:val="0"/>
                  <w:marBottom w:val="0"/>
                  <w:divBdr>
                    <w:top w:val="none" w:sz="0" w:space="0" w:color="auto"/>
                    <w:left w:val="none" w:sz="0" w:space="0" w:color="auto"/>
                    <w:bottom w:val="none" w:sz="0" w:space="0" w:color="auto"/>
                    <w:right w:val="none" w:sz="0" w:space="0" w:color="auto"/>
                  </w:divBdr>
                  <w:divsChild>
                    <w:div w:id="1210875251">
                      <w:marLeft w:val="0"/>
                      <w:marRight w:val="0"/>
                      <w:marTop w:val="0"/>
                      <w:marBottom w:val="0"/>
                      <w:divBdr>
                        <w:top w:val="none" w:sz="0" w:space="0" w:color="auto"/>
                        <w:left w:val="none" w:sz="0" w:space="0" w:color="auto"/>
                        <w:bottom w:val="none" w:sz="0" w:space="0" w:color="auto"/>
                        <w:right w:val="none" w:sz="0" w:space="0" w:color="auto"/>
                      </w:divBdr>
                    </w:div>
                  </w:divsChild>
                </w:div>
                <w:div w:id="1216772226">
                  <w:marLeft w:val="0"/>
                  <w:marRight w:val="0"/>
                  <w:marTop w:val="0"/>
                  <w:marBottom w:val="0"/>
                  <w:divBdr>
                    <w:top w:val="none" w:sz="0" w:space="0" w:color="auto"/>
                    <w:left w:val="none" w:sz="0" w:space="0" w:color="auto"/>
                    <w:bottom w:val="none" w:sz="0" w:space="0" w:color="auto"/>
                    <w:right w:val="none" w:sz="0" w:space="0" w:color="auto"/>
                  </w:divBdr>
                  <w:divsChild>
                    <w:div w:id="418674581">
                      <w:marLeft w:val="0"/>
                      <w:marRight w:val="0"/>
                      <w:marTop w:val="0"/>
                      <w:marBottom w:val="0"/>
                      <w:divBdr>
                        <w:top w:val="none" w:sz="0" w:space="0" w:color="auto"/>
                        <w:left w:val="none" w:sz="0" w:space="0" w:color="auto"/>
                        <w:bottom w:val="none" w:sz="0" w:space="0" w:color="auto"/>
                        <w:right w:val="none" w:sz="0" w:space="0" w:color="auto"/>
                      </w:divBdr>
                    </w:div>
                  </w:divsChild>
                </w:div>
                <w:div w:id="1224491651">
                  <w:marLeft w:val="0"/>
                  <w:marRight w:val="0"/>
                  <w:marTop w:val="0"/>
                  <w:marBottom w:val="0"/>
                  <w:divBdr>
                    <w:top w:val="none" w:sz="0" w:space="0" w:color="auto"/>
                    <w:left w:val="none" w:sz="0" w:space="0" w:color="auto"/>
                    <w:bottom w:val="none" w:sz="0" w:space="0" w:color="auto"/>
                    <w:right w:val="none" w:sz="0" w:space="0" w:color="auto"/>
                  </w:divBdr>
                  <w:divsChild>
                    <w:div w:id="854882738">
                      <w:marLeft w:val="0"/>
                      <w:marRight w:val="0"/>
                      <w:marTop w:val="0"/>
                      <w:marBottom w:val="0"/>
                      <w:divBdr>
                        <w:top w:val="none" w:sz="0" w:space="0" w:color="auto"/>
                        <w:left w:val="none" w:sz="0" w:space="0" w:color="auto"/>
                        <w:bottom w:val="none" w:sz="0" w:space="0" w:color="auto"/>
                        <w:right w:val="none" w:sz="0" w:space="0" w:color="auto"/>
                      </w:divBdr>
                    </w:div>
                  </w:divsChild>
                </w:div>
                <w:div w:id="1232042593">
                  <w:marLeft w:val="0"/>
                  <w:marRight w:val="0"/>
                  <w:marTop w:val="0"/>
                  <w:marBottom w:val="0"/>
                  <w:divBdr>
                    <w:top w:val="none" w:sz="0" w:space="0" w:color="auto"/>
                    <w:left w:val="none" w:sz="0" w:space="0" w:color="auto"/>
                    <w:bottom w:val="none" w:sz="0" w:space="0" w:color="auto"/>
                    <w:right w:val="none" w:sz="0" w:space="0" w:color="auto"/>
                  </w:divBdr>
                  <w:divsChild>
                    <w:div w:id="1357846828">
                      <w:marLeft w:val="0"/>
                      <w:marRight w:val="0"/>
                      <w:marTop w:val="0"/>
                      <w:marBottom w:val="0"/>
                      <w:divBdr>
                        <w:top w:val="none" w:sz="0" w:space="0" w:color="auto"/>
                        <w:left w:val="none" w:sz="0" w:space="0" w:color="auto"/>
                        <w:bottom w:val="none" w:sz="0" w:space="0" w:color="auto"/>
                        <w:right w:val="none" w:sz="0" w:space="0" w:color="auto"/>
                      </w:divBdr>
                    </w:div>
                  </w:divsChild>
                </w:div>
                <w:div w:id="1299608399">
                  <w:marLeft w:val="0"/>
                  <w:marRight w:val="0"/>
                  <w:marTop w:val="0"/>
                  <w:marBottom w:val="0"/>
                  <w:divBdr>
                    <w:top w:val="none" w:sz="0" w:space="0" w:color="auto"/>
                    <w:left w:val="none" w:sz="0" w:space="0" w:color="auto"/>
                    <w:bottom w:val="none" w:sz="0" w:space="0" w:color="auto"/>
                    <w:right w:val="none" w:sz="0" w:space="0" w:color="auto"/>
                  </w:divBdr>
                  <w:divsChild>
                    <w:div w:id="1356809960">
                      <w:marLeft w:val="0"/>
                      <w:marRight w:val="0"/>
                      <w:marTop w:val="0"/>
                      <w:marBottom w:val="0"/>
                      <w:divBdr>
                        <w:top w:val="none" w:sz="0" w:space="0" w:color="auto"/>
                        <w:left w:val="none" w:sz="0" w:space="0" w:color="auto"/>
                        <w:bottom w:val="none" w:sz="0" w:space="0" w:color="auto"/>
                        <w:right w:val="none" w:sz="0" w:space="0" w:color="auto"/>
                      </w:divBdr>
                    </w:div>
                  </w:divsChild>
                </w:div>
                <w:div w:id="1334795047">
                  <w:marLeft w:val="0"/>
                  <w:marRight w:val="0"/>
                  <w:marTop w:val="0"/>
                  <w:marBottom w:val="0"/>
                  <w:divBdr>
                    <w:top w:val="none" w:sz="0" w:space="0" w:color="auto"/>
                    <w:left w:val="none" w:sz="0" w:space="0" w:color="auto"/>
                    <w:bottom w:val="none" w:sz="0" w:space="0" w:color="auto"/>
                    <w:right w:val="none" w:sz="0" w:space="0" w:color="auto"/>
                  </w:divBdr>
                  <w:divsChild>
                    <w:div w:id="1221988589">
                      <w:marLeft w:val="0"/>
                      <w:marRight w:val="0"/>
                      <w:marTop w:val="0"/>
                      <w:marBottom w:val="0"/>
                      <w:divBdr>
                        <w:top w:val="none" w:sz="0" w:space="0" w:color="auto"/>
                        <w:left w:val="none" w:sz="0" w:space="0" w:color="auto"/>
                        <w:bottom w:val="none" w:sz="0" w:space="0" w:color="auto"/>
                        <w:right w:val="none" w:sz="0" w:space="0" w:color="auto"/>
                      </w:divBdr>
                    </w:div>
                  </w:divsChild>
                </w:div>
                <w:div w:id="1350912871">
                  <w:marLeft w:val="0"/>
                  <w:marRight w:val="0"/>
                  <w:marTop w:val="0"/>
                  <w:marBottom w:val="0"/>
                  <w:divBdr>
                    <w:top w:val="none" w:sz="0" w:space="0" w:color="auto"/>
                    <w:left w:val="none" w:sz="0" w:space="0" w:color="auto"/>
                    <w:bottom w:val="none" w:sz="0" w:space="0" w:color="auto"/>
                    <w:right w:val="none" w:sz="0" w:space="0" w:color="auto"/>
                  </w:divBdr>
                  <w:divsChild>
                    <w:div w:id="1442262001">
                      <w:marLeft w:val="0"/>
                      <w:marRight w:val="0"/>
                      <w:marTop w:val="0"/>
                      <w:marBottom w:val="0"/>
                      <w:divBdr>
                        <w:top w:val="none" w:sz="0" w:space="0" w:color="auto"/>
                        <w:left w:val="none" w:sz="0" w:space="0" w:color="auto"/>
                        <w:bottom w:val="none" w:sz="0" w:space="0" w:color="auto"/>
                        <w:right w:val="none" w:sz="0" w:space="0" w:color="auto"/>
                      </w:divBdr>
                    </w:div>
                  </w:divsChild>
                </w:div>
                <w:div w:id="1363821542">
                  <w:marLeft w:val="0"/>
                  <w:marRight w:val="0"/>
                  <w:marTop w:val="0"/>
                  <w:marBottom w:val="0"/>
                  <w:divBdr>
                    <w:top w:val="none" w:sz="0" w:space="0" w:color="auto"/>
                    <w:left w:val="none" w:sz="0" w:space="0" w:color="auto"/>
                    <w:bottom w:val="none" w:sz="0" w:space="0" w:color="auto"/>
                    <w:right w:val="none" w:sz="0" w:space="0" w:color="auto"/>
                  </w:divBdr>
                  <w:divsChild>
                    <w:div w:id="538123908">
                      <w:marLeft w:val="0"/>
                      <w:marRight w:val="0"/>
                      <w:marTop w:val="0"/>
                      <w:marBottom w:val="0"/>
                      <w:divBdr>
                        <w:top w:val="none" w:sz="0" w:space="0" w:color="auto"/>
                        <w:left w:val="none" w:sz="0" w:space="0" w:color="auto"/>
                        <w:bottom w:val="none" w:sz="0" w:space="0" w:color="auto"/>
                        <w:right w:val="none" w:sz="0" w:space="0" w:color="auto"/>
                      </w:divBdr>
                    </w:div>
                    <w:div w:id="1138916192">
                      <w:marLeft w:val="0"/>
                      <w:marRight w:val="0"/>
                      <w:marTop w:val="0"/>
                      <w:marBottom w:val="0"/>
                      <w:divBdr>
                        <w:top w:val="none" w:sz="0" w:space="0" w:color="auto"/>
                        <w:left w:val="none" w:sz="0" w:space="0" w:color="auto"/>
                        <w:bottom w:val="none" w:sz="0" w:space="0" w:color="auto"/>
                        <w:right w:val="none" w:sz="0" w:space="0" w:color="auto"/>
                      </w:divBdr>
                    </w:div>
                  </w:divsChild>
                </w:div>
                <w:div w:id="1368721851">
                  <w:marLeft w:val="0"/>
                  <w:marRight w:val="0"/>
                  <w:marTop w:val="0"/>
                  <w:marBottom w:val="0"/>
                  <w:divBdr>
                    <w:top w:val="none" w:sz="0" w:space="0" w:color="auto"/>
                    <w:left w:val="none" w:sz="0" w:space="0" w:color="auto"/>
                    <w:bottom w:val="none" w:sz="0" w:space="0" w:color="auto"/>
                    <w:right w:val="none" w:sz="0" w:space="0" w:color="auto"/>
                  </w:divBdr>
                  <w:divsChild>
                    <w:div w:id="1836872888">
                      <w:marLeft w:val="0"/>
                      <w:marRight w:val="0"/>
                      <w:marTop w:val="0"/>
                      <w:marBottom w:val="0"/>
                      <w:divBdr>
                        <w:top w:val="none" w:sz="0" w:space="0" w:color="auto"/>
                        <w:left w:val="none" w:sz="0" w:space="0" w:color="auto"/>
                        <w:bottom w:val="none" w:sz="0" w:space="0" w:color="auto"/>
                        <w:right w:val="none" w:sz="0" w:space="0" w:color="auto"/>
                      </w:divBdr>
                    </w:div>
                  </w:divsChild>
                </w:div>
                <w:div w:id="1400325490">
                  <w:marLeft w:val="0"/>
                  <w:marRight w:val="0"/>
                  <w:marTop w:val="0"/>
                  <w:marBottom w:val="0"/>
                  <w:divBdr>
                    <w:top w:val="none" w:sz="0" w:space="0" w:color="auto"/>
                    <w:left w:val="none" w:sz="0" w:space="0" w:color="auto"/>
                    <w:bottom w:val="none" w:sz="0" w:space="0" w:color="auto"/>
                    <w:right w:val="none" w:sz="0" w:space="0" w:color="auto"/>
                  </w:divBdr>
                  <w:divsChild>
                    <w:div w:id="56437772">
                      <w:marLeft w:val="0"/>
                      <w:marRight w:val="0"/>
                      <w:marTop w:val="0"/>
                      <w:marBottom w:val="0"/>
                      <w:divBdr>
                        <w:top w:val="none" w:sz="0" w:space="0" w:color="auto"/>
                        <w:left w:val="none" w:sz="0" w:space="0" w:color="auto"/>
                        <w:bottom w:val="none" w:sz="0" w:space="0" w:color="auto"/>
                        <w:right w:val="none" w:sz="0" w:space="0" w:color="auto"/>
                      </w:divBdr>
                    </w:div>
                  </w:divsChild>
                </w:div>
                <w:div w:id="1402557225">
                  <w:marLeft w:val="0"/>
                  <w:marRight w:val="0"/>
                  <w:marTop w:val="0"/>
                  <w:marBottom w:val="0"/>
                  <w:divBdr>
                    <w:top w:val="none" w:sz="0" w:space="0" w:color="auto"/>
                    <w:left w:val="none" w:sz="0" w:space="0" w:color="auto"/>
                    <w:bottom w:val="none" w:sz="0" w:space="0" w:color="auto"/>
                    <w:right w:val="none" w:sz="0" w:space="0" w:color="auto"/>
                  </w:divBdr>
                  <w:divsChild>
                    <w:div w:id="1011569842">
                      <w:marLeft w:val="0"/>
                      <w:marRight w:val="0"/>
                      <w:marTop w:val="0"/>
                      <w:marBottom w:val="0"/>
                      <w:divBdr>
                        <w:top w:val="none" w:sz="0" w:space="0" w:color="auto"/>
                        <w:left w:val="none" w:sz="0" w:space="0" w:color="auto"/>
                        <w:bottom w:val="none" w:sz="0" w:space="0" w:color="auto"/>
                        <w:right w:val="none" w:sz="0" w:space="0" w:color="auto"/>
                      </w:divBdr>
                    </w:div>
                  </w:divsChild>
                </w:div>
                <w:div w:id="1426415390">
                  <w:marLeft w:val="0"/>
                  <w:marRight w:val="0"/>
                  <w:marTop w:val="0"/>
                  <w:marBottom w:val="0"/>
                  <w:divBdr>
                    <w:top w:val="none" w:sz="0" w:space="0" w:color="auto"/>
                    <w:left w:val="none" w:sz="0" w:space="0" w:color="auto"/>
                    <w:bottom w:val="none" w:sz="0" w:space="0" w:color="auto"/>
                    <w:right w:val="none" w:sz="0" w:space="0" w:color="auto"/>
                  </w:divBdr>
                  <w:divsChild>
                    <w:div w:id="827402091">
                      <w:marLeft w:val="0"/>
                      <w:marRight w:val="0"/>
                      <w:marTop w:val="0"/>
                      <w:marBottom w:val="0"/>
                      <w:divBdr>
                        <w:top w:val="none" w:sz="0" w:space="0" w:color="auto"/>
                        <w:left w:val="none" w:sz="0" w:space="0" w:color="auto"/>
                        <w:bottom w:val="none" w:sz="0" w:space="0" w:color="auto"/>
                        <w:right w:val="none" w:sz="0" w:space="0" w:color="auto"/>
                      </w:divBdr>
                    </w:div>
                  </w:divsChild>
                </w:div>
                <w:div w:id="1449398475">
                  <w:marLeft w:val="0"/>
                  <w:marRight w:val="0"/>
                  <w:marTop w:val="0"/>
                  <w:marBottom w:val="0"/>
                  <w:divBdr>
                    <w:top w:val="none" w:sz="0" w:space="0" w:color="auto"/>
                    <w:left w:val="none" w:sz="0" w:space="0" w:color="auto"/>
                    <w:bottom w:val="none" w:sz="0" w:space="0" w:color="auto"/>
                    <w:right w:val="none" w:sz="0" w:space="0" w:color="auto"/>
                  </w:divBdr>
                  <w:divsChild>
                    <w:div w:id="624970886">
                      <w:marLeft w:val="0"/>
                      <w:marRight w:val="0"/>
                      <w:marTop w:val="0"/>
                      <w:marBottom w:val="0"/>
                      <w:divBdr>
                        <w:top w:val="none" w:sz="0" w:space="0" w:color="auto"/>
                        <w:left w:val="none" w:sz="0" w:space="0" w:color="auto"/>
                        <w:bottom w:val="none" w:sz="0" w:space="0" w:color="auto"/>
                        <w:right w:val="none" w:sz="0" w:space="0" w:color="auto"/>
                      </w:divBdr>
                    </w:div>
                    <w:div w:id="961763312">
                      <w:marLeft w:val="0"/>
                      <w:marRight w:val="0"/>
                      <w:marTop w:val="0"/>
                      <w:marBottom w:val="0"/>
                      <w:divBdr>
                        <w:top w:val="none" w:sz="0" w:space="0" w:color="auto"/>
                        <w:left w:val="none" w:sz="0" w:space="0" w:color="auto"/>
                        <w:bottom w:val="none" w:sz="0" w:space="0" w:color="auto"/>
                        <w:right w:val="none" w:sz="0" w:space="0" w:color="auto"/>
                      </w:divBdr>
                    </w:div>
                    <w:div w:id="1459422033">
                      <w:marLeft w:val="0"/>
                      <w:marRight w:val="0"/>
                      <w:marTop w:val="0"/>
                      <w:marBottom w:val="0"/>
                      <w:divBdr>
                        <w:top w:val="none" w:sz="0" w:space="0" w:color="auto"/>
                        <w:left w:val="none" w:sz="0" w:space="0" w:color="auto"/>
                        <w:bottom w:val="none" w:sz="0" w:space="0" w:color="auto"/>
                        <w:right w:val="none" w:sz="0" w:space="0" w:color="auto"/>
                      </w:divBdr>
                    </w:div>
                  </w:divsChild>
                </w:div>
                <w:div w:id="1471480947">
                  <w:marLeft w:val="0"/>
                  <w:marRight w:val="0"/>
                  <w:marTop w:val="0"/>
                  <w:marBottom w:val="0"/>
                  <w:divBdr>
                    <w:top w:val="none" w:sz="0" w:space="0" w:color="auto"/>
                    <w:left w:val="none" w:sz="0" w:space="0" w:color="auto"/>
                    <w:bottom w:val="none" w:sz="0" w:space="0" w:color="auto"/>
                    <w:right w:val="none" w:sz="0" w:space="0" w:color="auto"/>
                  </w:divBdr>
                  <w:divsChild>
                    <w:div w:id="1834640019">
                      <w:marLeft w:val="0"/>
                      <w:marRight w:val="0"/>
                      <w:marTop w:val="0"/>
                      <w:marBottom w:val="0"/>
                      <w:divBdr>
                        <w:top w:val="none" w:sz="0" w:space="0" w:color="auto"/>
                        <w:left w:val="none" w:sz="0" w:space="0" w:color="auto"/>
                        <w:bottom w:val="none" w:sz="0" w:space="0" w:color="auto"/>
                        <w:right w:val="none" w:sz="0" w:space="0" w:color="auto"/>
                      </w:divBdr>
                    </w:div>
                  </w:divsChild>
                </w:div>
                <w:div w:id="1488938194">
                  <w:marLeft w:val="0"/>
                  <w:marRight w:val="0"/>
                  <w:marTop w:val="0"/>
                  <w:marBottom w:val="0"/>
                  <w:divBdr>
                    <w:top w:val="none" w:sz="0" w:space="0" w:color="auto"/>
                    <w:left w:val="none" w:sz="0" w:space="0" w:color="auto"/>
                    <w:bottom w:val="none" w:sz="0" w:space="0" w:color="auto"/>
                    <w:right w:val="none" w:sz="0" w:space="0" w:color="auto"/>
                  </w:divBdr>
                  <w:divsChild>
                    <w:div w:id="190388555">
                      <w:marLeft w:val="0"/>
                      <w:marRight w:val="0"/>
                      <w:marTop w:val="0"/>
                      <w:marBottom w:val="0"/>
                      <w:divBdr>
                        <w:top w:val="none" w:sz="0" w:space="0" w:color="auto"/>
                        <w:left w:val="none" w:sz="0" w:space="0" w:color="auto"/>
                        <w:bottom w:val="none" w:sz="0" w:space="0" w:color="auto"/>
                        <w:right w:val="none" w:sz="0" w:space="0" w:color="auto"/>
                      </w:divBdr>
                    </w:div>
                  </w:divsChild>
                </w:div>
                <w:div w:id="1499348903">
                  <w:marLeft w:val="0"/>
                  <w:marRight w:val="0"/>
                  <w:marTop w:val="0"/>
                  <w:marBottom w:val="0"/>
                  <w:divBdr>
                    <w:top w:val="none" w:sz="0" w:space="0" w:color="auto"/>
                    <w:left w:val="none" w:sz="0" w:space="0" w:color="auto"/>
                    <w:bottom w:val="none" w:sz="0" w:space="0" w:color="auto"/>
                    <w:right w:val="none" w:sz="0" w:space="0" w:color="auto"/>
                  </w:divBdr>
                  <w:divsChild>
                    <w:div w:id="494346878">
                      <w:marLeft w:val="0"/>
                      <w:marRight w:val="0"/>
                      <w:marTop w:val="0"/>
                      <w:marBottom w:val="0"/>
                      <w:divBdr>
                        <w:top w:val="none" w:sz="0" w:space="0" w:color="auto"/>
                        <w:left w:val="none" w:sz="0" w:space="0" w:color="auto"/>
                        <w:bottom w:val="none" w:sz="0" w:space="0" w:color="auto"/>
                        <w:right w:val="none" w:sz="0" w:space="0" w:color="auto"/>
                      </w:divBdr>
                    </w:div>
                  </w:divsChild>
                </w:div>
                <w:div w:id="1509825428">
                  <w:marLeft w:val="0"/>
                  <w:marRight w:val="0"/>
                  <w:marTop w:val="0"/>
                  <w:marBottom w:val="0"/>
                  <w:divBdr>
                    <w:top w:val="none" w:sz="0" w:space="0" w:color="auto"/>
                    <w:left w:val="none" w:sz="0" w:space="0" w:color="auto"/>
                    <w:bottom w:val="none" w:sz="0" w:space="0" w:color="auto"/>
                    <w:right w:val="none" w:sz="0" w:space="0" w:color="auto"/>
                  </w:divBdr>
                  <w:divsChild>
                    <w:div w:id="1179271311">
                      <w:marLeft w:val="0"/>
                      <w:marRight w:val="0"/>
                      <w:marTop w:val="0"/>
                      <w:marBottom w:val="0"/>
                      <w:divBdr>
                        <w:top w:val="none" w:sz="0" w:space="0" w:color="auto"/>
                        <w:left w:val="none" w:sz="0" w:space="0" w:color="auto"/>
                        <w:bottom w:val="none" w:sz="0" w:space="0" w:color="auto"/>
                        <w:right w:val="none" w:sz="0" w:space="0" w:color="auto"/>
                      </w:divBdr>
                    </w:div>
                  </w:divsChild>
                </w:div>
                <w:div w:id="1513253257">
                  <w:marLeft w:val="0"/>
                  <w:marRight w:val="0"/>
                  <w:marTop w:val="0"/>
                  <w:marBottom w:val="0"/>
                  <w:divBdr>
                    <w:top w:val="none" w:sz="0" w:space="0" w:color="auto"/>
                    <w:left w:val="none" w:sz="0" w:space="0" w:color="auto"/>
                    <w:bottom w:val="none" w:sz="0" w:space="0" w:color="auto"/>
                    <w:right w:val="none" w:sz="0" w:space="0" w:color="auto"/>
                  </w:divBdr>
                  <w:divsChild>
                    <w:div w:id="315040222">
                      <w:marLeft w:val="0"/>
                      <w:marRight w:val="0"/>
                      <w:marTop w:val="0"/>
                      <w:marBottom w:val="0"/>
                      <w:divBdr>
                        <w:top w:val="none" w:sz="0" w:space="0" w:color="auto"/>
                        <w:left w:val="none" w:sz="0" w:space="0" w:color="auto"/>
                        <w:bottom w:val="none" w:sz="0" w:space="0" w:color="auto"/>
                        <w:right w:val="none" w:sz="0" w:space="0" w:color="auto"/>
                      </w:divBdr>
                    </w:div>
                  </w:divsChild>
                </w:div>
                <w:div w:id="1534028404">
                  <w:marLeft w:val="0"/>
                  <w:marRight w:val="0"/>
                  <w:marTop w:val="0"/>
                  <w:marBottom w:val="0"/>
                  <w:divBdr>
                    <w:top w:val="none" w:sz="0" w:space="0" w:color="auto"/>
                    <w:left w:val="none" w:sz="0" w:space="0" w:color="auto"/>
                    <w:bottom w:val="none" w:sz="0" w:space="0" w:color="auto"/>
                    <w:right w:val="none" w:sz="0" w:space="0" w:color="auto"/>
                  </w:divBdr>
                  <w:divsChild>
                    <w:div w:id="632978480">
                      <w:marLeft w:val="0"/>
                      <w:marRight w:val="0"/>
                      <w:marTop w:val="0"/>
                      <w:marBottom w:val="0"/>
                      <w:divBdr>
                        <w:top w:val="none" w:sz="0" w:space="0" w:color="auto"/>
                        <w:left w:val="none" w:sz="0" w:space="0" w:color="auto"/>
                        <w:bottom w:val="none" w:sz="0" w:space="0" w:color="auto"/>
                        <w:right w:val="none" w:sz="0" w:space="0" w:color="auto"/>
                      </w:divBdr>
                    </w:div>
                  </w:divsChild>
                </w:div>
                <w:div w:id="1561751379">
                  <w:marLeft w:val="0"/>
                  <w:marRight w:val="0"/>
                  <w:marTop w:val="0"/>
                  <w:marBottom w:val="0"/>
                  <w:divBdr>
                    <w:top w:val="none" w:sz="0" w:space="0" w:color="auto"/>
                    <w:left w:val="none" w:sz="0" w:space="0" w:color="auto"/>
                    <w:bottom w:val="none" w:sz="0" w:space="0" w:color="auto"/>
                    <w:right w:val="none" w:sz="0" w:space="0" w:color="auto"/>
                  </w:divBdr>
                  <w:divsChild>
                    <w:div w:id="1938171385">
                      <w:marLeft w:val="0"/>
                      <w:marRight w:val="0"/>
                      <w:marTop w:val="0"/>
                      <w:marBottom w:val="0"/>
                      <w:divBdr>
                        <w:top w:val="none" w:sz="0" w:space="0" w:color="auto"/>
                        <w:left w:val="none" w:sz="0" w:space="0" w:color="auto"/>
                        <w:bottom w:val="none" w:sz="0" w:space="0" w:color="auto"/>
                        <w:right w:val="none" w:sz="0" w:space="0" w:color="auto"/>
                      </w:divBdr>
                    </w:div>
                  </w:divsChild>
                </w:div>
                <w:div w:id="1564943342">
                  <w:marLeft w:val="0"/>
                  <w:marRight w:val="0"/>
                  <w:marTop w:val="0"/>
                  <w:marBottom w:val="0"/>
                  <w:divBdr>
                    <w:top w:val="none" w:sz="0" w:space="0" w:color="auto"/>
                    <w:left w:val="none" w:sz="0" w:space="0" w:color="auto"/>
                    <w:bottom w:val="none" w:sz="0" w:space="0" w:color="auto"/>
                    <w:right w:val="none" w:sz="0" w:space="0" w:color="auto"/>
                  </w:divBdr>
                  <w:divsChild>
                    <w:div w:id="957681000">
                      <w:marLeft w:val="0"/>
                      <w:marRight w:val="0"/>
                      <w:marTop w:val="0"/>
                      <w:marBottom w:val="0"/>
                      <w:divBdr>
                        <w:top w:val="none" w:sz="0" w:space="0" w:color="auto"/>
                        <w:left w:val="none" w:sz="0" w:space="0" w:color="auto"/>
                        <w:bottom w:val="none" w:sz="0" w:space="0" w:color="auto"/>
                        <w:right w:val="none" w:sz="0" w:space="0" w:color="auto"/>
                      </w:divBdr>
                    </w:div>
                  </w:divsChild>
                </w:div>
                <w:div w:id="1571579122">
                  <w:marLeft w:val="0"/>
                  <w:marRight w:val="0"/>
                  <w:marTop w:val="0"/>
                  <w:marBottom w:val="0"/>
                  <w:divBdr>
                    <w:top w:val="none" w:sz="0" w:space="0" w:color="auto"/>
                    <w:left w:val="none" w:sz="0" w:space="0" w:color="auto"/>
                    <w:bottom w:val="none" w:sz="0" w:space="0" w:color="auto"/>
                    <w:right w:val="none" w:sz="0" w:space="0" w:color="auto"/>
                  </w:divBdr>
                  <w:divsChild>
                    <w:div w:id="868758677">
                      <w:marLeft w:val="0"/>
                      <w:marRight w:val="0"/>
                      <w:marTop w:val="0"/>
                      <w:marBottom w:val="0"/>
                      <w:divBdr>
                        <w:top w:val="none" w:sz="0" w:space="0" w:color="auto"/>
                        <w:left w:val="none" w:sz="0" w:space="0" w:color="auto"/>
                        <w:bottom w:val="none" w:sz="0" w:space="0" w:color="auto"/>
                        <w:right w:val="none" w:sz="0" w:space="0" w:color="auto"/>
                      </w:divBdr>
                    </w:div>
                  </w:divsChild>
                </w:div>
                <w:div w:id="1580480003">
                  <w:marLeft w:val="0"/>
                  <w:marRight w:val="0"/>
                  <w:marTop w:val="0"/>
                  <w:marBottom w:val="0"/>
                  <w:divBdr>
                    <w:top w:val="none" w:sz="0" w:space="0" w:color="auto"/>
                    <w:left w:val="none" w:sz="0" w:space="0" w:color="auto"/>
                    <w:bottom w:val="none" w:sz="0" w:space="0" w:color="auto"/>
                    <w:right w:val="none" w:sz="0" w:space="0" w:color="auto"/>
                  </w:divBdr>
                  <w:divsChild>
                    <w:div w:id="1257591142">
                      <w:marLeft w:val="0"/>
                      <w:marRight w:val="0"/>
                      <w:marTop w:val="0"/>
                      <w:marBottom w:val="0"/>
                      <w:divBdr>
                        <w:top w:val="none" w:sz="0" w:space="0" w:color="auto"/>
                        <w:left w:val="none" w:sz="0" w:space="0" w:color="auto"/>
                        <w:bottom w:val="none" w:sz="0" w:space="0" w:color="auto"/>
                        <w:right w:val="none" w:sz="0" w:space="0" w:color="auto"/>
                      </w:divBdr>
                    </w:div>
                  </w:divsChild>
                </w:div>
                <w:div w:id="1584796244">
                  <w:marLeft w:val="0"/>
                  <w:marRight w:val="0"/>
                  <w:marTop w:val="0"/>
                  <w:marBottom w:val="0"/>
                  <w:divBdr>
                    <w:top w:val="none" w:sz="0" w:space="0" w:color="auto"/>
                    <w:left w:val="none" w:sz="0" w:space="0" w:color="auto"/>
                    <w:bottom w:val="none" w:sz="0" w:space="0" w:color="auto"/>
                    <w:right w:val="none" w:sz="0" w:space="0" w:color="auto"/>
                  </w:divBdr>
                  <w:divsChild>
                    <w:div w:id="107432901">
                      <w:marLeft w:val="0"/>
                      <w:marRight w:val="0"/>
                      <w:marTop w:val="0"/>
                      <w:marBottom w:val="0"/>
                      <w:divBdr>
                        <w:top w:val="none" w:sz="0" w:space="0" w:color="auto"/>
                        <w:left w:val="none" w:sz="0" w:space="0" w:color="auto"/>
                        <w:bottom w:val="none" w:sz="0" w:space="0" w:color="auto"/>
                        <w:right w:val="none" w:sz="0" w:space="0" w:color="auto"/>
                      </w:divBdr>
                    </w:div>
                  </w:divsChild>
                </w:div>
                <w:div w:id="1600018410">
                  <w:marLeft w:val="0"/>
                  <w:marRight w:val="0"/>
                  <w:marTop w:val="0"/>
                  <w:marBottom w:val="0"/>
                  <w:divBdr>
                    <w:top w:val="none" w:sz="0" w:space="0" w:color="auto"/>
                    <w:left w:val="none" w:sz="0" w:space="0" w:color="auto"/>
                    <w:bottom w:val="none" w:sz="0" w:space="0" w:color="auto"/>
                    <w:right w:val="none" w:sz="0" w:space="0" w:color="auto"/>
                  </w:divBdr>
                  <w:divsChild>
                    <w:div w:id="241649224">
                      <w:marLeft w:val="0"/>
                      <w:marRight w:val="0"/>
                      <w:marTop w:val="0"/>
                      <w:marBottom w:val="0"/>
                      <w:divBdr>
                        <w:top w:val="none" w:sz="0" w:space="0" w:color="auto"/>
                        <w:left w:val="none" w:sz="0" w:space="0" w:color="auto"/>
                        <w:bottom w:val="none" w:sz="0" w:space="0" w:color="auto"/>
                        <w:right w:val="none" w:sz="0" w:space="0" w:color="auto"/>
                      </w:divBdr>
                    </w:div>
                  </w:divsChild>
                </w:div>
                <w:div w:id="1622030388">
                  <w:marLeft w:val="0"/>
                  <w:marRight w:val="0"/>
                  <w:marTop w:val="0"/>
                  <w:marBottom w:val="0"/>
                  <w:divBdr>
                    <w:top w:val="none" w:sz="0" w:space="0" w:color="auto"/>
                    <w:left w:val="none" w:sz="0" w:space="0" w:color="auto"/>
                    <w:bottom w:val="none" w:sz="0" w:space="0" w:color="auto"/>
                    <w:right w:val="none" w:sz="0" w:space="0" w:color="auto"/>
                  </w:divBdr>
                  <w:divsChild>
                    <w:div w:id="1356543693">
                      <w:marLeft w:val="0"/>
                      <w:marRight w:val="0"/>
                      <w:marTop w:val="0"/>
                      <w:marBottom w:val="0"/>
                      <w:divBdr>
                        <w:top w:val="none" w:sz="0" w:space="0" w:color="auto"/>
                        <w:left w:val="none" w:sz="0" w:space="0" w:color="auto"/>
                        <w:bottom w:val="none" w:sz="0" w:space="0" w:color="auto"/>
                        <w:right w:val="none" w:sz="0" w:space="0" w:color="auto"/>
                      </w:divBdr>
                    </w:div>
                  </w:divsChild>
                </w:div>
                <w:div w:id="1635941568">
                  <w:marLeft w:val="0"/>
                  <w:marRight w:val="0"/>
                  <w:marTop w:val="0"/>
                  <w:marBottom w:val="0"/>
                  <w:divBdr>
                    <w:top w:val="none" w:sz="0" w:space="0" w:color="auto"/>
                    <w:left w:val="none" w:sz="0" w:space="0" w:color="auto"/>
                    <w:bottom w:val="none" w:sz="0" w:space="0" w:color="auto"/>
                    <w:right w:val="none" w:sz="0" w:space="0" w:color="auto"/>
                  </w:divBdr>
                  <w:divsChild>
                    <w:div w:id="786041596">
                      <w:marLeft w:val="0"/>
                      <w:marRight w:val="0"/>
                      <w:marTop w:val="0"/>
                      <w:marBottom w:val="0"/>
                      <w:divBdr>
                        <w:top w:val="none" w:sz="0" w:space="0" w:color="auto"/>
                        <w:left w:val="none" w:sz="0" w:space="0" w:color="auto"/>
                        <w:bottom w:val="none" w:sz="0" w:space="0" w:color="auto"/>
                        <w:right w:val="none" w:sz="0" w:space="0" w:color="auto"/>
                      </w:divBdr>
                    </w:div>
                  </w:divsChild>
                </w:div>
                <w:div w:id="1641303120">
                  <w:marLeft w:val="0"/>
                  <w:marRight w:val="0"/>
                  <w:marTop w:val="0"/>
                  <w:marBottom w:val="0"/>
                  <w:divBdr>
                    <w:top w:val="none" w:sz="0" w:space="0" w:color="auto"/>
                    <w:left w:val="none" w:sz="0" w:space="0" w:color="auto"/>
                    <w:bottom w:val="none" w:sz="0" w:space="0" w:color="auto"/>
                    <w:right w:val="none" w:sz="0" w:space="0" w:color="auto"/>
                  </w:divBdr>
                  <w:divsChild>
                    <w:div w:id="2111922899">
                      <w:marLeft w:val="0"/>
                      <w:marRight w:val="0"/>
                      <w:marTop w:val="0"/>
                      <w:marBottom w:val="0"/>
                      <w:divBdr>
                        <w:top w:val="none" w:sz="0" w:space="0" w:color="auto"/>
                        <w:left w:val="none" w:sz="0" w:space="0" w:color="auto"/>
                        <w:bottom w:val="none" w:sz="0" w:space="0" w:color="auto"/>
                        <w:right w:val="none" w:sz="0" w:space="0" w:color="auto"/>
                      </w:divBdr>
                    </w:div>
                  </w:divsChild>
                </w:div>
                <w:div w:id="1660498020">
                  <w:marLeft w:val="0"/>
                  <w:marRight w:val="0"/>
                  <w:marTop w:val="0"/>
                  <w:marBottom w:val="0"/>
                  <w:divBdr>
                    <w:top w:val="none" w:sz="0" w:space="0" w:color="auto"/>
                    <w:left w:val="none" w:sz="0" w:space="0" w:color="auto"/>
                    <w:bottom w:val="none" w:sz="0" w:space="0" w:color="auto"/>
                    <w:right w:val="none" w:sz="0" w:space="0" w:color="auto"/>
                  </w:divBdr>
                  <w:divsChild>
                    <w:div w:id="845168387">
                      <w:marLeft w:val="0"/>
                      <w:marRight w:val="0"/>
                      <w:marTop w:val="0"/>
                      <w:marBottom w:val="0"/>
                      <w:divBdr>
                        <w:top w:val="none" w:sz="0" w:space="0" w:color="auto"/>
                        <w:left w:val="none" w:sz="0" w:space="0" w:color="auto"/>
                        <w:bottom w:val="none" w:sz="0" w:space="0" w:color="auto"/>
                        <w:right w:val="none" w:sz="0" w:space="0" w:color="auto"/>
                      </w:divBdr>
                    </w:div>
                  </w:divsChild>
                </w:div>
                <w:div w:id="1665162210">
                  <w:marLeft w:val="0"/>
                  <w:marRight w:val="0"/>
                  <w:marTop w:val="0"/>
                  <w:marBottom w:val="0"/>
                  <w:divBdr>
                    <w:top w:val="none" w:sz="0" w:space="0" w:color="auto"/>
                    <w:left w:val="none" w:sz="0" w:space="0" w:color="auto"/>
                    <w:bottom w:val="none" w:sz="0" w:space="0" w:color="auto"/>
                    <w:right w:val="none" w:sz="0" w:space="0" w:color="auto"/>
                  </w:divBdr>
                  <w:divsChild>
                    <w:div w:id="83655234">
                      <w:marLeft w:val="0"/>
                      <w:marRight w:val="0"/>
                      <w:marTop w:val="0"/>
                      <w:marBottom w:val="0"/>
                      <w:divBdr>
                        <w:top w:val="none" w:sz="0" w:space="0" w:color="auto"/>
                        <w:left w:val="none" w:sz="0" w:space="0" w:color="auto"/>
                        <w:bottom w:val="none" w:sz="0" w:space="0" w:color="auto"/>
                        <w:right w:val="none" w:sz="0" w:space="0" w:color="auto"/>
                      </w:divBdr>
                    </w:div>
                  </w:divsChild>
                </w:div>
                <w:div w:id="1678464978">
                  <w:marLeft w:val="0"/>
                  <w:marRight w:val="0"/>
                  <w:marTop w:val="0"/>
                  <w:marBottom w:val="0"/>
                  <w:divBdr>
                    <w:top w:val="none" w:sz="0" w:space="0" w:color="auto"/>
                    <w:left w:val="none" w:sz="0" w:space="0" w:color="auto"/>
                    <w:bottom w:val="none" w:sz="0" w:space="0" w:color="auto"/>
                    <w:right w:val="none" w:sz="0" w:space="0" w:color="auto"/>
                  </w:divBdr>
                  <w:divsChild>
                    <w:div w:id="386686925">
                      <w:marLeft w:val="0"/>
                      <w:marRight w:val="0"/>
                      <w:marTop w:val="0"/>
                      <w:marBottom w:val="0"/>
                      <w:divBdr>
                        <w:top w:val="none" w:sz="0" w:space="0" w:color="auto"/>
                        <w:left w:val="none" w:sz="0" w:space="0" w:color="auto"/>
                        <w:bottom w:val="none" w:sz="0" w:space="0" w:color="auto"/>
                        <w:right w:val="none" w:sz="0" w:space="0" w:color="auto"/>
                      </w:divBdr>
                    </w:div>
                  </w:divsChild>
                </w:div>
                <w:div w:id="1682048733">
                  <w:marLeft w:val="0"/>
                  <w:marRight w:val="0"/>
                  <w:marTop w:val="0"/>
                  <w:marBottom w:val="0"/>
                  <w:divBdr>
                    <w:top w:val="none" w:sz="0" w:space="0" w:color="auto"/>
                    <w:left w:val="none" w:sz="0" w:space="0" w:color="auto"/>
                    <w:bottom w:val="none" w:sz="0" w:space="0" w:color="auto"/>
                    <w:right w:val="none" w:sz="0" w:space="0" w:color="auto"/>
                  </w:divBdr>
                  <w:divsChild>
                    <w:div w:id="1814252832">
                      <w:marLeft w:val="0"/>
                      <w:marRight w:val="0"/>
                      <w:marTop w:val="0"/>
                      <w:marBottom w:val="0"/>
                      <w:divBdr>
                        <w:top w:val="none" w:sz="0" w:space="0" w:color="auto"/>
                        <w:left w:val="none" w:sz="0" w:space="0" w:color="auto"/>
                        <w:bottom w:val="none" w:sz="0" w:space="0" w:color="auto"/>
                        <w:right w:val="none" w:sz="0" w:space="0" w:color="auto"/>
                      </w:divBdr>
                    </w:div>
                  </w:divsChild>
                </w:div>
                <w:div w:id="1685933808">
                  <w:marLeft w:val="0"/>
                  <w:marRight w:val="0"/>
                  <w:marTop w:val="0"/>
                  <w:marBottom w:val="0"/>
                  <w:divBdr>
                    <w:top w:val="none" w:sz="0" w:space="0" w:color="auto"/>
                    <w:left w:val="none" w:sz="0" w:space="0" w:color="auto"/>
                    <w:bottom w:val="none" w:sz="0" w:space="0" w:color="auto"/>
                    <w:right w:val="none" w:sz="0" w:space="0" w:color="auto"/>
                  </w:divBdr>
                  <w:divsChild>
                    <w:div w:id="1343818702">
                      <w:marLeft w:val="0"/>
                      <w:marRight w:val="0"/>
                      <w:marTop w:val="0"/>
                      <w:marBottom w:val="0"/>
                      <w:divBdr>
                        <w:top w:val="none" w:sz="0" w:space="0" w:color="auto"/>
                        <w:left w:val="none" w:sz="0" w:space="0" w:color="auto"/>
                        <w:bottom w:val="none" w:sz="0" w:space="0" w:color="auto"/>
                        <w:right w:val="none" w:sz="0" w:space="0" w:color="auto"/>
                      </w:divBdr>
                    </w:div>
                  </w:divsChild>
                </w:div>
                <w:div w:id="1713118380">
                  <w:marLeft w:val="0"/>
                  <w:marRight w:val="0"/>
                  <w:marTop w:val="0"/>
                  <w:marBottom w:val="0"/>
                  <w:divBdr>
                    <w:top w:val="none" w:sz="0" w:space="0" w:color="auto"/>
                    <w:left w:val="none" w:sz="0" w:space="0" w:color="auto"/>
                    <w:bottom w:val="none" w:sz="0" w:space="0" w:color="auto"/>
                    <w:right w:val="none" w:sz="0" w:space="0" w:color="auto"/>
                  </w:divBdr>
                  <w:divsChild>
                    <w:div w:id="1152021578">
                      <w:marLeft w:val="0"/>
                      <w:marRight w:val="0"/>
                      <w:marTop w:val="0"/>
                      <w:marBottom w:val="0"/>
                      <w:divBdr>
                        <w:top w:val="none" w:sz="0" w:space="0" w:color="auto"/>
                        <w:left w:val="none" w:sz="0" w:space="0" w:color="auto"/>
                        <w:bottom w:val="none" w:sz="0" w:space="0" w:color="auto"/>
                        <w:right w:val="none" w:sz="0" w:space="0" w:color="auto"/>
                      </w:divBdr>
                    </w:div>
                  </w:divsChild>
                </w:div>
                <w:div w:id="1761945296">
                  <w:marLeft w:val="0"/>
                  <w:marRight w:val="0"/>
                  <w:marTop w:val="0"/>
                  <w:marBottom w:val="0"/>
                  <w:divBdr>
                    <w:top w:val="none" w:sz="0" w:space="0" w:color="auto"/>
                    <w:left w:val="none" w:sz="0" w:space="0" w:color="auto"/>
                    <w:bottom w:val="none" w:sz="0" w:space="0" w:color="auto"/>
                    <w:right w:val="none" w:sz="0" w:space="0" w:color="auto"/>
                  </w:divBdr>
                  <w:divsChild>
                    <w:div w:id="1638490628">
                      <w:marLeft w:val="0"/>
                      <w:marRight w:val="0"/>
                      <w:marTop w:val="0"/>
                      <w:marBottom w:val="0"/>
                      <w:divBdr>
                        <w:top w:val="none" w:sz="0" w:space="0" w:color="auto"/>
                        <w:left w:val="none" w:sz="0" w:space="0" w:color="auto"/>
                        <w:bottom w:val="none" w:sz="0" w:space="0" w:color="auto"/>
                        <w:right w:val="none" w:sz="0" w:space="0" w:color="auto"/>
                      </w:divBdr>
                    </w:div>
                  </w:divsChild>
                </w:div>
                <w:div w:id="1772771839">
                  <w:marLeft w:val="0"/>
                  <w:marRight w:val="0"/>
                  <w:marTop w:val="0"/>
                  <w:marBottom w:val="0"/>
                  <w:divBdr>
                    <w:top w:val="none" w:sz="0" w:space="0" w:color="auto"/>
                    <w:left w:val="none" w:sz="0" w:space="0" w:color="auto"/>
                    <w:bottom w:val="none" w:sz="0" w:space="0" w:color="auto"/>
                    <w:right w:val="none" w:sz="0" w:space="0" w:color="auto"/>
                  </w:divBdr>
                  <w:divsChild>
                    <w:div w:id="1059744011">
                      <w:marLeft w:val="0"/>
                      <w:marRight w:val="0"/>
                      <w:marTop w:val="0"/>
                      <w:marBottom w:val="0"/>
                      <w:divBdr>
                        <w:top w:val="none" w:sz="0" w:space="0" w:color="auto"/>
                        <w:left w:val="none" w:sz="0" w:space="0" w:color="auto"/>
                        <w:bottom w:val="none" w:sz="0" w:space="0" w:color="auto"/>
                        <w:right w:val="none" w:sz="0" w:space="0" w:color="auto"/>
                      </w:divBdr>
                    </w:div>
                  </w:divsChild>
                </w:div>
                <w:div w:id="1777478456">
                  <w:marLeft w:val="0"/>
                  <w:marRight w:val="0"/>
                  <w:marTop w:val="0"/>
                  <w:marBottom w:val="0"/>
                  <w:divBdr>
                    <w:top w:val="none" w:sz="0" w:space="0" w:color="auto"/>
                    <w:left w:val="none" w:sz="0" w:space="0" w:color="auto"/>
                    <w:bottom w:val="none" w:sz="0" w:space="0" w:color="auto"/>
                    <w:right w:val="none" w:sz="0" w:space="0" w:color="auto"/>
                  </w:divBdr>
                  <w:divsChild>
                    <w:div w:id="259408953">
                      <w:marLeft w:val="0"/>
                      <w:marRight w:val="0"/>
                      <w:marTop w:val="0"/>
                      <w:marBottom w:val="0"/>
                      <w:divBdr>
                        <w:top w:val="none" w:sz="0" w:space="0" w:color="auto"/>
                        <w:left w:val="none" w:sz="0" w:space="0" w:color="auto"/>
                        <w:bottom w:val="none" w:sz="0" w:space="0" w:color="auto"/>
                        <w:right w:val="none" w:sz="0" w:space="0" w:color="auto"/>
                      </w:divBdr>
                    </w:div>
                  </w:divsChild>
                </w:div>
                <w:div w:id="1817868647">
                  <w:marLeft w:val="0"/>
                  <w:marRight w:val="0"/>
                  <w:marTop w:val="0"/>
                  <w:marBottom w:val="0"/>
                  <w:divBdr>
                    <w:top w:val="none" w:sz="0" w:space="0" w:color="auto"/>
                    <w:left w:val="none" w:sz="0" w:space="0" w:color="auto"/>
                    <w:bottom w:val="none" w:sz="0" w:space="0" w:color="auto"/>
                    <w:right w:val="none" w:sz="0" w:space="0" w:color="auto"/>
                  </w:divBdr>
                  <w:divsChild>
                    <w:div w:id="1693846325">
                      <w:marLeft w:val="0"/>
                      <w:marRight w:val="0"/>
                      <w:marTop w:val="0"/>
                      <w:marBottom w:val="0"/>
                      <w:divBdr>
                        <w:top w:val="none" w:sz="0" w:space="0" w:color="auto"/>
                        <w:left w:val="none" w:sz="0" w:space="0" w:color="auto"/>
                        <w:bottom w:val="none" w:sz="0" w:space="0" w:color="auto"/>
                        <w:right w:val="none" w:sz="0" w:space="0" w:color="auto"/>
                      </w:divBdr>
                    </w:div>
                  </w:divsChild>
                </w:div>
                <w:div w:id="1835295266">
                  <w:marLeft w:val="0"/>
                  <w:marRight w:val="0"/>
                  <w:marTop w:val="0"/>
                  <w:marBottom w:val="0"/>
                  <w:divBdr>
                    <w:top w:val="none" w:sz="0" w:space="0" w:color="auto"/>
                    <w:left w:val="none" w:sz="0" w:space="0" w:color="auto"/>
                    <w:bottom w:val="none" w:sz="0" w:space="0" w:color="auto"/>
                    <w:right w:val="none" w:sz="0" w:space="0" w:color="auto"/>
                  </w:divBdr>
                  <w:divsChild>
                    <w:div w:id="530921572">
                      <w:marLeft w:val="0"/>
                      <w:marRight w:val="0"/>
                      <w:marTop w:val="0"/>
                      <w:marBottom w:val="0"/>
                      <w:divBdr>
                        <w:top w:val="none" w:sz="0" w:space="0" w:color="auto"/>
                        <w:left w:val="none" w:sz="0" w:space="0" w:color="auto"/>
                        <w:bottom w:val="none" w:sz="0" w:space="0" w:color="auto"/>
                        <w:right w:val="none" w:sz="0" w:space="0" w:color="auto"/>
                      </w:divBdr>
                    </w:div>
                  </w:divsChild>
                </w:div>
                <w:div w:id="1845784160">
                  <w:marLeft w:val="0"/>
                  <w:marRight w:val="0"/>
                  <w:marTop w:val="0"/>
                  <w:marBottom w:val="0"/>
                  <w:divBdr>
                    <w:top w:val="none" w:sz="0" w:space="0" w:color="auto"/>
                    <w:left w:val="none" w:sz="0" w:space="0" w:color="auto"/>
                    <w:bottom w:val="none" w:sz="0" w:space="0" w:color="auto"/>
                    <w:right w:val="none" w:sz="0" w:space="0" w:color="auto"/>
                  </w:divBdr>
                  <w:divsChild>
                    <w:div w:id="1810518345">
                      <w:marLeft w:val="0"/>
                      <w:marRight w:val="0"/>
                      <w:marTop w:val="0"/>
                      <w:marBottom w:val="0"/>
                      <w:divBdr>
                        <w:top w:val="none" w:sz="0" w:space="0" w:color="auto"/>
                        <w:left w:val="none" w:sz="0" w:space="0" w:color="auto"/>
                        <w:bottom w:val="none" w:sz="0" w:space="0" w:color="auto"/>
                        <w:right w:val="none" w:sz="0" w:space="0" w:color="auto"/>
                      </w:divBdr>
                    </w:div>
                  </w:divsChild>
                </w:div>
                <w:div w:id="1852179376">
                  <w:marLeft w:val="0"/>
                  <w:marRight w:val="0"/>
                  <w:marTop w:val="0"/>
                  <w:marBottom w:val="0"/>
                  <w:divBdr>
                    <w:top w:val="none" w:sz="0" w:space="0" w:color="auto"/>
                    <w:left w:val="none" w:sz="0" w:space="0" w:color="auto"/>
                    <w:bottom w:val="none" w:sz="0" w:space="0" w:color="auto"/>
                    <w:right w:val="none" w:sz="0" w:space="0" w:color="auto"/>
                  </w:divBdr>
                  <w:divsChild>
                    <w:div w:id="453788202">
                      <w:marLeft w:val="0"/>
                      <w:marRight w:val="0"/>
                      <w:marTop w:val="0"/>
                      <w:marBottom w:val="0"/>
                      <w:divBdr>
                        <w:top w:val="none" w:sz="0" w:space="0" w:color="auto"/>
                        <w:left w:val="none" w:sz="0" w:space="0" w:color="auto"/>
                        <w:bottom w:val="none" w:sz="0" w:space="0" w:color="auto"/>
                        <w:right w:val="none" w:sz="0" w:space="0" w:color="auto"/>
                      </w:divBdr>
                    </w:div>
                  </w:divsChild>
                </w:div>
                <w:div w:id="1853109366">
                  <w:marLeft w:val="0"/>
                  <w:marRight w:val="0"/>
                  <w:marTop w:val="0"/>
                  <w:marBottom w:val="0"/>
                  <w:divBdr>
                    <w:top w:val="none" w:sz="0" w:space="0" w:color="auto"/>
                    <w:left w:val="none" w:sz="0" w:space="0" w:color="auto"/>
                    <w:bottom w:val="none" w:sz="0" w:space="0" w:color="auto"/>
                    <w:right w:val="none" w:sz="0" w:space="0" w:color="auto"/>
                  </w:divBdr>
                  <w:divsChild>
                    <w:div w:id="1827236894">
                      <w:marLeft w:val="0"/>
                      <w:marRight w:val="0"/>
                      <w:marTop w:val="0"/>
                      <w:marBottom w:val="0"/>
                      <w:divBdr>
                        <w:top w:val="none" w:sz="0" w:space="0" w:color="auto"/>
                        <w:left w:val="none" w:sz="0" w:space="0" w:color="auto"/>
                        <w:bottom w:val="none" w:sz="0" w:space="0" w:color="auto"/>
                        <w:right w:val="none" w:sz="0" w:space="0" w:color="auto"/>
                      </w:divBdr>
                    </w:div>
                  </w:divsChild>
                </w:div>
                <w:div w:id="1866090888">
                  <w:marLeft w:val="0"/>
                  <w:marRight w:val="0"/>
                  <w:marTop w:val="0"/>
                  <w:marBottom w:val="0"/>
                  <w:divBdr>
                    <w:top w:val="none" w:sz="0" w:space="0" w:color="auto"/>
                    <w:left w:val="none" w:sz="0" w:space="0" w:color="auto"/>
                    <w:bottom w:val="none" w:sz="0" w:space="0" w:color="auto"/>
                    <w:right w:val="none" w:sz="0" w:space="0" w:color="auto"/>
                  </w:divBdr>
                  <w:divsChild>
                    <w:div w:id="2104760538">
                      <w:marLeft w:val="0"/>
                      <w:marRight w:val="0"/>
                      <w:marTop w:val="0"/>
                      <w:marBottom w:val="0"/>
                      <w:divBdr>
                        <w:top w:val="none" w:sz="0" w:space="0" w:color="auto"/>
                        <w:left w:val="none" w:sz="0" w:space="0" w:color="auto"/>
                        <w:bottom w:val="none" w:sz="0" w:space="0" w:color="auto"/>
                        <w:right w:val="none" w:sz="0" w:space="0" w:color="auto"/>
                      </w:divBdr>
                    </w:div>
                  </w:divsChild>
                </w:div>
                <w:div w:id="1886211856">
                  <w:marLeft w:val="0"/>
                  <w:marRight w:val="0"/>
                  <w:marTop w:val="0"/>
                  <w:marBottom w:val="0"/>
                  <w:divBdr>
                    <w:top w:val="none" w:sz="0" w:space="0" w:color="auto"/>
                    <w:left w:val="none" w:sz="0" w:space="0" w:color="auto"/>
                    <w:bottom w:val="none" w:sz="0" w:space="0" w:color="auto"/>
                    <w:right w:val="none" w:sz="0" w:space="0" w:color="auto"/>
                  </w:divBdr>
                  <w:divsChild>
                    <w:div w:id="2074546710">
                      <w:marLeft w:val="0"/>
                      <w:marRight w:val="0"/>
                      <w:marTop w:val="0"/>
                      <w:marBottom w:val="0"/>
                      <w:divBdr>
                        <w:top w:val="none" w:sz="0" w:space="0" w:color="auto"/>
                        <w:left w:val="none" w:sz="0" w:space="0" w:color="auto"/>
                        <w:bottom w:val="none" w:sz="0" w:space="0" w:color="auto"/>
                        <w:right w:val="none" w:sz="0" w:space="0" w:color="auto"/>
                      </w:divBdr>
                    </w:div>
                  </w:divsChild>
                </w:div>
                <w:div w:id="1888377075">
                  <w:marLeft w:val="0"/>
                  <w:marRight w:val="0"/>
                  <w:marTop w:val="0"/>
                  <w:marBottom w:val="0"/>
                  <w:divBdr>
                    <w:top w:val="none" w:sz="0" w:space="0" w:color="auto"/>
                    <w:left w:val="none" w:sz="0" w:space="0" w:color="auto"/>
                    <w:bottom w:val="none" w:sz="0" w:space="0" w:color="auto"/>
                    <w:right w:val="none" w:sz="0" w:space="0" w:color="auto"/>
                  </w:divBdr>
                  <w:divsChild>
                    <w:div w:id="1177158599">
                      <w:marLeft w:val="0"/>
                      <w:marRight w:val="0"/>
                      <w:marTop w:val="0"/>
                      <w:marBottom w:val="0"/>
                      <w:divBdr>
                        <w:top w:val="none" w:sz="0" w:space="0" w:color="auto"/>
                        <w:left w:val="none" w:sz="0" w:space="0" w:color="auto"/>
                        <w:bottom w:val="none" w:sz="0" w:space="0" w:color="auto"/>
                        <w:right w:val="none" w:sz="0" w:space="0" w:color="auto"/>
                      </w:divBdr>
                    </w:div>
                  </w:divsChild>
                </w:div>
                <w:div w:id="1930460637">
                  <w:marLeft w:val="0"/>
                  <w:marRight w:val="0"/>
                  <w:marTop w:val="0"/>
                  <w:marBottom w:val="0"/>
                  <w:divBdr>
                    <w:top w:val="none" w:sz="0" w:space="0" w:color="auto"/>
                    <w:left w:val="none" w:sz="0" w:space="0" w:color="auto"/>
                    <w:bottom w:val="none" w:sz="0" w:space="0" w:color="auto"/>
                    <w:right w:val="none" w:sz="0" w:space="0" w:color="auto"/>
                  </w:divBdr>
                  <w:divsChild>
                    <w:div w:id="610163972">
                      <w:marLeft w:val="0"/>
                      <w:marRight w:val="0"/>
                      <w:marTop w:val="0"/>
                      <w:marBottom w:val="0"/>
                      <w:divBdr>
                        <w:top w:val="none" w:sz="0" w:space="0" w:color="auto"/>
                        <w:left w:val="none" w:sz="0" w:space="0" w:color="auto"/>
                        <w:bottom w:val="none" w:sz="0" w:space="0" w:color="auto"/>
                        <w:right w:val="none" w:sz="0" w:space="0" w:color="auto"/>
                      </w:divBdr>
                    </w:div>
                  </w:divsChild>
                </w:div>
                <w:div w:id="1975527302">
                  <w:marLeft w:val="0"/>
                  <w:marRight w:val="0"/>
                  <w:marTop w:val="0"/>
                  <w:marBottom w:val="0"/>
                  <w:divBdr>
                    <w:top w:val="none" w:sz="0" w:space="0" w:color="auto"/>
                    <w:left w:val="none" w:sz="0" w:space="0" w:color="auto"/>
                    <w:bottom w:val="none" w:sz="0" w:space="0" w:color="auto"/>
                    <w:right w:val="none" w:sz="0" w:space="0" w:color="auto"/>
                  </w:divBdr>
                  <w:divsChild>
                    <w:div w:id="1253971956">
                      <w:marLeft w:val="0"/>
                      <w:marRight w:val="0"/>
                      <w:marTop w:val="0"/>
                      <w:marBottom w:val="0"/>
                      <w:divBdr>
                        <w:top w:val="none" w:sz="0" w:space="0" w:color="auto"/>
                        <w:left w:val="none" w:sz="0" w:space="0" w:color="auto"/>
                        <w:bottom w:val="none" w:sz="0" w:space="0" w:color="auto"/>
                        <w:right w:val="none" w:sz="0" w:space="0" w:color="auto"/>
                      </w:divBdr>
                    </w:div>
                  </w:divsChild>
                </w:div>
                <w:div w:id="2049721810">
                  <w:marLeft w:val="0"/>
                  <w:marRight w:val="0"/>
                  <w:marTop w:val="0"/>
                  <w:marBottom w:val="0"/>
                  <w:divBdr>
                    <w:top w:val="none" w:sz="0" w:space="0" w:color="auto"/>
                    <w:left w:val="none" w:sz="0" w:space="0" w:color="auto"/>
                    <w:bottom w:val="none" w:sz="0" w:space="0" w:color="auto"/>
                    <w:right w:val="none" w:sz="0" w:space="0" w:color="auto"/>
                  </w:divBdr>
                  <w:divsChild>
                    <w:div w:id="14163092">
                      <w:marLeft w:val="0"/>
                      <w:marRight w:val="0"/>
                      <w:marTop w:val="0"/>
                      <w:marBottom w:val="0"/>
                      <w:divBdr>
                        <w:top w:val="none" w:sz="0" w:space="0" w:color="auto"/>
                        <w:left w:val="none" w:sz="0" w:space="0" w:color="auto"/>
                        <w:bottom w:val="none" w:sz="0" w:space="0" w:color="auto"/>
                        <w:right w:val="none" w:sz="0" w:space="0" w:color="auto"/>
                      </w:divBdr>
                    </w:div>
                  </w:divsChild>
                </w:div>
                <w:div w:id="2052067064">
                  <w:marLeft w:val="0"/>
                  <w:marRight w:val="0"/>
                  <w:marTop w:val="0"/>
                  <w:marBottom w:val="0"/>
                  <w:divBdr>
                    <w:top w:val="none" w:sz="0" w:space="0" w:color="auto"/>
                    <w:left w:val="none" w:sz="0" w:space="0" w:color="auto"/>
                    <w:bottom w:val="none" w:sz="0" w:space="0" w:color="auto"/>
                    <w:right w:val="none" w:sz="0" w:space="0" w:color="auto"/>
                  </w:divBdr>
                  <w:divsChild>
                    <w:div w:id="236748125">
                      <w:marLeft w:val="0"/>
                      <w:marRight w:val="0"/>
                      <w:marTop w:val="0"/>
                      <w:marBottom w:val="0"/>
                      <w:divBdr>
                        <w:top w:val="none" w:sz="0" w:space="0" w:color="auto"/>
                        <w:left w:val="none" w:sz="0" w:space="0" w:color="auto"/>
                        <w:bottom w:val="none" w:sz="0" w:space="0" w:color="auto"/>
                        <w:right w:val="none" w:sz="0" w:space="0" w:color="auto"/>
                      </w:divBdr>
                    </w:div>
                  </w:divsChild>
                </w:div>
                <w:div w:id="2077514007">
                  <w:marLeft w:val="0"/>
                  <w:marRight w:val="0"/>
                  <w:marTop w:val="0"/>
                  <w:marBottom w:val="0"/>
                  <w:divBdr>
                    <w:top w:val="none" w:sz="0" w:space="0" w:color="auto"/>
                    <w:left w:val="none" w:sz="0" w:space="0" w:color="auto"/>
                    <w:bottom w:val="none" w:sz="0" w:space="0" w:color="auto"/>
                    <w:right w:val="none" w:sz="0" w:space="0" w:color="auto"/>
                  </w:divBdr>
                  <w:divsChild>
                    <w:div w:id="695160711">
                      <w:marLeft w:val="0"/>
                      <w:marRight w:val="0"/>
                      <w:marTop w:val="0"/>
                      <w:marBottom w:val="0"/>
                      <w:divBdr>
                        <w:top w:val="none" w:sz="0" w:space="0" w:color="auto"/>
                        <w:left w:val="none" w:sz="0" w:space="0" w:color="auto"/>
                        <w:bottom w:val="none" w:sz="0" w:space="0" w:color="auto"/>
                        <w:right w:val="none" w:sz="0" w:space="0" w:color="auto"/>
                      </w:divBdr>
                    </w:div>
                  </w:divsChild>
                </w:div>
                <w:div w:id="2082866088">
                  <w:marLeft w:val="0"/>
                  <w:marRight w:val="0"/>
                  <w:marTop w:val="0"/>
                  <w:marBottom w:val="0"/>
                  <w:divBdr>
                    <w:top w:val="none" w:sz="0" w:space="0" w:color="auto"/>
                    <w:left w:val="none" w:sz="0" w:space="0" w:color="auto"/>
                    <w:bottom w:val="none" w:sz="0" w:space="0" w:color="auto"/>
                    <w:right w:val="none" w:sz="0" w:space="0" w:color="auto"/>
                  </w:divBdr>
                  <w:divsChild>
                    <w:div w:id="1994722111">
                      <w:marLeft w:val="0"/>
                      <w:marRight w:val="0"/>
                      <w:marTop w:val="0"/>
                      <w:marBottom w:val="0"/>
                      <w:divBdr>
                        <w:top w:val="none" w:sz="0" w:space="0" w:color="auto"/>
                        <w:left w:val="none" w:sz="0" w:space="0" w:color="auto"/>
                        <w:bottom w:val="none" w:sz="0" w:space="0" w:color="auto"/>
                        <w:right w:val="none" w:sz="0" w:space="0" w:color="auto"/>
                      </w:divBdr>
                    </w:div>
                  </w:divsChild>
                </w:div>
                <w:div w:id="2102337684">
                  <w:marLeft w:val="0"/>
                  <w:marRight w:val="0"/>
                  <w:marTop w:val="0"/>
                  <w:marBottom w:val="0"/>
                  <w:divBdr>
                    <w:top w:val="none" w:sz="0" w:space="0" w:color="auto"/>
                    <w:left w:val="none" w:sz="0" w:space="0" w:color="auto"/>
                    <w:bottom w:val="none" w:sz="0" w:space="0" w:color="auto"/>
                    <w:right w:val="none" w:sz="0" w:space="0" w:color="auto"/>
                  </w:divBdr>
                  <w:divsChild>
                    <w:div w:id="247035962">
                      <w:marLeft w:val="0"/>
                      <w:marRight w:val="0"/>
                      <w:marTop w:val="0"/>
                      <w:marBottom w:val="0"/>
                      <w:divBdr>
                        <w:top w:val="none" w:sz="0" w:space="0" w:color="auto"/>
                        <w:left w:val="none" w:sz="0" w:space="0" w:color="auto"/>
                        <w:bottom w:val="none" w:sz="0" w:space="0" w:color="auto"/>
                        <w:right w:val="none" w:sz="0" w:space="0" w:color="auto"/>
                      </w:divBdr>
                    </w:div>
                  </w:divsChild>
                </w:div>
                <w:div w:id="2105030340">
                  <w:marLeft w:val="0"/>
                  <w:marRight w:val="0"/>
                  <w:marTop w:val="0"/>
                  <w:marBottom w:val="0"/>
                  <w:divBdr>
                    <w:top w:val="none" w:sz="0" w:space="0" w:color="auto"/>
                    <w:left w:val="none" w:sz="0" w:space="0" w:color="auto"/>
                    <w:bottom w:val="none" w:sz="0" w:space="0" w:color="auto"/>
                    <w:right w:val="none" w:sz="0" w:space="0" w:color="auto"/>
                  </w:divBdr>
                  <w:divsChild>
                    <w:div w:id="1790471616">
                      <w:marLeft w:val="0"/>
                      <w:marRight w:val="0"/>
                      <w:marTop w:val="0"/>
                      <w:marBottom w:val="0"/>
                      <w:divBdr>
                        <w:top w:val="none" w:sz="0" w:space="0" w:color="auto"/>
                        <w:left w:val="none" w:sz="0" w:space="0" w:color="auto"/>
                        <w:bottom w:val="none" w:sz="0" w:space="0" w:color="auto"/>
                        <w:right w:val="none" w:sz="0" w:space="0" w:color="auto"/>
                      </w:divBdr>
                    </w:div>
                  </w:divsChild>
                </w:div>
                <w:div w:id="2116093694">
                  <w:marLeft w:val="0"/>
                  <w:marRight w:val="0"/>
                  <w:marTop w:val="0"/>
                  <w:marBottom w:val="0"/>
                  <w:divBdr>
                    <w:top w:val="none" w:sz="0" w:space="0" w:color="auto"/>
                    <w:left w:val="none" w:sz="0" w:space="0" w:color="auto"/>
                    <w:bottom w:val="none" w:sz="0" w:space="0" w:color="auto"/>
                    <w:right w:val="none" w:sz="0" w:space="0" w:color="auto"/>
                  </w:divBdr>
                  <w:divsChild>
                    <w:div w:id="1400518433">
                      <w:marLeft w:val="0"/>
                      <w:marRight w:val="0"/>
                      <w:marTop w:val="0"/>
                      <w:marBottom w:val="0"/>
                      <w:divBdr>
                        <w:top w:val="none" w:sz="0" w:space="0" w:color="auto"/>
                        <w:left w:val="none" w:sz="0" w:space="0" w:color="auto"/>
                        <w:bottom w:val="none" w:sz="0" w:space="0" w:color="auto"/>
                        <w:right w:val="none" w:sz="0" w:space="0" w:color="auto"/>
                      </w:divBdr>
                    </w:div>
                  </w:divsChild>
                </w:div>
                <w:div w:id="2118479960">
                  <w:marLeft w:val="0"/>
                  <w:marRight w:val="0"/>
                  <w:marTop w:val="0"/>
                  <w:marBottom w:val="0"/>
                  <w:divBdr>
                    <w:top w:val="none" w:sz="0" w:space="0" w:color="auto"/>
                    <w:left w:val="none" w:sz="0" w:space="0" w:color="auto"/>
                    <w:bottom w:val="none" w:sz="0" w:space="0" w:color="auto"/>
                    <w:right w:val="none" w:sz="0" w:space="0" w:color="auto"/>
                  </w:divBdr>
                  <w:divsChild>
                    <w:div w:id="758673372">
                      <w:marLeft w:val="0"/>
                      <w:marRight w:val="0"/>
                      <w:marTop w:val="0"/>
                      <w:marBottom w:val="0"/>
                      <w:divBdr>
                        <w:top w:val="none" w:sz="0" w:space="0" w:color="auto"/>
                        <w:left w:val="none" w:sz="0" w:space="0" w:color="auto"/>
                        <w:bottom w:val="none" w:sz="0" w:space="0" w:color="auto"/>
                        <w:right w:val="none" w:sz="0" w:space="0" w:color="auto"/>
                      </w:divBdr>
                    </w:div>
                  </w:divsChild>
                </w:div>
                <w:div w:id="2136213404">
                  <w:marLeft w:val="0"/>
                  <w:marRight w:val="0"/>
                  <w:marTop w:val="0"/>
                  <w:marBottom w:val="0"/>
                  <w:divBdr>
                    <w:top w:val="none" w:sz="0" w:space="0" w:color="auto"/>
                    <w:left w:val="none" w:sz="0" w:space="0" w:color="auto"/>
                    <w:bottom w:val="none" w:sz="0" w:space="0" w:color="auto"/>
                    <w:right w:val="none" w:sz="0" w:space="0" w:color="auto"/>
                  </w:divBdr>
                  <w:divsChild>
                    <w:div w:id="190598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315635">
          <w:marLeft w:val="0"/>
          <w:marRight w:val="0"/>
          <w:marTop w:val="0"/>
          <w:marBottom w:val="0"/>
          <w:divBdr>
            <w:top w:val="none" w:sz="0" w:space="0" w:color="auto"/>
            <w:left w:val="none" w:sz="0" w:space="0" w:color="auto"/>
            <w:bottom w:val="none" w:sz="0" w:space="0" w:color="auto"/>
            <w:right w:val="none" w:sz="0" w:space="0" w:color="auto"/>
          </w:divBdr>
        </w:div>
        <w:div w:id="896739717">
          <w:marLeft w:val="0"/>
          <w:marRight w:val="0"/>
          <w:marTop w:val="0"/>
          <w:marBottom w:val="0"/>
          <w:divBdr>
            <w:top w:val="none" w:sz="0" w:space="0" w:color="auto"/>
            <w:left w:val="none" w:sz="0" w:space="0" w:color="auto"/>
            <w:bottom w:val="none" w:sz="0" w:space="0" w:color="auto"/>
            <w:right w:val="none" w:sz="0" w:space="0" w:color="auto"/>
          </w:divBdr>
        </w:div>
        <w:div w:id="1320496545">
          <w:marLeft w:val="0"/>
          <w:marRight w:val="0"/>
          <w:marTop w:val="0"/>
          <w:marBottom w:val="0"/>
          <w:divBdr>
            <w:top w:val="none" w:sz="0" w:space="0" w:color="auto"/>
            <w:left w:val="none" w:sz="0" w:space="0" w:color="auto"/>
            <w:bottom w:val="none" w:sz="0" w:space="0" w:color="auto"/>
            <w:right w:val="none" w:sz="0" w:space="0" w:color="auto"/>
          </w:divBdr>
        </w:div>
        <w:div w:id="1562862732">
          <w:marLeft w:val="0"/>
          <w:marRight w:val="0"/>
          <w:marTop w:val="0"/>
          <w:marBottom w:val="0"/>
          <w:divBdr>
            <w:top w:val="none" w:sz="0" w:space="0" w:color="auto"/>
            <w:left w:val="none" w:sz="0" w:space="0" w:color="auto"/>
            <w:bottom w:val="none" w:sz="0" w:space="0" w:color="auto"/>
            <w:right w:val="none" w:sz="0" w:space="0" w:color="auto"/>
          </w:divBdr>
          <w:divsChild>
            <w:div w:id="918715630">
              <w:marLeft w:val="-75"/>
              <w:marRight w:val="0"/>
              <w:marTop w:val="30"/>
              <w:marBottom w:val="30"/>
              <w:divBdr>
                <w:top w:val="none" w:sz="0" w:space="0" w:color="auto"/>
                <w:left w:val="none" w:sz="0" w:space="0" w:color="auto"/>
                <w:bottom w:val="none" w:sz="0" w:space="0" w:color="auto"/>
                <w:right w:val="none" w:sz="0" w:space="0" w:color="auto"/>
              </w:divBdr>
              <w:divsChild>
                <w:div w:id="262761984">
                  <w:marLeft w:val="0"/>
                  <w:marRight w:val="0"/>
                  <w:marTop w:val="0"/>
                  <w:marBottom w:val="0"/>
                  <w:divBdr>
                    <w:top w:val="none" w:sz="0" w:space="0" w:color="auto"/>
                    <w:left w:val="none" w:sz="0" w:space="0" w:color="auto"/>
                    <w:bottom w:val="none" w:sz="0" w:space="0" w:color="auto"/>
                    <w:right w:val="none" w:sz="0" w:space="0" w:color="auto"/>
                  </w:divBdr>
                  <w:divsChild>
                    <w:div w:id="615983257">
                      <w:marLeft w:val="0"/>
                      <w:marRight w:val="0"/>
                      <w:marTop w:val="0"/>
                      <w:marBottom w:val="0"/>
                      <w:divBdr>
                        <w:top w:val="none" w:sz="0" w:space="0" w:color="auto"/>
                        <w:left w:val="none" w:sz="0" w:space="0" w:color="auto"/>
                        <w:bottom w:val="none" w:sz="0" w:space="0" w:color="auto"/>
                        <w:right w:val="none" w:sz="0" w:space="0" w:color="auto"/>
                      </w:divBdr>
                    </w:div>
                  </w:divsChild>
                </w:div>
                <w:div w:id="478494268">
                  <w:marLeft w:val="0"/>
                  <w:marRight w:val="0"/>
                  <w:marTop w:val="0"/>
                  <w:marBottom w:val="0"/>
                  <w:divBdr>
                    <w:top w:val="none" w:sz="0" w:space="0" w:color="auto"/>
                    <w:left w:val="none" w:sz="0" w:space="0" w:color="auto"/>
                    <w:bottom w:val="none" w:sz="0" w:space="0" w:color="auto"/>
                    <w:right w:val="none" w:sz="0" w:space="0" w:color="auto"/>
                  </w:divBdr>
                  <w:divsChild>
                    <w:div w:id="629018904">
                      <w:marLeft w:val="0"/>
                      <w:marRight w:val="0"/>
                      <w:marTop w:val="0"/>
                      <w:marBottom w:val="0"/>
                      <w:divBdr>
                        <w:top w:val="none" w:sz="0" w:space="0" w:color="auto"/>
                        <w:left w:val="none" w:sz="0" w:space="0" w:color="auto"/>
                        <w:bottom w:val="none" w:sz="0" w:space="0" w:color="auto"/>
                        <w:right w:val="none" w:sz="0" w:space="0" w:color="auto"/>
                      </w:divBdr>
                    </w:div>
                    <w:div w:id="1551307454">
                      <w:marLeft w:val="0"/>
                      <w:marRight w:val="0"/>
                      <w:marTop w:val="0"/>
                      <w:marBottom w:val="0"/>
                      <w:divBdr>
                        <w:top w:val="none" w:sz="0" w:space="0" w:color="auto"/>
                        <w:left w:val="none" w:sz="0" w:space="0" w:color="auto"/>
                        <w:bottom w:val="none" w:sz="0" w:space="0" w:color="auto"/>
                        <w:right w:val="none" w:sz="0" w:space="0" w:color="auto"/>
                      </w:divBdr>
                    </w:div>
                  </w:divsChild>
                </w:div>
                <w:div w:id="871923496">
                  <w:marLeft w:val="0"/>
                  <w:marRight w:val="0"/>
                  <w:marTop w:val="0"/>
                  <w:marBottom w:val="0"/>
                  <w:divBdr>
                    <w:top w:val="none" w:sz="0" w:space="0" w:color="auto"/>
                    <w:left w:val="none" w:sz="0" w:space="0" w:color="auto"/>
                    <w:bottom w:val="none" w:sz="0" w:space="0" w:color="auto"/>
                    <w:right w:val="none" w:sz="0" w:space="0" w:color="auto"/>
                  </w:divBdr>
                  <w:divsChild>
                    <w:div w:id="278490064">
                      <w:marLeft w:val="0"/>
                      <w:marRight w:val="0"/>
                      <w:marTop w:val="0"/>
                      <w:marBottom w:val="0"/>
                      <w:divBdr>
                        <w:top w:val="none" w:sz="0" w:space="0" w:color="auto"/>
                        <w:left w:val="none" w:sz="0" w:space="0" w:color="auto"/>
                        <w:bottom w:val="none" w:sz="0" w:space="0" w:color="auto"/>
                        <w:right w:val="none" w:sz="0" w:space="0" w:color="auto"/>
                      </w:divBdr>
                    </w:div>
                  </w:divsChild>
                </w:div>
                <w:div w:id="1272591884">
                  <w:marLeft w:val="0"/>
                  <w:marRight w:val="0"/>
                  <w:marTop w:val="0"/>
                  <w:marBottom w:val="0"/>
                  <w:divBdr>
                    <w:top w:val="none" w:sz="0" w:space="0" w:color="auto"/>
                    <w:left w:val="none" w:sz="0" w:space="0" w:color="auto"/>
                    <w:bottom w:val="none" w:sz="0" w:space="0" w:color="auto"/>
                    <w:right w:val="none" w:sz="0" w:space="0" w:color="auto"/>
                  </w:divBdr>
                  <w:divsChild>
                    <w:div w:id="331614274">
                      <w:marLeft w:val="0"/>
                      <w:marRight w:val="0"/>
                      <w:marTop w:val="0"/>
                      <w:marBottom w:val="0"/>
                      <w:divBdr>
                        <w:top w:val="none" w:sz="0" w:space="0" w:color="auto"/>
                        <w:left w:val="none" w:sz="0" w:space="0" w:color="auto"/>
                        <w:bottom w:val="none" w:sz="0" w:space="0" w:color="auto"/>
                        <w:right w:val="none" w:sz="0" w:space="0" w:color="auto"/>
                      </w:divBdr>
                    </w:div>
                  </w:divsChild>
                </w:div>
                <w:div w:id="1842350201">
                  <w:marLeft w:val="0"/>
                  <w:marRight w:val="0"/>
                  <w:marTop w:val="0"/>
                  <w:marBottom w:val="0"/>
                  <w:divBdr>
                    <w:top w:val="none" w:sz="0" w:space="0" w:color="auto"/>
                    <w:left w:val="none" w:sz="0" w:space="0" w:color="auto"/>
                    <w:bottom w:val="none" w:sz="0" w:space="0" w:color="auto"/>
                    <w:right w:val="none" w:sz="0" w:space="0" w:color="auto"/>
                  </w:divBdr>
                  <w:divsChild>
                    <w:div w:id="298801494">
                      <w:marLeft w:val="0"/>
                      <w:marRight w:val="0"/>
                      <w:marTop w:val="0"/>
                      <w:marBottom w:val="0"/>
                      <w:divBdr>
                        <w:top w:val="none" w:sz="0" w:space="0" w:color="auto"/>
                        <w:left w:val="none" w:sz="0" w:space="0" w:color="auto"/>
                        <w:bottom w:val="none" w:sz="0" w:space="0" w:color="auto"/>
                        <w:right w:val="none" w:sz="0" w:space="0" w:color="auto"/>
                      </w:divBdr>
                    </w:div>
                  </w:divsChild>
                </w:div>
                <w:div w:id="2075736930">
                  <w:marLeft w:val="0"/>
                  <w:marRight w:val="0"/>
                  <w:marTop w:val="0"/>
                  <w:marBottom w:val="0"/>
                  <w:divBdr>
                    <w:top w:val="none" w:sz="0" w:space="0" w:color="auto"/>
                    <w:left w:val="none" w:sz="0" w:space="0" w:color="auto"/>
                    <w:bottom w:val="none" w:sz="0" w:space="0" w:color="auto"/>
                    <w:right w:val="none" w:sz="0" w:space="0" w:color="auto"/>
                  </w:divBdr>
                  <w:divsChild>
                    <w:div w:id="1579246956">
                      <w:marLeft w:val="0"/>
                      <w:marRight w:val="0"/>
                      <w:marTop w:val="0"/>
                      <w:marBottom w:val="0"/>
                      <w:divBdr>
                        <w:top w:val="none" w:sz="0" w:space="0" w:color="auto"/>
                        <w:left w:val="none" w:sz="0" w:space="0" w:color="auto"/>
                        <w:bottom w:val="none" w:sz="0" w:space="0" w:color="auto"/>
                        <w:right w:val="none" w:sz="0" w:space="0" w:color="auto"/>
                      </w:divBdr>
                    </w:div>
                    <w:div w:id="2023390563">
                      <w:marLeft w:val="0"/>
                      <w:marRight w:val="0"/>
                      <w:marTop w:val="0"/>
                      <w:marBottom w:val="0"/>
                      <w:divBdr>
                        <w:top w:val="none" w:sz="0" w:space="0" w:color="auto"/>
                        <w:left w:val="none" w:sz="0" w:space="0" w:color="auto"/>
                        <w:bottom w:val="none" w:sz="0" w:space="0" w:color="auto"/>
                        <w:right w:val="none" w:sz="0" w:space="0" w:color="auto"/>
                      </w:divBdr>
                    </w:div>
                    <w:div w:id="2125614028">
                      <w:marLeft w:val="0"/>
                      <w:marRight w:val="0"/>
                      <w:marTop w:val="0"/>
                      <w:marBottom w:val="0"/>
                      <w:divBdr>
                        <w:top w:val="none" w:sz="0" w:space="0" w:color="auto"/>
                        <w:left w:val="none" w:sz="0" w:space="0" w:color="auto"/>
                        <w:bottom w:val="none" w:sz="0" w:space="0" w:color="auto"/>
                        <w:right w:val="none" w:sz="0" w:space="0" w:color="auto"/>
                      </w:divBdr>
                    </w:div>
                    <w:div w:id="214638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414019">
          <w:marLeft w:val="0"/>
          <w:marRight w:val="0"/>
          <w:marTop w:val="0"/>
          <w:marBottom w:val="0"/>
          <w:divBdr>
            <w:top w:val="none" w:sz="0" w:space="0" w:color="auto"/>
            <w:left w:val="none" w:sz="0" w:space="0" w:color="auto"/>
            <w:bottom w:val="none" w:sz="0" w:space="0" w:color="auto"/>
            <w:right w:val="none" w:sz="0" w:space="0" w:color="auto"/>
          </w:divBdr>
        </w:div>
        <w:div w:id="1830055569">
          <w:marLeft w:val="0"/>
          <w:marRight w:val="0"/>
          <w:marTop w:val="0"/>
          <w:marBottom w:val="0"/>
          <w:divBdr>
            <w:top w:val="none" w:sz="0" w:space="0" w:color="auto"/>
            <w:left w:val="none" w:sz="0" w:space="0" w:color="auto"/>
            <w:bottom w:val="none" w:sz="0" w:space="0" w:color="auto"/>
            <w:right w:val="none" w:sz="0" w:space="0" w:color="auto"/>
          </w:divBdr>
        </w:div>
        <w:div w:id="2030644094">
          <w:marLeft w:val="0"/>
          <w:marRight w:val="0"/>
          <w:marTop w:val="0"/>
          <w:marBottom w:val="0"/>
          <w:divBdr>
            <w:top w:val="none" w:sz="0" w:space="0" w:color="auto"/>
            <w:left w:val="none" w:sz="0" w:space="0" w:color="auto"/>
            <w:bottom w:val="none" w:sz="0" w:space="0" w:color="auto"/>
            <w:right w:val="none" w:sz="0" w:space="0" w:color="auto"/>
          </w:divBdr>
        </w:div>
        <w:div w:id="2145198331">
          <w:marLeft w:val="0"/>
          <w:marRight w:val="0"/>
          <w:marTop w:val="0"/>
          <w:marBottom w:val="0"/>
          <w:divBdr>
            <w:top w:val="none" w:sz="0" w:space="0" w:color="auto"/>
            <w:left w:val="none" w:sz="0" w:space="0" w:color="auto"/>
            <w:bottom w:val="none" w:sz="0" w:space="0" w:color="auto"/>
            <w:right w:val="none" w:sz="0" w:space="0" w:color="auto"/>
          </w:divBdr>
          <w:divsChild>
            <w:div w:id="47650891">
              <w:marLeft w:val="-75"/>
              <w:marRight w:val="0"/>
              <w:marTop w:val="30"/>
              <w:marBottom w:val="30"/>
              <w:divBdr>
                <w:top w:val="none" w:sz="0" w:space="0" w:color="auto"/>
                <w:left w:val="none" w:sz="0" w:space="0" w:color="auto"/>
                <w:bottom w:val="none" w:sz="0" w:space="0" w:color="auto"/>
                <w:right w:val="none" w:sz="0" w:space="0" w:color="auto"/>
              </w:divBdr>
              <w:divsChild>
                <w:div w:id="148982516">
                  <w:marLeft w:val="0"/>
                  <w:marRight w:val="0"/>
                  <w:marTop w:val="0"/>
                  <w:marBottom w:val="0"/>
                  <w:divBdr>
                    <w:top w:val="none" w:sz="0" w:space="0" w:color="auto"/>
                    <w:left w:val="none" w:sz="0" w:space="0" w:color="auto"/>
                    <w:bottom w:val="none" w:sz="0" w:space="0" w:color="auto"/>
                    <w:right w:val="none" w:sz="0" w:space="0" w:color="auto"/>
                  </w:divBdr>
                  <w:divsChild>
                    <w:div w:id="1702969689">
                      <w:marLeft w:val="0"/>
                      <w:marRight w:val="0"/>
                      <w:marTop w:val="0"/>
                      <w:marBottom w:val="0"/>
                      <w:divBdr>
                        <w:top w:val="none" w:sz="0" w:space="0" w:color="auto"/>
                        <w:left w:val="none" w:sz="0" w:space="0" w:color="auto"/>
                        <w:bottom w:val="none" w:sz="0" w:space="0" w:color="auto"/>
                        <w:right w:val="none" w:sz="0" w:space="0" w:color="auto"/>
                      </w:divBdr>
                    </w:div>
                  </w:divsChild>
                </w:div>
                <w:div w:id="483012305">
                  <w:marLeft w:val="0"/>
                  <w:marRight w:val="0"/>
                  <w:marTop w:val="0"/>
                  <w:marBottom w:val="0"/>
                  <w:divBdr>
                    <w:top w:val="none" w:sz="0" w:space="0" w:color="auto"/>
                    <w:left w:val="none" w:sz="0" w:space="0" w:color="auto"/>
                    <w:bottom w:val="none" w:sz="0" w:space="0" w:color="auto"/>
                    <w:right w:val="none" w:sz="0" w:space="0" w:color="auto"/>
                  </w:divBdr>
                  <w:divsChild>
                    <w:div w:id="633604838">
                      <w:marLeft w:val="0"/>
                      <w:marRight w:val="0"/>
                      <w:marTop w:val="0"/>
                      <w:marBottom w:val="0"/>
                      <w:divBdr>
                        <w:top w:val="none" w:sz="0" w:space="0" w:color="auto"/>
                        <w:left w:val="none" w:sz="0" w:space="0" w:color="auto"/>
                        <w:bottom w:val="none" w:sz="0" w:space="0" w:color="auto"/>
                        <w:right w:val="none" w:sz="0" w:space="0" w:color="auto"/>
                      </w:divBdr>
                    </w:div>
                  </w:divsChild>
                </w:div>
                <w:div w:id="591473616">
                  <w:marLeft w:val="0"/>
                  <w:marRight w:val="0"/>
                  <w:marTop w:val="0"/>
                  <w:marBottom w:val="0"/>
                  <w:divBdr>
                    <w:top w:val="none" w:sz="0" w:space="0" w:color="auto"/>
                    <w:left w:val="none" w:sz="0" w:space="0" w:color="auto"/>
                    <w:bottom w:val="none" w:sz="0" w:space="0" w:color="auto"/>
                    <w:right w:val="none" w:sz="0" w:space="0" w:color="auto"/>
                  </w:divBdr>
                  <w:divsChild>
                    <w:div w:id="424768461">
                      <w:marLeft w:val="0"/>
                      <w:marRight w:val="0"/>
                      <w:marTop w:val="0"/>
                      <w:marBottom w:val="0"/>
                      <w:divBdr>
                        <w:top w:val="none" w:sz="0" w:space="0" w:color="auto"/>
                        <w:left w:val="none" w:sz="0" w:space="0" w:color="auto"/>
                        <w:bottom w:val="none" w:sz="0" w:space="0" w:color="auto"/>
                        <w:right w:val="none" w:sz="0" w:space="0" w:color="auto"/>
                      </w:divBdr>
                    </w:div>
                  </w:divsChild>
                </w:div>
                <w:div w:id="619802151">
                  <w:marLeft w:val="0"/>
                  <w:marRight w:val="0"/>
                  <w:marTop w:val="0"/>
                  <w:marBottom w:val="0"/>
                  <w:divBdr>
                    <w:top w:val="none" w:sz="0" w:space="0" w:color="auto"/>
                    <w:left w:val="none" w:sz="0" w:space="0" w:color="auto"/>
                    <w:bottom w:val="none" w:sz="0" w:space="0" w:color="auto"/>
                    <w:right w:val="none" w:sz="0" w:space="0" w:color="auto"/>
                  </w:divBdr>
                  <w:divsChild>
                    <w:div w:id="886648429">
                      <w:marLeft w:val="0"/>
                      <w:marRight w:val="0"/>
                      <w:marTop w:val="0"/>
                      <w:marBottom w:val="0"/>
                      <w:divBdr>
                        <w:top w:val="none" w:sz="0" w:space="0" w:color="auto"/>
                        <w:left w:val="none" w:sz="0" w:space="0" w:color="auto"/>
                        <w:bottom w:val="none" w:sz="0" w:space="0" w:color="auto"/>
                        <w:right w:val="none" w:sz="0" w:space="0" w:color="auto"/>
                      </w:divBdr>
                    </w:div>
                  </w:divsChild>
                </w:div>
                <w:div w:id="729881901">
                  <w:marLeft w:val="0"/>
                  <w:marRight w:val="0"/>
                  <w:marTop w:val="0"/>
                  <w:marBottom w:val="0"/>
                  <w:divBdr>
                    <w:top w:val="none" w:sz="0" w:space="0" w:color="auto"/>
                    <w:left w:val="none" w:sz="0" w:space="0" w:color="auto"/>
                    <w:bottom w:val="none" w:sz="0" w:space="0" w:color="auto"/>
                    <w:right w:val="none" w:sz="0" w:space="0" w:color="auto"/>
                  </w:divBdr>
                  <w:divsChild>
                    <w:div w:id="1838032606">
                      <w:marLeft w:val="0"/>
                      <w:marRight w:val="0"/>
                      <w:marTop w:val="0"/>
                      <w:marBottom w:val="0"/>
                      <w:divBdr>
                        <w:top w:val="none" w:sz="0" w:space="0" w:color="auto"/>
                        <w:left w:val="none" w:sz="0" w:space="0" w:color="auto"/>
                        <w:bottom w:val="none" w:sz="0" w:space="0" w:color="auto"/>
                        <w:right w:val="none" w:sz="0" w:space="0" w:color="auto"/>
                      </w:divBdr>
                    </w:div>
                  </w:divsChild>
                </w:div>
                <w:div w:id="735474216">
                  <w:marLeft w:val="0"/>
                  <w:marRight w:val="0"/>
                  <w:marTop w:val="0"/>
                  <w:marBottom w:val="0"/>
                  <w:divBdr>
                    <w:top w:val="none" w:sz="0" w:space="0" w:color="auto"/>
                    <w:left w:val="none" w:sz="0" w:space="0" w:color="auto"/>
                    <w:bottom w:val="none" w:sz="0" w:space="0" w:color="auto"/>
                    <w:right w:val="none" w:sz="0" w:space="0" w:color="auto"/>
                  </w:divBdr>
                  <w:divsChild>
                    <w:div w:id="1846045541">
                      <w:marLeft w:val="0"/>
                      <w:marRight w:val="0"/>
                      <w:marTop w:val="0"/>
                      <w:marBottom w:val="0"/>
                      <w:divBdr>
                        <w:top w:val="none" w:sz="0" w:space="0" w:color="auto"/>
                        <w:left w:val="none" w:sz="0" w:space="0" w:color="auto"/>
                        <w:bottom w:val="none" w:sz="0" w:space="0" w:color="auto"/>
                        <w:right w:val="none" w:sz="0" w:space="0" w:color="auto"/>
                      </w:divBdr>
                    </w:div>
                  </w:divsChild>
                </w:div>
                <w:div w:id="755827091">
                  <w:marLeft w:val="0"/>
                  <w:marRight w:val="0"/>
                  <w:marTop w:val="0"/>
                  <w:marBottom w:val="0"/>
                  <w:divBdr>
                    <w:top w:val="none" w:sz="0" w:space="0" w:color="auto"/>
                    <w:left w:val="none" w:sz="0" w:space="0" w:color="auto"/>
                    <w:bottom w:val="none" w:sz="0" w:space="0" w:color="auto"/>
                    <w:right w:val="none" w:sz="0" w:space="0" w:color="auto"/>
                  </w:divBdr>
                  <w:divsChild>
                    <w:div w:id="1983269074">
                      <w:marLeft w:val="0"/>
                      <w:marRight w:val="0"/>
                      <w:marTop w:val="0"/>
                      <w:marBottom w:val="0"/>
                      <w:divBdr>
                        <w:top w:val="none" w:sz="0" w:space="0" w:color="auto"/>
                        <w:left w:val="none" w:sz="0" w:space="0" w:color="auto"/>
                        <w:bottom w:val="none" w:sz="0" w:space="0" w:color="auto"/>
                        <w:right w:val="none" w:sz="0" w:space="0" w:color="auto"/>
                      </w:divBdr>
                    </w:div>
                  </w:divsChild>
                </w:div>
                <w:div w:id="875191806">
                  <w:marLeft w:val="0"/>
                  <w:marRight w:val="0"/>
                  <w:marTop w:val="0"/>
                  <w:marBottom w:val="0"/>
                  <w:divBdr>
                    <w:top w:val="none" w:sz="0" w:space="0" w:color="auto"/>
                    <w:left w:val="none" w:sz="0" w:space="0" w:color="auto"/>
                    <w:bottom w:val="none" w:sz="0" w:space="0" w:color="auto"/>
                    <w:right w:val="none" w:sz="0" w:space="0" w:color="auto"/>
                  </w:divBdr>
                  <w:divsChild>
                    <w:div w:id="236137573">
                      <w:marLeft w:val="0"/>
                      <w:marRight w:val="0"/>
                      <w:marTop w:val="0"/>
                      <w:marBottom w:val="0"/>
                      <w:divBdr>
                        <w:top w:val="none" w:sz="0" w:space="0" w:color="auto"/>
                        <w:left w:val="none" w:sz="0" w:space="0" w:color="auto"/>
                        <w:bottom w:val="none" w:sz="0" w:space="0" w:color="auto"/>
                        <w:right w:val="none" w:sz="0" w:space="0" w:color="auto"/>
                      </w:divBdr>
                    </w:div>
                  </w:divsChild>
                </w:div>
                <w:div w:id="1076636695">
                  <w:marLeft w:val="0"/>
                  <w:marRight w:val="0"/>
                  <w:marTop w:val="0"/>
                  <w:marBottom w:val="0"/>
                  <w:divBdr>
                    <w:top w:val="none" w:sz="0" w:space="0" w:color="auto"/>
                    <w:left w:val="none" w:sz="0" w:space="0" w:color="auto"/>
                    <w:bottom w:val="none" w:sz="0" w:space="0" w:color="auto"/>
                    <w:right w:val="none" w:sz="0" w:space="0" w:color="auto"/>
                  </w:divBdr>
                  <w:divsChild>
                    <w:div w:id="118692697">
                      <w:marLeft w:val="0"/>
                      <w:marRight w:val="0"/>
                      <w:marTop w:val="0"/>
                      <w:marBottom w:val="0"/>
                      <w:divBdr>
                        <w:top w:val="none" w:sz="0" w:space="0" w:color="auto"/>
                        <w:left w:val="none" w:sz="0" w:space="0" w:color="auto"/>
                        <w:bottom w:val="none" w:sz="0" w:space="0" w:color="auto"/>
                        <w:right w:val="none" w:sz="0" w:space="0" w:color="auto"/>
                      </w:divBdr>
                    </w:div>
                  </w:divsChild>
                </w:div>
                <w:div w:id="1115095158">
                  <w:marLeft w:val="0"/>
                  <w:marRight w:val="0"/>
                  <w:marTop w:val="0"/>
                  <w:marBottom w:val="0"/>
                  <w:divBdr>
                    <w:top w:val="none" w:sz="0" w:space="0" w:color="auto"/>
                    <w:left w:val="none" w:sz="0" w:space="0" w:color="auto"/>
                    <w:bottom w:val="none" w:sz="0" w:space="0" w:color="auto"/>
                    <w:right w:val="none" w:sz="0" w:space="0" w:color="auto"/>
                  </w:divBdr>
                  <w:divsChild>
                    <w:div w:id="1379086915">
                      <w:marLeft w:val="0"/>
                      <w:marRight w:val="0"/>
                      <w:marTop w:val="0"/>
                      <w:marBottom w:val="0"/>
                      <w:divBdr>
                        <w:top w:val="none" w:sz="0" w:space="0" w:color="auto"/>
                        <w:left w:val="none" w:sz="0" w:space="0" w:color="auto"/>
                        <w:bottom w:val="none" w:sz="0" w:space="0" w:color="auto"/>
                        <w:right w:val="none" w:sz="0" w:space="0" w:color="auto"/>
                      </w:divBdr>
                    </w:div>
                  </w:divsChild>
                </w:div>
                <w:div w:id="1116363863">
                  <w:marLeft w:val="0"/>
                  <w:marRight w:val="0"/>
                  <w:marTop w:val="0"/>
                  <w:marBottom w:val="0"/>
                  <w:divBdr>
                    <w:top w:val="none" w:sz="0" w:space="0" w:color="auto"/>
                    <w:left w:val="none" w:sz="0" w:space="0" w:color="auto"/>
                    <w:bottom w:val="none" w:sz="0" w:space="0" w:color="auto"/>
                    <w:right w:val="none" w:sz="0" w:space="0" w:color="auto"/>
                  </w:divBdr>
                  <w:divsChild>
                    <w:div w:id="47530567">
                      <w:marLeft w:val="0"/>
                      <w:marRight w:val="0"/>
                      <w:marTop w:val="0"/>
                      <w:marBottom w:val="0"/>
                      <w:divBdr>
                        <w:top w:val="none" w:sz="0" w:space="0" w:color="auto"/>
                        <w:left w:val="none" w:sz="0" w:space="0" w:color="auto"/>
                        <w:bottom w:val="none" w:sz="0" w:space="0" w:color="auto"/>
                        <w:right w:val="none" w:sz="0" w:space="0" w:color="auto"/>
                      </w:divBdr>
                    </w:div>
                  </w:divsChild>
                </w:div>
                <w:div w:id="1136071058">
                  <w:marLeft w:val="0"/>
                  <w:marRight w:val="0"/>
                  <w:marTop w:val="0"/>
                  <w:marBottom w:val="0"/>
                  <w:divBdr>
                    <w:top w:val="none" w:sz="0" w:space="0" w:color="auto"/>
                    <w:left w:val="none" w:sz="0" w:space="0" w:color="auto"/>
                    <w:bottom w:val="none" w:sz="0" w:space="0" w:color="auto"/>
                    <w:right w:val="none" w:sz="0" w:space="0" w:color="auto"/>
                  </w:divBdr>
                  <w:divsChild>
                    <w:div w:id="1879510132">
                      <w:marLeft w:val="0"/>
                      <w:marRight w:val="0"/>
                      <w:marTop w:val="0"/>
                      <w:marBottom w:val="0"/>
                      <w:divBdr>
                        <w:top w:val="none" w:sz="0" w:space="0" w:color="auto"/>
                        <w:left w:val="none" w:sz="0" w:space="0" w:color="auto"/>
                        <w:bottom w:val="none" w:sz="0" w:space="0" w:color="auto"/>
                        <w:right w:val="none" w:sz="0" w:space="0" w:color="auto"/>
                      </w:divBdr>
                    </w:div>
                  </w:divsChild>
                </w:div>
                <w:div w:id="1181048320">
                  <w:marLeft w:val="0"/>
                  <w:marRight w:val="0"/>
                  <w:marTop w:val="0"/>
                  <w:marBottom w:val="0"/>
                  <w:divBdr>
                    <w:top w:val="none" w:sz="0" w:space="0" w:color="auto"/>
                    <w:left w:val="none" w:sz="0" w:space="0" w:color="auto"/>
                    <w:bottom w:val="none" w:sz="0" w:space="0" w:color="auto"/>
                    <w:right w:val="none" w:sz="0" w:space="0" w:color="auto"/>
                  </w:divBdr>
                  <w:divsChild>
                    <w:div w:id="1477450045">
                      <w:marLeft w:val="0"/>
                      <w:marRight w:val="0"/>
                      <w:marTop w:val="0"/>
                      <w:marBottom w:val="0"/>
                      <w:divBdr>
                        <w:top w:val="none" w:sz="0" w:space="0" w:color="auto"/>
                        <w:left w:val="none" w:sz="0" w:space="0" w:color="auto"/>
                        <w:bottom w:val="none" w:sz="0" w:space="0" w:color="auto"/>
                        <w:right w:val="none" w:sz="0" w:space="0" w:color="auto"/>
                      </w:divBdr>
                    </w:div>
                  </w:divsChild>
                </w:div>
                <w:div w:id="1279143328">
                  <w:marLeft w:val="0"/>
                  <w:marRight w:val="0"/>
                  <w:marTop w:val="0"/>
                  <w:marBottom w:val="0"/>
                  <w:divBdr>
                    <w:top w:val="none" w:sz="0" w:space="0" w:color="auto"/>
                    <w:left w:val="none" w:sz="0" w:space="0" w:color="auto"/>
                    <w:bottom w:val="none" w:sz="0" w:space="0" w:color="auto"/>
                    <w:right w:val="none" w:sz="0" w:space="0" w:color="auto"/>
                  </w:divBdr>
                  <w:divsChild>
                    <w:div w:id="193537562">
                      <w:marLeft w:val="0"/>
                      <w:marRight w:val="0"/>
                      <w:marTop w:val="0"/>
                      <w:marBottom w:val="0"/>
                      <w:divBdr>
                        <w:top w:val="none" w:sz="0" w:space="0" w:color="auto"/>
                        <w:left w:val="none" w:sz="0" w:space="0" w:color="auto"/>
                        <w:bottom w:val="none" w:sz="0" w:space="0" w:color="auto"/>
                        <w:right w:val="none" w:sz="0" w:space="0" w:color="auto"/>
                      </w:divBdr>
                    </w:div>
                  </w:divsChild>
                </w:div>
                <w:div w:id="1530990804">
                  <w:marLeft w:val="0"/>
                  <w:marRight w:val="0"/>
                  <w:marTop w:val="0"/>
                  <w:marBottom w:val="0"/>
                  <w:divBdr>
                    <w:top w:val="none" w:sz="0" w:space="0" w:color="auto"/>
                    <w:left w:val="none" w:sz="0" w:space="0" w:color="auto"/>
                    <w:bottom w:val="none" w:sz="0" w:space="0" w:color="auto"/>
                    <w:right w:val="none" w:sz="0" w:space="0" w:color="auto"/>
                  </w:divBdr>
                  <w:divsChild>
                    <w:div w:id="1036395291">
                      <w:marLeft w:val="0"/>
                      <w:marRight w:val="0"/>
                      <w:marTop w:val="0"/>
                      <w:marBottom w:val="0"/>
                      <w:divBdr>
                        <w:top w:val="none" w:sz="0" w:space="0" w:color="auto"/>
                        <w:left w:val="none" w:sz="0" w:space="0" w:color="auto"/>
                        <w:bottom w:val="none" w:sz="0" w:space="0" w:color="auto"/>
                        <w:right w:val="none" w:sz="0" w:space="0" w:color="auto"/>
                      </w:divBdr>
                    </w:div>
                  </w:divsChild>
                </w:div>
                <w:div w:id="1573274172">
                  <w:marLeft w:val="0"/>
                  <w:marRight w:val="0"/>
                  <w:marTop w:val="0"/>
                  <w:marBottom w:val="0"/>
                  <w:divBdr>
                    <w:top w:val="none" w:sz="0" w:space="0" w:color="auto"/>
                    <w:left w:val="none" w:sz="0" w:space="0" w:color="auto"/>
                    <w:bottom w:val="none" w:sz="0" w:space="0" w:color="auto"/>
                    <w:right w:val="none" w:sz="0" w:space="0" w:color="auto"/>
                  </w:divBdr>
                  <w:divsChild>
                    <w:div w:id="541095199">
                      <w:marLeft w:val="0"/>
                      <w:marRight w:val="0"/>
                      <w:marTop w:val="0"/>
                      <w:marBottom w:val="0"/>
                      <w:divBdr>
                        <w:top w:val="none" w:sz="0" w:space="0" w:color="auto"/>
                        <w:left w:val="none" w:sz="0" w:space="0" w:color="auto"/>
                        <w:bottom w:val="none" w:sz="0" w:space="0" w:color="auto"/>
                        <w:right w:val="none" w:sz="0" w:space="0" w:color="auto"/>
                      </w:divBdr>
                    </w:div>
                  </w:divsChild>
                </w:div>
                <w:div w:id="1622373841">
                  <w:marLeft w:val="0"/>
                  <w:marRight w:val="0"/>
                  <w:marTop w:val="0"/>
                  <w:marBottom w:val="0"/>
                  <w:divBdr>
                    <w:top w:val="none" w:sz="0" w:space="0" w:color="auto"/>
                    <w:left w:val="none" w:sz="0" w:space="0" w:color="auto"/>
                    <w:bottom w:val="none" w:sz="0" w:space="0" w:color="auto"/>
                    <w:right w:val="none" w:sz="0" w:space="0" w:color="auto"/>
                  </w:divBdr>
                  <w:divsChild>
                    <w:div w:id="698117477">
                      <w:marLeft w:val="0"/>
                      <w:marRight w:val="0"/>
                      <w:marTop w:val="0"/>
                      <w:marBottom w:val="0"/>
                      <w:divBdr>
                        <w:top w:val="none" w:sz="0" w:space="0" w:color="auto"/>
                        <w:left w:val="none" w:sz="0" w:space="0" w:color="auto"/>
                        <w:bottom w:val="none" w:sz="0" w:space="0" w:color="auto"/>
                        <w:right w:val="none" w:sz="0" w:space="0" w:color="auto"/>
                      </w:divBdr>
                    </w:div>
                  </w:divsChild>
                </w:div>
                <w:div w:id="1690179272">
                  <w:marLeft w:val="0"/>
                  <w:marRight w:val="0"/>
                  <w:marTop w:val="0"/>
                  <w:marBottom w:val="0"/>
                  <w:divBdr>
                    <w:top w:val="none" w:sz="0" w:space="0" w:color="auto"/>
                    <w:left w:val="none" w:sz="0" w:space="0" w:color="auto"/>
                    <w:bottom w:val="none" w:sz="0" w:space="0" w:color="auto"/>
                    <w:right w:val="none" w:sz="0" w:space="0" w:color="auto"/>
                  </w:divBdr>
                  <w:divsChild>
                    <w:div w:id="1707018960">
                      <w:marLeft w:val="0"/>
                      <w:marRight w:val="0"/>
                      <w:marTop w:val="0"/>
                      <w:marBottom w:val="0"/>
                      <w:divBdr>
                        <w:top w:val="none" w:sz="0" w:space="0" w:color="auto"/>
                        <w:left w:val="none" w:sz="0" w:space="0" w:color="auto"/>
                        <w:bottom w:val="none" w:sz="0" w:space="0" w:color="auto"/>
                        <w:right w:val="none" w:sz="0" w:space="0" w:color="auto"/>
                      </w:divBdr>
                    </w:div>
                  </w:divsChild>
                </w:div>
                <w:div w:id="1777403598">
                  <w:marLeft w:val="0"/>
                  <w:marRight w:val="0"/>
                  <w:marTop w:val="0"/>
                  <w:marBottom w:val="0"/>
                  <w:divBdr>
                    <w:top w:val="none" w:sz="0" w:space="0" w:color="auto"/>
                    <w:left w:val="none" w:sz="0" w:space="0" w:color="auto"/>
                    <w:bottom w:val="none" w:sz="0" w:space="0" w:color="auto"/>
                    <w:right w:val="none" w:sz="0" w:space="0" w:color="auto"/>
                  </w:divBdr>
                  <w:divsChild>
                    <w:div w:id="189806041">
                      <w:marLeft w:val="0"/>
                      <w:marRight w:val="0"/>
                      <w:marTop w:val="0"/>
                      <w:marBottom w:val="0"/>
                      <w:divBdr>
                        <w:top w:val="none" w:sz="0" w:space="0" w:color="auto"/>
                        <w:left w:val="none" w:sz="0" w:space="0" w:color="auto"/>
                        <w:bottom w:val="none" w:sz="0" w:space="0" w:color="auto"/>
                        <w:right w:val="none" w:sz="0" w:space="0" w:color="auto"/>
                      </w:divBdr>
                    </w:div>
                  </w:divsChild>
                </w:div>
                <w:div w:id="1837913941">
                  <w:marLeft w:val="0"/>
                  <w:marRight w:val="0"/>
                  <w:marTop w:val="0"/>
                  <w:marBottom w:val="0"/>
                  <w:divBdr>
                    <w:top w:val="none" w:sz="0" w:space="0" w:color="auto"/>
                    <w:left w:val="none" w:sz="0" w:space="0" w:color="auto"/>
                    <w:bottom w:val="none" w:sz="0" w:space="0" w:color="auto"/>
                    <w:right w:val="none" w:sz="0" w:space="0" w:color="auto"/>
                  </w:divBdr>
                  <w:divsChild>
                    <w:div w:id="319383932">
                      <w:marLeft w:val="0"/>
                      <w:marRight w:val="0"/>
                      <w:marTop w:val="0"/>
                      <w:marBottom w:val="0"/>
                      <w:divBdr>
                        <w:top w:val="none" w:sz="0" w:space="0" w:color="auto"/>
                        <w:left w:val="none" w:sz="0" w:space="0" w:color="auto"/>
                        <w:bottom w:val="none" w:sz="0" w:space="0" w:color="auto"/>
                        <w:right w:val="none" w:sz="0" w:space="0" w:color="auto"/>
                      </w:divBdr>
                    </w:div>
                  </w:divsChild>
                </w:div>
                <w:div w:id="1839806428">
                  <w:marLeft w:val="0"/>
                  <w:marRight w:val="0"/>
                  <w:marTop w:val="0"/>
                  <w:marBottom w:val="0"/>
                  <w:divBdr>
                    <w:top w:val="none" w:sz="0" w:space="0" w:color="auto"/>
                    <w:left w:val="none" w:sz="0" w:space="0" w:color="auto"/>
                    <w:bottom w:val="none" w:sz="0" w:space="0" w:color="auto"/>
                    <w:right w:val="none" w:sz="0" w:space="0" w:color="auto"/>
                  </w:divBdr>
                  <w:divsChild>
                    <w:div w:id="595408189">
                      <w:marLeft w:val="0"/>
                      <w:marRight w:val="0"/>
                      <w:marTop w:val="0"/>
                      <w:marBottom w:val="0"/>
                      <w:divBdr>
                        <w:top w:val="none" w:sz="0" w:space="0" w:color="auto"/>
                        <w:left w:val="none" w:sz="0" w:space="0" w:color="auto"/>
                        <w:bottom w:val="none" w:sz="0" w:space="0" w:color="auto"/>
                        <w:right w:val="none" w:sz="0" w:space="0" w:color="auto"/>
                      </w:divBdr>
                    </w:div>
                  </w:divsChild>
                </w:div>
                <w:div w:id="1922368071">
                  <w:marLeft w:val="0"/>
                  <w:marRight w:val="0"/>
                  <w:marTop w:val="0"/>
                  <w:marBottom w:val="0"/>
                  <w:divBdr>
                    <w:top w:val="none" w:sz="0" w:space="0" w:color="auto"/>
                    <w:left w:val="none" w:sz="0" w:space="0" w:color="auto"/>
                    <w:bottom w:val="none" w:sz="0" w:space="0" w:color="auto"/>
                    <w:right w:val="none" w:sz="0" w:space="0" w:color="auto"/>
                  </w:divBdr>
                  <w:divsChild>
                    <w:div w:id="2040471093">
                      <w:marLeft w:val="0"/>
                      <w:marRight w:val="0"/>
                      <w:marTop w:val="0"/>
                      <w:marBottom w:val="0"/>
                      <w:divBdr>
                        <w:top w:val="none" w:sz="0" w:space="0" w:color="auto"/>
                        <w:left w:val="none" w:sz="0" w:space="0" w:color="auto"/>
                        <w:bottom w:val="none" w:sz="0" w:space="0" w:color="auto"/>
                        <w:right w:val="none" w:sz="0" w:space="0" w:color="auto"/>
                      </w:divBdr>
                    </w:div>
                  </w:divsChild>
                </w:div>
                <w:div w:id="1979454053">
                  <w:marLeft w:val="0"/>
                  <w:marRight w:val="0"/>
                  <w:marTop w:val="0"/>
                  <w:marBottom w:val="0"/>
                  <w:divBdr>
                    <w:top w:val="none" w:sz="0" w:space="0" w:color="auto"/>
                    <w:left w:val="none" w:sz="0" w:space="0" w:color="auto"/>
                    <w:bottom w:val="none" w:sz="0" w:space="0" w:color="auto"/>
                    <w:right w:val="none" w:sz="0" w:space="0" w:color="auto"/>
                  </w:divBdr>
                  <w:divsChild>
                    <w:div w:id="269364127">
                      <w:marLeft w:val="0"/>
                      <w:marRight w:val="0"/>
                      <w:marTop w:val="0"/>
                      <w:marBottom w:val="0"/>
                      <w:divBdr>
                        <w:top w:val="none" w:sz="0" w:space="0" w:color="auto"/>
                        <w:left w:val="none" w:sz="0" w:space="0" w:color="auto"/>
                        <w:bottom w:val="none" w:sz="0" w:space="0" w:color="auto"/>
                        <w:right w:val="none" w:sz="0" w:space="0" w:color="auto"/>
                      </w:divBdr>
                    </w:div>
                  </w:divsChild>
                </w:div>
                <w:div w:id="2041972290">
                  <w:marLeft w:val="0"/>
                  <w:marRight w:val="0"/>
                  <w:marTop w:val="0"/>
                  <w:marBottom w:val="0"/>
                  <w:divBdr>
                    <w:top w:val="none" w:sz="0" w:space="0" w:color="auto"/>
                    <w:left w:val="none" w:sz="0" w:space="0" w:color="auto"/>
                    <w:bottom w:val="none" w:sz="0" w:space="0" w:color="auto"/>
                    <w:right w:val="none" w:sz="0" w:space="0" w:color="auto"/>
                  </w:divBdr>
                  <w:divsChild>
                    <w:div w:id="897210327">
                      <w:marLeft w:val="0"/>
                      <w:marRight w:val="0"/>
                      <w:marTop w:val="0"/>
                      <w:marBottom w:val="0"/>
                      <w:divBdr>
                        <w:top w:val="none" w:sz="0" w:space="0" w:color="auto"/>
                        <w:left w:val="none" w:sz="0" w:space="0" w:color="auto"/>
                        <w:bottom w:val="none" w:sz="0" w:space="0" w:color="auto"/>
                        <w:right w:val="none" w:sz="0" w:space="0" w:color="auto"/>
                      </w:divBdr>
                    </w:div>
                  </w:divsChild>
                </w:div>
                <w:div w:id="2089379824">
                  <w:marLeft w:val="0"/>
                  <w:marRight w:val="0"/>
                  <w:marTop w:val="0"/>
                  <w:marBottom w:val="0"/>
                  <w:divBdr>
                    <w:top w:val="none" w:sz="0" w:space="0" w:color="auto"/>
                    <w:left w:val="none" w:sz="0" w:space="0" w:color="auto"/>
                    <w:bottom w:val="none" w:sz="0" w:space="0" w:color="auto"/>
                    <w:right w:val="none" w:sz="0" w:space="0" w:color="auto"/>
                  </w:divBdr>
                  <w:divsChild>
                    <w:div w:id="17576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163645">
      <w:bodyDiv w:val="1"/>
      <w:marLeft w:val="0"/>
      <w:marRight w:val="0"/>
      <w:marTop w:val="0"/>
      <w:marBottom w:val="0"/>
      <w:divBdr>
        <w:top w:val="none" w:sz="0" w:space="0" w:color="auto"/>
        <w:left w:val="none" w:sz="0" w:space="0" w:color="auto"/>
        <w:bottom w:val="none" w:sz="0" w:space="0" w:color="auto"/>
        <w:right w:val="none" w:sz="0" w:space="0" w:color="auto"/>
      </w:divBdr>
      <w:divsChild>
        <w:div w:id="109010338">
          <w:marLeft w:val="0"/>
          <w:marRight w:val="0"/>
          <w:marTop w:val="0"/>
          <w:marBottom w:val="0"/>
          <w:divBdr>
            <w:top w:val="none" w:sz="0" w:space="0" w:color="auto"/>
            <w:left w:val="none" w:sz="0" w:space="0" w:color="auto"/>
            <w:bottom w:val="none" w:sz="0" w:space="0" w:color="auto"/>
            <w:right w:val="none" w:sz="0" w:space="0" w:color="auto"/>
          </w:divBdr>
        </w:div>
        <w:div w:id="183982413">
          <w:marLeft w:val="0"/>
          <w:marRight w:val="0"/>
          <w:marTop w:val="0"/>
          <w:marBottom w:val="0"/>
          <w:divBdr>
            <w:top w:val="none" w:sz="0" w:space="0" w:color="auto"/>
            <w:left w:val="none" w:sz="0" w:space="0" w:color="auto"/>
            <w:bottom w:val="none" w:sz="0" w:space="0" w:color="auto"/>
            <w:right w:val="none" w:sz="0" w:space="0" w:color="auto"/>
          </w:divBdr>
        </w:div>
        <w:div w:id="320619523">
          <w:marLeft w:val="0"/>
          <w:marRight w:val="0"/>
          <w:marTop w:val="0"/>
          <w:marBottom w:val="0"/>
          <w:divBdr>
            <w:top w:val="none" w:sz="0" w:space="0" w:color="auto"/>
            <w:left w:val="none" w:sz="0" w:space="0" w:color="auto"/>
            <w:bottom w:val="none" w:sz="0" w:space="0" w:color="auto"/>
            <w:right w:val="none" w:sz="0" w:space="0" w:color="auto"/>
          </w:divBdr>
        </w:div>
        <w:div w:id="666710718">
          <w:marLeft w:val="0"/>
          <w:marRight w:val="0"/>
          <w:marTop w:val="0"/>
          <w:marBottom w:val="0"/>
          <w:divBdr>
            <w:top w:val="none" w:sz="0" w:space="0" w:color="auto"/>
            <w:left w:val="none" w:sz="0" w:space="0" w:color="auto"/>
            <w:bottom w:val="none" w:sz="0" w:space="0" w:color="auto"/>
            <w:right w:val="none" w:sz="0" w:space="0" w:color="auto"/>
          </w:divBdr>
          <w:divsChild>
            <w:div w:id="2142110861">
              <w:marLeft w:val="-75"/>
              <w:marRight w:val="0"/>
              <w:marTop w:val="30"/>
              <w:marBottom w:val="30"/>
              <w:divBdr>
                <w:top w:val="none" w:sz="0" w:space="0" w:color="auto"/>
                <w:left w:val="none" w:sz="0" w:space="0" w:color="auto"/>
                <w:bottom w:val="none" w:sz="0" w:space="0" w:color="auto"/>
                <w:right w:val="none" w:sz="0" w:space="0" w:color="auto"/>
              </w:divBdr>
              <w:divsChild>
                <w:div w:id="702906265">
                  <w:marLeft w:val="0"/>
                  <w:marRight w:val="0"/>
                  <w:marTop w:val="0"/>
                  <w:marBottom w:val="0"/>
                  <w:divBdr>
                    <w:top w:val="none" w:sz="0" w:space="0" w:color="auto"/>
                    <w:left w:val="none" w:sz="0" w:space="0" w:color="auto"/>
                    <w:bottom w:val="none" w:sz="0" w:space="0" w:color="auto"/>
                    <w:right w:val="none" w:sz="0" w:space="0" w:color="auto"/>
                  </w:divBdr>
                  <w:divsChild>
                    <w:div w:id="100493340">
                      <w:marLeft w:val="0"/>
                      <w:marRight w:val="0"/>
                      <w:marTop w:val="0"/>
                      <w:marBottom w:val="0"/>
                      <w:divBdr>
                        <w:top w:val="none" w:sz="0" w:space="0" w:color="auto"/>
                        <w:left w:val="none" w:sz="0" w:space="0" w:color="auto"/>
                        <w:bottom w:val="none" w:sz="0" w:space="0" w:color="auto"/>
                        <w:right w:val="none" w:sz="0" w:space="0" w:color="auto"/>
                      </w:divBdr>
                    </w:div>
                  </w:divsChild>
                </w:div>
                <w:div w:id="709185157">
                  <w:marLeft w:val="0"/>
                  <w:marRight w:val="0"/>
                  <w:marTop w:val="0"/>
                  <w:marBottom w:val="0"/>
                  <w:divBdr>
                    <w:top w:val="none" w:sz="0" w:space="0" w:color="auto"/>
                    <w:left w:val="none" w:sz="0" w:space="0" w:color="auto"/>
                    <w:bottom w:val="none" w:sz="0" w:space="0" w:color="auto"/>
                    <w:right w:val="none" w:sz="0" w:space="0" w:color="auto"/>
                  </w:divBdr>
                  <w:divsChild>
                    <w:div w:id="16398054">
                      <w:marLeft w:val="0"/>
                      <w:marRight w:val="0"/>
                      <w:marTop w:val="0"/>
                      <w:marBottom w:val="0"/>
                      <w:divBdr>
                        <w:top w:val="none" w:sz="0" w:space="0" w:color="auto"/>
                        <w:left w:val="none" w:sz="0" w:space="0" w:color="auto"/>
                        <w:bottom w:val="none" w:sz="0" w:space="0" w:color="auto"/>
                        <w:right w:val="none" w:sz="0" w:space="0" w:color="auto"/>
                      </w:divBdr>
                    </w:div>
                  </w:divsChild>
                </w:div>
                <w:div w:id="919601350">
                  <w:marLeft w:val="0"/>
                  <w:marRight w:val="0"/>
                  <w:marTop w:val="0"/>
                  <w:marBottom w:val="0"/>
                  <w:divBdr>
                    <w:top w:val="none" w:sz="0" w:space="0" w:color="auto"/>
                    <w:left w:val="none" w:sz="0" w:space="0" w:color="auto"/>
                    <w:bottom w:val="none" w:sz="0" w:space="0" w:color="auto"/>
                    <w:right w:val="none" w:sz="0" w:space="0" w:color="auto"/>
                  </w:divBdr>
                  <w:divsChild>
                    <w:div w:id="1468813275">
                      <w:marLeft w:val="0"/>
                      <w:marRight w:val="0"/>
                      <w:marTop w:val="0"/>
                      <w:marBottom w:val="0"/>
                      <w:divBdr>
                        <w:top w:val="none" w:sz="0" w:space="0" w:color="auto"/>
                        <w:left w:val="none" w:sz="0" w:space="0" w:color="auto"/>
                        <w:bottom w:val="none" w:sz="0" w:space="0" w:color="auto"/>
                        <w:right w:val="none" w:sz="0" w:space="0" w:color="auto"/>
                      </w:divBdr>
                    </w:div>
                  </w:divsChild>
                </w:div>
                <w:div w:id="1028022812">
                  <w:marLeft w:val="0"/>
                  <w:marRight w:val="0"/>
                  <w:marTop w:val="0"/>
                  <w:marBottom w:val="0"/>
                  <w:divBdr>
                    <w:top w:val="none" w:sz="0" w:space="0" w:color="auto"/>
                    <w:left w:val="none" w:sz="0" w:space="0" w:color="auto"/>
                    <w:bottom w:val="none" w:sz="0" w:space="0" w:color="auto"/>
                    <w:right w:val="none" w:sz="0" w:space="0" w:color="auto"/>
                  </w:divBdr>
                  <w:divsChild>
                    <w:div w:id="1172840955">
                      <w:marLeft w:val="0"/>
                      <w:marRight w:val="0"/>
                      <w:marTop w:val="0"/>
                      <w:marBottom w:val="0"/>
                      <w:divBdr>
                        <w:top w:val="none" w:sz="0" w:space="0" w:color="auto"/>
                        <w:left w:val="none" w:sz="0" w:space="0" w:color="auto"/>
                        <w:bottom w:val="none" w:sz="0" w:space="0" w:color="auto"/>
                        <w:right w:val="none" w:sz="0" w:space="0" w:color="auto"/>
                      </w:divBdr>
                    </w:div>
                  </w:divsChild>
                </w:div>
                <w:div w:id="1594850500">
                  <w:marLeft w:val="0"/>
                  <w:marRight w:val="0"/>
                  <w:marTop w:val="0"/>
                  <w:marBottom w:val="0"/>
                  <w:divBdr>
                    <w:top w:val="none" w:sz="0" w:space="0" w:color="auto"/>
                    <w:left w:val="none" w:sz="0" w:space="0" w:color="auto"/>
                    <w:bottom w:val="none" w:sz="0" w:space="0" w:color="auto"/>
                    <w:right w:val="none" w:sz="0" w:space="0" w:color="auto"/>
                  </w:divBdr>
                  <w:divsChild>
                    <w:div w:id="1791361724">
                      <w:marLeft w:val="0"/>
                      <w:marRight w:val="0"/>
                      <w:marTop w:val="0"/>
                      <w:marBottom w:val="0"/>
                      <w:divBdr>
                        <w:top w:val="none" w:sz="0" w:space="0" w:color="auto"/>
                        <w:left w:val="none" w:sz="0" w:space="0" w:color="auto"/>
                        <w:bottom w:val="none" w:sz="0" w:space="0" w:color="auto"/>
                        <w:right w:val="none" w:sz="0" w:space="0" w:color="auto"/>
                      </w:divBdr>
                    </w:div>
                  </w:divsChild>
                </w:div>
                <w:div w:id="1632129743">
                  <w:marLeft w:val="0"/>
                  <w:marRight w:val="0"/>
                  <w:marTop w:val="0"/>
                  <w:marBottom w:val="0"/>
                  <w:divBdr>
                    <w:top w:val="none" w:sz="0" w:space="0" w:color="auto"/>
                    <w:left w:val="none" w:sz="0" w:space="0" w:color="auto"/>
                    <w:bottom w:val="none" w:sz="0" w:space="0" w:color="auto"/>
                    <w:right w:val="none" w:sz="0" w:space="0" w:color="auto"/>
                  </w:divBdr>
                  <w:divsChild>
                    <w:div w:id="585114782">
                      <w:marLeft w:val="0"/>
                      <w:marRight w:val="0"/>
                      <w:marTop w:val="0"/>
                      <w:marBottom w:val="0"/>
                      <w:divBdr>
                        <w:top w:val="none" w:sz="0" w:space="0" w:color="auto"/>
                        <w:left w:val="none" w:sz="0" w:space="0" w:color="auto"/>
                        <w:bottom w:val="none" w:sz="0" w:space="0" w:color="auto"/>
                        <w:right w:val="none" w:sz="0" w:space="0" w:color="auto"/>
                      </w:divBdr>
                    </w:div>
                    <w:div w:id="12319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692270">
          <w:marLeft w:val="0"/>
          <w:marRight w:val="0"/>
          <w:marTop w:val="0"/>
          <w:marBottom w:val="0"/>
          <w:divBdr>
            <w:top w:val="none" w:sz="0" w:space="0" w:color="auto"/>
            <w:left w:val="none" w:sz="0" w:space="0" w:color="auto"/>
            <w:bottom w:val="none" w:sz="0" w:space="0" w:color="auto"/>
            <w:right w:val="none" w:sz="0" w:space="0" w:color="auto"/>
          </w:divBdr>
        </w:div>
        <w:div w:id="763838788">
          <w:marLeft w:val="0"/>
          <w:marRight w:val="0"/>
          <w:marTop w:val="0"/>
          <w:marBottom w:val="0"/>
          <w:divBdr>
            <w:top w:val="none" w:sz="0" w:space="0" w:color="auto"/>
            <w:left w:val="none" w:sz="0" w:space="0" w:color="auto"/>
            <w:bottom w:val="none" w:sz="0" w:space="0" w:color="auto"/>
            <w:right w:val="none" w:sz="0" w:space="0" w:color="auto"/>
          </w:divBdr>
        </w:div>
        <w:div w:id="911087488">
          <w:marLeft w:val="0"/>
          <w:marRight w:val="0"/>
          <w:marTop w:val="0"/>
          <w:marBottom w:val="0"/>
          <w:divBdr>
            <w:top w:val="none" w:sz="0" w:space="0" w:color="auto"/>
            <w:left w:val="none" w:sz="0" w:space="0" w:color="auto"/>
            <w:bottom w:val="none" w:sz="0" w:space="0" w:color="auto"/>
            <w:right w:val="none" w:sz="0" w:space="0" w:color="auto"/>
          </w:divBdr>
        </w:div>
        <w:div w:id="1128552732">
          <w:marLeft w:val="0"/>
          <w:marRight w:val="0"/>
          <w:marTop w:val="0"/>
          <w:marBottom w:val="0"/>
          <w:divBdr>
            <w:top w:val="none" w:sz="0" w:space="0" w:color="auto"/>
            <w:left w:val="none" w:sz="0" w:space="0" w:color="auto"/>
            <w:bottom w:val="none" w:sz="0" w:space="0" w:color="auto"/>
            <w:right w:val="none" w:sz="0" w:space="0" w:color="auto"/>
          </w:divBdr>
        </w:div>
        <w:div w:id="1183058307">
          <w:marLeft w:val="0"/>
          <w:marRight w:val="0"/>
          <w:marTop w:val="0"/>
          <w:marBottom w:val="0"/>
          <w:divBdr>
            <w:top w:val="none" w:sz="0" w:space="0" w:color="auto"/>
            <w:left w:val="none" w:sz="0" w:space="0" w:color="auto"/>
            <w:bottom w:val="none" w:sz="0" w:space="0" w:color="auto"/>
            <w:right w:val="none" w:sz="0" w:space="0" w:color="auto"/>
          </w:divBdr>
          <w:divsChild>
            <w:div w:id="1287421105">
              <w:marLeft w:val="-75"/>
              <w:marRight w:val="0"/>
              <w:marTop w:val="30"/>
              <w:marBottom w:val="30"/>
              <w:divBdr>
                <w:top w:val="none" w:sz="0" w:space="0" w:color="auto"/>
                <w:left w:val="none" w:sz="0" w:space="0" w:color="auto"/>
                <w:bottom w:val="none" w:sz="0" w:space="0" w:color="auto"/>
                <w:right w:val="none" w:sz="0" w:space="0" w:color="auto"/>
              </w:divBdr>
              <w:divsChild>
                <w:div w:id="82459712">
                  <w:marLeft w:val="0"/>
                  <w:marRight w:val="0"/>
                  <w:marTop w:val="0"/>
                  <w:marBottom w:val="0"/>
                  <w:divBdr>
                    <w:top w:val="none" w:sz="0" w:space="0" w:color="auto"/>
                    <w:left w:val="none" w:sz="0" w:space="0" w:color="auto"/>
                    <w:bottom w:val="none" w:sz="0" w:space="0" w:color="auto"/>
                    <w:right w:val="none" w:sz="0" w:space="0" w:color="auto"/>
                  </w:divBdr>
                  <w:divsChild>
                    <w:div w:id="262806076">
                      <w:marLeft w:val="0"/>
                      <w:marRight w:val="0"/>
                      <w:marTop w:val="0"/>
                      <w:marBottom w:val="0"/>
                      <w:divBdr>
                        <w:top w:val="none" w:sz="0" w:space="0" w:color="auto"/>
                        <w:left w:val="none" w:sz="0" w:space="0" w:color="auto"/>
                        <w:bottom w:val="none" w:sz="0" w:space="0" w:color="auto"/>
                        <w:right w:val="none" w:sz="0" w:space="0" w:color="auto"/>
                      </w:divBdr>
                    </w:div>
                  </w:divsChild>
                </w:div>
                <w:div w:id="150341500">
                  <w:marLeft w:val="0"/>
                  <w:marRight w:val="0"/>
                  <w:marTop w:val="0"/>
                  <w:marBottom w:val="0"/>
                  <w:divBdr>
                    <w:top w:val="none" w:sz="0" w:space="0" w:color="auto"/>
                    <w:left w:val="none" w:sz="0" w:space="0" w:color="auto"/>
                    <w:bottom w:val="none" w:sz="0" w:space="0" w:color="auto"/>
                    <w:right w:val="none" w:sz="0" w:space="0" w:color="auto"/>
                  </w:divBdr>
                  <w:divsChild>
                    <w:div w:id="2121952464">
                      <w:marLeft w:val="0"/>
                      <w:marRight w:val="0"/>
                      <w:marTop w:val="0"/>
                      <w:marBottom w:val="0"/>
                      <w:divBdr>
                        <w:top w:val="none" w:sz="0" w:space="0" w:color="auto"/>
                        <w:left w:val="none" w:sz="0" w:space="0" w:color="auto"/>
                        <w:bottom w:val="none" w:sz="0" w:space="0" w:color="auto"/>
                        <w:right w:val="none" w:sz="0" w:space="0" w:color="auto"/>
                      </w:divBdr>
                    </w:div>
                  </w:divsChild>
                </w:div>
                <w:div w:id="351495526">
                  <w:marLeft w:val="0"/>
                  <w:marRight w:val="0"/>
                  <w:marTop w:val="0"/>
                  <w:marBottom w:val="0"/>
                  <w:divBdr>
                    <w:top w:val="none" w:sz="0" w:space="0" w:color="auto"/>
                    <w:left w:val="none" w:sz="0" w:space="0" w:color="auto"/>
                    <w:bottom w:val="none" w:sz="0" w:space="0" w:color="auto"/>
                    <w:right w:val="none" w:sz="0" w:space="0" w:color="auto"/>
                  </w:divBdr>
                  <w:divsChild>
                    <w:div w:id="1499157117">
                      <w:marLeft w:val="0"/>
                      <w:marRight w:val="0"/>
                      <w:marTop w:val="0"/>
                      <w:marBottom w:val="0"/>
                      <w:divBdr>
                        <w:top w:val="none" w:sz="0" w:space="0" w:color="auto"/>
                        <w:left w:val="none" w:sz="0" w:space="0" w:color="auto"/>
                        <w:bottom w:val="none" w:sz="0" w:space="0" w:color="auto"/>
                        <w:right w:val="none" w:sz="0" w:space="0" w:color="auto"/>
                      </w:divBdr>
                    </w:div>
                  </w:divsChild>
                </w:div>
                <w:div w:id="417141946">
                  <w:marLeft w:val="0"/>
                  <w:marRight w:val="0"/>
                  <w:marTop w:val="0"/>
                  <w:marBottom w:val="0"/>
                  <w:divBdr>
                    <w:top w:val="none" w:sz="0" w:space="0" w:color="auto"/>
                    <w:left w:val="none" w:sz="0" w:space="0" w:color="auto"/>
                    <w:bottom w:val="none" w:sz="0" w:space="0" w:color="auto"/>
                    <w:right w:val="none" w:sz="0" w:space="0" w:color="auto"/>
                  </w:divBdr>
                  <w:divsChild>
                    <w:div w:id="1032730241">
                      <w:marLeft w:val="0"/>
                      <w:marRight w:val="0"/>
                      <w:marTop w:val="0"/>
                      <w:marBottom w:val="0"/>
                      <w:divBdr>
                        <w:top w:val="none" w:sz="0" w:space="0" w:color="auto"/>
                        <w:left w:val="none" w:sz="0" w:space="0" w:color="auto"/>
                        <w:bottom w:val="none" w:sz="0" w:space="0" w:color="auto"/>
                        <w:right w:val="none" w:sz="0" w:space="0" w:color="auto"/>
                      </w:divBdr>
                    </w:div>
                  </w:divsChild>
                </w:div>
                <w:div w:id="564292930">
                  <w:marLeft w:val="0"/>
                  <w:marRight w:val="0"/>
                  <w:marTop w:val="0"/>
                  <w:marBottom w:val="0"/>
                  <w:divBdr>
                    <w:top w:val="none" w:sz="0" w:space="0" w:color="auto"/>
                    <w:left w:val="none" w:sz="0" w:space="0" w:color="auto"/>
                    <w:bottom w:val="none" w:sz="0" w:space="0" w:color="auto"/>
                    <w:right w:val="none" w:sz="0" w:space="0" w:color="auto"/>
                  </w:divBdr>
                  <w:divsChild>
                    <w:div w:id="1872494786">
                      <w:marLeft w:val="0"/>
                      <w:marRight w:val="0"/>
                      <w:marTop w:val="0"/>
                      <w:marBottom w:val="0"/>
                      <w:divBdr>
                        <w:top w:val="none" w:sz="0" w:space="0" w:color="auto"/>
                        <w:left w:val="none" w:sz="0" w:space="0" w:color="auto"/>
                        <w:bottom w:val="none" w:sz="0" w:space="0" w:color="auto"/>
                        <w:right w:val="none" w:sz="0" w:space="0" w:color="auto"/>
                      </w:divBdr>
                    </w:div>
                  </w:divsChild>
                </w:div>
                <w:div w:id="713431237">
                  <w:marLeft w:val="0"/>
                  <w:marRight w:val="0"/>
                  <w:marTop w:val="0"/>
                  <w:marBottom w:val="0"/>
                  <w:divBdr>
                    <w:top w:val="none" w:sz="0" w:space="0" w:color="auto"/>
                    <w:left w:val="none" w:sz="0" w:space="0" w:color="auto"/>
                    <w:bottom w:val="none" w:sz="0" w:space="0" w:color="auto"/>
                    <w:right w:val="none" w:sz="0" w:space="0" w:color="auto"/>
                  </w:divBdr>
                  <w:divsChild>
                    <w:div w:id="1247887802">
                      <w:marLeft w:val="0"/>
                      <w:marRight w:val="0"/>
                      <w:marTop w:val="0"/>
                      <w:marBottom w:val="0"/>
                      <w:divBdr>
                        <w:top w:val="none" w:sz="0" w:space="0" w:color="auto"/>
                        <w:left w:val="none" w:sz="0" w:space="0" w:color="auto"/>
                        <w:bottom w:val="none" w:sz="0" w:space="0" w:color="auto"/>
                        <w:right w:val="none" w:sz="0" w:space="0" w:color="auto"/>
                      </w:divBdr>
                    </w:div>
                  </w:divsChild>
                </w:div>
                <w:div w:id="718868927">
                  <w:marLeft w:val="0"/>
                  <w:marRight w:val="0"/>
                  <w:marTop w:val="0"/>
                  <w:marBottom w:val="0"/>
                  <w:divBdr>
                    <w:top w:val="none" w:sz="0" w:space="0" w:color="auto"/>
                    <w:left w:val="none" w:sz="0" w:space="0" w:color="auto"/>
                    <w:bottom w:val="none" w:sz="0" w:space="0" w:color="auto"/>
                    <w:right w:val="none" w:sz="0" w:space="0" w:color="auto"/>
                  </w:divBdr>
                  <w:divsChild>
                    <w:div w:id="57169410">
                      <w:marLeft w:val="0"/>
                      <w:marRight w:val="0"/>
                      <w:marTop w:val="0"/>
                      <w:marBottom w:val="0"/>
                      <w:divBdr>
                        <w:top w:val="none" w:sz="0" w:space="0" w:color="auto"/>
                        <w:left w:val="none" w:sz="0" w:space="0" w:color="auto"/>
                        <w:bottom w:val="none" w:sz="0" w:space="0" w:color="auto"/>
                        <w:right w:val="none" w:sz="0" w:space="0" w:color="auto"/>
                      </w:divBdr>
                    </w:div>
                  </w:divsChild>
                </w:div>
                <w:div w:id="762842420">
                  <w:marLeft w:val="0"/>
                  <w:marRight w:val="0"/>
                  <w:marTop w:val="0"/>
                  <w:marBottom w:val="0"/>
                  <w:divBdr>
                    <w:top w:val="none" w:sz="0" w:space="0" w:color="auto"/>
                    <w:left w:val="none" w:sz="0" w:space="0" w:color="auto"/>
                    <w:bottom w:val="none" w:sz="0" w:space="0" w:color="auto"/>
                    <w:right w:val="none" w:sz="0" w:space="0" w:color="auto"/>
                  </w:divBdr>
                  <w:divsChild>
                    <w:div w:id="1201943820">
                      <w:marLeft w:val="0"/>
                      <w:marRight w:val="0"/>
                      <w:marTop w:val="0"/>
                      <w:marBottom w:val="0"/>
                      <w:divBdr>
                        <w:top w:val="none" w:sz="0" w:space="0" w:color="auto"/>
                        <w:left w:val="none" w:sz="0" w:space="0" w:color="auto"/>
                        <w:bottom w:val="none" w:sz="0" w:space="0" w:color="auto"/>
                        <w:right w:val="none" w:sz="0" w:space="0" w:color="auto"/>
                      </w:divBdr>
                    </w:div>
                  </w:divsChild>
                </w:div>
                <w:div w:id="799954002">
                  <w:marLeft w:val="0"/>
                  <w:marRight w:val="0"/>
                  <w:marTop w:val="0"/>
                  <w:marBottom w:val="0"/>
                  <w:divBdr>
                    <w:top w:val="none" w:sz="0" w:space="0" w:color="auto"/>
                    <w:left w:val="none" w:sz="0" w:space="0" w:color="auto"/>
                    <w:bottom w:val="none" w:sz="0" w:space="0" w:color="auto"/>
                    <w:right w:val="none" w:sz="0" w:space="0" w:color="auto"/>
                  </w:divBdr>
                  <w:divsChild>
                    <w:div w:id="1094279716">
                      <w:marLeft w:val="0"/>
                      <w:marRight w:val="0"/>
                      <w:marTop w:val="0"/>
                      <w:marBottom w:val="0"/>
                      <w:divBdr>
                        <w:top w:val="none" w:sz="0" w:space="0" w:color="auto"/>
                        <w:left w:val="none" w:sz="0" w:space="0" w:color="auto"/>
                        <w:bottom w:val="none" w:sz="0" w:space="0" w:color="auto"/>
                        <w:right w:val="none" w:sz="0" w:space="0" w:color="auto"/>
                      </w:divBdr>
                    </w:div>
                  </w:divsChild>
                </w:div>
                <w:div w:id="819424539">
                  <w:marLeft w:val="0"/>
                  <w:marRight w:val="0"/>
                  <w:marTop w:val="0"/>
                  <w:marBottom w:val="0"/>
                  <w:divBdr>
                    <w:top w:val="none" w:sz="0" w:space="0" w:color="auto"/>
                    <w:left w:val="none" w:sz="0" w:space="0" w:color="auto"/>
                    <w:bottom w:val="none" w:sz="0" w:space="0" w:color="auto"/>
                    <w:right w:val="none" w:sz="0" w:space="0" w:color="auto"/>
                  </w:divBdr>
                  <w:divsChild>
                    <w:div w:id="905840465">
                      <w:marLeft w:val="0"/>
                      <w:marRight w:val="0"/>
                      <w:marTop w:val="0"/>
                      <w:marBottom w:val="0"/>
                      <w:divBdr>
                        <w:top w:val="none" w:sz="0" w:space="0" w:color="auto"/>
                        <w:left w:val="none" w:sz="0" w:space="0" w:color="auto"/>
                        <w:bottom w:val="none" w:sz="0" w:space="0" w:color="auto"/>
                        <w:right w:val="none" w:sz="0" w:space="0" w:color="auto"/>
                      </w:divBdr>
                    </w:div>
                  </w:divsChild>
                </w:div>
                <w:div w:id="914557926">
                  <w:marLeft w:val="0"/>
                  <w:marRight w:val="0"/>
                  <w:marTop w:val="0"/>
                  <w:marBottom w:val="0"/>
                  <w:divBdr>
                    <w:top w:val="none" w:sz="0" w:space="0" w:color="auto"/>
                    <w:left w:val="none" w:sz="0" w:space="0" w:color="auto"/>
                    <w:bottom w:val="none" w:sz="0" w:space="0" w:color="auto"/>
                    <w:right w:val="none" w:sz="0" w:space="0" w:color="auto"/>
                  </w:divBdr>
                  <w:divsChild>
                    <w:div w:id="1765805652">
                      <w:marLeft w:val="0"/>
                      <w:marRight w:val="0"/>
                      <w:marTop w:val="0"/>
                      <w:marBottom w:val="0"/>
                      <w:divBdr>
                        <w:top w:val="none" w:sz="0" w:space="0" w:color="auto"/>
                        <w:left w:val="none" w:sz="0" w:space="0" w:color="auto"/>
                        <w:bottom w:val="none" w:sz="0" w:space="0" w:color="auto"/>
                        <w:right w:val="none" w:sz="0" w:space="0" w:color="auto"/>
                      </w:divBdr>
                    </w:div>
                  </w:divsChild>
                </w:div>
                <w:div w:id="1201239771">
                  <w:marLeft w:val="0"/>
                  <w:marRight w:val="0"/>
                  <w:marTop w:val="0"/>
                  <w:marBottom w:val="0"/>
                  <w:divBdr>
                    <w:top w:val="none" w:sz="0" w:space="0" w:color="auto"/>
                    <w:left w:val="none" w:sz="0" w:space="0" w:color="auto"/>
                    <w:bottom w:val="none" w:sz="0" w:space="0" w:color="auto"/>
                    <w:right w:val="none" w:sz="0" w:space="0" w:color="auto"/>
                  </w:divBdr>
                  <w:divsChild>
                    <w:div w:id="742527513">
                      <w:marLeft w:val="0"/>
                      <w:marRight w:val="0"/>
                      <w:marTop w:val="0"/>
                      <w:marBottom w:val="0"/>
                      <w:divBdr>
                        <w:top w:val="none" w:sz="0" w:space="0" w:color="auto"/>
                        <w:left w:val="none" w:sz="0" w:space="0" w:color="auto"/>
                        <w:bottom w:val="none" w:sz="0" w:space="0" w:color="auto"/>
                        <w:right w:val="none" w:sz="0" w:space="0" w:color="auto"/>
                      </w:divBdr>
                    </w:div>
                  </w:divsChild>
                </w:div>
                <w:div w:id="1202672501">
                  <w:marLeft w:val="0"/>
                  <w:marRight w:val="0"/>
                  <w:marTop w:val="0"/>
                  <w:marBottom w:val="0"/>
                  <w:divBdr>
                    <w:top w:val="none" w:sz="0" w:space="0" w:color="auto"/>
                    <w:left w:val="none" w:sz="0" w:space="0" w:color="auto"/>
                    <w:bottom w:val="none" w:sz="0" w:space="0" w:color="auto"/>
                    <w:right w:val="none" w:sz="0" w:space="0" w:color="auto"/>
                  </w:divBdr>
                  <w:divsChild>
                    <w:div w:id="803816905">
                      <w:marLeft w:val="0"/>
                      <w:marRight w:val="0"/>
                      <w:marTop w:val="0"/>
                      <w:marBottom w:val="0"/>
                      <w:divBdr>
                        <w:top w:val="none" w:sz="0" w:space="0" w:color="auto"/>
                        <w:left w:val="none" w:sz="0" w:space="0" w:color="auto"/>
                        <w:bottom w:val="none" w:sz="0" w:space="0" w:color="auto"/>
                        <w:right w:val="none" w:sz="0" w:space="0" w:color="auto"/>
                      </w:divBdr>
                    </w:div>
                  </w:divsChild>
                </w:div>
                <w:div w:id="1209561620">
                  <w:marLeft w:val="0"/>
                  <w:marRight w:val="0"/>
                  <w:marTop w:val="0"/>
                  <w:marBottom w:val="0"/>
                  <w:divBdr>
                    <w:top w:val="none" w:sz="0" w:space="0" w:color="auto"/>
                    <w:left w:val="none" w:sz="0" w:space="0" w:color="auto"/>
                    <w:bottom w:val="none" w:sz="0" w:space="0" w:color="auto"/>
                    <w:right w:val="none" w:sz="0" w:space="0" w:color="auto"/>
                  </w:divBdr>
                  <w:divsChild>
                    <w:div w:id="1847941625">
                      <w:marLeft w:val="0"/>
                      <w:marRight w:val="0"/>
                      <w:marTop w:val="0"/>
                      <w:marBottom w:val="0"/>
                      <w:divBdr>
                        <w:top w:val="none" w:sz="0" w:space="0" w:color="auto"/>
                        <w:left w:val="none" w:sz="0" w:space="0" w:color="auto"/>
                        <w:bottom w:val="none" w:sz="0" w:space="0" w:color="auto"/>
                        <w:right w:val="none" w:sz="0" w:space="0" w:color="auto"/>
                      </w:divBdr>
                    </w:div>
                  </w:divsChild>
                </w:div>
                <w:div w:id="1213423285">
                  <w:marLeft w:val="0"/>
                  <w:marRight w:val="0"/>
                  <w:marTop w:val="0"/>
                  <w:marBottom w:val="0"/>
                  <w:divBdr>
                    <w:top w:val="none" w:sz="0" w:space="0" w:color="auto"/>
                    <w:left w:val="none" w:sz="0" w:space="0" w:color="auto"/>
                    <w:bottom w:val="none" w:sz="0" w:space="0" w:color="auto"/>
                    <w:right w:val="none" w:sz="0" w:space="0" w:color="auto"/>
                  </w:divBdr>
                  <w:divsChild>
                    <w:div w:id="1311204558">
                      <w:marLeft w:val="0"/>
                      <w:marRight w:val="0"/>
                      <w:marTop w:val="0"/>
                      <w:marBottom w:val="0"/>
                      <w:divBdr>
                        <w:top w:val="none" w:sz="0" w:space="0" w:color="auto"/>
                        <w:left w:val="none" w:sz="0" w:space="0" w:color="auto"/>
                        <w:bottom w:val="none" w:sz="0" w:space="0" w:color="auto"/>
                        <w:right w:val="none" w:sz="0" w:space="0" w:color="auto"/>
                      </w:divBdr>
                    </w:div>
                  </w:divsChild>
                </w:div>
                <w:div w:id="1253008596">
                  <w:marLeft w:val="0"/>
                  <w:marRight w:val="0"/>
                  <w:marTop w:val="0"/>
                  <w:marBottom w:val="0"/>
                  <w:divBdr>
                    <w:top w:val="none" w:sz="0" w:space="0" w:color="auto"/>
                    <w:left w:val="none" w:sz="0" w:space="0" w:color="auto"/>
                    <w:bottom w:val="none" w:sz="0" w:space="0" w:color="auto"/>
                    <w:right w:val="none" w:sz="0" w:space="0" w:color="auto"/>
                  </w:divBdr>
                  <w:divsChild>
                    <w:div w:id="1229003233">
                      <w:marLeft w:val="0"/>
                      <w:marRight w:val="0"/>
                      <w:marTop w:val="0"/>
                      <w:marBottom w:val="0"/>
                      <w:divBdr>
                        <w:top w:val="none" w:sz="0" w:space="0" w:color="auto"/>
                        <w:left w:val="none" w:sz="0" w:space="0" w:color="auto"/>
                        <w:bottom w:val="none" w:sz="0" w:space="0" w:color="auto"/>
                        <w:right w:val="none" w:sz="0" w:space="0" w:color="auto"/>
                      </w:divBdr>
                    </w:div>
                  </w:divsChild>
                </w:div>
                <w:div w:id="1373576741">
                  <w:marLeft w:val="0"/>
                  <w:marRight w:val="0"/>
                  <w:marTop w:val="0"/>
                  <w:marBottom w:val="0"/>
                  <w:divBdr>
                    <w:top w:val="none" w:sz="0" w:space="0" w:color="auto"/>
                    <w:left w:val="none" w:sz="0" w:space="0" w:color="auto"/>
                    <w:bottom w:val="none" w:sz="0" w:space="0" w:color="auto"/>
                    <w:right w:val="none" w:sz="0" w:space="0" w:color="auto"/>
                  </w:divBdr>
                  <w:divsChild>
                    <w:div w:id="1787695094">
                      <w:marLeft w:val="0"/>
                      <w:marRight w:val="0"/>
                      <w:marTop w:val="0"/>
                      <w:marBottom w:val="0"/>
                      <w:divBdr>
                        <w:top w:val="none" w:sz="0" w:space="0" w:color="auto"/>
                        <w:left w:val="none" w:sz="0" w:space="0" w:color="auto"/>
                        <w:bottom w:val="none" w:sz="0" w:space="0" w:color="auto"/>
                        <w:right w:val="none" w:sz="0" w:space="0" w:color="auto"/>
                      </w:divBdr>
                    </w:div>
                  </w:divsChild>
                </w:div>
                <w:div w:id="1487669744">
                  <w:marLeft w:val="0"/>
                  <w:marRight w:val="0"/>
                  <w:marTop w:val="0"/>
                  <w:marBottom w:val="0"/>
                  <w:divBdr>
                    <w:top w:val="none" w:sz="0" w:space="0" w:color="auto"/>
                    <w:left w:val="none" w:sz="0" w:space="0" w:color="auto"/>
                    <w:bottom w:val="none" w:sz="0" w:space="0" w:color="auto"/>
                    <w:right w:val="none" w:sz="0" w:space="0" w:color="auto"/>
                  </w:divBdr>
                  <w:divsChild>
                    <w:div w:id="1881674025">
                      <w:marLeft w:val="0"/>
                      <w:marRight w:val="0"/>
                      <w:marTop w:val="0"/>
                      <w:marBottom w:val="0"/>
                      <w:divBdr>
                        <w:top w:val="none" w:sz="0" w:space="0" w:color="auto"/>
                        <w:left w:val="none" w:sz="0" w:space="0" w:color="auto"/>
                        <w:bottom w:val="none" w:sz="0" w:space="0" w:color="auto"/>
                        <w:right w:val="none" w:sz="0" w:space="0" w:color="auto"/>
                      </w:divBdr>
                    </w:div>
                  </w:divsChild>
                </w:div>
                <w:div w:id="1628780954">
                  <w:marLeft w:val="0"/>
                  <w:marRight w:val="0"/>
                  <w:marTop w:val="0"/>
                  <w:marBottom w:val="0"/>
                  <w:divBdr>
                    <w:top w:val="none" w:sz="0" w:space="0" w:color="auto"/>
                    <w:left w:val="none" w:sz="0" w:space="0" w:color="auto"/>
                    <w:bottom w:val="none" w:sz="0" w:space="0" w:color="auto"/>
                    <w:right w:val="none" w:sz="0" w:space="0" w:color="auto"/>
                  </w:divBdr>
                  <w:divsChild>
                    <w:div w:id="327945459">
                      <w:marLeft w:val="0"/>
                      <w:marRight w:val="0"/>
                      <w:marTop w:val="0"/>
                      <w:marBottom w:val="0"/>
                      <w:divBdr>
                        <w:top w:val="none" w:sz="0" w:space="0" w:color="auto"/>
                        <w:left w:val="none" w:sz="0" w:space="0" w:color="auto"/>
                        <w:bottom w:val="none" w:sz="0" w:space="0" w:color="auto"/>
                        <w:right w:val="none" w:sz="0" w:space="0" w:color="auto"/>
                      </w:divBdr>
                    </w:div>
                  </w:divsChild>
                </w:div>
                <w:div w:id="1695232076">
                  <w:marLeft w:val="0"/>
                  <w:marRight w:val="0"/>
                  <w:marTop w:val="0"/>
                  <w:marBottom w:val="0"/>
                  <w:divBdr>
                    <w:top w:val="none" w:sz="0" w:space="0" w:color="auto"/>
                    <w:left w:val="none" w:sz="0" w:space="0" w:color="auto"/>
                    <w:bottom w:val="none" w:sz="0" w:space="0" w:color="auto"/>
                    <w:right w:val="none" w:sz="0" w:space="0" w:color="auto"/>
                  </w:divBdr>
                  <w:divsChild>
                    <w:div w:id="1804076655">
                      <w:marLeft w:val="0"/>
                      <w:marRight w:val="0"/>
                      <w:marTop w:val="0"/>
                      <w:marBottom w:val="0"/>
                      <w:divBdr>
                        <w:top w:val="none" w:sz="0" w:space="0" w:color="auto"/>
                        <w:left w:val="none" w:sz="0" w:space="0" w:color="auto"/>
                        <w:bottom w:val="none" w:sz="0" w:space="0" w:color="auto"/>
                        <w:right w:val="none" w:sz="0" w:space="0" w:color="auto"/>
                      </w:divBdr>
                    </w:div>
                  </w:divsChild>
                </w:div>
                <w:div w:id="1705522305">
                  <w:marLeft w:val="0"/>
                  <w:marRight w:val="0"/>
                  <w:marTop w:val="0"/>
                  <w:marBottom w:val="0"/>
                  <w:divBdr>
                    <w:top w:val="none" w:sz="0" w:space="0" w:color="auto"/>
                    <w:left w:val="none" w:sz="0" w:space="0" w:color="auto"/>
                    <w:bottom w:val="none" w:sz="0" w:space="0" w:color="auto"/>
                    <w:right w:val="none" w:sz="0" w:space="0" w:color="auto"/>
                  </w:divBdr>
                  <w:divsChild>
                    <w:div w:id="1455366482">
                      <w:marLeft w:val="0"/>
                      <w:marRight w:val="0"/>
                      <w:marTop w:val="0"/>
                      <w:marBottom w:val="0"/>
                      <w:divBdr>
                        <w:top w:val="none" w:sz="0" w:space="0" w:color="auto"/>
                        <w:left w:val="none" w:sz="0" w:space="0" w:color="auto"/>
                        <w:bottom w:val="none" w:sz="0" w:space="0" w:color="auto"/>
                        <w:right w:val="none" w:sz="0" w:space="0" w:color="auto"/>
                      </w:divBdr>
                    </w:div>
                  </w:divsChild>
                </w:div>
                <w:div w:id="1723676462">
                  <w:marLeft w:val="0"/>
                  <w:marRight w:val="0"/>
                  <w:marTop w:val="0"/>
                  <w:marBottom w:val="0"/>
                  <w:divBdr>
                    <w:top w:val="none" w:sz="0" w:space="0" w:color="auto"/>
                    <w:left w:val="none" w:sz="0" w:space="0" w:color="auto"/>
                    <w:bottom w:val="none" w:sz="0" w:space="0" w:color="auto"/>
                    <w:right w:val="none" w:sz="0" w:space="0" w:color="auto"/>
                  </w:divBdr>
                  <w:divsChild>
                    <w:div w:id="32657786">
                      <w:marLeft w:val="0"/>
                      <w:marRight w:val="0"/>
                      <w:marTop w:val="0"/>
                      <w:marBottom w:val="0"/>
                      <w:divBdr>
                        <w:top w:val="none" w:sz="0" w:space="0" w:color="auto"/>
                        <w:left w:val="none" w:sz="0" w:space="0" w:color="auto"/>
                        <w:bottom w:val="none" w:sz="0" w:space="0" w:color="auto"/>
                        <w:right w:val="none" w:sz="0" w:space="0" w:color="auto"/>
                      </w:divBdr>
                    </w:div>
                  </w:divsChild>
                </w:div>
                <w:div w:id="1746755075">
                  <w:marLeft w:val="0"/>
                  <w:marRight w:val="0"/>
                  <w:marTop w:val="0"/>
                  <w:marBottom w:val="0"/>
                  <w:divBdr>
                    <w:top w:val="none" w:sz="0" w:space="0" w:color="auto"/>
                    <w:left w:val="none" w:sz="0" w:space="0" w:color="auto"/>
                    <w:bottom w:val="none" w:sz="0" w:space="0" w:color="auto"/>
                    <w:right w:val="none" w:sz="0" w:space="0" w:color="auto"/>
                  </w:divBdr>
                  <w:divsChild>
                    <w:div w:id="1631668886">
                      <w:marLeft w:val="0"/>
                      <w:marRight w:val="0"/>
                      <w:marTop w:val="0"/>
                      <w:marBottom w:val="0"/>
                      <w:divBdr>
                        <w:top w:val="none" w:sz="0" w:space="0" w:color="auto"/>
                        <w:left w:val="none" w:sz="0" w:space="0" w:color="auto"/>
                        <w:bottom w:val="none" w:sz="0" w:space="0" w:color="auto"/>
                        <w:right w:val="none" w:sz="0" w:space="0" w:color="auto"/>
                      </w:divBdr>
                    </w:div>
                  </w:divsChild>
                </w:div>
                <w:div w:id="1845852705">
                  <w:marLeft w:val="0"/>
                  <w:marRight w:val="0"/>
                  <w:marTop w:val="0"/>
                  <w:marBottom w:val="0"/>
                  <w:divBdr>
                    <w:top w:val="none" w:sz="0" w:space="0" w:color="auto"/>
                    <w:left w:val="none" w:sz="0" w:space="0" w:color="auto"/>
                    <w:bottom w:val="none" w:sz="0" w:space="0" w:color="auto"/>
                    <w:right w:val="none" w:sz="0" w:space="0" w:color="auto"/>
                  </w:divBdr>
                  <w:divsChild>
                    <w:div w:id="1086457209">
                      <w:marLeft w:val="0"/>
                      <w:marRight w:val="0"/>
                      <w:marTop w:val="0"/>
                      <w:marBottom w:val="0"/>
                      <w:divBdr>
                        <w:top w:val="none" w:sz="0" w:space="0" w:color="auto"/>
                        <w:left w:val="none" w:sz="0" w:space="0" w:color="auto"/>
                        <w:bottom w:val="none" w:sz="0" w:space="0" w:color="auto"/>
                        <w:right w:val="none" w:sz="0" w:space="0" w:color="auto"/>
                      </w:divBdr>
                    </w:div>
                  </w:divsChild>
                </w:div>
                <w:div w:id="1957564757">
                  <w:marLeft w:val="0"/>
                  <w:marRight w:val="0"/>
                  <w:marTop w:val="0"/>
                  <w:marBottom w:val="0"/>
                  <w:divBdr>
                    <w:top w:val="none" w:sz="0" w:space="0" w:color="auto"/>
                    <w:left w:val="none" w:sz="0" w:space="0" w:color="auto"/>
                    <w:bottom w:val="none" w:sz="0" w:space="0" w:color="auto"/>
                    <w:right w:val="none" w:sz="0" w:space="0" w:color="auto"/>
                  </w:divBdr>
                  <w:divsChild>
                    <w:div w:id="11337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774491">
          <w:marLeft w:val="0"/>
          <w:marRight w:val="0"/>
          <w:marTop w:val="0"/>
          <w:marBottom w:val="0"/>
          <w:divBdr>
            <w:top w:val="none" w:sz="0" w:space="0" w:color="auto"/>
            <w:left w:val="none" w:sz="0" w:space="0" w:color="auto"/>
            <w:bottom w:val="none" w:sz="0" w:space="0" w:color="auto"/>
            <w:right w:val="none" w:sz="0" w:space="0" w:color="auto"/>
          </w:divBdr>
        </w:div>
        <w:div w:id="1314486497">
          <w:marLeft w:val="0"/>
          <w:marRight w:val="0"/>
          <w:marTop w:val="0"/>
          <w:marBottom w:val="0"/>
          <w:divBdr>
            <w:top w:val="none" w:sz="0" w:space="0" w:color="auto"/>
            <w:left w:val="none" w:sz="0" w:space="0" w:color="auto"/>
            <w:bottom w:val="none" w:sz="0" w:space="0" w:color="auto"/>
            <w:right w:val="none" w:sz="0" w:space="0" w:color="auto"/>
          </w:divBdr>
        </w:div>
        <w:div w:id="1400832362">
          <w:marLeft w:val="0"/>
          <w:marRight w:val="0"/>
          <w:marTop w:val="0"/>
          <w:marBottom w:val="0"/>
          <w:divBdr>
            <w:top w:val="none" w:sz="0" w:space="0" w:color="auto"/>
            <w:left w:val="none" w:sz="0" w:space="0" w:color="auto"/>
            <w:bottom w:val="none" w:sz="0" w:space="0" w:color="auto"/>
            <w:right w:val="none" w:sz="0" w:space="0" w:color="auto"/>
          </w:divBdr>
          <w:divsChild>
            <w:div w:id="745953902">
              <w:marLeft w:val="-75"/>
              <w:marRight w:val="0"/>
              <w:marTop w:val="30"/>
              <w:marBottom w:val="30"/>
              <w:divBdr>
                <w:top w:val="none" w:sz="0" w:space="0" w:color="auto"/>
                <w:left w:val="none" w:sz="0" w:space="0" w:color="auto"/>
                <w:bottom w:val="none" w:sz="0" w:space="0" w:color="auto"/>
                <w:right w:val="none" w:sz="0" w:space="0" w:color="auto"/>
              </w:divBdr>
              <w:divsChild>
                <w:div w:id="55127857">
                  <w:marLeft w:val="0"/>
                  <w:marRight w:val="0"/>
                  <w:marTop w:val="0"/>
                  <w:marBottom w:val="0"/>
                  <w:divBdr>
                    <w:top w:val="none" w:sz="0" w:space="0" w:color="auto"/>
                    <w:left w:val="none" w:sz="0" w:space="0" w:color="auto"/>
                    <w:bottom w:val="none" w:sz="0" w:space="0" w:color="auto"/>
                    <w:right w:val="none" w:sz="0" w:space="0" w:color="auto"/>
                  </w:divBdr>
                  <w:divsChild>
                    <w:div w:id="1142187055">
                      <w:marLeft w:val="0"/>
                      <w:marRight w:val="0"/>
                      <w:marTop w:val="0"/>
                      <w:marBottom w:val="0"/>
                      <w:divBdr>
                        <w:top w:val="none" w:sz="0" w:space="0" w:color="auto"/>
                        <w:left w:val="none" w:sz="0" w:space="0" w:color="auto"/>
                        <w:bottom w:val="none" w:sz="0" w:space="0" w:color="auto"/>
                        <w:right w:val="none" w:sz="0" w:space="0" w:color="auto"/>
                      </w:divBdr>
                    </w:div>
                  </w:divsChild>
                </w:div>
                <w:div w:id="58289440">
                  <w:marLeft w:val="0"/>
                  <w:marRight w:val="0"/>
                  <w:marTop w:val="0"/>
                  <w:marBottom w:val="0"/>
                  <w:divBdr>
                    <w:top w:val="none" w:sz="0" w:space="0" w:color="auto"/>
                    <w:left w:val="none" w:sz="0" w:space="0" w:color="auto"/>
                    <w:bottom w:val="none" w:sz="0" w:space="0" w:color="auto"/>
                    <w:right w:val="none" w:sz="0" w:space="0" w:color="auto"/>
                  </w:divBdr>
                  <w:divsChild>
                    <w:div w:id="1559854716">
                      <w:marLeft w:val="0"/>
                      <w:marRight w:val="0"/>
                      <w:marTop w:val="0"/>
                      <w:marBottom w:val="0"/>
                      <w:divBdr>
                        <w:top w:val="none" w:sz="0" w:space="0" w:color="auto"/>
                        <w:left w:val="none" w:sz="0" w:space="0" w:color="auto"/>
                        <w:bottom w:val="none" w:sz="0" w:space="0" w:color="auto"/>
                        <w:right w:val="none" w:sz="0" w:space="0" w:color="auto"/>
                      </w:divBdr>
                    </w:div>
                  </w:divsChild>
                </w:div>
                <w:div w:id="87115323">
                  <w:marLeft w:val="0"/>
                  <w:marRight w:val="0"/>
                  <w:marTop w:val="0"/>
                  <w:marBottom w:val="0"/>
                  <w:divBdr>
                    <w:top w:val="none" w:sz="0" w:space="0" w:color="auto"/>
                    <w:left w:val="none" w:sz="0" w:space="0" w:color="auto"/>
                    <w:bottom w:val="none" w:sz="0" w:space="0" w:color="auto"/>
                    <w:right w:val="none" w:sz="0" w:space="0" w:color="auto"/>
                  </w:divBdr>
                  <w:divsChild>
                    <w:div w:id="111826433">
                      <w:marLeft w:val="0"/>
                      <w:marRight w:val="0"/>
                      <w:marTop w:val="0"/>
                      <w:marBottom w:val="0"/>
                      <w:divBdr>
                        <w:top w:val="none" w:sz="0" w:space="0" w:color="auto"/>
                        <w:left w:val="none" w:sz="0" w:space="0" w:color="auto"/>
                        <w:bottom w:val="none" w:sz="0" w:space="0" w:color="auto"/>
                        <w:right w:val="none" w:sz="0" w:space="0" w:color="auto"/>
                      </w:divBdr>
                    </w:div>
                  </w:divsChild>
                </w:div>
                <w:div w:id="107631437">
                  <w:marLeft w:val="0"/>
                  <w:marRight w:val="0"/>
                  <w:marTop w:val="0"/>
                  <w:marBottom w:val="0"/>
                  <w:divBdr>
                    <w:top w:val="none" w:sz="0" w:space="0" w:color="auto"/>
                    <w:left w:val="none" w:sz="0" w:space="0" w:color="auto"/>
                    <w:bottom w:val="none" w:sz="0" w:space="0" w:color="auto"/>
                    <w:right w:val="none" w:sz="0" w:space="0" w:color="auto"/>
                  </w:divBdr>
                  <w:divsChild>
                    <w:div w:id="285812372">
                      <w:marLeft w:val="0"/>
                      <w:marRight w:val="0"/>
                      <w:marTop w:val="0"/>
                      <w:marBottom w:val="0"/>
                      <w:divBdr>
                        <w:top w:val="none" w:sz="0" w:space="0" w:color="auto"/>
                        <w:left w:val="none" w:sz="0" w:space="0" w:color="auto"/>
                        <w:bottom w:val="none" w:sz="0" w:space="0" w:color="auto"/>
                        <w:right w:val="none" w:sz="0" w:space="0" w:color="auto"/>
                      </w:divBdr>
                    </w:div>
                  </w:divsChild>
                </w:div>
                <w:div w:id="114519716">
                  <w:marLeft w:val="0"/>
                  <w:marRight w:val="0"/>
                  <w:marTop w:val="0"/>
                  <w:marBottom w:val="0"/>
                  <w:divBdr>
                    <w:top w:val="none" w:sz="0" w:space="0" w:color="auto"/>
                    <w:left w:val="none" w:sz="0" w:space="0" w:color="auto"/>
                    <w:bottom w:val="none" w:sz="0" w:space="0" w:color="auto"/>
                    <w:right w:val="none" w:sz="0" w:space="0" w:color="auto"/>
                  </w:divBdr>
                  <w:divsChild>
                    <w:div w:id="1555892685">
                      <w:marLeft w:val="0"/>
                      <w:marRight w:val="0"/>
                      <w:marTop w:val="0"/>
                      <w:marBottom w:val="0"/>
                      <w:divBdr>
                        <w:top w:val="none" w:sz="0" w:space="0" w:color="auto"/>
                        <w:left w:val="none" w:sz="0" w:space="0" w:color="auto"/>
                        <w:bottom w:val="none" w:sz="0" w:space="0" w:color="auto"/>
                        <w:right w:val="none" w:sz="0" w:space="0" w:color="auto"/>
                      </w:divBdr>
                    </w:div>
                  </w:divsChild>
                </w:div>
                <w:div w:id="127361962">
                  <w:marLeft w:val="0"/>
                  <w:marRight w:val="0"/>
                  <w:marTop w:val="0"/>
                  <w:marBottom w:val="0"/>
                  <w:divBdr>
                    <w:top w:val="none" w:sz="0" w:space="0" w:color="auto"/>
                    <w:left w:val="none" w:sz="0" w:space="0" w:color="auto"/>
                    <w:bottom w:val="none" w:sz="0" w:space="0" w:color="auto"/>
                    <w:right w:val="none" w:sz="0" w:space="0" w:color="auto"/>
                  </w:divBdr>
                  <w:divsChild>
                    <w:div w:id="94831246">
                      <w:marLeft w:val="0"/>
                      <w:marRight w:val="0"/>
                      <w:marTop w:val="0"/>
                      <w:marBottom w:val="0"/>
                      <w:divBdr>
                        <w:top w:val="none" w:sz="0" w:space="0" w:color="auto"/>
                        <w:left w:val="none" w:sz="0" w:space="0" w:color="auto"/>
                        <w:bottom w:val="none" w:sz="0" w:space="0" w:color="auto"/>
                        <w:right w:val="none" w:sz="0" w:space="0" w:color="auto"/>
                      </w:divBdr>
                    </w:div>
                  </w:divsChild>
                </w:div>
                <w:div w:id="139883025">
                  <w:marLeft w:val="0"/>
                  <w:marRight w:val="0"/>
                  <w:marTop w:val="0"/>
                  <w:marBottom w:val="0"/>
                  <w:divBdr>
                    <w:top w:val="none" w:sz="0" w:space="0" w:color="auto"/>
                    <w:left w:val="none" w:sz="0" w:space="0" w:color="auto"/>
                    <w:bottom w:val="none" w:sz="0" w:space="0" w:color="auto"/>
                    <w:right w:val="none" w:sz="0" w:space="0" w:color="auto"/>
                  </w:divBdr>
                  <w:divsChild>
                    <w:div w:id="1545483124">
                      <w:marLeft w:val="0"/>
                      <w:marRight w:val="0"/>
                      <w:marTop w:val="0"/>
                      <w:marBottom w:val="0"/>
                      <w:divBdr>
                        <w:top w:val="none" w:sz="0" w:space="0" w:color="auto"/>
                        <w:left w:val="none" w:sz="0" w:space="0" w:color="auto"/>
                        <w:bottom w:val="none" w:sz="0" w:space="0" w:color="auto"/>
                        <w:right w:val="none" w:sz="0" w:space="0" w:color="auto"/>
                      </w:divBdr>
                    </w:div>
                  </w:divsChild>
                </w:div>
                <w:div w:id="165680174">
                  <w:marLeft w:val="0"/>
                  <w:marRight w:val="0"/>
                  <w:marTop w:val="0"/>
                  <w:marBottom w:val="0"/>
                  <w:divBdr>
                    <w:top w:val="none" w:sz="0" w:space="0" w:color="auto"/>
                    <w:left w:val="none" w:sz="0" w:space="0" w:color="auto"/>
                    <w:bottom w:val="none" w:sz="0" w:space="0" w:color="auto"/>
                    <w:right w:val="none" w:sz="0" w:space="0" w:color="auto"/>
                  </w:divBdr>
                  <w:divsChild>
                    <w:div w:id="1609005655">
                      <w:marLeft w:val="0"/>
                      <w:marRight w:val="0"/>
                      <w:marTop w:val="0"/>
                      <w:marBottom w:val="0"/>
                      <w:divBdr>
                        <w:top w:val="none" w:sz="0" w:space="0" w:color="auto"/>
                        <w:left w:val="none" w:sz="0" w:space="0" w:color="auto"/>
                        <w:bottom w:val="none" w:sz="0" w:space="0" w:color="auto"/>
                        <w:right w:val="none" w:sz="0" w:space="0" w:color="auto"/>
                      </w:divBdr>
                    </w:div>
                  </w:divsChild>
                </w:div>
                <w:div w:id="213277836">
                  <w:marLeft w:val="0"/>
                  <w:marRight w:val="0"/>
                  <w:marTop w:val="0"/>
                  <w:marBottom w:val="0"/>
                  <w:divBdr>
                    <w:top w:val="none" w:sz="0" w:space="0" w:color="auto"/>
                    <w:left w:val="none" w:sz="0" w:space="0" w:color="auto"/>
                    <w:bottom w:val="none" w:sz="0" w:space="0" w:color="auto"/>
                    <w:right w:val="none" w:sz="0" w:space="0" w:color="auto"/>
                  </w:divBdr>
                  <w:divsChild>
                    <w:div w:id="224416734">
                      <w:marLeft w:val="0"/>
                      <w:marRight w:val="0"/>
                      <w:marTop w:val="0"/>
                      <w:marBottom w:val="0"/>
                      <w:divBdr>
                        <w:top w:val="none" w:sz="0" w:space="0" w:color="auto"/>
                        <w:left w:val="none" w:sz="0" w:space="0" w:color="auto"/>
                        <w:bottom w:val="none" w:sz="0" w:space="0" w:color="auto"/>
                        <w:right w:val="none" w:sz="0" w:space="0" w:color="auto"/>
                      </w:divBdr>
                    </w:div>
                  </w:divsChild>
                </w:div>
                <w:div w:id="222909019">
                  <w:marLeft w:val="0"/>
                  <w:marRight w:val="0"/>
                  <w:marTop w:val="0"/>
                  <w:marBottom w:val="0"/>
                  <w:divBdr>
                    <w:top w:val="none" w:sz="0" w:space="0" w:color="auto"/>
                    <w:left w:val="none" w:sz="0" w:space="0" w:color="auto"/>
                    <w:bottom w:val="none" w:sz="0" w:space="0" w:color="auto"/>
                    <w:right w:val="none" w:sz="0" w:space="0" w:color="auto"/>
                  </w:divBdr>
                  <w:divsChild>
                    <w:div w:id="646515109">
                      <w:marLeft w:val="0"/>
                      <w:marRight w:val="0"/>
                      <w:marTop w:val="0"/>
                      <w:marBottom w:val="0"/>
                      <w:divBdr>
                        <w:top w:val="none" w:sz="0" w:space="0" w:color="auto"/>
                        <w:left w:val="none" w:sz="0" w:space="0" w:color="auto"/>
                        <w:bottom w:val="none" w:sz="0" w:space="0" w:color="auto"/>
                        <w:right w:val="none" w:sz="0" w:space="0" w:color="auto"/>
                      </w:divBdr>
                    </w:div>
                  </w:divsChild>
                </w:div>
                <w:div w:id="228420456">
                  <w:marLeft w:val="0"/>
                  <w:marRight w:val="0"/>
                  <w:marTop w:val="0"/>
                  <w:marBottom w:val="0"/>
                  <w:divBdr>
                    <w:top w:val="none" w:sz="0" w:space="0" w:color="auto"/>
                    <w:left w:val="none" w:sz="0" w:space="0" w:color="auto"/>
                    <w:bottom w:val="none" w:sz="0" w:space="0" w:color="auto"/>
                    <w:right w:val="none" w:sz="0" w:space="0" w:color="auto"/>
                  </w:divBdr>
                  <w:divsChild>
                    <w:div w:id="298073539">
                      <w:marLeft w:val="0"/>
                      <w:marRight w:val="0"/>
                      <w:marTop w:val="0"/>
                      <w:marBottom w:val="0"/>
                      <w:divBdr>
                        <w:top w:val="none" w:sz="0" w:space="0" w:color="auto"/>
                        <w:left w:val="none" w:sz="0" w:space="0" w:color="auto"/>
                        <w:bottom w:val="none" w:sz="0" w:space="0" w:color="auto"/>
                        <w:right w:val="none" w:sz="0" w:space="0" w:color="auto"/>
                      </w:divBdr>
                    </w:div>
                  </w:divsChild>
                </w:div>
                <w:div w:id="241333452">
                  <w:marLeft w:val="0"/>
                  <w:marRight w:val="0"/>
                  <w:marTop w:val="0"/>
                  <w:marBottom w:val="0"/>
                  <w:divBdr>
                    <w:top w:val="none" w:sz="0" w:space="0" w:color="auto"/>
                    <w:left w:val="none" w:sz="0" w:space="0" w:color="auto"/>
                    <w:bottom w:val="none" w:sz="0" w:space="0" w:color="auto"/>
                    <w:right w:val="none" w:sz="0" w:space="0" w:color="auto"/>
                  </w:divBdr>
                  <w:divsChild>
                    <w:div w:id="158739009">
                      <w:marLeft w:val="0"/>
                      <w:marRight w:val="0"/>
                      <w:marTop w:val="0"/>
                      <w:marBottom w:val="0"/>
                      <w:divBdr>
                        <w:top w:val="none" w:sz="0" w:space="0" w:color="auto"/>
                        <w:left w:val="none" w:sz="0" w:space="0" w:color="auto"/>
                        <w:bottom w:val="none" w:sz="0" w:space="0" w:color="auto"/>
                        <w:right w:val="none" w:sz="0" w:space="0" w:color="auto"/>
                      </w:divBdr>
                    </w:div>
                  </w:divsChild>
                </w:div>
                <w:div w:id="248388396">
                  <w:marLeft w:val="0"/>
                  <w:marRight w:val="0"/>
                  <w:marTop w:val="0"/>
                  <w:marBottom w:val="0"/>
                  <w:divBdr>
                    <w:top w:val="none" w:sz="0" w:space="0" w:color="auto"/>
                    <w:left w:val="none" w:sz="0" w:space="0" w:color="auto"/>
                    <w:bottom w:val="none" w:sz="0" w:space="0" w:color="auto"/>
                    <w:right w:val="none" w:sz="0" w:space="0" w:color="auto"/>
                  </w:divBdr>
                  <w:divsChild>
                    <w:div w:id="338313421">
                      <w:marLeft w:val="0"/>
                      <w:marRight w:val="0"/>
                      <w:marTop w:val="0"/>
                      <w:marBottom w:val="0"/>
                      <w:divBdr>
                        <w:top w:val="none" w:sz="0" w:space="0" w:color="auto"/>
                        <w:left w:val="none" w:sz="0" w:space="0" w:color="auto"/>
                        <w:bottom w:val="none" w:sz="0" w:space="0" w:color="auto"/>
                        <w:right w:val="none" w:sz="0" w:space="0" w:color="auto"/>
                      </w:divBdr>
                    </w:div>
                  </w:divsChild>
                </w:div>
                <w:div w:id="269167278">
                  <w:marLeft w:val="0"/>
                  <w:marRight w:val="0"/>
                  <w:marTop w:val="0"/>
                  <w:marBottom w:val="0"/>
                  <w:divBdr>
                    <w:top w:val="none" w:sz="0" w:space="0" w:color="auto"/>
                    <w:left w:val="none" w:sz="0" w:space="0" w:color="auto"/>
                    <w:bottom w:val="none" w:sz="0" w:space="0" w:color="auto"/>
                    <w:right w:val="none" w:sz="0" w:space="0" w:color="auto"/>
                  </w:divBdr>
                  <w:divsChild>
                    <w:div w:id="1956253664">
                      <w:marLeft w:val="0"/>
                      <w:marRight w:val="0"/>
                      <w:marTop w:val="0"/>
                      <w:marBottom w:val="0"/>
                      <w:divBdr>
                        <w:top w:val="none" w:sz="0" w:space="0" w:color="auto"/>
                        <w:left w:val="none" w:sz="0" w:space="0" w:color="auto"/>
                        <w:bottom w:val="none" w:sz="0" w:space="0" w:color="auto"/>
                        <w:right w:val="none" w:sz="0" w:space="0" w:color="auto"/>
                      </w:divBdr>
                    </w:div>
                  </w:divsChild>
                </w:div>
                <w:div w:id="269821184">
                  <w:marLeft w:val="0"/>
                  <w:marRight w:val="0"/>
                  <w:marTop w:val="0"/>
                  <w:marBottom w:val="0"/>
                  <w:divBdr>
                    <w:top w:val="none" w:sz="0" w:space="0" w:color="auto"/>
                    <w:left w:val="none" w:sz="0" w:space="0" w:color="auto"/>
                    <w:bottom w:val="none" w:sz="0" w:space="0" w:color="auto"/>
                    <w:right w:val="none" w:sz="0" w:space="0" w:color="auto"/>
                  </w:divBdr>
                  <w:divsChild>
                    <w:div w:id="1488782070">
                      <w:marLeft w:val="0"/>
                      <w:marRight w:val="0"/>
                      <w:marTop w:val="0"/>
                      <w:marBottom w:val="0"/>
                      <w:divBdr>
                        <w:top w:val="none" w:sz="0" w:space="0" w:color="auto"/>
                        <w:left w:val="none" w:sz="0" w:space="0" w:color="auto"/>
                        <w:bottom w:val="none" w:sz="0" w:space="0" w:color="auto"/>
                        <w:right w:val="none" w:sz="0" w:space="0" w:color="auto"/>
                      </w:divBdr>
                    </w:div>
                  </w:divsChild>
                </w:div>
                <w:div w:id="273875028">
                  <w:marLeft w:val="0"/>
                  <w:marRight w:val="0"/>
                  <w:marTop w:val="0"/>
                  <w:marBottom w:val="0"/>
                  <w:divBdr>
                    <w:top w:val="none" w:sz="0" w:space="0" w:color="auto"/>
                    <w:left w:val="none" w:sz="0" w:space="0" w:color="auto"/>
                    <w:bottom w:val="none" w:sz="0" w:space="0" w:color="auto"/>
                    <w:right w:val="none" w:sz="0" w:space="0" w:color="auto"/>
                  </w:divBdr>
                  <w:divsChild>
                    <w:div w:id="1451827273">
                      <w:marLeft w:val="0"/>
                      <w:marRight w:val="0"/>
                      <w:marTop w:val="0"/>
                      <w:marBottom w:val="0"/>
                      <w:divBdr>
                        <w:top w:val="none" w:sz="0" w:space="0" w:color="auto"/>
                        <w:left w:val="none" w:sz="0" w:space="0" w:color="auto"/>
                        <w:bottom w:val="none" w:sz="0" w:space="0" w:color="auto"/>
                        <w:right w:val="none" w:sz="0" w:space="0" w:color="auto"/>
                      </w:divBdr>
                    </w:div>
                  </w:divsChild>
                </w:div>
                <w:div w:id="315886776">
                  <w:marLeft w:val="0"/>
                  <w:marRight w:val="0"/>
                  <w:marTop w:val="0"/>
                  <w:marBottom w:val="0"/>
                  <w:divBdr>
                    <w:top w:val="none" w:sz="0" w:space="0" w:color="auto"/>
                    <w:left w:val="none" w:sz="0" w:space="0" w:color="auto"/>
                    <w:bottom w:val="none" w:sz="0" w:space="0" w:color="auto"/>
                    <w:right w:val="none" w:sz="0" w:space="0" w:color="auto"/>
                  </w:divBdr>
                  <w:divsChild>
                    <w:div w:id="1899171271">
                      <w:marLeft w:val="0"/>
                      <w:marRight w:val="0"/>
                      <w:marTop w:val="0"/>
                      <w:marBottom w:val="0"/>
                      <w:divBdr>
                        <w:top w:val="none" w:sz="0" w:space="0" w:color="auto"/>
                        <w:left w:val="none" w:sz="0" w:space="0" w:color="auto"/>
                        <w:bottom w:val="none" w:sz="0" w:space="0" w:color="auto"/>
                        <w:right w:val="none" w:sz="0" w:space="0" w:color="auto"/>
                      </w:divBdr>
                    </w:div>
                  </w:divsChild>
                </w:div>
                <w:div w:id="324363328">
                  <w:marLeft w:val="0"/>
                  <w:marRight w:val="0"/>
                  <w:marTop w:val="0"/>
                  <w:marBottom w:val="0"/>
                  <w:divBdr>
                    <w:top w:val="none" w:sz="0" w:space="0" w:color="auto"/>
                    <w:left w:val="none" w:sz="0" w:space="0" w:color="auto"/>
                    <w:bottom w:val="none" w:sz="0" w:space="0" w:color="auto"/>
                    <w:right w:val="none" w:sz="0" w:space="0" w:color="auto"/>
                  </w:divBdr>
                  <w:divsChild>
                    <w:div w:id="277954538">
                      <w:marLeft w:val="0"/>
                      <w:marRight w:val="0"/>
                      <w:marTop w:val="0"/>
                      <w:marBottom w:val="0"/>
                      <w:divBdr>
                        <w:top w:val="none" w:sz="0" w:space="0" w:color="auto"/>
                        <w:left w:val="none" w:sz="0" w:space="0" w:color="auto"/>
                        <w:bottom w:val="none" w:sz="0" w:space="0" w:color="auto"/>
                        <w:right w:val="none" w:sz="0" w:space="0" w:color="auto"/>
                      </w:divBdr>
                    </w:div>
                  </w:divsChild>
                </w:div>
                <w:div w:id="396099690">
                  <w:marLeft w:val="0"/>
                  <w:marRight w:val="0"/>
                  <w:marTop w:val="0"/>
                  <w:marBottom w:val="0"/>
                  <w:divBdr>
                    <w:top w:val="none" w:sz="0" w:space="0" w:color="auto"/>
                    <w:left w:val="none" w:sz="0" w:space="0" w:color="auto"/>
                    <w:bottom w:val="none" w:sz="0" w:space="0" w:color="auto"/>
                    <w:right w:val="none" w:sz="0" w:space="0" w:color="auto"/>
                  </w:divBdr>
                  <w:divsChild>
                    <w:div w:id="391974537">
                      <w:marLeft w:val="0"/>
                      <w:marRight w:val="0"/>
                      <w:marTop w:val="0"/>
                      <w:marBottom w:val="0"/>
                      <w:divBdr>
                        <w:top w:val="none" w:sz="0" w:space="0" w:color="auto"/>
                        <w:left w:val="none" w:sz="0" w:space="0" w:color="auto"/>
                        <w:bottom w:val="none" w:sz="0" w:space="0" w:color="auto"/>
                        <w:right w:val="none" w:sz="0" w:space="0" w:color="auto"/>
                      </w:divBdr>
                    </w:div>
                  </w:divsChild>
                </w:div>
                <w:div w:id="410809591">
                  <w:marLeft w:val="0"/>
                  <w:marRight w:val="0"/>
                  <w:marTop w:val="0"/>
                  <w:marBottom w:val="0"/>
                  <w:divBdr>
                    <w:top w:val="none" w:sz="0" w:space="0" w:color="auto"/>
                    <w:left w:val="none" w:sz="0" w:space="0" w:color="auto"/>
                    <w:bottom w:val="none" w:sz="0" w:space="0" w:color="auto"/>
                    <w:right w:val="none" w:sz="0" w:space="0" w:color="auto"/>
                  </w:divBdr>
                  <w:divsChild>
                    <w:div w:id="437869852">
                      <w:marLeft w:val="0"/>
                      <w:marRight w:val="0"/>
                      <w:marTop w:val="0"/>
                      <w:marBottom w:val="0"/>
                      <w:divBdr>
                        <w:top w:val="none" w:sz="0" w:space="0" w:color="auto"/>
                        <w:left w:val="none" w:sz="0" w:space="0" w:color="auto"/>
                        <w:bottom w:val="none" w:sz="0" w:space="0" w:color="auto"/>
                        <w:right w:val="none" w:sz="0" w:space="0" w:color="auto"/>
                      </w:divBdr>
                    </w:div>
                  </w:divsChild>
                </w:div>
                <w:div w:id="422578141">
                  <w:marLeft w:val="0"/>
                  <w:marRight w:val="0"/>
                  <w:marTop w:val="0"/>
                  <w:marBottom w:val="0"/>
                  <w:divBdr>
                    <w:top w:val="none" w:sz="0" w:space="0" w:color="auto"/>
                    <w:left w:val="none" w:sz="0" w:space="0" w:color="auto"/>
                    <w:bottom w:val="none" w:sz="0" w:space="0" w:color="auto"/>
                    <w:right w:val="none" w:sz="0" w:space="0" w:color="auto"/>
                  </w:divBdr>
                  <w:divsChild>
                    <w:div w:id="1960601161">
                      <w:marLeft w:val="0"/>
                      <w:marRight w:val="0"/>
                      <w:marTop w:val="0"/>
                      <w:marBottom w:val="0"/>
                      <w:divBdr>
                        <w:top w:val="none" w:sz="0" w:space="0" w:color="auto"/>
                        <w:left w:val="none" w:sz="0" w:space="0" w:color="auto"/>
                        <w:bottom w:val="none" w:sz="0" w:space="0" w:color="auto"/>
                        <w:right w:val="none" w:sz="0" w:space="0" w:color="auto"/>
                      </w:divBdr>
                    </w:div>
                  </w:divsChild>
                </w:div>
                <w:div w:id="428699386">
                  <w:marLeft w:val="0"/>
                  <w:marRight w:val="0"/>
                  <w:marTop w:val="0"/>
                  <w:marBottom w:val="0"/>
                  <w:divBdr>
                    <w:top w:val="none" w:sz="0" w:space="0" w:color="auto"/>
                    <w:left w:val="none" w:sz="0" w:space="0" w:color="auto"/>
                    <w:bottom w:val="none" w:sz="0" w:space="0" w:color="auto"/>
                    <w:right w:val="none" w:sz="0" w:space="0" w:color="auto"/>
                  </w:divBdr>
                  <w:divsChild>
                    <w:div w:id="1204319798">
                      <w:marLeft w:val="0"/>
                      <w:marRight w:val="0"/>
                      <w:marTop w:val="0"/>
                      <w:marBottom w:val="0"/>
                      <w:divBdr>
                        <w:top w:val="none" w:sz="0" w:space="0" w:color="auto"/>
                        <w:left w:val="none" w:sz="0" w:space="0" w:color="auto"/>
                        <w:bottom w:val="none" w:sz="0" w:space="0" w:color="auto"/>
                        <w:right w:val="none" w:sz="0" w:space="0" w:color="auto"/>
                      </w:divBdr>
                    </w:div>
                    <w:div w:id="2128351228">
                      <w:marLeft w:val="0"/>
                      <w:marRight w:val="0"/>
                      <w:marTop w:val="0"/>
                      <w:marBottom w:val="0"/>
                      <w:divBdr>
                        <w:top w:val="none" w:sz="0" w:space="0" w:color="auto"/>
                        <w:left w:val="none" w:sz="0" w:space="0" w:color="auto"/>
                        <w:bottom w:val="none" w:sz="0" w:space="0" w:color="auto"/>
                        <w:right w:val="none" w:sz="0" w:space="0" w:color="auto"/>
                      </w:divBdr>
                    </w:div>
                  </w:divsChild>
                </w:div>
                <w:div w:id="441845497">
                  <w:marLeft w:val="0"/>
                  <w:marRight w:val="0"/>
                  <w:marTop w:val="0"/>
                  <w:marBottom w:val="0"/>
                  <w:divBdr>
                    <w:top w:val="none" w:sz="0" w:space="0" w:color="auto"/>
                    <w:left w:val="none" w:sz="0" w:space="0" w:color="auto"/>
                    <w:bottom w:val="none" w:sz="0" w:space="0" w:color="auto"/>
                    <w:right w:val="none" w:sz="0" w:space="0" w:color="auto"/>
                  </w:divBdr>
                  <w:divsChild>
                    <w:div w:id="243035671">
                      <w:marLeft w:val="0"/>
                      <w:marRight w:val="0"/>
                      <w:marTop w:val="0"/>
                      <w:marBottom w:val="0"/>
                      <w:divBdr>
                        <w:top w:val="none" w:sz="0" w:space="0" w:color="auto"/>
                        <w:left w:val="none" w:sz="0" w:space="0" w:color="auto"/>
                        <w:bottom w:val="none" w:sz="0" w:space="0" w:color="auto"/>
                        <w:right w:val="none" w:sz="0" w:space="0" w:color="auto"/>
                      </w:divBdr>
                    </w:div>
                  </w:divsChild>
                </w:div>
                <w:div w:id="443765216">
                  <w:marLeft w:val="0"/>
                  <w:marRight w:val="0"/>
                  <w:marTop w:val="0"/>
                  <w:marBottom w:val="0"/>
                  <w:divBdr>
                    <w:top w:val="none" w:sz="0" w:space="0" w:color="auto"/>
                    <w:left w:val="none" w:sz="0" w:space="0" w:color="auto"/>
                    <w:bottom w:val="none" w:sz="0" w:space="0" w:color="auto"/>
                    <w:right w:val="none" w:sz="0" w:space="0" w:color="auto"/>
                  </w:divBdr>
                  <w:divsChild>
                    <w:div w:id="537820126">
                      <w:marLeft w:val="0"/>
                      <w:marRight w:val="0"/>
                      <w:marTop w:val="0"/>
                      <w:marBottom w:val="0"/>
                      <w:divBdr>
                        <w:top w:val="none" w:sz="0" w:space="0" w:color="auto"/>
                        <w:left w:val="none" w:sz="0" w:space="0" w:color="auto"/>
                        <w:bottom w:val="none" w:sz="0" w:space="0" w:color="auto"/>
                        <w:right w:val="none" w:sz="0" w:space="0" w:color="auto"/>
                      </w:divBdr>
                    </w:div>
                  </w:divsChild>
                </w:div>
                <w:div w:id="449251564">
                  <w:marLeft w:val="0"/>
                  <w:marRight w:val="0"/>
                  <w:marTop w:val="0"/>
                  <w:marBottom w:val="0"/>
                  <w:divBdr>
                    <w:top w:val="none" w:sz="0" w:space="0" w:color="auto"/>
                    <w:left w:val="none" w:sz="0" w:space="0" w:color="auto"/>
                    <w:bottom w:val="none" w:sz="0" w:space="0" w:color="auto"/>
                    <w:right w:val="none" w:sz="0" w:space="0" w:color="auto"/>
                  </w:divBdr>
                  <w:divsChild>
                    <w:div w:id="1001741776">
                      <w:marLeft w:val="0"/>
                      <w:marRight w:val="0"/>
                      <w:marTop w:val="0"/>
                      <w:marBottom w:val="0"/>
                      <w:divBdr>
                        <w:top w:val="none" w:sz="0" w:space="0" w:color="auto"/>
                        <w:left w:val="none" w:sz="0" w:space="0" w:color="auto"/>
                        <w:bottom w:val="none" w:sz="0" w:space="0" w:color="auto"/>
                        <w:right w:val="none" w:sz="0" w:space="0" w:color="auto"/>
                      </w:divBdr>
                    </w:div>
                  </w:divsChild>
                </w:div>
                <w:div w:id="453714706">
                  <w:marLeft w:val="0"/>
                  <w:marRight w:val="0"/>
                  <w:marTop w:val="0"/>
                  <w:marBottom w:val="0"/>
                  <w:divBdr>
                    <w:top w:val="none" w:sz="0" w:space="0" w:color="auto"/>
                    <w:left w:val="none" w:sz="0" w:space="0" w:color="auto"/>
                    <w:bottom w:val="none" w:sz="0" w:space="0" w:color="auto"/>
                    <w:right w:val="none" w:sz="0" w:space="0" w:color="auto"/>
                  </w:divBdr>
                  <w:divsChild>
                    <w:div w:id="341054726">
                      <w:marLeft w:val="0"/>
                      <w:marRight w:val="0"/>
                      <w:marTop w:val="0"/>
                      <w:marBottom w:val="0"/>
                      <w:divBdr>
                        <w:top w:val="none" w:sz="0" w:space="0" w:color="auto"/>
                        <w:left w:val="none" w:sz="0" w:space="0" w:color="auto"/>
                        <w:bottom w:val="none" w:sz="0" w:space="0" w:color="auto"/>
                        <w:right w:val="none" w:sz="0" w:space="0" w:color="auto"/>
                      </w:divBdr>
                    </w:div>
                    <w:div w:id="1455059299">
                      <w:marLeft w:val="0"/>
                      <w:marRight w:val="0"/>
                      <w:marTop w:val="0"/>
                      <w:marBottom w:val="0"/>
                      <w:divBdr>
                        <w:top w:val="none" w:sz="0" w:space="0" w:color="auto"/>
                        <w:left w:val="none" w:sz="0" w:space="0" w:color="auto"/>
                        <w:bottom w:val="none" w:sz="0" w:space="0" w:color="auto"/>
                        <w:right w:val="none" w:sz="0" w:space="0" w:color="auto"/>
                      </w:divBdr>
                    </w:div>
                  </w:divsChild>
                </w:div>
                <w:div w:id="496774090">
                  <w:marLeft w:val="0"/>
                  <w:marRight w:val="0"/>
                  <w:marTop w:val="0"/>
                  <w:marBottom w:val="0"/>
                  <w:divBdr>
                    <w:top w:val="none" w:sz="0" w:space="0" w:color="auto"/>
                    <w:left w:val="none" w:sz="0" w:space="0" w:color="auto"/>
                    <w:bottom w:val="none" w:sz="0" w:space="0" w:color="auto"/>
                    <w:right w:val="none" w:sz="0" w:space="0" w:color="auto"/>
                  </w:divBdr>
                  <w:divsChild>
                    <w:div w:id="1448743825">
                      <w:marLeft w:val="0"/>
                      <w:marRight w:val="0"/>
                      <w:marTop w:val="0"/>
                      <w:marBottom w:val="0"/>
                      <w:divBdr>
                        <w:top w:val="none" w:sz="0" w:space="0" w:color="auto"/>
                        <w:left w:val="none" w:sz="0" w:space="0" w:color="auto"/>
                        <w:bottom w:val="none" w:sz="0" w:space="0" w:color="auto"/>
                        <w:right w:val="none" w:sz="0" w:space="0" w:color="auto"/>
                      </w:divBdr>
                    </w:div>
                  </w:divsChild>
                </w:div>
                <w:div w:id="533232010">
                  <w:marLeft w:val="0"/>
                  <w:marRight w:val="0"/>
                  <w:marTop w:val="0"/>
                  <w:marBottom w:val="0"/>
                  <w:divBdr>
                    <w:top w:val="none" w:sz="0" w:space="0" w:color="auto"/>
                    <w:left w:val="none" w:sz="0" w:space="0" w:color="auto"/>
                    <w:bottom w:val="none" w:sz="0" w:space="0" w:color="auto"/>
                    <w:right w:val="none" w:sz="0" w:space="0" w:color="auto"/>
                  </w:divBdr>
                  <w:divsChild>
                    <w:div w:id="1383019034">
                      <w:marLeft w:val="0"/>
                      <w:marRight w:val="0"/>
                      <w:marTop w:val="0"/>
                      <w:marBottom w:val="0"/>
                      <w:divBdr>
                        <w:top w:val="none" w:sz="0" w:space="0" w:color="auto"/>
                        <w:left w:val="none" w:sz="0" w:space="0" w:color="auto"/>
                        <w:bottom w:val="none" w:sz="0" w:space="0" w:color="auto"/>
                        <w:right w:val="none" w:sz="0" w:space="0" w:color="auto"/>
                      </w:divBdr>
                    </w:div>
                  </w:divsChild>
                </w:div>
                <w:div w:id="535310567">
                  <w:marLeft w:val="0"/>
                  <w:marRight w:val="0"/>
                  <w:marTop w:val="0"/>
                  <w:marBottom w:val="0"/>
                  <w:divBdr>
                    <w:top w:val="none" w:sz="0" w:space="0" w:color="auto"/>
                    <w:left w:val="none" w:sz="0" w:space="0" w:color="auto"/>
                    <w:bottom w:val="none" w:sz="0" w:space="0" w:color="auto"/>
                    <w:right w:val="none" w:sz="0" w:space="0" w:color="auto"/>
                  </w:divBdr>
                  <w:divsChild>
                    <w:div w:id="1356231118">
                      <w:marLeft w:val="0"/>
                      <w:marRight w:val="0"/>
                      <w:marTop w:val="0"/>
                      <w:marBottom w:val="0"/>
                      <w:divBdr>
                        <w:top w:val="none" w:sz="0" w:space="0" w:color="auto"/>
                        <w:left w:val="none" w:sz="0" w:space="0" w:color="auto"/>
                        <w:bottom w:val="none" w:sz="0" w:space="0" w:color="auto"/>
                        <w:right w:val="none" w:sz="0" w:space="0" w:color="auto"/>
                      </w:divBdr>
                    </w:div>
                  </w:divsChild>
                </w:div>
                <w:div w:id="551577836">
                  <w:marLeft w:val="0"/>
                  <w:marRight w:val="0"/>
                  <w:marTop w:val="0"/>
                  <w:marBottom w:val="0"/>
                  <w:divBdr>
                    <w:top w:val="none" w:sz="0" w:space="0" w:color="auto"/>
                    <w:left w:val="none" w:sz="0" w:space="0" w:color="auto"/>
                    <w:bottom w:val="none" w:sz="0" w:space="0" w:color="auto"/>
                    <w:right w:val="none" w:sz="0" w:space="0" w:color="auto"/>
                  </w:divBdr>
                  <w:divsChild>
                    <w:div w:id="1574699482">
                      <w:marLeft w:val="0"/>
                      <w:marRight w:val="0"/>
                      <w:marTop w:val="0"/>
                      <w:marBottom w:val="0"/>
                      <w:divBdr>
                        <w:top w:val="none" w:sz="0" w:space="0" w:color="auto"/>
                        <w:left w:val="none" w:sz="0" w:space="0" w:color="auto"/>
                        <w:bottom w:val="none" w:sz="0" w:space="0" w:color="auto"/>
                        <w:right w:val="none" w:sz="0" w:space="0" w:color="auto"/>
                      </w:divBdr>
                    </w:div>
                  </w:divsChild>
                </w:div>
                <w:div w:id="557472174">
                  <w:marLeft w:val="0"/>
                  <w:marRight w:val="0"/>
                  <w:marTop w:val="0"/>
                  <w:marBottom w:val="0"/>
                  <w:divBdr>
                    <w:top w:val="none" w:sz="0" w:space="0" w:color="auto"/>
                    <w:left w:val="none" w:sz="0" w:space="0" w:color="auto"/>
                    <w:bottom w:val="none" w:sz="0" w:space="0" w:color="auto"/>
                    <w:right w:val="none" w:sz="0" w:space="0" w:color="auto"/>
                  </w:divBdr>
                  <w:divsChild>
                    <w:div w:id="1495992882">
                      <w:marLeft w:val="0"/>
                      <w:marRight w:val="0"/>
                      <w:marTop w:val="0"/>
                      <w:marBottom w:val="0"/>
                      <w:divBdr>
                        <w:top w:val="none" w:sz="0" w:space="0" w:color="auto"/>
                        <w:left w:val="none" w:sz="0" w:space="0" w:color="auto"/>
                        <w:bottom w:val="none" w:sz="0" w:space="0" w:color="auto"/>
                        <w:right w:val="none" w:sz="0" w:space="0" w:color="auto"/>
                      </w:divBdr>
                    </w:div>
                  </w:divsChild>
                </w:div>
                <w:div w:id="642583148">
                  <w:marLeft w:val="0"/>
                  <w:marRight w:val="0"/>
                  <w:marTop w:val="0"/>
                  <w:marBottom w:val="0"/>
                  <w:divBdr>
                    <w:top w:val="none" w:sz="0" w:space="0" w:color="auto"/>
                    <w:left w:val="none" w:sz="0" w:space="0" w:color="auto"/>
                    <w:bottom w:val="none" w:sz="0" w:space="0" w:color="auto"/>
                    <w:right w:val="none" w:sz="0" w:space="0" w:color="auto"/>
                  </w:divBdr>
                  <w:divsChild>
                    <w:div w:id="1185362498">
                      <w:marLeft w:val="0"/>
                      <w:marRight w:val="0"/>
                      <w:marTop w:val="0"/>
                      <w:marBottom w:val="0"/>
                      <w:divBdr>
                        <w:top w:val="none" w:sz="0" w:space="0" w:color="auto"/>
                        <w:left w:val="none" w:sz="0" w:space="0" w:color="auto"/>
                        <w:bottom w:val="none" w:sz="0" w:space="0" w:color="auto"/>
                        <w:right w:val="none" w:sz="0" w:space="0" w:color="auto"/>
                      </w:divBdr>
                    </w:div>
                  </w:divsChild>
                </w:div>
                <w:div w:id="645205568">
                  <w:marLeft w:val="0"/>
                  <w:marRight w:val="0"/>
                  <w:marTop w:val="0"/>
                  <w:marBottom w:val="0"/>
                  <w:divBdr>
                    <w:top w:val="none" w:sz="0" w:space="0" w:color="auto"/>
                    <w:left w:val="none" w:sz="0" w:space="0" w:color="auto"/>
                    <w:bottom w:val="none" w:sz="0" w:space="0" w:color="auto"/>
                    <w:right w:val="none" w:sz="0" w:space="0" w:color="auto"/>
                  </w:divBdr>
                  <w:divsChild>
                    <w:div w:id="1848521562">
                      <w:marLeft w:val="0"/>
                      <w:marRight w:val="0"/>
                      <w:marTop w:val="0"/>
                      <w:marBottom w:val="0"/>
                      <w:divBdr>
                        <w:top w:val="none" w:sz="0" w:space="0" w:color="auto"/>
                        <w:left w:val="none" w:sz="0" w:space="0" w:color="auto"/>
                        <w:bottom w:val="none" w:sz="0" w:space="0" w:color="auto"/>
                        <w:right w:val="none" w:sz="0" w:space="0" w:color="auto"/>
                      </w:divBdr>
                    </w:div>
                  </w:divsChild>
                </w:div>
                <w:div w:id="718364296">
                  <w:marLeft w:val="0"/>
                  <w:marRight w:val="0"/>
                  <w:marTop w:val="0"/>
                  <w:marBottom w:val="0"/>
                  <w:divBdr>
                    <w:top w:val="none" w:sz="0" w:space="0" w:color="auto"/>
                    <w:left w:val="none" w:sz="0" w:space="0" w:color="auto"/>
                    <w:bottom w:val="none" w:sz="0" w:space="0" w:color="auto"/>
                    <w:right w:val="none" w:sz="0" w:space="0" w:color="auto"/>
                  </w:divBdr>
                  <w:divsChild>
                    <w:div w:id="690841902">
                      <w:marLeft w:val="0"/>
                      <w:marRight w:val="0"/>
                      <w:marTop w:val="0"/>
                      <w:marBottom w:val="0"/>
                      <w:divBdr>
                        <w:top w:val="none" w:sz="0" w:space="0" w:color="auto"/>
                        <w:left w:val="none" w:sz="0" w:space="0" w:color="auto"/>
                        <w:bottom w:val="none" w:sz="0" w:space="0" w:color="auto"/>
                        <w:right w:val="none" w:sz="0" w:space="0" w:color="auto"/>
                      </w:divBdr>
                    </w:div>
                  </w:divsChild>
                </w:div>
                <w:div w:id="736779448">
                  <w:marLeft w:val="0"/>
                  <w:marRight w:val="0"/>
                  <w:marTop w:val="0"/>
                  <w:marBottom w:val="0"/>
                  <w:divBdr>
                    <w:top w:val="none" w:sz="0" w:space="0" w:color="auto"/>
                    <w:left w:val="none" w:sz="0" w:space="0" w:color="auto"/>
                    <w:bottom w:val="none" w:sz="0" w:space="0" w:color="auto"/>
                    <w:right w:val="none" w:sz="0" w:space="0" w:color="auto"/>
                  </w:divBdr>
                  <w:divsChild>
                    <w:div w:id="1552376323">
                      <w:marLeft w:val="0"/>
                      <w:marRight w:val="0"/>
                      <w:marTop w:val="0"/>
                      <w:marBottom w:val="0"/>
                      <w:divBdr>
                        <w:top w:val="none" w:sz="0" w:space="0" w:color="auto"/>
                        <w:left w:val="none" w:sz="0" w:space="0" w:color="auto"/>
                        <w:bottom w:val="none" w:sz="0" w:space="0" w:color="auto"/>
                        <w:right w:val="none" w:sz="0" w:space="0" w:color="auto"/>
                      </w:divBdr>
                    </w:div>
                  </w:divsChild>
                </w:div>
                <w:div w:id="767964527">
                  <w:marLeft w:val="0"/>
                  <w:marRight w:val="0"/>
                  <w:marTop w:val="0"/>
                  <w:marBottom w:val="0"/>
                  <w:divBdr>
                    <w:top w:val="none" w:sz="0" w:space="0" w:color="auto"/>
                    <w:left w:val="none" w:sz="0" w:space="0" w:color="auto"/>
                    <w:bottom w:val="none" w:sz="0" w:space="0" w:color="auto"/>
                    <w:right w:val="none" w:sz="0" w:space="0" w:color="auto"/>
                  </w:divBdr>
                  <w:divsChild>
                    <w:div w:id="508108883">
                      <w:marLeft w:val="0"/>
                      <w:marRight w:val="0"/>
                      <w:marTop w:val="0"/>
                      <w:marBottom w:val="0"/>
                      <w:divBdr>
                        <w:top w:val="none" w:sz="0" w:space="0" w:color="auto"/>
                        <w:left w:val="none" w:sz="0" w:space="0" w:color="auto"/>
                        <w:bottom w:val="none" w:sz="0" w:space="0" w:color="auto"/>
                        <w:right w:val="none" w:sz="0" w:space="0" w:color="auto"/>
                      </w:divBdr>
                    </w:div>
                  </w:divsChild>
                </w:div>
                <w:div w:id="770854980">
                  <w:marLeft w:val="0"/>
                  <w:marRight w:val="0"/>
                  <w:marTop w:val="0"/>
                  <w:marBottom w:val="0"/>
                  <w:divBdr>
                    <w:top w:val="none" w:sz="0" w:space="0" w:color="auto"/>
                    <w:left w:val="none" w:sz="0" w:space="0" w:color="auto"/>
                    <w:bottom w:val="none" w:sz="0" w:space="0" w:color="auto"/>
                    <w:right w:val="none" w:sz="0" w:space="0" w:color="auto"/>
                  </w:divBdr>
                  <w:divsChild>
                    <w:div w:id="1555039610">
                      <w:marLeft w:val="0"/>
                      <w:marRight w:val="0"/>
                      <w:marTop w:val="0"/>
                      <w:marBottom w:val="0"/>
                      <w:divBdr>
                        <w:top w:val="none" w:sz="0" w:space="0" w:color="auto"/>
                        <w:left w:val="none" w:sz="0" w:space="0" w:color="auto"/>
                        <w:bottom w:val="none" w:sz="0" w:space="0" w:color="auto"/>
                        <w:right w:val="none" w:sz="0" w:space="0" w:color="auto"/>
                      </w:divBdr>
                    </w:div>
                  </w:divsChild>
                </w:div>
                <w:div w:id="777718185">
                  <w:marLeft w:val="0"/>
                  <w:marRight w:val="0"/>
                  <w:marTop w:val="0"/>
                  <w:marBottom w:val="0"/>
                  <w:divBdr>
                    <w:top w:val="none" w:sz="0" w:space="0" w:color="auto"/>
                    <w:left w:val="none" w:sz="0" w:space="0" w:color="auto"/>
                    <w:bottom w:val="none" w:sz="0" w:space="0" w:color="auto"/>
                    <w:right w:val="none" w:sz="0" w:space="0" w:color="auto"/>
                  </w:divBdr>
                  <w:divsChild>
                    <w:div w:id="220093734">
                      <w:marLeft w:val="0"/>
                      <w:marRight w:val="0"/>
                      <w:marTop w:val="0"/>
                      <w:marBottom w:val="0"/>
                      <w:divBdr>
                        <w:top w:val="none" w:sz="0" w:space="0" w:color="auto"/>
                        <w:left w:val="none" w:sz="0" w:space="0" w:color="auto"/>
                        <w:bottom w:val="none" w:sz="0" w:space="0" w:color="auto"/>
                        <w:right w:val="none" w:sz="0" w:space="0" w:color="auto"/>
                      </w:divBdr>
                    </w:div>
                  </w:divsChild>
                </w:div>
                <w:div w:id="781266828">
                  <w:marLeft w:val="0"/>
                  <w:marRight w:val="0"/>
                  <w:marTop w:val="0"/>
                  <w:marBottom w:val="0"/>
                  <w:divBdr>
                    <w:top w:val="none" w:sz="0" w:space="0" w:color="auto"/>
                    <w:left w:val="none" w:sz="0" w:space="0" w:color="auto"/>
                    <w:bottom w:val="none" w:sz="0" w:space="0" w:color="auto"/>
                    <w:right w:val="none" w:sz="0" w:space="0" w:color="auto"/>
                  </w:divBdr>
                  <w:divsChild>
                    <w:div w:id="1564828647">
                      <w:marLeft w:val="0"/>
                      <w:marRight w:val="0"/>
                      <w:marTop w:val="0"/>
                      <w:marBottom w:val="0"/>
                      <w:divBdr>
                        <w:top w:val="none" w:sz="0" w:space="0" w:color="auto"/>
                        <w:left w:val="none" w:sz="0" w:space="0" w:color="auto"/>
                        <w:bottom w:val="none" w:sz="0" w:space="0" w:color="auto"/>
                        <w:right w:val="none" w:sz="0" w:space="0" w:color="auto"/>
                      </w:divBdr>
                    </w:div>
                  </w:divsChild>
                </w:div>
                <w:div w:id="803698277">
                  <w:marLeft w:val="0"/>
                  <w:marRight w:val="0"/>
                  <w:marTop w:val="0"/>
                  <w:marBottom w:val="0"/>
                  <w:divBdr>
                    <w:top w:val="none" w:sz="0" w:space="0" w:color="auto"/>
                    <w:left w:val="none" w:sz="0" w:space="0" w:color="auto"/>
                    <w:bottom w:val="none" w:sz="0" w:space="0" w:color="auto"/>
                    <w:right w:val="none" w:sz="0" w:space="0" w:color="auto"/>
                  </w:divBdr>
                  <w:divsChild>
                    <w:div w:id="168373009">
                      <w:marLeft w:val="0"/>
                      <w:marRight w:val="0"/>
                      <w:marTop w:val="0"/>
                      <w:marBottom w:val="0"/>
                      <w:divBdr>
                        <w:top w:val="none" w:sz="0" w:space="0" w:color="auto"/>
                        <w:left w:val="none" w:sz="0" w:space="0" w:color="auto"/>
                        <w:bottom w:val="none" w:sz="0" w:space="0" w:color="auto"/>
                        <w:right w:val="none" w:sz="0" w:space="0" w:color="auto"/>
                      </w:divBdr>
                    </w:div>
                  </w:divsChild>
                </w:div>
                <w:div w:id="850030264">
                  <w:marLeft w:val="0"/>
                  <w:marRight w:val="0"/>
                  <w:marTop w:val="0"/>
                  <w:marBottom w:val="0"/>
                  <w:divBdr>
                    <w:top w:val="none" w:sz="0" w:space="0" w:color="auto"/>
                    <w:left w:val="none" w:sz="0" w:space="0" w:color="auto"/>
                    <w:bottom w:val="none" w:sz="0" w:space="0" w:color="auto"/>
                    <w:right w:val="none" w:sz="0" w:space="0" w:color="auto"/>
                  </w:divBdr>
                  <w:divsChild>
                    <w:div w:id="16318911">
                      <w:marLeft w:val="0"/>
                      <w:marRight w:val="0"/>
                      <w:marTop w:val="0"/>
                      <w:marBottom w:val="0"/>
                      <w:divBdr>
                        <w:top w:val="none" w:sz="0" w:space="0" w:color="auto"/>
                        <w:left w:val="none" w:sz="0" w:space="0" w:color="auto"/>
                        <w:bottom w:val="none" w:sz="0" w:space="0" w:color="auto"/>
                        <w:right w:val="none" w:sz="0" w:space="0" w:color="auto"/>
                      </w:divBdr>
                    </w:div>
                    <w:div w:id="200410574">
                      <w:marLeft w:val="0"/>
                      <w:marRight w:val="0"/>
                      <w:marTop w:val="0"/>
                      <w:marBottom w:val="0"/>
                      <w:divBdr>
                        <w:top w:val="none" w:sz="0" w:space="0" w:color="auto"/>
                        <w:left w:val="none" w:sz="0" w:space="0" w:color="auto"/>
                        <w:bottom w:val="none" w:sz="0" w:space="0" w:color="auto"/>
                        <w:right w:val="none" w:sz="0" w:space="0" w:color="auto"/>
                      </w:divBdr>
                    </w:div>
                  </w:divsChild>
                </w:div>
                <w:div w:id="850070566">
                  <w:marLeft w:val="0"/>
                  <w:marRight w:val="0"/>
                  <w:marTop w:val="0"/>
                  <w:marBottom w:val="0"/>
                  <w:divBdr>
                    <w:top w:val="none" w:sz="0" w:space="0" w:color="auto"/>
                    <w:left w:val="none" w:sz="0" w:space="0" w:color="auto"/>
                    <w:bottom w:val="none" w:sz="0" w:space="0" w:color="auto"/>
                    <w:right w:val="none" w:sz="0" w:space="0" w:color="auto"/>
                  </w:divBdr>
                  <w:divsChild>
                    <w:div w:id="627398737">
                      <w:marLeft w:val="0"/>
                      <w:marRight w:val="0"/>
                      <w:marTop w:val="0"/>
                      <w:marBottom w:val="0"/>
                      <w:divBdr>
                        <w:top w:val="none" w:sz="0" w:space="0" w:color="auto"/>
                        <w:left w:val="none" w:sz="0" w:space="0" w:color="auto"/>
                        <w:bottom w:val="none" w:sz="0" w:space="0" w:color="auto"/>
                        <w:right w:val="none" w:sz="0" w:space="0" w:color="auto"/>
                      </w:divBdr>
                    </w:div>
                  </w:divsChild>
                </w:div>
                <w:div w:id="864441446">
                  <w:marLeft w:val="0"/>
                  <w:marRight w:val="0"/>
                  <w:marTop w:val="0"/>
                  <w:marBottom w:val="0"/>
                  <w:divBdr>
                    <w:top w:val="none" w:sz="0" w:space="0" w:color="auto"/>
                    <w:left w:val="none" w:sz="0" w:space="0" w:color="auto"/>
                    <w:bottom w:val="none" w:sz="0" w:space="0" w:color="auto"/>
                    <w:right w:val="none" w:sz="0" w:space="0" w:color="auto"/>
                  </w:divBdr>
                  <w:divsChild>
                    <w:div w:id="353312334">
                      <w:marLeft w:val="0"/>
                      <w:marRight w:val="0"/>
                      <w:marTop w:val="0"/>
                      <w:marBottom w:val="0"/>
                      <w:divBdr>
                        <w:top w:val="none" w:sz="0" w:space="0" w:color="auto"/>
                        <w:left w:val="none" w:sz="0" w:space="0" w:color="auto"/>
                        <w:bottom w:val="none" w:sz="0" w:space="0" w:color="auto"/>
                        <w:right w:val="none" w:sz="0" w:space="0" w:color="auto"/>
                      </w:divBdr>
                    </w:div>
                  </w:divsChild>
                </w:div>
                <w:div w:id="899902484">
                  <w:marLeft w:val="0"/>
                  <w:marRight w:val="0"/>
                  <w:marTop w:val="0"/>
                  <w:marBottom w:val="0"/>
                  <w:divBdr>
                    <w:top w:val="none" w:sz="0" w:space="0" w:color="auto"/>
                    <w:left w:val="none" w:sz="0" w:space="0" w:color="auto"/>
                    <w:bottom w:val="none" w:sz="0" w:space="0" w:color="auto"/>
                    <w:right w:val="none" w:sz="0" w:space="0" w:color="auto"/>
                  </w:divBdr>
                  <w:divsChild>
                    <w:div w:id="1294680186">
                      <w:marLeft w:val="0"/>
                      <w:marRight w:val="0"/>
                      <w:marTop w:val="0"/>
                      <w:marBottom w:val="0"/>
                      <w:divBdr>
                        <w:top w:val="none" w:sz="0" w:space="0" w:color="auto"/>
                        <w:left w:val="none" w:sz="0" w:space="0" w:color="auto"/>
                        <w:bottom w:val="none" w:sz="0" w:space="0" w:color="auto"/>
                        <w:right w:val="none" w:sz="0" w:space="0" w:color="auto"/>
                      </w:divBdr>
                    </w:div>
                  </w:divsChild>
                </w:div>
                <w:div w:id="949118713">
                  <w:marLeft w:val="0"/>
                  <w:marRight w:val="0"/>
                  <w:marTop w:val="0"/>
                  <w:marBottom w:val="0"/>
                  <w:divBdr>
                    <w:top w:val="none" w:sz="0" w:space="0" w:color="auto"/>
                    <w:left w:val="none" w:sz="0" w:space="0" w:color="auto"/>
                    <w:bottom w:val="none" w:sz="0" w:space="0" w:color="auto"/>
                    <w:right w:val="none" w:sz="0" w:space="0" w:color="auto"/>
                  </w:divBdr>
                  <w:divsChild>
                    <w:div w:id="1976369991">
                      <w:marLeft w:val="0"/>
                      <w:marRight w:val="0"/>
                      <w:marTop w:val="0"/>
                      <w:marBottom w:val="0"/>
                      <w:divBdr>
                        <w:top w:val="none" w:sz="0" w:space="0" w:color="auto"/>
                        <w:left w:val="none" w:sz="0" w:space="0" w:color="auto"/>
                        <w:bottom w:val="none" w:sz="0" w:space="0" w:color="auto"/>
                        <w:right w:val="none" w:sz="0" w:space="0" w:color="auto"/>
                      </w:divBdr>
                    </w:div>
                  </w:divsChild>
                </w:div>
                <w:div w:id="956909891">
                  <w:marLeft w:val="0"/>
                  <w:marRight w:val="0"/>
                  <w:marTop w:val="0"/>
                  <w:marBottom w:val="0"/>
                  <w:divBdr>
                    <w:top w:val="none" w:sz="0" w:space="0" w:color="auto"/>
                    <w:left w:val="none" w:sz="0" w:space="0" w:color="auto"/>
                    <w:bottom w:val="none" w:sz="0" w:space="0" w:color="auto"/>
                    <w:right w:val="none" w:sz="0" w:space="0" w:color="auto"/>
                  </w:divBdr>
                  <w:divsChild>
                    <w:div w:id="2061710945">
                      <w:marLeft w:val="0"/>
                      <w:marRight w:val="0"/>
                      <w:marTop w:val="0"/>
                      <w:marBottom w:val="0"/>
                      <w:divBdr>
                        <w:top w:val="none" w:sz="0" w:space="0" w:color="auto"/>
                        <w:left w:val="none" w:sz="0" w:space="0" w:color="auto"/>
                        <w:bottom w:val="none" w:sz="0" w:space="0" w:color="auto"/>
                        <w:right w:val="none" w:sz="0" w:space="0" w:color="auto"/>
                      </w:divBdr>
                    </w:div>
                  </w:divsChild>
                </w:div>
                <w:div w:id="968433020">
                  <w:marLeft w:val="0"/>
                  <w:marRight w:val="0"/>
                  <w:marTop w:val="0"/>
                  <w:marBottom w:val="0"/>
                  <w:divBdr>
                    <w:top w:val="none" w:sz="0" w:space="0" w:color="auto"/>
                    <w:left w:val="none" w:sz="0" w:space="0" w:color="auto"/>
                    <w:bottom w:val="none" w:sz="0" w:space="0" w:color="auto"/>
                    <w:right w:val="none" w:sz="0" w:space="0" w:color="auto"/>
                  </w:divBdr>
                  <w:divsChild>
                    <w:div w:id="1511944391">
                      <w:marLeft w:val="0"/>
                      <w:marRight w:val="0"/>
                      <w:marTop w:val="0"/>
                      <w:marBottom w:val="0"/>
                      <w:divBdr>
                        <w:top w:val="none" w:sz="0" w:space="0" w:color="auto"/>
                        <w:left w:val="none" w:sz="0" w:space="0" w:color="auto"/>
                        <w:bottom w:val="none" w:sz="0" w:space="0" w:color="auto"/>
                        <w:right w:val="none" w:sz="0" w:space="0" w:color="auto"/>
                      </w:divBdr>
                    </w:div>
                  </w:divsChild>
                </w:div>
                <w:div w:id="973634571">
                  <w:marLeft w:val="0"/>
                  <w:marRight w:val="0"/>
                  <w:marTop w:val="0"/>
                  <w:marBottom w:val="0"/>
                  <w:divBdr>
                    <w:top w:val="none" w:sz="0" w:space="0" w:color="auto"/>
                    <w:left w:val="none" w:sz="0" w:space="0" w:color="auto"/>
                    <w:bottom w:val="none" w:sz="0" w:space="0" w:color="auto"/>
                    <w:right w:val="none" w:sz="0" w:space="0" w:color="auto"/>
                  </w:divBdr>
                  <w:divsChild>
                    <w:div w:id="878778955">
                      <w:marLeft w:val="0"/>
                      <w:marRight w:val="0"/>
                      <w:marTop w:val="0"/>
                      <w:marBottom w:val="0"/>
                      <w:divBdr>
                        <w:top w:val="none" w:sz="0" w:space="0" w:color="auto"/>
                        <w:left w:val="none" w:sz="0" w:space="0" w:color="auto"/>
                        <w:bottom w:val="none" w:sz="0" w:space="0" w:color="auto"/>
                        <w:right w:val="none" w:sz="0" w:space="0" w:color="auto"/>
                      </w:divBdr>
                    </w:div>
                  </w:divsChild>
                </w:div>
                <w:div w:id="1014377344">
                  <w:marLeft w:val="0"/>
                  <w:marRight w:val="0"/>
                  <w:marTop w:val="0"/>
                  <w:marBottom w:val="0"/>
                  <w:divBdr>
                    <w:top w:val="none" w:sz="0" w:space="0" w:color="auto"/>
                    <w:left w:val="none" w:sz="0" w:space="0" w:color="auto"/>
                    <w:bottom w:val="none" w:sz="0" w:space="0" w:color="auto"/>
                    <w:right w:val="none" w:sz="0" w:space="0" w:color="auto"/>
                  </w:divBdr>
                  <w:divsChild>
                    <w:div w:id="831333967">
                      <w:marLeft w:val="0"/>
                      <w:marRight w:val="0"/>
                      <w:marTop w:val="0"/>
                      <w:marBottom w:val="0"/>
                      <w:divBdr>
                        <w:top w:val="none" w:sz="0" w:space="0" w:color="auto"/>
                        <w:left w:val="none" w:sz="0" w:space="0" w:color="auto"/>
                        <w:bottom w:val="none" w:sz="0" w:space="0" w:color="auto"/>
                        <w:right w:val="none" w:sz="0" w:space="0" w:color="auto"/>
                      </w:divBdr>
                    </w:div>
                  </w:divsChild>
                </w:div>
                <w:div w:id="1070271445">
                  <w:marLeft w:val="0"/>
                  <w:marRight w:val="0"/>
                  <w:marTop w:val="0"/>
                  <w:marBottom w:val="0"/>
                  <w:divBdr>
                    <w:top w:val="none" w:sz="0" w:space="0" w:color="auto"/>
                    <w:left w:val="none" w:sz="0" w:space="0" w:color="auto"/>
                    <w:bottom w:val="none" w:sz="0" w:space="0" w:color="auto"/>
                    <w:right w:val="none" w:sz="0" w:space="0" w:color="auto"/>
                  </w:divBdr>
                  <w:divsChild>
                    <w:div w:id="300811786">
                      <w:marLeft w:val="0"/>
                      <w:marRight w:val="0"/>
                      <w:marTop w:val="0"/>
                      <w:marBottom w:val="0"/>
                      <w:divBdr>
                        <w:top w:val="none" w:sz="0" w:space="0" w:color="auto"/>
                        <w:left w:val="none" w:sz="0" w:space="0" w:color="auto"/>
                        <w:bottom w:val="none" w:sz="0" w:space="0" w:color="auto"/>
                        <w:right w:val="none" w:sz="0" w:space="0" w:color="auto"/>
                      </w:divBdr>
                    </w:div>
                  </w:divsChild>
                </w:div>
                <w:div w:id="1079400397">
                  <w:marLeft w:val="0"/>
                  <w:marRight w:val="0"/>
                  <w:marTop w:val="0"/>
                  <w:marBottom w:val="0"/>
                  <w:divBdr>
                    <w:top w:val="none" w:sz="0" w:space="0" w:color="auto"/>
                    <w:left w:val="none" w:sz="0" w:space="0" w:color="auto"/>
                    <w:bottom w:val="none" w:sz="0" w:space="0" w:color="auto"/>
                    <w:right w:val="none" w:sz="0" w:space="0" w:color="auto"/>
                  </w:divBdr>
                  <w:divsChild>
                    <w:div w:id="1070662204">
                      <w:marLeft w:val="0"/>
                      <w:marRight w:val="0"/>
                      <w:marTop w:val="0"/>
                      <w:marBottom w:val="0"/>
                      <w:divBdr>
                        <w:top w:val="none" w:sz="0" w:space="0" w:color="auto"/>
                        <w:left w:val="none" w:sz="0" w:space="0" w:color="auto"/>
                        <w:bottom w:val="none" w:sz="0" w:space="0" w:color="auto"/>
                        <w:right w:val="none" w:sz="0" w:space="0" w:color="auto"/>
                      </w:divBdr>
                    </w:div>
                  </w:divsChild>
                </w:div>
                <w:div w:id="1090467324">
                  <w:marLeft w:val="0"/>
                  <w:marRight w:val="0"/>
                  <w:marTop w:val="0"/>
                  <w:marBottom w:val="0"/>
                  <w:divBdr>
                    <w:top w:val="none" w:sz="0" w:space="0" w:color="auto"/>
                    <w:left w:val="none" w:sz="0" w:space="0" w:color="auto"/>
                    <w:bottom w:val="none" w:sz="0" w:space="0" w:color="auto"/>
                    <w:right w:val="none" w:sz="0" w:space="0" w:color="auto"/>
                  </w:divBdr>
                  <w:divsChild>
                    <w:div w:id="563874555">
                      <w:marLeft w:val="0"/>
                      <w:marRight w:val="0"/>
                      <w:marTop w:val="0"/>
                      <w:marBottom w:val="0"/>
                      <w:divBdr>
                        <w:top w:val="none" w:sz="0" w:space="0" w:color="auto"/>
                        <w:left w:val="none" w:sz="0" w:space="0" w:color="auto"/>
                        <w:bottom w:val="none" w:sz="0" w:space="0" w:color="auto"/>
                        <w:right w:val="none" w:sz="0" w:space="0" w:color="auto"/>
                      </w:divBdr>
                    </w:div>
                  </w:divsChild>
                </w:div>
                <w:div w:id="1098409790">
                  <w:marLeft w:val="0"/>
                  <w:marRight w:val="0"/>
                  <w:marTop w:val="0"/>
                  <w:marBottom w:val="0"/>
                  <w:divBdr>
                    <w:top w:val="none" w:sz="0" w:space="0" w:color="auto"/>
                    <w:left w:val="none" w:sz="0" w:space="0" w:color="auto"/>
                    <w:bottom w:val="none" w:sz="0" w:space="0" w:color="auto"/>
                    <w:right w:val="none" w:sz="0" w:space="0" w:color="auto"/>
                  </w:divBdr>
                  <w:divsChild>
                    <w:div w:id="1409377619">
                      <w:marLeft w:val="0"/>
                      <w:marRight w:val="0"/>
                      <w:marTop w:val="0"/>
                      <w:marBottom w:val="0"/>
                      <w:divBdr>
                        <w:top w:val="none" w:sz="0" w:space="0" w:color="auto"/>
                        <w:left w:val="none" w:sz="0" w:space="0" w:color="auto"/>
                        <w:bottom w:val="none" w:sz="0" w:space="0" w:color="auto"/>
                        <w:right w:val="none" w:sz="0" w:space="0" w:color="auto"/>
                      </w:divBdr>
                    </w:div>
                  </w:divsChild>
                </w:div>
                <w:div w:id="1147018402">
                  <w:marLeft w:val="0"/>
                  <w:marRight w:val="0"/>
                  <w:marTop w:val="0"/>
                  <w:marBottom w:val="0"/>
                  <w:divBdr>
                    <w:top w:val="none" w:sz="0" w:space="0" w:color="auto"/>
                    <w:left w:val="none" w:sz="0" w:space="0" w:color="auto"/>
                    <w:bottom w:val="none" w:sz="0" w:space="0" w:color="auto"/>
                    <w:right w:val="none" w:sz="0" w:space="0" w:color="auto"/>
                  </w:divBdr>
                  <w:divsChild>
                    <w:div w:id="160704777">
                      <w:marLeft w:val="0"/>
                      <w:marRight w:val="0"/>
                      <w:marTop w:val="0"/>
                      <w:marBottom w:val="0"/>
                      <w:divBdr>
                        <w:top w:val="none" w:sz="0" w:space="0" w:color="auto"/>
                        <w:left w:val="none" w:sz="0" w:space="0" w:color="auto"/>
                        <w:bottom w:val="none" w:sz="0" w:space="0" w:color="auto"/>
                        <w:right w:val="none" w:sz="0" w:space="0" w:color="auto"/>
                      </w:divBdr>
                    </w:div>
                  </w:divsChild>
                </w:div>
                <w:div w:id="1151016457">
                  <w:marLeft w:val="0"/>
                  <w:marRight w:val="0"/>
                  <w:marTop w:val="0"/>
                  <w:marBottom w:val="0"/>
                  <w:divBdr>
                    <w:top w:val="none" w:sz="0" w:space="0" w:color="auto"/>
                    <w:left w:val="none" w:sz="0" w:space="0" w:color="auto"/>
                    <w:bottom w:val="none" w:sz="0" w:space="0" w:color="auto"/>
                    <w:right w:val="none" w:sz="0" w:space="0" w:color="auto"/>
                  </w:divBdr>
                  <w:divsChild>
                    <w:div w:id="376047648">
                      <w:marLeft w:val="0"/>
                      <w:marRight w:val="0"/>
                      <w:marTop w:val="0"/>
                      <w:marBottom w:val="0"/>
                      <w:divBdr>
                        <w:top w:val="none" w:sz="0" w:space="0" w:color="auto"/>
                        <w:left w:val="none" w:sz="0" w:space="0" w:color="auto"/>
                        <w:bottom w:val="none" w:sz="0" w:space="0" w:color="auto"/>
                        <w:right w:val="none" w:sz="0" w:space="0" w:color="auto"/>
                      </w:divBdr>
                    </w:div>
                  </w:divsChild>
                </w:div>
                <w:div w:id="1163199160">
                  <w:marLeft w:val="0"/>
                  <w:marRight w:val="0"/>
                  <w:marTop w:val="0"/>
                  <w:marBottom w:val="0"/>
                  <w:divBdr>
                    <w:top w:val="none" w:sz="0" w:space="0" w:color="auto"/>
                    <w:left w:val="none" w:sz="0" w:space="0" w:color="auto"/>
                    <w:bottom w:val="none" w:sz="0" w:space="0" w:color="auto"/>
                    <w:right w:val="none" w:sz="0" w:space="0" w:color="auto"/>
                  </w:divBdr>
                  <w:divsChild>
                    <w:div w:id="664165977">
                      <w:marLeft w:val="0"/>
                      <w:marRight w:val="0"/>
                      <w:marTop w:val="0"/>
                      <w:marBottom w:val="0"/>
                      <w:divBdr>
                        <w:top w:val="none" w:sz="0" w:space="0" w:color="auto"/>
                        <w:left w:val="none" w:sz="0" w:space="0" w:color="auto"/>
                        <w:bottom w:val="none" w:sz="0" w:space="0" w:color="auto"/>
                        <w:right w:val="none" w:sz="0" w:space="0" w:color="auto"/>
                      </w:divBdr>
                    </w:div>
                    <w:div w:id="696154119">
                      <w:marLeft w:val="0"/>
                      <w:marRight w:val="0"/>
                      <w:marTop w:val="0"/>
                      <w:marBottom w:val="0"/>
                      <w:divBdr>
                        <w:top w:val="none" w:sz="0" w:space="0" w:color="auto"/>
                        <w:left w:val="none" w:sz="0" w:space="0" w:color="auto"/>
                        <w:bottom w:val="none" w:sz="0" w:space="0" w:color="auto"/>
                        <w:right w:val="none" w:sz="0" w:space="0" w:color="auto"/>
                      </w:divBdr>
                    </w:div>
                  </w:divsChild>
                </w:div>
                <w:div w:id="1224680396">
                  <w:marLeft w:val="0"/>
                  <w:marRight w:val="0"/>
                  <w:marTop w:val="0"/>
                  <w:marBottom w:val="0"/>
                  <w:divBdr>
                    <w:top w:val="none" w:sz="0" w:space="0" w:color="auto"/>
                    <w:left w:val="none" w:sz="0" w:space="0" w:color="auto"/>
                    <w:bottom w:val="none" w:sz="0" w:space="0" w:color="auto"/>
                    <w:right w:val="none" w:sz="0" w:space="0" w:color="auto"/>
                  </w:divBdr>
                  <w:divsChild>
                    <w:div w:id="430859843">
                      <w:marLeft w:val="0"/>
                      <w:marRight w:val="0"/>
                      <w:marTop w:val="0"/>
                      <w:marBottom w:val="0"/>
                      <w:divBdr>
                        <w:top w:val="none" w:sz="0" w:space="0" w:color="auto"/>
                        <w:left w:val="none" w:sz="0" w:space="0" w:color="auto"/>
                        <w:bottom w:val="none" w:sz="0" w:space="0" w:color="auto"/>
                        <w:right w:val="none" w:sz="0" w:space="0" w:color="auto"/>
                      </w:divBdr>
                    </w:div>
                  </w:divsChild>
                </w:div>
                <w:div w:id="1235437542">
                  <w:marLeft w:val="0"/>
                  <w:marRight w:val="0"/>
                  <w:marTop w:val="0"/>
                  <w:marBottom w:val="0"/>
                  <w:divBdr>
                    <w:top w:val="none" w:sz="0" w:space="0" w:color="auto"/>
                    <w:left w:val="none" w:sz="0" w:space="0" w:color="auto"/>
                    <w:bottom w:val="none" w:sz="0" w:space="0" w:color="auto"/>
                    <w:right w:val="none" w:sz="0" w:space="0" w:color="auto"/>
                  </w:divBdr>
                  <w:divsChild>
                    <w:div w:id="860436889">
                      <w:marLeft w:val="0"/>
                      <w:marRight w:val="0"/>
                      <w:marTop w:val="0"/>
                      <w:marBottom w:val="0"/>
                      <w:divBdr>
                        <w:top w:val="none" w:sz="0" w:space="0" w:color="auto"/>
                        <w:left w:val="none" w:sz="0" w:space="0" w:color="auto"/>
                        <w:bottom w:val="none" w:sz="0" w:space="0" w:color="auto"/>
                        <w:right w:val="none" w:sz="0" w:space="0" w:color="auto"/>
                      </w:divBdr>
                    </w:div>
                  </w:divsChild>
                </w:div>
                <w:div w:id="1239897684">
                  <w:marLeft w:val="0"/>
                  <w:marRight w:val="0"/>
                  <w:marTop w:val="0"/>
                  <w:marBottom w:val="0"/>
                  <w:divBdr>
                    <w:top w:val="none" w:sz="0" w:space="0" w:color="auto"/>
                    <w:left w:val="none" w:sz="0" w:space="0" w:color="auto"/>
                    <w:bottom w:val="none" w:sz="0" w:space="0" w:color="auto"/>
                    <w:right w:val="none" w:sz="0" w:space="0" w:color="auto"/>
                  </w:divBdr>
                  <w:divsChild>
                    <w:div w:id="862477684">
                      <w:marLeft w:val="0"/>
                      <w:marRight w:val="0"/>
                      <w:marTop w:val="0"/>
                      <w:marBottom w:val="0"/>
                      <w:divBdr>
                        <w:top w:val="none" w:sz="0" w:space="0" w:color="auto"/>
                        <w:left w:val="none" w:sz="0" w:space="0" w:color="auto"/>
                        <w:bottom w:val="none" w:sz="0" w:space="0" w:color="auto"/>
                        <w:right w:val="none" w:sz="0" w:space="0" w:color="auto"/>
                      </w:divBdr>
                    </w:div>
                  </w:divsChild>
                </w:div>
                <w:div w:id="1268469568">
                  <w:marLeft w:val="0"/>
                  <w:marRight w:val="0"/>
                  <w:marTop w:val="0"/>
                  <w:marBottom w:val="0"/>
                  <w:divBdr>
                    <w:top w:val="none" w:sz="0" w:space="0" w:color="auto"/>
                    <w:left w:val="none" w:sz="0" w:space="0" w:color="auto"/>
                    <w:bottom w:val="none" w:sz="0" w:space="0" w:color="auto"/>
                    <w:right w:val="none" w:sz="0" w:space="0" w:color="auto"/>
                  </w:divBdr>
                  <w:divsChild>
                    <w:div w:id="254094885">
                      <w:marLeft w:val="0"/>
                      <w:marRight w:val="0"/>
                      <w:marTop w:val="0"/>
                      <w:marBottom w:val="0"/>
                      <w:divBdr>
                        <w:top w:val="none" w:sz="0" w:space="0" w:color="auto"/>
                        <w:left w:val="none" w:sz="0" w:space="0" w:color="auto"/>
                        <w:bottom w:val="none" w:sz="0" w:space="0" w:color="auto"/>
                        <w:right w:val="none" w:sz="0" w:space="0" w:color="auto"/>
                      </w:divBdr>
                    </w:div>
                  </w:divsChild>
                </w:div>
                <w:div w:id="1271627396">
                  <w:marLeft w:val="0"/>
                  <w:marRight w:val="0"/>
                  <w:marTop w:val="0"/>
                  <w:marBottom w:val="0"/>
                  <w:divBdr>
                    <w:top w:val="none" w:sz="0" w:space="0" w:color="auto"/>
                    <w:left w:val="none" w:sz="0" w:space="0" w:color="auto"/>
                    <w:bottom w:val="none" w:sz="0" w:space="0" w:color="auto"/>
                    <w:right w:val="none" w:sz="0" w:space="0" w:color="auto"/>
                  </w:divBdr>
                  <w:divsChild>
                    <w:div w:id="1153527160">
                      <w:marLeft w:val="0"/>
                      <w:marRight w:val="0"/>
                      <w:marTop w:val="0"/>
                      <w:marBottom w:val="0"/>
                      <w:divBdr>
                        <w:top w:val="none" w:sz="0" w:space="0" w:color="auto"/>
                        <w:left w:val="none" w:sz="0" w:space="0" w:color="auto"/>
                        <w:bottom w:val="none" w:sz="0" w:space="0" w:color="auto"/>
                        <w:right w:val="none" w:sz="0" w:space="0" w:color="auto"/>
                      </w:divBdr>
                    </w:div>
                  </w:divsChild>
                </w:div>
                <w:div w:id="1278561213">
                  <w:marLeft w:val="0"/>
                  <w:marRight w:val="0"/>
                  <w:marTop w:val="0"/>
                  <w:marBottom w:val="0"/>
                  <w:divBdr>
                    <w:top w:val="none" w:sz="0" w:space="0" w:color="auto"/>
                    <w:left w:val="none" w:sz="0" w:space="0" w:color="auto"/>
                    <w:bottom w:val="none" w:sz="0" w:space="0" w:color="auto"/>
                    <w:right w:val="none" w:sz="0" w:space="0" w:color="auto"/>
                  </w:divBdr>
                  <w:divsChild>
                    <w:div w:id="1759786356">
                      <w:marLeft w:val="0"/>
                      <w:marRight w:val="0"/>
                      <w:marTop w:val="0"/>
                      <w:marBottom w:val="0"/>
                      <w:divBdr>
                        <w:top w:val="none" w:sz="0" w:space="0" w:color="auto"/>
                        <w:left w:val="none" w:sz="0" w:space="0" w:color="auto"/>
                        <w:bottom w:val="none" w:sz="0" w:space="0" w:color="auto"/>
                        <w:right w:val="none" w:sz="0" w:space="0" w:color="auto"/>
                      </w:divBdr>
                    </w:div>
                  </w:divsChild>
                </w:div>
                <w:div w:id="1316959947">
                  <w:marLeft w:val="0"/>
                  <w:marRight w:val="0"/>
                  <w:marTop w:val="0"/>
                  <w:marBottom w:val="0"/>
                  <w:divBdr>
                    <w:top w:val="none" w:sz="0" w:space="0" w:color="auto"/>
                    <w:left w:val="none" w:sz="0" w:space="0" w:color="auto"/>
                    <w:bottom w:val="none" w:sz="0" w:space="0" w:color="auto"/>
                    <w:right w:val="none" w:sz="0" w:space="0" w:color="auto"/>
                  </w:divBdr>
                  <w:divsChild>
                    <w:div w:id="940718943">
                      <w:marLeft w:val="0"/>
                      <w:marRight w:val="0"/>
                      <w:marTop w:val="0"/>
                      <w:marBottom w:val="0"/>
                      <w:divBdr>
                        <w:top w:val="none" w:sz="0" w:space="0" w:color="auto"/>
                        <w:left w:val="none" w:sz="0" w:space="0" w:color="auto"/>
                        <w:bottom w:val="none" w:sz="0" w:space="0" w:color="auto"/>
                        <w:right w:val="none" w:sz="0" w:space="0" w:color="auto"/>
                      </w:divBdr>
                    </w:div>
                  </w:divsChild>
                </w:div>
                <w:div w:id="1372194841">
                  <w:marLeft w:val="0"/>
                  <w:marRight w:val="0"/>
                  <w:marTop w:val="0"/>
                  <w:marBottom w:val="0"/>
                  <w:divBdr>
                    <w:top w:val="none" w:sz="0" w:space="0" w:color="auto"/>
                    <w:left w:val="none" w:sz="0" w:space="0" w:color="auto"/>
                    <w:bottom w:val="none" w:sz="0" w:space="0" w:color="auto"/>
                    <w:right w:val="none" w:sz="0" w:space="0" w:color="auto"/>
                  </w:divBdr>
                  <w:divsChild>
                    <w:div w:id="613947929">
                      <w:marLeft w:val="0"/>
                      <w:marRight w:val="0"/>
                      <w:marTop w:val="0"/>
                      <w:marBottom w:val="0"/>
                      <w:divBdr>
                        <w:top w:val="none" w:sz="0" w:space="0" w:color="auto"/>
                        <w:left w:val="none" w:sz="0" w:space="0" w:color="auto"/>
                        <w:bottom w:val="none" w:sz="0" w:space="0" w:color="auto"/>
                        <w:right w:val="none" w:sz="0" w:space="0" w:color="auto"/>
                      </w:divBdr>
                    </w:div>
                  </w:divsChild>
                </w:div>
                <w:div w:id="1391463018">
                  <w:marLeft w:val="0"/>
                  <w:marRight w:val="0"/>
                  <w:marTop w:val="0"/>
                  <w:marBottom w:val="0"/>
                  <w:divBdr>
                    <w:top w:val="none" w:sz="0" w:space="0" w:color="auto"/>
                    <w:left w:val="none" w:sz="0" w:space="0" w:color="auto"/>
                    <w:bottom w:val="none" w:sz="0" w:space="0" w:color="auto"/>
                    <w:right w:val="none" w:sz="0" w:space="0" w:color="auto"/>
                  </w:divBdr>
                  <w:divsChild>
                    <w:div w:id="2073036729">
                      <w:marLeft w:val="0"/>
                      <w:marRight w:val="0"/>
                      <w:marTop w:val="0"/>
                      <w:marBottom w:val="0"/>
                      <w:divBdr>
                        <w:top w:val="none" w:sz="0" w:space="0" w:color="auto"/>
                        <w:left w:val="none" w:sz="0" w:space="0" w:color="auto"/>
                        <w:bottom w:val="none" w:sz="0" w:space="0" w:color="auto"/>
                        <w:right w:val="none" w:sz="0" w:space="0" w:color="auto"/>
                      </w:divBdr>
                    </w:div>
                  </w:divsChild>
                </w:div>
                <w:div w:id="1407537500">
                  <w:marLeft w:val="0"/>
                  <w:marRight w:val="0"/>
                  <w:marTop w:val="0"/>
                  <w:marBottom w:val="0"/>
                  <w:divBdr>
                    <w:top w:val="none" w:sz="0" w:space="0" w:color="auto"/>
                    <w:left w:val="none" w:sz="0" w:space="0" w:color="auto"/>
                    <w:bottom w:val="none" w:sz="0" w:space="0" w:color="auto"/>
                    <w:right w:val="none" w:sz="0" w:space="0" w:color="auto"/>
                  </w:divBdr>
                  <w:divsChild>
                    <w:div w:id="477958611">
                      <w:marLeft w:val="0"/>
                      <w:marRight w:val="0"/>
                      <w:marTop w:val="0"/>
                      <w:marBottom w:val="0"/>
                      <w:divBdr>
                        <w:top w:val="none" w:sz="0" w:space="0" w:color="auto"/>
                        <w:left w:val="none" w:sz="0" w:space="0" w:color="auto"/>
                        <w:bottom w:val="none" w:sz="0" w:space="0" w:color="auto"/>
                        <w:right w:val="none" w:sz="0" w:space="0" w:color="auto"/>
                      </w:divBdr>
                    </w:div>
                  </w:divsChild>
                </w:div>
                <w:div w:id="1430392605">
                  <w:marLeft w:val="0"/>
                  <w:marRight w:val="0"/>
                  <w:marTop w:val="0"/>
                  <w:marBottom w:val="0"/>
                  <w:divBdr>
                    <w:top w:val="none" w:sz="0" w:space="0" w:color="auto"/>
                    <w:left w:val="none" w:sz="0" w:space="0" w:color="auto"/>
                    <w:bottom w:val="none" w:sz="0" w:space="0" w:color="auto"/>
                    <w:right w:val="none" w:sz="0" w:space="0" w:color="auto"/>
                  </w:divBdr>
                  <w:divsChild>
                    <w:div w:id="1338657372">
                      <w:marLeft w:val="0"/>
                      <w:marRight w:val="0"/>
                      <w:marTop w:val="0"/>
                      <w:marBottom w:val="0"/>
                      <w:divBdr>
                        <w:top w:val="none" w:sz="0" w:space="0" w:color="auto"/>
                        <w:left w:val="none" w:sz="0" w:space="0" w:color="auto"/>
                        <w:bottom w:val="none" w:sz="0" w:space="0" w:color="auto"/>
                        <w:right w:val="none" w:sz="0" w:space="0" w:color="auto"/>
                      </w:divBdr>
                    </w:div>
                  </w:divsChild>
                </w:div>
                <w:div w:id="1452044086">
                  <w:marLeft w:val="0"/>
                  <w:marRight w:val="0"/>
                  <w:marTop w:val="0"/>
                  <w:marBottom w:val="0"/>
                  <w:divBdr>
                    <w:top w:val="none" w:sz="0" w:space="0" w:color="auto"/>
                    <w:left w:val="none" w:sz="0" w:space="0" w:color="auto"/>
                    <w:bottom w:val="none" w:sz="0" w:space="0" w:color="auto"/>
                    <w:right w:val="none" w:sz="0" w:space="0" w:color="auto"/>
                  </w:divBdr>
                  <w:divsChild>
                    <w:div w:id="772288337">
                      <w:marLeft w:val="0"/>
                      <w:marRight w:val="0"/>
                      <w:marTop w:val="0"/>
                      <w:marBottom w:val="0"/>
                      <w:divBdr>
                        <w:top w:val="none" w:sz="0" w:space="0" w:color="auto"/>
                        <w:left w:val="none" w:sz="0" w:space="0" w:color="auto"/>
                        <w:bottom w:val="none" w:sz="0" w:space="0" w:color="auto"/>
                        <w:right w:val="none" w:sz="0" w:space="0" w:color="auto"/>
                      </w:divBdr>
                    </w:div>
                  </w:divsChild>
                </w:div>
                <w:div w:id="1454716567">
                  <w:marLeft w:val="0"/>
                  <w:marRight w:val="0"/>
                  <w:marTop w:val="0"/>
                  <w:marBottom w:val="0"/>
                  <w:divBdr>
                    <w:top w:val="none" w:sz="0" w:space="0" w:color="auto"/>
                    <w:left w:val="none" w:sz="0" w:space="0" w:color="auto"/>
                    <w:bottom w:val="none" w:sz="0" w:space="0" w:color="auto"/>
                    <w:right w:val="none" w:sz="0" w:space="0" w:color="auto"/>
                  </w:divBdr>
                  <w:divsChild>
                    <w:div w:id="1741512696">
                      <w:marLeft w:val="0"/>
                      <w:marRight w:val="0"/>
                      <w:marTop w:val="0"/>
                      <w:marBottom w:val="0"/>
                      <w:divBdr>
                        <w:top w:val="none" w:sz="0" w:space="0" w:color="auto"/>
                        <w:left w:val="none" w:sz="0" w:space="0" w:color="auto"/>
                        <w:bottom w:val="none" w:sz="0" w:space="0" w:color="auto"/>
                        <w:right w:val="none" w:sz="0" w:space="0" w:color="auto"/>
                      </w:divBdr>
                    </w:div>
                  </w:divsChild>
                </w:div>
                <w:div w:id="1456173548">
                  <w:marLeft w:val="0"/>
                  <w:marRight w:val="0"/>
                  <w:marTop w:val="0"/>
                  <w:marBottom w:val="0"/>
                  <w:divBdr>
                    <w:top w:val="none" w:sz="0" w:space="0" w:color="auto"/>
                    <w:left w:val="none" w:sz="0" w:space="0" w:color="auto"/>
                    <w:bottom w:val="none" w:sz="0" w:space="0" w:color="auto"/>
                    <w:right w:val="none" w:sz="0" w:space="0" w:color="auto"/>
                  </w:divBdr>
                  <w:divsChild>
                    <w:div w:id="1980451133">
                      <w:marLeft w:val="0"/>
                      <w:marRight w:val="0"/>
                      <w:marTop w:val="0"/>
                      <w:marBottom w:val="0"/>
                      <w:divBdr>
                        <w:top w:val="none" w:sz="0" w:space="0" w:color="auto"/>
                        <w:left w:val="none" w:sz="0" w:space="0" w:color="auto"/>
                        <w:bottom w:val="none" w:sz="0" w:space="0" w:color="auto"/>
                        <w:right w:val="none" w:sz="0" w:space="0" w:color="auto"/>
                      </w:divBdr>
                    </w:div>
                  </w:divsChild>
                </w:div>
                <w:div w:id="1457063787">
                  <w:marLeft w:val="0"/>
                  <w:marRight w:val="0"/>
                  <w:marTop w:val="0"/>
                  <w:marBottom w:val="0"/>
                  <w:divBdr>
                    <w:top w:val="none" w:sz="0" w:space="0" w:color="auto"/>
                    <w:left w:val="none" w:sz="0" w:space="0" w:color="auto"/>
                    <w:bottom w:val="none" w:sz="0" w:space="0" w:color="auto"/>
                    <w:right w:val="none" w:sz="0" w:space="0" w:color="auto"/>
                  </w:divBdr>
                  <w:divsChild>
                    <w:div w:id="1869828668">
                      <w:marLeft w:val="0"/>
                      <w:marRight w:val="0"/>
                      <w:marTop w:val="0"/>
                      <w:marBottom w:val="0"/>
                      <w:divBdr>
                        <w:top w:val="none" w:sz="0" w:space="0" w:color="auto"/>
                        <w:left w:val="none" w:sz="0" w:space="0" w:color="auto"/>
                        <w:bottom w:val="none" w:sz="0" w:space="0" w:color="auto"/>
                        <w:right w:val="none" w:sz="0" w:space="0" w:color="auto"/>
                      </w:divBdr>
                    </w:div>
                  </w:divsChild>
                </w:div>
                <w:div w:id="1477336132">
                  <w:marLeft w:val="0"/>
                  <w:marRight w:val="0"/>
                  <w:marTop w:val="0"/>
                  <w:marBottom w:val="0"/>
                  <w:divBdr>
                    <w:top w:val="none" w:sz="0" w:space="0" w:color="auto"/>
                    <w:left w:val="none" w:sz="0" w:space="0" w:color="auto"/>
                    <w:bottom w:val="none" w:sz="0" w:space="0" w:color="auto"/>
                    <w:right w:val="none" w:sz="0" w:space="0" w:color="auto"/>
                  </w:divBdr>
                  <w:divsChild>
                    <w:div w:id="355280571">
                      <w:marLeft w:val="0"/>
                      <w:marRight w:val="0"/>
                      <w:marTop w:val="0"/>
                      <w:marBottom w:val="0"/>
                      <w:divBdr>
                        <w:top w:val="none" w:sz="0" w:space="0" w:color="auto"/>
                        <w:left w:val="none" w:sz="0" w:space="0" w:color="auto"/>
                        <w:bottom w:val="none" w:sz="0" w:space="0" w:color="auto"/>
                        <w:right w:val="none" w:sz="0" w:space="0" w:color="auto"/>
                      </w:divBdr>
                    </w:div>
                  </w:divsChild>
                </w:div>
                <w:div w:id="1496066886">
                  <w:marLeft w:val="0"/>
                  <w:marRight w:val="0"/>
                  <w:marTop w:val="0"/>
                  <w:marBottom w:val="0"/>
                  <w:divBdr>
                    <w:top w:val="none" w:sz="0" w:space="0" w:color="auto"/>
                    <w:left w:val="none" w:sz="0" w:space="0" w:color="auto"/>
                    <w:bottom w:val="none" w:sz="0" w:space="0" w:color="auto"/>
                    <w:right w:val="none" w:sz="0" w:space="0" w:color="auto"/>
                  </w:divBdr>
                  <w:divsChild>
                    <w:div w:id="16126676">
                      <w:marLeft w:val="0"/>
                      <w:marRight w:val="0"/>
                      <w:marTop w:val="0"/>
                      <w:marBottom w:val="0"/>
                      <w:divBdr>
                        <w:top w:val="none" w:sz="0" w:space="0" w:color="auto"/>
                        <w:left w:val="none" w:sz="0" w:space="0" w:color="auto"/>
                        <w:bottom w:val="none" w:sz="0" w:space="0" w:color="auto"/>
                        <w:right w:val="none" w:sz="0" w:space="0" w:color="auto"/>
                      </w:divBdr>
                    </w:div>
                  </w:divsChild>
                </w:div>
                <w:div w:id="1498643972">
                  <w:marLeft w:val="0"/>
                  <w:marRight w:val="0"/>
                  <w:marTop w:val="0"/>
                  <w:marBottom w:val="0"/>
                  <w:divBdr>
                    <w:top w:val="none" w:sz="0" w:space="0" w:color="auto"/>
                    <w:left w:val="none" w:sz="0" w:space="0" w:color="auto"/>
                    <w:bottom w:val="none" w:sz="0" w:space="0" w:color="auto"/>
                    <w:right w:val="none" w:sz="0" w:space="0" w:color="auto"/>
                  </w:divBdr>
                  <w:divsChild>
                    <w:div w:id="1905680910">
                      <w:marLeft w:val="0"/>
                      <w:marRight w:val="0"/>
                      <w:marTop w:val="0"/>
                      <w:marBottom w:val="0"/>
                      <w:divBdr>
                        <w:top w:val="none" w:sz="0" w:space="0" w:color="auto"/>
                        <w:left w:val="none" w:sz="0" w:space="0" w:color="auto"/>
                        <w:bottom w:val="none" w:sz="0" w:space="0" w:color="auto"/>
                        <w:right w:val="none" w:sz="0" w:space="0" w:color="auto"/>
                      </w:divBdr>
                    </w:div>
                  </w:divsChild>
                </w:div>
                <w:div w:id="1502116242">
                  <w:marLeft w:val="0"/>
                  <w:marRight w:val="0"/>
                  <w:marTop w:val="0"/>
                  <w:marBottom w:val="0"/>
                  <w:divBdr>
                    <w:top w:val="none" w:sz="0" w:space="0" w:color="auto"/>
                    <w:left w:val="none" w:sz="0" w:space="0" w:color="auto"/>
                    <w:bottom w:val="none" w:sz="0" w:space="0" w:color="auto"/>
                    <w:right w:val="none" w:sz="0" w:space="0" w:color="auto"/>
                  </w:divBdr>
                  <w:divsChild>
                    <w:div w:id="1837836867">
                      <w:marLeft w:val="0"/>
                      <w:marRight w:val="0"/>
                      <w:marTop w:val="0"/>
                      <w:marBottom w:val="0"/>
                      <w:divBdr>
                        <w:top w:val="none" w:sz="0" w:space="0" w:color="auto"/>
                        <w:left w:val="none" w:sz="0" w:space="0" w:color="auto"/>
                        <w:bottom w:val="none" w:sz="0" w:space="0" w:color="auto"/>
                        <w:right w:val="none" w:sz="0" w:space="0" w:color="auto"/>
                      </w:divBdr>
                    </w:div>
                  </w:divsChild>
                </w:div>
                <w:div w:id="1513572429">
                  <w:marLeft w:val="0"/>
                  <w:marRight w:val="0"/>
                  <w:marTop w:val="0"/>
                  <w:marBottom w:val="0"/>
                  <w:divBdr>
                    <w:top w:val="none" w:sz="0" w:space="0" w:color="auto"/>
                    <w:left w:val="none" w:sz="0" w:space="0" w:color="auto"/>
                    <w:bottom w:val="none" w:sz="0" w:space="0" w:color="auto"/>
                    <w:right w:val="none" w:sz="0" w:space="0" w:color="auto"/>
                  </w:divBdr>
                  <w:divsChild>
                    <w:div w:id="556936995">
                      <w:marLeft w:val="0"/>
                      <w:marRight w:val="0"/>
                      <w:marTop w:val="0"/>
                      <w:marBottom w:val="0"/>
                      <w:divBdr>
                        <w:top w:val="none" w:sz="0" w:space="0" w:color="auto"/>
                        <w:left w:val="none" w:sz="0" w:space="0" w:color="auto"/>
                        <w:bottom w:val="none" w:sz="0" w:space="0" w:color="auto"/>
                        <w:right w:val="none" w:sz="0" w:space="0" w:color="auto"/>
                      </w:divBdr>
                    </w:div>
                  </w:divsChild>
                </w:div>
                <w:div w:id="1516724214">
                  <w:marLeft w:val="0"/>
                  <w:marRight w:val="0"/>
                  <w:marTop w:val="0"/>
                  <w:marBottom w:val="0"/>
                  <w:divBdr>
                    <w:top w:val="none" w:sz="0" w:space="0" w:color="auto"/>
                    <w:left w:val="none" w:sz="0" w:space="0" w:color="auto"/>
                    <w:bottom w:val="none" w:sz="0" w:space="0" w:color="auto"/>
                    <w:right w:val="none" w:sz="0" w:space="0" w:color="auto"/>
                  </w:divBdr>
                  <w:divsChild>
                    <w:div w:id="1555891409">
                      <w:marLeft w:val="0"/>
                      <w:marRight w:val="0"/>
                      <w:marTop w:val="0"/>
                      <w:marBottom w:val="0"/>
                      <w:divBdr>
                        <w:top w:val="none" w:sz="0" w:space="0" w:color="auto"/>
                        <w:left w:val="none" w:sz="0" w:space="0" w:color="auto"/>
                        <w:bottom w:val="none" w:sz="0" w:space="0" w:color="auto"/>
                        <w:right w:val="none" w:sz="0" w:space="0" w:color="auto"/>
                      </w:divBdr>
                    </w:div>
                  </w:divsChild>
                </w:div>
                <w:div w:id="1591156368">
                  <w:marLeft w:val="0"/>
                  <w:marRight w:val="0"/>
                  <w:marTop w:val="0"/>
                  <w:marBottom w:val="0"/>
                  <w:divBdr>
                    <w:top w:val="none" w:sz="0" w:space="0" w:color="auto"/>
                    <w:left w:val="none" w:sz="0" w:space="0" w:color="auto"/>
                    <w:bottom w:val="none" w:sz="0" w:space="0" w:color="auto"/>
                    <w:right w:val="none" w:sz="0" w:space="0" w:color="auto"/>
                  </w:divBdr>
                  <w:divsChild>
                    <w:div w:id="1570269147">
                      <w:marLeft w:val="0"/>
                      <w:marRight w:val="0"/>
                      <w:marTop w:val="0"/>
                      <w:marBottom w:val="0"/>
                      <w:divBdr>
                        <w:top w:val="none" w:sz="0" w:space="0" w:color="auto"/>
                        <w:left w:val="none" w:sz="0" w:space="0" w:color="auto"/>
                        <w:bottom w:val="none" w:sz="0" w:space="0" w:color="auto"/>
                        <w:right w:val="none" w:sz="0" w:space="0" w:color="auto"/>
                      </w:divBdr>
                    </w:div>
                  </w:divsChild>
                </w:div>
                <w:div w:id="1591236388">
                  <w:marLeft w:val="0"/>
                  <w:marRight w:val="0"/>
                  <w:marTop w:val="0"/>
                  <w:marBottom w:val="0"/>
                  <w:divBdr>
                    <w:top w:val="none" w:sz="0" w:space="0" w:color="auto"/>
                    <w:left w:val="none" w:sz="0" w:space="0" w:color="auto"/>
                    <w:bottom w:val="none" w:sz="0" w:space="0" w:color="auto"/>
                    <w:right w:val="none" w:sz="0" w:space="0" w:color="auto"/>
                  </w:divBdr>
                  <w:divsChild>
                    <w:div w:id="2043510465">
                      <w:marLeft w:val="0"/>
                      <w:marRight w:val="0"/>
                      <w:marTop w:val="0"/>
                      <w:marBottom w:val="0"/>
                      <w:divBdr>
                        <w:top w:val="none" w:sz="0" w:space="0" w:color="auto"/>
                        <w:left w:val="none" w:sz="0" w:space="0" w:color="auto"/>
                        <w:bottom w:val="none" w:sz="0" w:space="0" w:color="auto"/>
                        <w:right w:val="none" w:sz="0" w:space="0" w:color="auto"/>
                      </w:divBdr>
                    </w:div>
                  </w:divsChild>
                </w:div>
                <w:div w:id="1605722770">
                  <w:marLeft w:val="0"/>
                  <w:marRight w:val="0"/>
                  <w:marTop w:val="0"/>
                  <w:marBottom w:val="0"/>
                  <w:divBdr>
                    <w:top w:val="none" w:sz="0" w:space="0" w:color="auto"/>
                    <w:left w:val="none" w:sz="0" w:space="0" w:color="auto"/>
                    <w:bottom w:val="none" w:sz="0" w:space="0" w:color="auto"/>
                    <w:right w:val="none" w:sz="0" w:space="0" w:color="auto"/>
                  </w:divBdr>
                  <w:divsChild>
                    <w:div w:id="643660544">
                      <w:marLeft w:val="0"/>
                      <w:marRight w:val="0"/>
                      <w:marTop w:val="0"/>
                      <w:marBottom w:val="0"/>
                      <w:divBdr>
                        <w:top w:val="none" w:sz="0" w:space="0" w:color="auto"/>
                        <w:left w:val="none" w:sz="0" w:space="0" w:color="auto"/>
                        <w:bottom w:val="none" w:sz="0" w:space="0" w:color="auto"/>
                        <w:right w:val="none" w:sz="0" w:space="0" w:color="auto"/>
                      </w:divBdr>
                    </w:div>
                  </w:divsChild>
                </w:div>
                <w:div w:id="1622228519">
                  <w:marLeft w:val="0"/>
                  <w:marRight w:val="0"/>
                  <w:marTop w:val="0"/>
                  <w:marBottom w:val="0"/>
                  <w:divBdr>
                    <w:top w:val="none" w:sz="0" w:space="0" w:color="auto"/>
                    <w:left w:val="none" w:sz="0" w:space="0" w:color="auto"/>
                    <w:bottom w:val="none" w:sz="0" w:space="0" w:color="auto"/>
                    <w:right w:val="none" w:sz="0" w:space="0" w:color="auto"/>
                  </w:divBdr>
                  <w:divsChild>
                    <w:div w:id="466557196">
                      <w:marLeft w:val="0"/>
                      <w:marRight w:val="0"/>
                      <w:marTop w:val="0"/>
                      <w:marBottom w:val="0"/>
                      <w:divBdr>
                        <w:top w:val="none" w:sz="0" w:space="0" w:color="auto"/>
                        <w:left w:val="none" w:sz="0" w:space="0" w:color="auto"/>
                        <w:bottom w:val="none" w:sz="0" w:space="0" w:color="auto"/>
                        <w:right w:val="none" w:sz="0" w:space="0" w:color="auto"/>
                      </w:divBdr>
                    </w:div>
                  </w:divsChild>
                </w:div>
                <w:div w:id="1638875876">
                  <w:marLeft w:val="0"/>
                  <w:marRight w:val="0"/>
                  <w:marTop w:val="0"/>
                  <w:marBottom w:val="0"/>
                  <w:divBdr>
                    <w:top w:val="none" w:sz="0" w:space="0" w:color="auto"/>
                    <w:left w:val="none" w:sz="0" w:space="0" w:color="auto"/>
                    <w:bottom w:val="none" w:sz="0" w:space="0" w:color="auto"/>
                    <w:right w:val="none" w:sz="0" w:space="0" w:color="auto"/>
                  </w:divBdr>
                  <w:divsChild>
                    <w:div w:id="1626423633">
                      <w:marLeft w:val="0"/>
                      <w:marRight w:val="0"/>
                      <w:marTop w:val="0"/>
                      <w:marBottom w:val="0"/>
                      <w:divBdr>
                        <w:top w:val="none" w:sz="0" w:space="0" w:color="auto"/>
                        <w:left w:val="none" w:sz="0" w:space="0" w:color="auto"/>
                        <w:bottom w:val="none" w:sz="0" w:space="0" w:color="auto"/>
                        <w:right w:val="none" w:sz="0" w:space="0" w:color="auto"/>
                      </w:divBdr>
                    </w:div>
                  </w:divsChild>
                </w:div>
                <w:div w:id="1647082915">
                  <w:marLeft w:val="0"/>
                  <w:marRight w:val="0"/>
                  <w:marTop w:val="0"/>
                  <w:marBottom w:val="0"/>
                  <w:divBdr>
                    <w:top w:val="none" w:sz="0" w:space="0" w:color="auto"/>
                    <w:left w:val="none" w:sz="0" w:space="0" w:color="auto"/>
                    <w:bottom w:val="none" w:sz="0" w:space="0" w:color="auto"/>
                    <w:right w:val="none" w:sz="0" w:space="0" w:color="auto"/>
                  </w:divBdr>
                  <w:divsChild>
                    <w:div w:id="25756218">
                      <w:marLeft w:val="0"/>
                      <w:marRight w:val="0"/>
                      <w:marTop w:val="0"/>
                      <w:marBottom w:val="0"/>
                      <w:divBdr>
                        <w:top w:val="none" w:sz="0" w:space="0" w:color="auto"/>
                        <w:left w:val="none" w:sz="0" w:space="0" w:color="auto"/>
                        <w:bottom w:val="none" w:sz="0" w:space="0" w:color="auto"/>
                        <w:right w:val="none" w:sz="0" w:space="0" w:color="auto"/>
                      </w:divBdr>
                    </w:div>
                  </w:divsChild>
                </w:div>
                <w:div w:id="1662347278">
                  <w:marLeft w:val="0"/>
                  <w:marRight w:val="0"/>
                  <w:marTop w:val="0"/>
                  <w:marBottom w:val="0"/>
                  <w:divBdr>
                    <w:top w:val="none" w:sz="0" w:space="0" w:color="auto"/>
                    <w:left w:val="none" w:sz="0" w:space="0" w:color="auto"/>
                    <w:bottom w:val="none" w:sz="0" w:space="0" w:color="auto"/>
                    <w:right w:val="none" w:sz="0" w:space="0" w:color="auto"/>
                  </w:divBdr>
                  <w:divsChild>
                    <w:div w:id="1826554229">
                      <w:marLeft w:val="0"/>
                      <w:marRight w:val="0"/>
                      <w:marTop w:val="0"/>
                      <w:marBottom w:val="0"/>
                      <w:divBdr>
                        <w:top w:val="none" w:sz="0" w:space="0" w:color="auto"/>
                        <w:left w:val="none" w:sz="0" w:space="0" w:color="auto"/>
                        <w:bottom w:val="none" w:sz="0" w:space="0" w:color="auto"/>
                        <w:right w:val="none" w:sz="0" w:space="0" w:color="auto"/>
                      </w:divBdr>
                    </w:div>
                  </w:divsChild>
                </w:div>
                <w:div w:id="1703630970">
                  <w:marLeft w:val="0"/>
                  <w:marRight w:val="0"/>
                  <w:marTop w:val="0"/>
                  <w:marBottom w:val="0"/>
                  <w:divBdr>
                    <w:top w:val="none" w:sz="0" w:space="0" w:color="auto"/>
                    <w:left w:val="none" w:sz="0" w:space="0" w:color="auto"/>
                    <w:bottom w:val="none" w:sz="0" w:space="0" w:color="auto"/>
                    <w:right w:val="none" w:sz="0" w:space="0" w:color="auto"/>
                  </w:divBdr>
                  <w:divsChild>
                    <w:div w:id="779956644">
                      <w:marLeft w:val="0"/>
                      <w:marRight w:val="0"/>
                      <w:marTop w:val="0"/>
                      <w:marBottom w:val="0"/>
                      <w:divBdr>
                        <w:top w:val="none" w:sz="0" w:space="0" w:color="auto"/>
                        <w:left w:val="none" w:sz="0" w:space="0" w:color="auto"/>
                        <w:bottom w:val="none" w:sz="0" w:space="0" w:color="auto"/>
                        <w:right w:val="none" w:sz="0" w:space="0" w:color="auto"/>
                      </w:divBdr>
                    </w:div>
                  </w:divsChild>
                </w:div>
                <w:div w:id="1710572980">
                  <w:marLeft w:val="0"/>
                  <w:marRight w:val="0"/>
                  <w:marTop w:val="0"/>
                  <w:marBottom w:val="0"/>
                  <w:divBdr>
                    <w:top w:val="none" w:sz="0" w:space="0" w:color="auto"/>
                    <w:left w:val="none" w:sz="0" w:space="0" w:color="auto"/>
                    <w:bottom w:val="none" w:sz="0" w:space="0" w:color="auto"/>
                    <w:right w:val="none" w:sz="0" w:space="0" w:color="auto"/>
                  </w:divBdr>
                  <w:divsChild>
                    <w:div w:id="686640640">
                      <w:marLeft w:val="0"/>
                      <w:marRight w:val="0"/>
                      <w:marTop w:val="0"/>
                      <w:marBottom w:val="0"/>
                      <w:divBdr>
                        <w:top w:val="none" w:sz="0" w:space="0" w:color="auto"/>
                        <w:left w:val="none" w:sz="0" w:space="0" w:color="auto"/>
                        <w:bottom w:val="none" w:sz="0" w:space="0" w:color="auto"/>
                        <w:right w:val="none" w:sz="0" w:space="0" w:color="auto"/>
                      </w:divBdr>
                    </w:div>
                  </w:divsChild>
                </w:div>
                <w:div w:id="1713535992">
                  <w:marLeft w:val="0"/>
                  <w:marRight w:val="0"/>
                  <w:marTop w:val="0"/>
                  <w:marBottom w:val="0"/>
                  <w:divBdr>
                    <w:top w:val="none" w:sz="0" w:space="0" w:color="auto"/>
                    <w:left w:val="none" w:sz="0" w:space="0" w:color="auto"/>
                    <w:bottom w:val="none" w:sz="0" w:space="0" w:color="auto"/>
                    <w:right w:val="none" w:sz="0" w:space="0" w:color="auto"/>
                  </w:divBdr>
                  <w:divsChild>
                    <w:div w:id="1676372291">
                      <w:marLeft w:val="0"/>
                      <w:marRight w:val="0"/>
                      <w:marTop w:val="0"/>
                      <w:marBottom w:val="0"/>
                      <w:divBdr>
                        <w:top w:val="none" w:sz="0" w:space="0" w:color="auto"/>
                        <w:left w:val="none" w:sz="0" w:space="0" w:color="auto"/>
                        <w:bottom w:val="none" w:sz="0" w:space="0" w:color="auto"/>
                        <w:right w:val="none" w:sz="0" w:space="0" w:color="auto"/>
                      </w:divBdr>
                    </w:div>
                  </w:divsChild>
                </w:div>
                <w:div w:id="1725710382">
                  <w:marLeft w:val="0"/>
                  <w:marRight w:val="0"/>
                  <w:marTop w:val="0"/>
                  <w:marBottom w:val="0"/>
                  <w:divBdr>
                    <w:top w:val="none" w:sz="0" w:space="0" w:color="auto"/>
                    <w:left w:val="none" w:sz="0" w:space="0" w:color="auto"/>
                    <w:bottom w:val="none" w:sz="0" w:space="0" w:color="auto"/>
                    <w:right w:val="none" w:sz="0" w:space="0" w:color="auto"/>
                  </w:divBdr>
                  <w:divsChild>
                    <w:div w:id="1374306615">
                      <w:marLeft w:val="0"/>
                      <w:marRight w:val="0"/>
                      <w:marTop w:val="0"/>
                      <w:marBottom w:val="0"/>
                      <w:divBdr>
                        <w:top w:val="none" w:sz="0" w:space="0" w:color="auto"/>
                        <w:left w:val="none" w:sz="0" w:space="0" w:color="auto"/>
                        <w:bottom w:val="none" w:sz="0" w:space="0" w:color="auto"/>
                        <w:right w:val="none" w:sz="0" w:space="0" w:color="auto"/>
                      </w:divBdr>
                    </w:div>
                  </w:divsChild>
                </w:div>
                <w:div w:id="1754619693">
                  <w:marLeft w:val="0"/>
                  <w:marRight w:val="0"/>
                  <w:marTop w:val="0"/>
                  <w:marBottom w:val="0"/>
                  <w:divBdr>
                    <w:top w:val="none" w:sz="0" w:space="0" w:color="auto"/>
                    <w:left w:val="none" w:sz="0" w:space="0" w:color="auto"/>
                    <w:bottom w:val="none" w:sz="0" w:space="0" w:color="auto"/>
                    <w:right w:val="none" w:sz="0" w:space="0" w:color="auto"/>
                  </w:divBdr>
                  <w:divsChild>
                    <w:div w:id="1720976120">
                      <w:marLeft w:val="0"/>
                      <w:marRight w:val="0"/>
                      <w:marTop w:val="0"/>
                      <w:marBottom w:val="0"/>
                      <w:divBdr>
                        <w:top w:val="none" w:sz="0" w:space="0" w:color="auto"/>
                        <w:left w:val="none" w:sz="0" w:space="0" w:color="auto"/>
                        <w:bottom w:val="none" w:sz="0" w:space="0" w:color="auto"/>
                        <w:right w:val="none" w:sz="0" w:space="0" w:color="auto"/>
                      </w:divBdr>
                    </w:div>
                  </w:divsChild>
                </w:div>
                <w:div w:id="1769887669">
                  <w:marLeft w:val="0"/>
                  <w:marRight w:val="0"/>
                  <w:marTop w:val="0"/>
                  <w:marBottom w:val="0"/>
                  <w:divBdr>
                    <w:top w:val="none" w:sz="0" w:space="0" w:color="auto"/>
                    <w:left w:val="none" w:sz="0" w:space="0" w:color="auto"/>
                    <w:bottom w:val="none" w:sz="0" w:space="0" w:color="auto"/>
                    <w:right w:val="none" w:sz="0" w:space="0" w:color="auto"/>
                  </w:divBdr>
                  <w:divsChild>
                    <w:div w:id="846486407">
                      <w:marLeft w:val="0"/>
                      <w:marRight w:val="0"/>
                      <w:marTop w:val="0"/>
                      <w:marBottom w:val="0"/>
                      <w:divBdr>
                        <w:top w:val="none" w:sz="0" w:space="0" w:color="auto"/>
                        <w:left w:val="none" w:sz="0" w:space="0" w:color="auto"/>
                        <w:bottom w:val="none" w:sz="0" w:space="0" w:color="auto"/>
                        <w:right w:val="none" w:sz="0" w:space="0" w:color="auto"/>
                      </w:divBdr>
                    </w:div>
                  </w:divsChild>
                </w:div>
                <w:div w:id="1775786274">
                  <w:marLeft w:val="0"/>
                  <w:marRight w:val="0"/>
                  <w:marTop w:val="0"/>
                  <w:marBottom w:val="0"/>
                  <w:divBdr>
                    <w:top w:val="none" w:sz="0" w:space="0" w:color="auto"/>
                    <w:left w:val="none" w:sz="0" w:space="0" w:color="auto"/>
                    <w:bottom w:val="none" w:sz="0" w:space="0" w:color="auto"/>
                    <w:right w:val="none" w:sz="0" w:space="0" w:color="auto"/>
                  </w:divBdr>
                  <w:divsChild>
                    <w:div w:id="1257983448">
                      <w:marLeft w:val="0"/>
                      <w:marRight w:val="0"/>
                      <w:marTop w:val="0"/>
                      <w:marBottom w:val="0"/>
                      <w:divBdr>
                        <w:top w:val="none" w:sz="0" w:space="0" w:color="auto"/>
                        <w:left w:val="none" w:sz="0" w:space="0" w:color="auto"/>
                        <w:bottom w:val="none" w:sz="0" w:space="0" w:color="auto"/>
                        <w:right w:val="none" w:sz="0" w:space="0" w:color="auto"/>
                      </w:divBdr>
                    </w:div>
                  </w:divsChild>
                </w:div>
                <w:div w:id="1790199594">
                  <w:marLeft w:val="0"/>
                  <w:marRight w:val="0"/>
                  <w:marTop w:val="0"/>
                  <w:marBottom w:val="0"/>
                  <w:divBdr>
                    <w:top w:val="none" w:sz="0" w:space="0" w:color="auto"/>
                    <w:left w:val="none" w:sz="0" w:space="0" w:color="auto"/>
                    <w:bottom w:val="none" w:sz="0" w:space="0" w:color="auto"/>
                    <w:right w:val="none" w:sz="0" w:space="0" w:color="auto"/>
                  </w:divBdr>
                  <w:divsChild>
                    <w:div w:id="1838155255">
                      <w:marLeft w:val="0"/>
                      <w:marRight w:val="0"/>
                      <w:marTop w:val="0"/>
                      <w:marBottom w:val="0"/>
                      <w:divBdr>
                        <w:top w:val="none" w:sz="0" w:space="0" w:color="auto"/>
                        <w:left w:val="none" w:sz="0" w:space="0" w:color="auto"/>
                        <w:bottom w:val="none" w:sz="0" w:space="0" w:color="auto"/>
                        <w:right w:val="none" w:sz="0" w:space="0" w:color="auto"/>
                      </w:divBdr>
                    </w:div>
                  </w:divsChild>
                </w:div>
                <w:div w:id="1793354437">
                  <w:marLeft w:val="0"/>
                  <w:marRight w:val="0"/>
                  <w:marTop w:val="0"/>
                  <w:marBottom w:val="0"/>
                  <w:divBdr>
                    <w:top w:val="none" w:sz="0" w:space="0" w:color="auto"/>
                    <w:left w:val="none" w:sz="0" w:space="0" w:color="auto"/>
                    <w:bottom w:val="none" w:sz="0" w:space="0" w:color="auto"/>
                    <w:right w:val="none" w:sz="0" w:space="0" w:color="auto"/>
                  </w:divBdr>
                  <w:divsChild>
                    <w:div w:id="396979921">
                      <w:marLeft w:val="0"/>
                      <w:marRight w:val="0"/>
                      <w:marTop w:val="0"/>
                      <w:marBottom w:val="0"/>
                      <w:divBdr>
                        <w:top w:val="none" w:sz="0" w:space="0" w:color="auto"/>
                        <w:left w:val="none" w:sz="0" w:space="0" w:color="auto"/>
                        <w:bottom w:val="none" w:sz="0" w:space="0" w:color="auto"/>
                        <w:right w:val="none" w:sz="0" w:space="0" w:color="auto"/>
                      </w:divBdr>
                    </w:div>
                  </w:divsChild>
                </w:div>
                <w:div w:id="1810628716">
                  <w:marLeft w:val="0"/>
                  <w:marRight w:val="0"/>
                  <w:marTop w:val="0"/>
                  <w:marBottom w:val="0"/>
                  <w:divBdr>
                    <w:top w:val="none" w:sz="0" w:space="0" w:color="auto"/>
                    <w:left w:val="none" w:sz="0" w:space="0" w:color="auto"/>
                    <w:bottom w:val="none" w:sz="0" w:space="0" w:color="auto"/>
                    <w:right w:val="none" w:sz="0" w:space="0" w:color="auto"/>
                  </w:divBdr>
                  <w:divsChild>
                    <w:div w:id="191041466">
                      <w:marLeft w:val="0"/>
                      <w:marRight w:val="0"/>
                      <w:marTop w:val="0"/>
                      <w:marBottom w:val="0"/>
                      <w:divBdr>
                        <w:top w:val="none" w:sz="0" w:space="0" w:color="auto"/>
                        <w:left w:val="none" w:sz="0" w:space="0" w:color="auto"/>
                        <w:bottom w:val="none" w:sz="0" w:space="0" w:color="auto"/>
                        <w:right w:val="none" w:sz="0" w:space="0" w:color="auto"/>
                      </w:divBdr>
                    </w:div>
                  </w:divsChild>
                </w:div>
                <w:div w:id="1835484623">
                  <w:marLeft w:val="0"/>
                  <w:marRight w:val="0"/>
                  <w:marTop w:val="0"/>
                  <w:marBottom w:val="0"/>
                  <w:divBdr>
                    <w:top w:val="none" w:sz="0" w:space="0" w:color="auto"/>
                    <w:left w:val="none" w:sz="0" w:space="0" w:color="auto"/>
                    <w:bottom w:val="none" w:sz="0" w:space="0" w:color="auto"/>
                    <w:right w:val="none" w:sz="0" w:space="0" w:color="auto"/>
                  </w:divBdr>
                  <w:divsChild>
                    <w:div w:id="752362515">
                      <w:marLeft w:val="0"/>
                      <w:marRight w:val="0"/>
                      <w:marTop w:val="0"/>
                      <w:marBottom w:val="0"/>
                      <w:divBdr>
                        <w:top w:val="none" w:sz="0" w:space="0" w:color="auto"/>
                        <w:left w:val="none" w:sz="0" w:space="0" w:color="auto"/>
                        <w:bottom w:val="none" w:sz="0" w:space="0" w:color="auto"/>
                        <w:right w:val="none" w:sz="0" w:space="0" w:color="auto"/>
                      </w:divBdr>
                    </w:div>
                  </w:divsChild>
                </w:div>
                <w:div w:id="1837918127">
                  <w:marLeft w:val="0"/>
                  <w:marRight w:val="0"/>
                  <w:marTop w:val="0"/>
                  <w:marBottom w:val="0"/>
                  <w:divBdr>
                    <w:top w:val="none" w:sz="0" w:space="0" w:color="auto"/>
                    <w:left w:val="none" w:sz="0" w:space="0" w:color="auto"/>
                    <w:bottom w:val="none" w:sz="0" w:space="0" w:color="auto"/>
                    <w:right w:val="none" w:sz="0" w:space="0" w:color="auto"/>
                  </w:divBdr>
                  <w:divsChild>
                    <w:div w:id="839740393">
                      <w:marLeft w:val="0"/>
                      <w:marRight w:val="0"/>
                      <w:marTop w:val="0"/>
                      <w:marBottom w:val="0"/>
                      <w:divBdr>
                        <w:top w:val="none" w:sz="0" w:space="0" w:color="auto"/>
                        <w:left w:val="none" w:sz="0" w:space="0" w:color="auto"/>
                        <w:bottom w:val="none" w:sz="0" w:space="0" w:color="auto"/>
                        <w:right w:val="none" w:sz="0" w:space="0" w:color="auto"/>
                      </w:divBdr>
                    </w:div>
                    <w:div w:id="1848666621">
                      <w:marLeft w:val="0"/>
                      <w:marRight w:val="0"/>
                      <w:marTop w:val="0"/>
                      <w:marBottom w:val="0"/>
                      <w:divBdr>
                        <w:top w:val="none" w:sz="0" w:space="0" w:color="auto"/>
                        <w:left w:val="none" w:sz="0" w:space="0" w:color="auto"/>
                        <w:bottom w:val="none" w:sz="0" w:space="0" w:color="auto"/>
                        <w:right w:val="none" w:sz="0" w:space="0" w:color="auto"/>
                      </w:divBdr>
                    </w:div>
                  </w:divsChild>
                </w:div>
                <w:div w:id="1848981016">
                  <w:marLeft w:val="0"/>
                  <w:marRight w:val="0"/>
                  <w:marTop w:val="0"/>
                  <w:marBottom w:val="0"/>
                  <w:divBdr>
                    <w:top w:val="none" w:sz="0" w:space="0" w:color="auto"/>
                    <w:left w:val="none" w:sz="0" w:space="0" w:color="auto"/>
                    <w:bottom w:val="none" w:sz="0" w:space="0" w:color="auto"/>
                    <w:right w:val="none" w:sz="0" w:space="0" w:color="auto"/>
                  </w:divBdr>
                  <w:divsChild>
                    <w:div w:id="93402712">
                      <w:marLeft w:val="0"/>
                      <w:marRight w:val="0"/>
                      <w:marTop w:val="0"/>
                      <w:marBottom w:val="0"/>
                      <w:divBdr>
                        <w:top w:val="none" w:sz="0" w:space="0" w:color="auto"/>
                        <w:left w:val="none" w:sz="0" w:space="0" w:color="auto"/>
                        <w:bottom w:val="none" w:sz="0" w:space="0" w:color="auto"/>
                        <w:right w:val="none" w:sz="0" w:space="0" w:color="auto"/>
                      </w:divBdr>
                    </w:div>
                  </w:divsChild>
                </w:div>
                <w:div w:id="1851599101">
                  <w:marLeft w:val="0"/>
                  <w:marRight w:val="0"/>
                  <w:marTop w:val="0"/>
                  <w:marBottom w:val="0"/>
                  <w:divBdr>
                    <w:top w:val="none" w:sz="0" w:space="0" w:color="auto"/>
                    <w:left w:val="none" w:sz="0" w:space="0" w:color="auto"/>
                    <w:bottom w:val="none" w:sz="0" w:space="0" w:color="auto"/>
                    <w:right w:val="none" w:sz="0" w:space="0" w:color="auto"/>
                  </w:divBdr>
                  <w:divsChild>
                    <w:div w:id="590164791">
                      <w:marLeft w:val="0"/>
                      <w:marRight w:val="0"/>
                      <w:marTop w:val="0"/>
                      <w:marBottom w:val="0"/>
                      <w:divBdr>
                        <w:top w:val="none" w:sz="0" w:space="0" w:color="auto"/>
                        <w:left w:val="none" w:sz="0" w:space="0" w:color="auto"/>
                        <w:bottom w:val="none" w:sz="0" w:space="0" w:color="auto"/>
                        <w:right w:val="none" w:sz="0" w:space="0" w:color="auto"/>
                      </w:divBdr>
                    </w:div>
                  </w:divsChild>
                </w:div>
                <w:div w:id="1857502829">
                  <w:marLeft w:val="0"/>
                  <w:marRight w:val="0"/>
                  <w:marTop w:val="0"/>
                  <w:marBottom w:val="0"/>
                  <w:divBdr>
                    <w:top w:val="none" w:sz="0" w:space="0" w:color="auto"/>
                    <w:left w:val="none" w:sz="0" w:space="0" w:color="auto"/>
                    <w:bottom w:val="none" w:sz="0" w:space="0" w:color="auto"/>
                    <w:right w:val="none" w:sz="0" w:space="0" w:color="auto"/>
                  </w:divBdr>
                  <w:divsChild>
                    <w:div w:id="1586913189">
                      <w:marLeft w:val="0"/>
                      <w:marRight w:val="0"/>
                      <w:marTop w:val="0"/>
                      <w:marBottom w:val="0"/>
                      <w:divBdr>
                        <w:top w:val="none" w:sz="0" w:space="0" w:color="auto"/>
                        <w:left w:val="none" w:sz="0" w:space="0" w:color="auto"/>
                        <w:bottom w:val="none" w:sz="0" w:space="0" w:color="auto"/>
                        <w:right w:val="none" w:sz="0" w:space="0" w:color="auto"/>
                      </w:divBdr>
                    </w:div>
                  </w:divsChild>
                </w:div>
                <w:div w:id="1870410374">
                  <w:marLeft w:val="0"/>
                  <w:marRight w:val="0"/>
                  <w:marTop w:val="0"/>
                  <w:marBottom w:val="0"/>
                  <w:divBdr>
                    <w:top w:val="none" w:sz="0" w:space="0" w:color="auto"/>
                    <w:left w:val="none" w:sz="0" w:space="0" w:color="auto"/>
                    <w:bottom w:val="none" w:sz="0" w:space="0" w:color="auto"/>
                    <w:right w:val="none" w:sz="0" w:space="0" w:color="auto"/>
                  </w:divBdr>
                  <w:divsChild>
                    <w:div w:id="1076896566">
                      <w:marLeft w:val="0"/>
                      <w:marRight w:val="0"/>
                      <w:marTop w:val="0"/>
                      <w:marBottom w:val="0"/>
                      <w:divBdr>
                        <w:top w:val="none" w:sz="0" w:space="0" w:color="auto"/>
                        <w:left w:val="none" w:sz="0" w:space="0" w:color="auto"/>
                        <w:bottom w:val="none" w:sz="0" w:space="0" w:color="auto"/>
                        <w:right w:val="none" w:sz="0" w:space="0" w:color="auto"/>
                      </w:divBdr>
                    </w:div>
                  </w:divsChild>
                </w:div>
                <w:div w:id="1879391344">
                  <w:marLeft w:val="0"/>
                  <w:marRight w:val="0"/>
                  <w:marTop w:val="0"/>
                  <w:marBottom w:val="0"/>
                  <w:divBdr>
                    <w:top w:val="none" w:sz="0" w:space="0" w:color="auto"/>
                    <w:left w:val="none" w:sz="0" w:space="0" w:color="auto"/>
                    <w:bottom w:val="none" w:sz="0" w:space="0" w:color="auto"/>
                    <w:right w:val="none" w:sz="0" w:space="0" w:color="auto"/>
                  </w:divBdr>
                  <w:divsChild>
                    <w:div w:id="893322036">
                      <w:marLeft w:val="0"/>
                      <w:marRight w:val="0"/>
                      <w:marTop w:val="0"/>
                      <w:marBottom w:val="0"/>
                      <w:divBdr>
                        <w:top w:val="none" w:sz="0" w:space="0" w:color="auto"/>
                        <w:left w:val="none" w:sz="0" w:space="0" w:color="auto"/>
                        <w:bottom w:val="none" w:sz="0" w:space="0" w:color="auto"/>
                        <w:right w:val="none" w:sz="0" w:space="0" w:color="auto"/>
                      </w:divBdr>
                    </w:div>
                    <w:div w:id="2084450606">
                      <w:marLeft w:val="0"/>
                      <w:marRight w:val="0"/>
                      <w:marTop w:val="0"/>
                      <w:marBottom w:val="0"/>
                      <w:divBdr>
                        <w:top w:val="none" w:sz="0" w:space="0" w:color="auto"/>
                        <w:left w:val="none" w:sz="0" w:space="0" w:color="auto"/>
                        <w:bottom w:val="none" w:sz="0" w:space="0" w:color="auto"/>
                        <w:right w:val="none" w:sz="0" w:space="0" w:color="auto"/>
                      </w:divBdr>
                    </w:div>
                  </w:divsChild>
                </w:div>
                <w:div w:id="1903364346">
                  <w:marLeft w:val="0"/>
                  <w:marRight w:val="0"/>
                  <w:marTop w:val="0"/>
                  <w:marBottom w:val="0"/>
                  <w:divBdr>
                    <w:top w:val="none" w:sz="0" w:space="0" w:color="auto"/>
                    <w:left w:val="none" w:sz="0" w:space="0" w:color="auto"/>
                    <w:bottom w:val="none" w:sz="0" w:space="0" w:color="auto"/>
                    <w:right w:val="none" w:sz="0" w:space="0" w:color="auto"/>
                  </w:divBdr>
                  <w:divsChild>
                    <w:div w:id="24062038">
                      <w:marLeft w:val="0"/>
                      <w:marRight w:val="0"/>
                      <w:marTop w:val="0"/>
                      <w:marBottom w:val="0"/>
                      <w:divBdr>
                        <w:top w:val="none" w:sz="0" w:space="0" w:color="auto"/>
                        <w:left w:val="none" w:sz="0" w:space="0" w:color="auto"/>
                        <w:bottom w:val="none" w:sz="0" w:space="0" w:color="auto"/>
                        <w:right w:val="none" w:sz="0" w:space="0" w:color="auto"/>
                      </w:divBdr>
                    </w:div>
                  </w:divsChild>
                </w:div>
                <w:div w:id="1918858970">
                  <w:marLeft w:val="0"/>
                  <w:marRight w:val="0"/>
                  <w:marTop w:val="0"/>
                  <w:marBottom w:val="0"/>
                  <w:divBdr>
                    <w:top w:val="none" w:sz="0" w:space="0" w:color="auto"/>
                    <w:left w:val="none" w:sz="0" w:space="0" w:color="auto"/>
                    <w:bottom w:val="none" w:sz="0" w:space="0" w:color="auto"/>
                    <w:right w:val="none" w:sz="0" w:space="0" w:color="auto"/>
                  </w:divBdr>
                  <w:divsChild>
                    <w:div w:id="1696687851">
                      <w:marLeft w:val="0"/>
                      <w:marRight w:val="0"/>
                      <w:marTop w:val="0"/>
                      <w:marBottom w:val="0"/>
                      <w:divBdr>
                        <w:top w:val="none" w:sz="0" w:space="0" w:color="auto"/>
                        <w:left w:val="none" w:sz="0" w:space="0" w:color="auto"/>
                        <w:bottom w:val="none" w:sz="0" w:space="0" w:color="auto"/>
                        <w:right w:val="none" w:sz="0" w:space="0" w:color="auto"/>
                      </w:divBdr>
                    </w:div>
                  </w:divsChild>
                </w:div>
                <w:div w:id="1923907238">
                  <w:marLeft w:val="0"/>
                  <w:marRight w:val="0"/>
                  <w:marTop w:val="0"/>
                  <w:marBottom w:val="0"/>
                  <w:divBdr>
                    <w:top w:val="none" w:sz="0" w:space="0" w:color="auto"/>
                    <w:left w:val="none" w:sz="0" w:space="0" w:color="auto"/>
                    <w:bottom w:val="none" w:sz="0" w:space="0" w:color="auto"/>
                    <w:right w:val="none" w:sz="0" w:space="0" w:color="auto"/>
                  </w:divBdr>
                  <w:divsChild>
                    <w:div w:id="276068253">
                      <w:marLeft w:val="0"/>
                      <w:marRight w:val="0"/>
                      <w:marTop w:val="0"/>
                      <w:marBottom w:val="0"/>
                      <w:divBdr>
                        <w:top w:val="none" w:sz="0" w:space="0" w:color="auto"/>
                        <w:left w:val="none" w:sz="0" w:space="0" w:color="auto"/>
                        <w:bottom w:val="none" w:sz="0" w:space="0" w:color="auto"/>
                        <w:right w:val="none" w:sz="0" w:space="0" w:color="auto"/>
                      </w:divBdr>
                    </w:div>
                  </w:divsChild>
                </w:div>
                <w:div w:id="1926642058">
                  <w:marLeft w:val="0"/>
                  <w:marRight w:val="0"/>
                  <w:marTop w:val="0"/>
                  <w:marBottom w:val="0"/>
                  <w:divBdr>
                    <w:top w:val="none" w:sz="0" w:space="0" w:color="auto"/>
                    <w:left w:val="none" w:sz="0" w:space="0" w:color="auto"/>
                    <w:bottom w:val="none" w:sz="0" w:space="0" w:color="auto"/>
                    <w:right w:val="none" w:sz="0" w:space="0" w:color="auto"/>
                  </w:divBdr>
                  <w:divsChild>
                    <w:div w:id="1567909938">
                      <w:marLeft w:val="0"/>
                      <w:marRight w:val="0"/>
                      <w:marTop w:val="0"/>
                      <w:marBottom w:val="0"/>
                      <w:divBdr>
                        <w:top w:val="none" w:sz="0" w:space="0" w:color="auto"/>
                        <w:left w:val="none" w:sz="0" w:space="0" w:color="auto"/>
                        <w:bottom w:val="none" w:sz="0" w:space="0" w:color="auto"/>
                        <w:right w:val="none" w:sz="0" w:space="0" w:color="auto"/>
                      </w:divBdr>
                    </w:div>
                  </w:divsChild>
                </w:div>
                <w:div w:id="1950817370">
                  <w:marLeft w:val="0"/>
                  <w:marRight w:val="0"/>
                  <w:marTop w:val="0"/>
                  <w:marBottom w:val="0"/>
                  <w:divBdr>
                    <w:top w:val="none" w:sz="0" w:space="0" w:color="auto"/>
                    <w:left w:val="none" w:sz="0" w:space="0" w:color="auto"/>
                    <w:bottom w:val="none" w:sz="0" w:space="0" w:color="auto"/>
                    <w:right w:val="none" w:sz="0" w:space="0" w:color="auto"/>
                  </w:divBdr>
                  <w:divsChild>
                    <w:div w:id="122576232">
                      <w:marLeft w:val="0"/>
                      <w:marRight w:val="0"/>
                      <w:marTop w:val="0"/>
                      <w:marBottom w:val="0"/>
                      <w:divBdr>
                        <w:top w:val="none" w:sz="0" w:space="0" w:color="auto"/>
                        <w:left w:val="none" w:sz="0" w:space="0" w:color="auto"/>
                        <w:bottom w:val="none" w:sz="0" w:space="0" w:color="auto"/>
                        <w:right w:val="none" w:sz="0" w:space="0" w:color="auto"/>
                      </w:divBdr>
                    </w:div>
                  </w:divsChild>
                </w:div>
                <w:div w:id="1984775113">
                  <w:marLeft w:val="0"/>
                  <w:marRight w:val="0"/>
                  <w:marTop w:val="0"/>
                  <w:marBottom w:val="0"/>
                  <w:divBdr>
                    <w:top w:val="none" w:sz="0" w:space="0" w:color="auto"/>
                    <w:left w:val="none" w:sz="0" w:space="0" w:color="auto"/>
                    <w:bottom w:val="none" w:sz="0" w:space="0" w:color="auto"/>
                    <w:right w:val="none" w:sz="0" w:space="0" w:color="auto"/>
                  </w:divBdr>
                  <w:divsChild>
                    <w:div w:id="1181774796">
                      <w:marLeft w:val="0"/>
                      <w:marRight w:val="0"/>
                      <w:marTop w:val="0"/>
                      <w:marBottom w:val="0"/>
                      <w:divBdr>
                        <w:top w:val="none" w:sz="0" w:space="0" w:color="auto"/>
                        <w:left w:val="none" w:sz="0" w:space="0" w:color="auto"/>
                        <w:bottom w:val="none" w:sz="0" w:space="0" w:color="auto"/>
                        <w:right w:val="none" w:sz="0" w:space="0" w:color="auto"/>
                      </w:divBdr>
                    </w:div>
                  </w:divsChild>
                </w:div>
                <w:div w:id="2015647605">
                  <w:marLeft w:val="0"/>
                  <w:marRight w:val="0"/>
                  <w:marTop w:val="0"/>
                  <w:marBottom w:val="0"/>
                  <w:divBdr>
                    <w:top w:val="none" w:sz="0" w:space="0" w:color="auto"/>
                    <w:left w:val="none" w:sz="0" w:space="0" w:color="auto"/>
                    <w:bottom w:val="none" w:sz="0" w:space="0" w:color="auto"/>
                    <w:right w:val="none" w:sz="0" w:space="0" w:color="auto"/>
                  </w:divBdr>
                  <w:divsChild>
                    <w:div w:id="865093239">
                      <w:marLeft w:val="0"/>
                      <w:marRight w:val="0"/>
                      <w:marTop w:val="0"/>
                      <w:marBottom w:val="0"/>
                      <w:divBdr>
                        <w:top w:val="none" w:sz="0" w:space="0" w:color="auto"/>
                        <w:left w:val="none" w:sz="0" w:space="0" w:color="auto"/>
                        <w:bottom w:val="none" w:sz="0" w:space="0" w:color="auto"/>
                        <w:right w:val="none" w:sz="0" w:space="0" w:color="auto"/>
                      </w:divBdr>
                    </w:div>
                    <w:div w:id="1442215218">
                      <w:marLeft w:val="0"/>
                      <w:marRight w:val="0"/>
                      <w:marTop w:val="0"/>
                      <w:marBottom w:val="0"/>
                      <w:divBdr>
                        <w:top w:val="none" w:sz="0" w:space="0" w:color="auto"/>
                        <w:left w:val="none" w:sz="0" w:space="0" w:color="auto"/>
                        <w:bottom w:val="none" w:sz="0" w:space="0" w:color="auto"/>
                        <w:right w:val="none" w:sz="0" w:space="0" w:color="auto"/>
                      </w:divBdr>
                    </w:div>
                    <w:div w:id="1601329695">
                      <w:marLeft w:val="0"/>
                      <w:marRight w:val="0"/>
                      <w:marTop w:val="0"/>
                      <w:marBottom w:val="0"/>
                      <w:divBdr>
                        <w:top w:val="none" w:sz="0" w:space="0" w:color="auto"/>
                        <w:left w:val="none" w:sz="0" w:space="0" w:color="auto"/>
                        <w:bottom w:val="none" w:sz="0" w:space="0" w:color="auto"/>
                        <w:right w:val="none" w:sz="0" w:space="0" w:color="auto"/>
                      </w:divBdr>
                    </w:div>
                  </w:divsChild>
                </w:div>
                <w:div w:id="2018144644">
                  <w:marLeft w:val="0"/>
                  <w:marRight w:val="0"/>
                  <w:marTop w:val="0"/>
                  <w:marBottom w:val="0"/>
                  <w:divBdr>
                    <w:top w:val="none" w:sz="0" w:space="0" w:color="auto"/>
                    <w:left w:val="none" w:sz="0" w:space="0" w:color="auto"/>
                    <w:bottom w:val="none" w:sz="0" w:space="0" w:color="auto"/>
                    <w:right w:val="none" w:sz="0" w:space="0" w:color="auto"/>
                  </w:divBdr>
                  <w:divsChild>
                    <w:div w:id="2063751958">
                      <w:marLeft w:val="0"/>
                      <w:marRight w:val="0"/>
                      <w:marTop w:val="0"/>
                      <w:marBottom w:val="0"/>
                      <w:divBdr>
                        <w:top w:val="none" w:sz="0" w:space="0" w:color="auto"/>
                        <w:left w:val="none" w:sz="0" w:space="0" w:color="auto"/>
                        <w:bottom w:val="none" w:sz="0" w:space="0" w:color="auto"/>
                        <w:right w:val="none" w:sz="0" w:space="0" w:color="auto"/>
                      </w:divBdr>
                    </w:div>
                  </w:divsChild>
                </w:div>
                <w:div w:id="2025859405">
                  <w:marLeft w:val="0"/>
                  <w:marRight w:val="0"/>
                  <w:marTop w:val="0"/>
                  <w:marBottom w:val="0"/>
                  <w:divBdr>
                    <w:top w:val="none" w:sz="0" w:space="0" w:color="auto"/>
                    <w:left w:val="none" w:sz="0" w:space="0" w:color="auto"/>
                    <w:bottom w:val="none" w:sz="0" w:space="0" w:color="auto"/>
                    <w:right w:val="none" w:sz="0" w:space="0" w:color="auto"/>
                  </w:divBdr>
                  <w:divsChild>
                    <w:div w:id="603660100">
                      <w:marLeft w:val="0"/>
                      <w:marRight w:val="0"/>
                      <w:marTop w:val="0"/>
                      <w:marBottom w:val="0"/>
                      <w:divBdr>
                        <w:top w:val="none" w:sz="0" w:space="0" w:color="auto"/>
                        <w:left w:val="none" w:sz="0" w:space="0" w:color="auto"/>
                        <w:bottom w:val="none" w:sz="0" w:space="0" w:color="auto"/>
                        <w:right w:val="none" w:sz="0" w:space="0" w:color="auto"/>
                      </w:divBdr>
                    </w:div>
                  </w:divsChild>
                </w:div>
                <w:div w:id="2032804653">
                  <w:marLeft w:val="0"/>
                  <w:marRight w:val="0"/>
                  <w:marTop w:val="0"/>
                  <w:marBottom w:val="0"/>
                  <w:divBdr>
                    <w:top w:val="none" w:sz="0" w:space="0" w:color="auto"/>
                    <w:left w:val="none" w:sz="0" w:space="0" w:color="auto"/>
                    <w:bottom w:val="none" w:sz="0" w:space="0" w:color="auto"/>
                    <w:right w:val="none" w:sz="0" w:space="0" w:color="auto"/>
                  </w:divBdr>
                  <w:divsChild>
                    <w:div w:id="1513372015">
                      <w:marLeft w:val="0"/>
                      <w:marRight w:val="0"/>
                      <w:marTop w:val="0"/>
                      <w:marBottom w:val="0"/>
                      <w:divBdr>
                        <w:top w:val="none" w:sz="0" w:space="0" w:color="auto"/>
                        <w:left w:val="none" w:sz="0" w:space="0" w:color="auto"/>
                        <w:bottom w:val="none" w:sz="0" w:space="0" w:color="auto"/>
                        <w:right w:val="none" w:sz="0" w:space="0" w:color="auto"/>
                      </w:divBdr>
                    </w:div>
                  </w:divsChild>
                </w:div>
                <w:div w:id="2130389978">
                  <w:marLeft w:val="0"/>
                  <w:marRight w:val="0"/>
                  <w:marTop w:val="0"/>
                  <w:marBottom w:val="0"/>
                  <w:divBdr>
                    <w:top w:val="none" w:sz="0" w:space="0" w:color="auto"/>
                    <w:left w:val="none" w:sz="0" w:space="0" w:color="auto"/>
                    <w:bottom w:val="none" w:sz="0" w:space="0" w:color="auto"/>
                    <w:right w:val="none" w:sz="0" w:space="0" w:color="auto"/>
                  </w:divBdr>
                  <w:divsChild>
                    <w:div w:id="946499472">
                      <w:marLeft w:val="0"/>
                      <w:marRight w:val="0"/>
                      <w:marTop w:val="0"/>
                      <w:marBottom w:val="0"/>
                      <w:divBdr>
                        <w:top w:val="none" w:sz="0" w:space="0" w:color="auto"/>
                        <w:left w:val="none" w:sz="0" w:space="0" w:color="auto"/>
                        <w:bottom w:val="none" w:sz="0" w:space="0" w:color="auto"/>
                        <w:right w:val="none" w:sz="0" w:space="0" w:color="auto"/>
                      </w:divBdr>
                    </w:div>
                  </w:divsChild>
                </w:div>
                <w:div w:id="2130708463">
                  <w:marLeft w:val="0"/>
                  <w:marRight w:val="0"/>
                  <w:marTop w:val="0"/>
                  <w:marBottom w:val="0"/>
                  <w:divBdr>
                    <w:top w:val="none" w:sz="0" w:space="0" w:color="auto"/>
                    <w:left w:val="none" w:sz="0" w:space="0" w:color="auto"/>
                    <w:bottom w:val="none" w:sz="0" w:space="0" w:color="auto"/>
                    <w:right w:val="none" w:sz="0" w:space="0" w:color="auto"/>
                  </w:divBdr>
                  <w:divsChild>
                    <w:div w:id="161361799">
                      <w:marLeft w:val="0"/>
                      <w:marRight w:val="0"/>
                      <w:marTop w:val="0"/>
                      <w:marBottom w:val="0"/>
                      <w:divBdr>
                        <w:top w:val="none" w:sz="0" w:space="0" w:color="auto"/>
                        <w:left w:val="none" w:sz="0" w:space="0" w:color="auto"/>
                        <w:bottom w:val="none" w:sz="0" w:space="0" w:color="auto"/>
                        <w:right w:val="none" w:sz="0" w:space="0" w:color="auto"/>
                      </w:divBdr>
                    </w:div>
                    <w:div w:id="1959606980">
                      <w:marLeft w:val="0"/>
                      <w:marRight w:val="0"/>
                      <w:marTop w:val="0"/>
                      <w:marBottom w:val="0"/>
                      <w:divBdr>
                        <w:top w:val="none" w:sz="0" w:space="0" w:color="auto"/>
                        <w:left w:val="none" w:sz="0" w:space="0" w:color="auto"/>
                        <w:bottom w:val="none" w:sz="0" w:space="0" w:color="auto"/>
                        <w:right w:val="none" w:sz="0" w:space="0" w:color="auto"/>
                      </w:divBdr>
                    </w:div>
                  </w:divsChild>
                </w:div>
                <w:div w:id="2139100256">
                  <w:marLeft w:val="0"/>
                  <w:marRight w:val="0"/>
                  <w:marTop w:val="0"/>
                  <w:marBottom w:val="0"/>
                  <w:divBdr>
                    <w:top w:val="none" w:sz="0" w:space="0" w:color="auto"/>
                    <w:left w:val="none" w:sz="0" w:space="0" w:color="auto"/>
                    <w:bottom w:val="none" w:sz="0" w:space="0" w:color="auto"/>
                    <w:right w:val="none" w:sz="0" w:space="0" w:color="auto"/>
                  </w:divBdr>
                  <w:divsChild>
                    <w:div w:id="1525705435">
                      <w:marLeft w:val="0"/>
                      <w:marRight w:val="0"/>
                      <w:marTop w:val="0"/>
                      <w:marBottom w:val="0"/>
                      <w:divBdr>
                        <w:top w:val="none" w:sz="0" w:space="0" w:color="auto"/>
                        <w:left w:val="none" w:sz="0" w:space="0" w:color="auto"/>
                        <w:bottom w:val="none" w:sz="0" w:space="0" w:color="auto"/>
                        <w:right w:val="none" w:sz="0" w:space="0" w:color="auto"/>
                      </w:divBdr>
                    </w:div>
                  </w:divsChild>
                </w:div>
                <w:div w:id="2139952954">
                  <w:marLeft w:val="0"/>
                  <w:marRight w:val="0"/>
                  <w:marTop w:val="0"/>
                  <w:marBottom w:val="0"/>
                  <w:divBdr>
                    <w:top w:val="none" w:sz="0" w:space="0" w:color="auto"/>
                    <w:left w:val="none" w:sz="0" w:space="0" w:color="auto"/>
                    <w:bottom w:val="none" w:sz="0" w:space="0" w:color="auto"/>
                    <w:right w:val="none" w:sz="0" w:space="0" w:color="auto"/>
                  </w:divBdr>
                  <w:divsChild>
                    <w:div w:id="30096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334044">
          <w:marLeft w:val="0"/>
          <w:marRight w:val="0"/>
          <w:marTop w:val="0"/>
          <w:marBottom w:val="0"/>
          <w:divBdr>
            <w:top w:val="none" w:sz="0" w:space="0" w:color="auto"/>
            <w:left w:val="none" w:sz="0" w:space="0" w:color="auto"/>
            <w:bottom w:val="none" w:sz="0" w:space="0" w:color="auto"/>
            <w:right w:val="none" w:sz="0" w:space="0" w:color="auto"/>
          </w:divBdr>
        </w:div>
        <w:div w:id="1676109916">
          <w:marLeft w:val="0"/>
          <w:marRight w:val="0"/>
          <w:marTop w:val="0"/>
          <w:marBottom w:val="0"/>
          <w:divBdr>
            <w:top w:val="none" w:sz="0" w:space="0" w:color="auto"/>
            <w:left w:val="none" w:sz="0" w:space="0" w:color="auto"/>
            <w:bottom w:val="none" w:sz="0" w:space="0" w:color="auto"/>
            <w:right w:val="none" w:sz="0" w:space="0" w:color="auto"/>
          </w:divBdr>
        </w:div>
      </w:divsChild>
    </w:div>
    <w:div w:id="1364748394">
      <w:bodyDiv w:val="1"/>
      <w:marLeft w:val="0"/>
      <w:marRight w:val="0"/>
      <w:marTop w:val="0"/>
      <w:marBottom w:val="0"/>
      <w:divBdr>
        <w:top w:val="none" w:sz="0" w:space="0" w:color="auto"/>
        <w:left w:val="none" w:sz="0" w:space="0" w:color="auto"/>
        <w:bottom w:val="none" w:sz="0" w:space="0" w:color="auto"/>
        <w:right w:val="none" w:sz="0" w:space="0" w:color="auto"/>
      </w:divBdr>
      <w:divsChild>
        <w:div w:id="18900090">
          <w:marLeft w:val="0"/>
          <w:marRight w:val="0"/>
          <w:marTop w:val="0"/>
          <w:marBottom w:val="0"/>
          <w:divBdr>
            <w:top w:val="none" w:sz="0" w:space="0" w:color="auto"/>
            <w:left w:val="none" w:sz="0" w:space="0" w:color="auto"/>
            <w:bottom w:val="none" w:sz="0" w:space="0" w:color="auto"/>
            <w:right w:val="none" w:sz="0" w:space="0" w:color="auto"/>
          </w:divBdr>
        </w:div>
        <w:div w:id="61220313">
          <w:marLeft w:val="0"/>
          <w:marRight w:val="0"/>
          <w:marTop w:val="0"/>
          <w:marBottom w:val="0"/>
          <w:divBdr>
            <w:top w:val="none" w:sz="0" w:space="0" w:color="auto"/>
            <w:left w:val="none" w:sz="0" w:space="0" w:color="auto"/>
            <w:bottom w:val="none" w:sz="0" w:space="0" w:color="auto"/>
            <w:right w:val="none" w:sz="0" w:space="0" w:color="auto"/>
          </w:divBdr>
          <w:divsChild>
            <w:div w:id="1085373942">
              <w:marLeft w:val="-75"/>
              <w:marRight w:val="0"/>
              <w:marTop w:val="30"/>
              <w:marBottom w:val="30"/>
              <w:divBdr>
                <w:top w:val="none" w:sz="0" w:space="0" w:color="auto"/>
                <w:left w:val="none" w:sz="0" w:space="0" w:color="auto"/>
                <w:bottom w:val="none" w:sz="0" w:space="0" w:color="auto"/>
                <w:right w:val="none" w:sz="0" w:space="0" w:color="auto"/>
              </w:divBdr>
              <w:divsChild>
                <w:div w:id="165823542">
                  <w:marLeft w:val="0"/>
                  <w:marRight w:val="0"/>
                  <w:marTop w:val="0"/>
                  <w:marBottom w:val="0"/>
                  <w:divBdr>
                    <w:top w:val="none" w:sz="0" w:space="0" w:color="auto"/>
                    <w:left w:val="none" w:sz="0" w:space="0" w:color="auto"/>
                    <w:bottom w:val="none" w:sz="0" w:space="0" w:color="auto"/>
                    <w:right w:val="none" w:sz="0" w:space="0" w:color="auto"/>
                  </w:divBdr>
                  <w:divsChild>
                    <w:div w:id="2120905643">
                      <w:marLeft w:val="0"/>
                      <w:marRight w:val="0"/>
                      <w:marTop w:val="0"/>
                      <w:marBottom w:val="0"/>
                      <w:divBdr>
                        <w:top w:val="none" w:sz="0" w:space="0" w:color="auto"/>
                        <w:left w:val="none" w:sz="0" w:space="0" w:color="auto"/>
                        <w:bottom w:val="none" w:sz="0" w:space="0" w:color="auto"/>
                        <w:right w:val="none" w:sz="0" w:space="0" w:color="auto"/>
                      </w:divBdr>
                    </w:div>
                  </w:divsChild>
                </w:div>
                <w:div w:id="274560863">
                  <w:marLeft w:val="0"/>
                  <w:marRight w:val="0"/>
                  <w:marTop w:val="0"/>
                  <w:marBottom w:val="0"/>
                  <w:divBdr>
                    <w:top w:val="none" w:sz="0" w:space="0" w:color="auto"/>
                    <w:left w:val="none" w:sz="0" w:space="0" w:color="auto"/>
                    <w:bottom w:val="none" w:sz="0" w:space="0" w:color="auto"/>
                    <w:right w:val="none" w:sz="0" w:space="0" w:color="auto"/>
                  </w:divBdr>
                  <w:divsChild>
                    <w:div w:id="1670912466">
                      <w:marLeft w:val="0"/>
                      <w:marRight w:val="0"/>
                      <w:marTop w:val="0"/>
                      <w:marBottom w:val="0"/>
                      <w:divBdr>
                        <w:top w:val="none" w:sz="0" w:space="0" w:color="auto"/>
                        <w:left w:val="none" w:sz="0" w:space="0" w:color="auto"/>
                        <w:bottom w:val="none" w:sz="0" w:space="0" w:color="auto"/>
                        <w:right w:val="none" w:sz="0" w:space="0" w:color="auto"/>
                      </w:divBdr>
                    </w:div>
                  </w:divsChild>
                </w:div>
                <w:div w:id="354311099">
                  <w:marLeft w:val="0"/>
                  <w:marRight w:val="0"/>
                  <w:marTop w:val="0"/>
                  <w:marBottom w:val="0"/>
                  <w:divBdr>
                    <w:top w:val="none" w:sz="0" w:space="0" w:color="auto"/>
                    <w:left w:val="none" w:sz="0" w:space="0" w:color="auto"/>
                    <w:bottom w:val="none" w:sz="0" w:space="0" w:color="auto"/>
                    <w:right w:val="none" w:sz="0" w:space="0" w:color="auto"/>
                  </w:divBdr>
                  <w:divsChild>
                    <w:div w:id="1650204765">
                      <w:marLeft w:val="0"/>
                      <w:marRight w:val="0"/>
                      <w:marTop w:val="0"/>
                      <w:marBottom w:val="0"/>
                      <w:divBdr>
                        <w:top w:val="none" w:sz="0" w:space="0" w:color="auto"/>
                        <w:left w:val="none" w:sz="0" w:space="0" w:color="auto"/>
                        <w:bottom w:val="none" w:sz="0" w:space="0" w:color="auto"/>
                        <w:right w:val="none" w:sz="0" w:space="0" w:color="auto"/>
                      </w:divBdr>
                    </w:div>
                  </w:divsChild>
                </w:div>
                <w:div w:id="643698280">
                  <w:marLeft w:val="0"/>
                  <w:marRight w:val="0"/>
                  <w:marTop w:val="0"/>
                  <w:marBottom w:val="0"/>
                  <w:divBdr>
                    <w:top w:val="none" w:sz="0" w:space="0" w:color="auto"/>
                    <w:left w:val="none" w:sz="0" w:space="0" w:color="auto"/>
                    <w:bottom w:val="none" w:sz="0" w:space="0" w:color="auto"/>
                    <w:right w:val="none" w:sz="0" w:space="0" w:color="auto"/>
                  </w:divBdr>
                  <w:divsChild>
                    <w:div w:id="786507820">
                      <w:marLeft w:val="0"/>
                      <w:marRight w:val="0"/>
                      <w:marTop w:val="0"/>
                      <w:marBottom w:val="0"/>
                      <w:divBdr>
                        <w:top w:val="none" w:sz="0" w:space="0" w:color="auto"/>
                        <w:left w:val="none" w:sz="0" w:space="0" w:color="auto"/>
                        <w:bottom w:val="none" w:sz="0" w:space="0" w:color="auto"/>
                        <w:right w:val="none" w:sz="0" w:space="0" w:color="auto"/>
                      </w:divBdr>
                    </w:div>
                  </w:divsChild>
                </w:div>
                <w:div w:id="1617370491">
                  <w:marLeft w:val="0"/>
                  <w:marRight w:val="0"/>
                  <w:marTop w:val="0"/>
                  <w:marBottom w:val="0"/>
                  <w:divBdr>
                    <w:top w:val="none" w:sz="0" w:space="0" w:color="auto"/>
                    <w:left w:val="none" w:sz="0" w:space="0" w:color="auto"/>
                    <w:bottom w:val="none" w:sz="0" w:space="0" w:color="auto"/>
                    <w:right w:val="none" w:sz="0" w:space="0" w:color="auto"/>
                  </w:divBdr>
                  <w:divsChild>
                    <w:div w:id="734623485">
                      <w:marLeft w:val="0"/>
                      <w:marRight w:val="0"/>
                      <w:marTop w:val="0"/>
                      <w:marBottom w:val="0"/>
                      <w:divBdr>
                        <w:top w:val="none" w:sz="0" w:space="0" w:color="auto"/>
                        <w:left w:val="none" w:sz="0" w:space="0" w:color="auto"/>
                        <w:bottom w:val="none" w:sz="0" w:space="0" w:color="auto"/>
                        <w:right w:val="none" w:sz="0" w:space="0" w:color="auto"/>
                      </w:divBdr>
                    </w:div>
                  </w:divsChild>
                </w:div>
                <w:div w:id="1964843820">
                  <w:marLeft w:val="0"/>
                  <w:marRight w:val="0"/>
                  <w:marTop w:val="0"/>
                  <w:marBottom w:val="0"/>
                  <w:divBdr>
                    <w:top w:val="none" w:sz="0" w:space="0" w:color="auto"/>
                    <w:left w:val="none" w:sz="0" w:space="0" w:color="auto"/>
                    <w:bottom w:val="none" w:sz="0" w:space="0" w:color="auto"/>
                    <w:right w:val="none" w:sz="0" w:space="0" w:color="auto"/>
                  </w:divBdr>
                  <w:divsChild>
                    <w:div w:id="9961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35342">
          <w:marLeft w:val="0"/>
          <w:marRight w:val="0"/>
          <w:marTop w:val="0"/>
          <w:marBottom w:val="0"/>
          <w:divBdr>
            <w:top w:val="none" w:sz="0" w:space="0" w:color="auto"/>
            <w:left w:val="none" w:sz="0" w:space="0" w:color="auto"/>
            <w:bottom w:val="none" w:sz="0" w:space="0" w:color="auto"/>
            <w:right w:val="none" w:sz="0" w:space="0" w:color="auto"/>
          </w:divBdr>
        </w:div>
        <w:div w:id="897596813">
          <w:marLeft w:val="0"/>
          <w:marRight w:val="0"/>
          <w:marTop w:val="0"/>
          <w:marBottom w:val="0"/>
          <w:divBdr>
            <w:top w:val="none" w:sz="0" w:space="0" w:color="auto"/>
            <w:left w:val="none" w:sz="0" w:space="0" w:color="auto"/>
            <w:bottom w:val="none" w:sz="0" w:space="0" w:color="auto"/>
            <w:right w:val="none" w:sz="0" w:space="0" w:color="auto"/>
          </w:divBdr>
        </w:div>
        <w:div w:id="1130130337">
          <w:marLeft w:val="0"/>
          <w:marRight w:val="0"/>
          <w:marTop w:val="0"/>
          <w:marBottom w:val="0"/>
          <w:divBdr>
            <w:top w:val="none" w:sz="0" w:space="0" w:color="auto"/>
            <w:left w:val="none" w:sz="0" w:space="0" w:color="auto"/>
            <w:bottom w:val="none" w:sz="0" w:space="0" w:color="auto"/>
            <w:right w:val="none" w:sz="0" w:space="0" w:color="auto"/>
          </w:divBdr>
          <w:divsChild>
            <w:div w:id="1632249607">
              <w:marLeft w:val="-75"/>
              <w:marRight w:val="0"/>
              <w:marTop w:val="30"/>
              <w:marBottom w:val="30"/>
              <w:divBdr>
                <w:top w:val="none" w:sz="0" w:space="0" w:color="auto"/>
                <w:left w:val="none" w:sz="0" w:space="0" w:color="auto"/>
                <w:bottom w:val="none" w:sz="0" w:space="0" w:color="auto"/>
                <w:right w:val="none" w:sz="0" w:space="0" w:color="auto"/>
              </w:divBdr>
              <w:divsChild>
                <w:div w:id="194202306">
                  <w:marLeft w:val="0"/>
                  <w:marRight w:val="0"/>
                  <w:marTop w:val="0"/>
                  <w:marBottom w:val="0"/>
                  <w:divBdr>
                    <w:top w:val="none" w:sz="0" w:space="0" w:color="auto"/>
                    <w:left w:val="none" w:sz="0" w:space="0" w:color="auto"/>
                    <w:bottom w:val="none" w:sz="0" w:space="0" w:color="auto"/>
                    <w:right w:val="none" w:sz="0" w:space="0" w:color="auto"/>
                  </w:divBdr>
                  <w:divsChild>
                    <w:div w:id="1727803426">
                      <w:marLeft w:val="0"/>
                      <w:marRight w:val="0"/>
                      <w:marTop w:val="0"/>
                      <w:marBottom w:val="0"/>
                      <w:divBdr>
                        <w:top w:val="none" w:sz="0" w:space="0" w:color="auto"/>
                        <w:left w:val="none" w:sz="0" w:space="0" w:color="auto"/>
                        <w:bottom w:val="none" w:sz="0" w:space="0" w:color="auto"/>
                        <w:right w:val="none" w:sz="0" w:space="0" w:color="auto"/>
                      </w:divBdr>
                    </w:div>
                  </w:divsChild>
                </w:div>
                <w:div w:id="198208053">
                  <w:marLeft w:val="0"/>
                  <w:marRight w:val="0"/>
                  <w:marTop w:val="0"/>
                  <w:marBottom w:val="0"/>
                  <w:divBdr>
                    <w:top w:val="none" w:sz="0" w:space="0" w:color="auto"/>
                    <w:left w:val="none" w:sz="0" w:space="0" w:color="auto"/>
                    <w:bottom w:val="none" w:sz="0" w:space="0" w:color="auto"/>
                    <w:right w:val="none" w:sz="0" w:space="0" w:color="auto"/>
                  </w:divBdr>
                  <w:divsChild>
                    <w:div w:id="631134435">
                      <w:marLeft w:val="0"/>
                      <w:marRight w:val="0"/>
                      <w:marTop w:val="0"/>
                      <w:marBottom w:val="0"/>
                      <w:divBdr>
                        <w:top w:val="none" w:sz="0" w:space="0" w:color="auto"/>
                        <w:left w:val="none" w:sz="0" w:space="0" w:color="auto"/>
                        <w:bottom w:val="none" w:sz="0" w:space="0" w:color="auto"/>
                        <w:right w:val="none" w:sz="0" w:space="0" w:color="auto"/>
                      </w:divBdr>
                    </w:div>
                  </w:divsChild>
                </w:div>
                <w:div w:id="206259951">
                  <w:marLeft w:val="0"/>
                  <w:marRight w:val="0"/>
                  <w:marTop w:val="0"/>
                  <w:marBottom w:val="0"/>
                  <w:divBdr>
                    <w:top w:val="none" w:sz="0" w:space="0" w:color="auto"/>
                    <w:left w:val="none" w:sz="0" w:space="0" w:color="auto"/>
                    <w:bottom w:val="none" w:sz="0" w:space="0" w:color="auto"/>
                    <w:right w:val="none" w:sz="0" w:space="0" w:color="auto"/>
                  </w:divBdr>
                  <w:divsChild>
                    <w:div w:id="1457990986">
                      <w:marLeft w:val="0"/>
                      <w:marRight w:val="0"/>
                      <w:marTop w:val="0"/>
                      <w:marBottom w:val="0"/>
                      <w:divBdr>
                        <w:top w:val="none" w:sz="0" w:space="0" w:color="auto"/>
                        <w:left w:val="none" w:sz="0" w:space="0" w:color="auto"/>
                        <w:bottom w:val="none" w:sz="0" w:space="0" w:color="auto"/>
                        <w:right w:val="none" w:sz="0" w:space="0" w:color="auto"/>
                      </w:divBdr>
                    </w:div>
                  </w:divsChild>
                </w:div>
                <w:div w:id="445931308">
                  <w:marLeft w:val="0"/>
                  <w:marRight w:val="0"/>
                  <w:marTop w:val="0"/>
                  <w:marBottom w:val="0"/>
                  <w:divBdr>
                    <w:top w:val="none" w:sz="0" w:space="0" w:color="auto"/>
                    <w:left w:val="none" w:sz="0" w:space="0" w:color="auto"/>
                    <w:bottom w:val="none" w:sz="0" w:space="0" w:color="auto"/>
                    <w:right w:val="none" w:sz="0" w:space="0" w:color="auto"/>
                  </w:divBdr>
                  <w:divsChild>
                    <w:div w:id="652755853">
                      <w:marLeft w:val="0"/>
                      <w:marRight w:val="0"/>
                      <w:marTop w:val="0"/>
                      <w:marBottom w:val="0"/>
                      <w:divBdr>
                        <w:top w:val="none" w:sz="0" w:space="0" w:color="auto"/>
                        <w:left w:val="none" w:sz="0" w:space="0" w:color="auto"/>
                        <w:bottom w:val="none" w:sz="0" w:space="0" w:color="auto"/>
                        <w:right w:val="none" w:sz="0" w:space="0" w:color="auto"/>
                      </w:divBdr>
                    </w:div>
                  </w:divsChild>
                </w:div>
                <w:div w:id="577326027">
                  <w:marLeft w:val="0"/>
                  <w:marRight w:val="0"/>
                  <w:marTop w:val="0"/>
                  <w:marBottom w:val="0"/>
                  <w:divBdr>
                    <w:top w:val="none" w:sz="0" w:space="0" w:color="auto"/>
                    <w:left w:val="none" w:sz="0" w:space="0" w:color="auto"/>
                    <w:bottom w:val="none" w:sz="0" w:space="0" w:color="auto"/>
                    <w:right w:val="none" w:sz="0" w:space="0" w:color="auto"/>
                  </w:divBdr>
                  <w:divsChild>
                    <w:div w:id="981427071">
                      <w:marLeft w:val="0"/>
                      <w:marRight w:val="0"/>
                      <w:marTop w:val="0"/>
                      <w:marBottom w:val="0"/>
                      <w:divBdr>
                        <w:top w:val="none" w:sz="0" w:space="0" w:color="auto"/>
                        <w:left w:val="none" w:sz="0" w:space="0" w:color="auto"/>
                        <w:bottom w:val="none" w:sz="0" w:space="0" w:color="auto"/>
                        <w:right w:val="none" w:sz="0" w:space="0" w:color="auto"/>
                      </w:divBdr>
                    </w:div>
                  </w:divsChild>
                </w:div>
                <w:div w:id="631406479">
                  <w:marLeft w:val="0"/>
                  <w:marRight w:val="0"/>
                  <w:marTop w:val="0"/>
                  <w:marBottom w:val="0"/>
                  <w:divBdr>
                    <w:top w:val="none" w:sz="0" w:space="0" w:color="auto"/>
                    <w:left w:val="none" w:sz="0" w:space="0" w:color="auto"/>
                    <w:bottom w:val="none" w:sz="0" w:space="0" w:color="auto"/>
                    <w:right w:val="none" w:sz="0" w:space="0" w:color="auto"/>
                  </w:divBdr>
                  <w:divsChild>
                    <w:div w:id="1174539573">
                      <w:marLeft w:val="0"/>
                      <w:marRight w:val="0"/>
                      <w:marTop w:val="0"/>
                      <w:marBottom w:val="0"/>
                      <w:divBdr>
                        <w:top w:val="none" w:sz="0" w:space="0" w:color="auto"/>
                        <w:left w:val="none" w:sz="0" w:space="0" w:color="auto"/>
                        <w:bottom w:val="none" w:sz="0" w:space="0" w:color="auto"/>
                        <w:right w:val="none" w:sz="0" w:space="0" w:color="auto"/>
                      </w:divBdr>
                    </w:div>
                  </w:divsChild>
                </w:div>
                <w:div w:id="692415681">
                  <w:marLeft w:val="0"/>
                  <w:marRight w:val="0"/>
                  <w:marTop w:val="0"/>
                  <w:marBottom w:val="0"/>
                  <w:divBdr>
                    <w:top w:val="none" w:sz="0" w:space="0" w:color="auto"/>
                    <w:left w:val="none" w:sz="0" w:space="0" w:color="auto"/>
                    <w:bottom w:val="none" w:sz="0" w:space="0" w:color="auto"/>
                    <w:right w:val="none" w:sz="0" w:space="0" w:color="auto"/>
                  </w:divBdr>
                  <w:divsChild>
                    <w:div w:id="2099054543">
                      <w:marLeft w:val="0"/>
                      <w:marRight w:val="0"/>
                      <w:marTop w:val="0"/>
                      <w:marBottom w:val="0"/>
                      <w:divBdr>
                        <w:top w:val="none" w:sz="0" w:space="0" w:color="auto"/>
                        <w:left w:val="none" w:sz="0" w:space="0" w:color="auto"/>
                        <w:bottom w:val="none" w:sz="0" w:space="0" w:color="auto"/>
                        <w:right w:val="none" w:sz="0" w:space="0" w:color="auto"/>
                      </w:divBdr>
                    </w:div>
                  </w:divsChild>
                </w:div>
                <w:div w:id="860167461">
                  <w:marLeft w:val="0"/>
                  <w:marRight w:val="0"/>
                  <w:marTop w:val="0"/>
                  <w:marBottom w:val="0"/>
                  <w:divBdr>
                    <w:top w:val="none" w:sz="0" w:space="0" w:color="auto"/>
                    <w:left w:val="none" w:sz="0" w:space="0" w:color="auto"/>
                    <w:bottom w:val="none" w:sz="0" w:space="0" w:color="auto"/>
                    <w:right w:val="none" w:sz="0" w:space="0" w:color="auto"/>
                  </w:divBdr>
                  <w:divsChild>
                    <w:div w:id="1646813649">
                      <w:marLeft w:val="0"/>
                      <w:marRight w:val="0"/>
                      <w:marTop w:val="0"/>
                      <w:marBottom w:val="0"/>
                      <w:divBdr>
                        <w:top w:val="none" w:sz="0" w:space="0" w:color="auto"/>
                        <w:left w:val="none" w:sz="0" w:space="0" w:color="auto"/>
                        <w:bottom w:val="none" w:sz="0" w:space="0" w:color="auto"/>
                        <w:right w:val="none" w:sz="0" w:space="0" w:color="auto"/>
                      </w:divBdr>
                    </w:div>
                  </w:divsChild>
                </w:div>
                <w:div w:id="890732410">
                  <w:marLeft w:val="0"/>
                  <w:marRight w:val="0"/>
                  <w:marTop w:val="0"/>
                  <w:marBottom w:val="0"/>
                  <w:divBdr>
                    <w:top w:val="none" w:sz="0" w:space="0" w:color="auto"/>
                    <w:left w:val="none" w:sz="0" w:space="0" w:color="auto"/>
                    <w:bottom w:val="none" w:sz="0" w:space="0" w:color="auto"/>
                    <w:right w:val="none" w:sz="0" w:space="0" w:color="auto"/>
                  </w:divBdr>
                  <w:divsChild>
                    <w:div w:id="1529954570">
                      <w:marLeft w:val="0"/>
                      <w:marRight w:val="0"/>
                      <w:marTop w:val="0"/>
                      <w:marBottom w:val="0"/>
                      <w:divBdr>
                        <w:top w:val="none" w:sz="0" w:space="0" w:color="auto"/>
                        <w:left w:val="none" w:sz="0" w:space="0" w:color="auto"/>
                        <w:bottom w:val="none" w:sz="0" w:space="0" w:color="auto"/>
                        <w:right w:val="none" w:sz="0" w:space="0" w:color="auto"/>
                      </w:divBdr>
                    </w:div>
                  </w:divsChild>
                </w:div>
                <w:div w:id="904023060">
                  <w:marLeft w:val="0"/>
                  <w:marRight w:val="0"/>
                  <w:marTop w:val="0"/>
                  <w:marBottom w:val="0"/>
                  <w:divBdr>
                    <w:top w:val="none" w:sz="0" w:space="0" w:color="auto"/>
                    <w:left w:val="none" w:sz="0" w:space="0" w:color="auto"/>
                    <w:bottom w:val="none" w:sz="0" w:space="0" w:color="auto"/>
                    <w:right w:val="none" w:sz="0" w:space="0" w:color="auto"/>
                  </w:divBdr>
                  <w:divsChild>
                    <w:div w:id="302656643">
                      <w:marLeft w:val="0"/>
                      <w:marRight w:val="0"/>
                      <w:marTop w:val="0"/>
                      <w:marBottom w:val="0"/>
                      <w:divBdr>
                        <w:top w:val="none" w:sz="0" w:space="0" w:color="auto"/>
                        <w:left w:val="none" w:sz="0" w:space="0" w:color="auto"/>
                        <w:bottom w:val="none" w:sz="0" w:space="0" w:color="auto"/>
                        <w:right w:val="none" w:sz="0" w:space="0" w:color="auto"/>
                      </w:divBdr>
                    </w:div>
                  </w:divsChild>
                </w:div>
                <w:div w:id="955334270">
                  <w:marLeft w:val="0"/>
                  <w:marRight w:val="0"/>
                  <w:marTop w:val="0"/>
                  <w:marBottom w:val="0"/>
                  <w:divBdr>
                    <w:top w:val="none" w:sz="0" w:space="0" w:color="auto"/>
                    <w:left w:val="none" w:sz="0" w:space="0" w:color="auto"/>
                    <w:bottom w:val="none" w:sz="0" w:space="0" w:color="auto"/>
                    <w:right w:val="none" w:sz="0" w:space="0" w:color="auto"/>
                  </w:divBdr>
                  <w:divsChild>
                    <w:div w:id="1123497369">
                      <w:marLeft w:val="0"/>
                      <w:marRight w:val="0"/>
                      <w:marTop w:val="0"/>
                      <w:marBottom w:val="0"/>
                      <w:divBdr>
                        <w:top w:val="none" w:sz="0" w:space="0" w:color="auto"/>
                        <w:left w:val="none" w:sz="0" w:space="0" w:color="auto"/>
                        <w:bottom w:val="none" w:sz="0" w:space="0" w:color="auto"/>
                        <w:right w:val="none" w:sz="0" w:space="0" w:color="auto"/>
                      </w:divBdr>
                    </w:div>
                  </w:divsChild>
                </w:div>
                <w:div w:id="1066339808">
                  <w:marLeft w:val="0"/>
                  <w:marRight w:val="0"/>
                  <w:marTop w:val="0"/>
                  <w:marBottom w:val="0"/>
                  <w:divBdr>
                    <w:top w:val="none" w:sz="0" w:space="0" w:color="auto"/>
                    <w:left w:val="none" w:sz="0" w:space="0" w:color="auto"/>
                    <w:bottom w:val="none" w:sz="0" w:space="0" w:color="auto"/>
                    <w:right w:val="none" w:sz="0" w:space="0" w:color="auto"/>
                  </w:divBdr>
                  <w:divsChild>
                    <w:div w:id="1302887921">
                      <w:marLeft w:val="0"/>
                      <w:marRight w:val="0"/>
                      <w:marTop w:val="0"/>
                      <w:marBottom w:val="0"/>
                      <w:divBdr>
                        <w:top w:val="none" w:sz="0" w:space="0" w:color="auto"/>
                        <w:left w:val="none" w:sz="0" w:space="0" w:color="auto"/>
                        <w:bottom w:val="none" w:sz="0" w:space="0" w:color="auto"/>
                        <w:right w:val="none" w:sz="0" w:space="0" w:color="auto"/>
                      </w:divBdr>
                    </w:div>
                  </w:divsChild>
                </w:div>
                <w:div w:id="1193036170">
                  <w:marLeft w:val="0"/>
                  <w:marRight w:val="0"/>
                  <w:marTop w:val="0"/>
                  <w:marBottom w:val="0"/>
                  <w:divBdr>
                    <w:top w:val="none" w:sz="0" w:space="0" w:color="auto"/>
                    <w:left w:val="none" w:sz="0" w:space="0" w:color="auto"/>
                    <w:bottom w:val="none" w:sz="0" w:space="0" w:color="auto"/>
                    <w:right w:val="none" w:sz="0" w:space="0" w:color="auto"/>
                  </w:divBdr>
                  <w:divsChild>
                    <w:div w:id="1819683298">
                      <w:marLeft w:val="0"/>
                      <w:marRight w:val="0"/>
                      <w:marTop w:val="0"/>
                      <w:marBottom w:val="0"/>
                      <w:divBdr>
                        <w:top w:val="none" w:sz="0" w:space="0" w:color="auto"/>
                        <w:left w:val="none" w:sz="0" w:space="0" w:color="auto"/>
                        <w:bottom w:val="none" w:sz="0" w:space="0" w:color="auto"/>
                        <w:right w:val="none" w:sz="0" w:space="0" w:color="auto"/>
                      </w:divBdr>
                    </w:div>
                  </w:divsChild>
                </w:div>
                <w:div w:id="1309016290">
                  <w:marLeft w:val="0"/>
                  <w:marRight w:val="0"/>
                  <w:marTop w:val="0"/>
                  <w:marBottom w:val="0"/>
                  <w:divBdr>
                    <w:top w:val="none" w:sz="0" w:space="0" w:color="auto"/>
                    <w:left w:val="none" w:sz="0" w:space="0" w:color="auto"/>
                    <w:bottom w:val="none" w:sz="0" w:space="0" w:color="auto"/>
                    <w:right w:val="none" w:sz="0" w:space="0" w:color="auto"/>
                  </w:divBdr>
                  <w:divsChild>
                    <w:div w:id="1429277805">
                      <w:marLeft w:val="0"/>
                      <w:marRight w:val="0"/>
                      <w:marTop w:val="0"/>
                      <w:marBottom w:val="0"/>
                      <w:divBdr>
                        <w:top w:val="none" w:sz="0" w:space="0" w:color="auto"/>
                        <w:left w:val="none" w:sz="0" w:space="0" w:color="auto"/>
                        <w:bottom w:val="none" w:sz="0" w:space="0" w:color="auto"/>
                        <w:right w:val="none" w:sz="0" w:space="0" w:color="auto"/>
                      </w:divBdr>
                    </w:div>
                  </w:divsChild>
                </w:div>
                <w:div w:id="1331569015">
                  <w:marLeft w:val="0"/>
                  <w:marRight w:val="0"/>
                  <w:marTop w:val="0"/>
                  <w:marBottom w:val="0"/>
                  <w:divBdr>
                    <w:top w:val="none" w:sz="0" w:space="0" w:color="auto"/>
                    <w:left w:val="none" w:sz="0" w:space="0" w:color="auto"/>
                    <w:bottom w:val="none" w:sz="0" w:space="0" w:color="auto"/>
                    <w:right w:val="none" w:sz="0" w:space="0" w:color="auto"/>
                  </w:divBdr>
                  <w:divsChild>
                    <w:div w:id="1015307132">
                      <w:marLeft w:val="0"/>
                      <w:marRight w:val="0"/>
                      <w:marTop w:val="0"/>
                      <w:marBottom w:val="0"/>
                      <w:divBdr>
                        <w:top w:val="none" w:sz="0" w:space="0" w:color="auto"/>
                        <w:left w:val="none" w:sz="0" w:space="0" w:color="auto"/>
                        <w:bottom w:val="none" w:sz="0" w:space="0" w:color="auto"/>
                        <w:right w:val="none" w:sz="0" w:space="0" w:color="auto"/>
                      </w:divBdr>
                    </w:div>
                  </w:divsChild>
                </w:div>
                <w:div w:id="1341010066">
                  <w:marLeft w:val="0"/>
                  <w:marRight w:val="0"/>
                  <w:marTop w:val="0"/>
                  <w:marBottom w:val="0"/>
                  <w:divBdr>
                    <w:top w:val="none" w:sz="0" w:space="0" w:color="auto"/>
                    <w:left w:val="none" w:sz="0" w:space="0" w:color="auto"/>
                    <w:bottom w:val="none" w:sz="0" w:space="0" w:color="auto"/>
                    <w:right w:val="none" w:sz="0" w:space="0" w:color="auto"/>
                  </w:divBdr>
                  <w:divsChild>
                    <w:div w:id="26950712">
                      <w:marLeft w:val="0"/>
                      <w:marRight w:val="0"/>
                      <w:marTop w:val="0"/>
                      <w:marBottom w:val="0"/>
                      <w:divBdr>
                        <w:top w:val="none" w:sz="0" w:space="0" w:color="auto"/>
                        <w:left w:val="none" w:sz="0" w:space="0" w:color="auto"/>
                        <w:bottom w:val="none" w:sz="0" w:space="0" w:color="auto"/>
                        <w:right w:val="none" w:sz="0" w:space="0" w:color="auto"/>
                      </w:divBdr>
                    </w:div>
                  </w:divsChild>
                </w:div>
                <w:div w:id="1381511700">
                  <w:marLeft w:val="0"/>
                  <w:marRight w:val="0"/>
                  <w:marTop w:val="0"/>
                  <w:marBottom w:val="0"/>
                  <w:divBdr>
                    <w:top w:val="none" w:sz="0" w:space="0" w:color="auto"/>
                    <w:left w:val="none" w:sz="0" w:space="0" w:color="auto"/>
                    <w:bottom w:val="none" w:sz="0" w:space="0" w:color="auto"/>
                    <w:right w:val="none" w:sz="0" w:space="0" w:color="auto"/>
                  </w:divBdr>
                  <w:divsChild>
                    <w:div w:id="167136677">
                      <w:marLeft w:val="0"/>
                      <w:marRight w:val="0"/>
                      <w:marTop w:val="0"/>
                      <w:marBottom w:val="0"/>
                      <w:divBdr>
                        <w:top w:val="none" w:sz="0" w:space="0" w:color="auto"/>
                        <w:left w:val="none" w:sz="0" w:space="0" w:color="auto"/>
                        <w:bottom w:val="none" w:sz="0" w:space="0" w:color="auto"/>
                        <w:right w:val="none" w:sz="0" w:space="0" w:color="auto"/>
                      </w:divBdr>
                    </w:div>
                    <w:div w:id="1337658536">
                      <w:marLeft w:val="0"/>
                      <w:marRight w:val="0"/>
                      <w:marTop w:val="0"/>
                      <w:marBottom w:val="0"/>
                      <w:divBdr>
                        <w:top w:val="none" w:sz="0" w:space="0" w:color="auto"/>
                        <w:left w:val="none" w:sz="0" w:space="0" w:color="auto"/>
                        <w:bottom w:val="none" w:sz="0" w:space="0" w:color="auto"/>
                        <w:right w:val="none" w:sz="0" w:space="0" w:color="auto"/>
                      </w:divBdr>
                    </w:div>
                  </w:divsChild>
                </w:div>
                <w:div w:id="1609896158">
                  <w:marLeft w:val="0"/>
                  <w:marRight w:val="0"/>
                  <w:marTop w:val="0"/>
                  <w:marBottom w:val="0"/>
                  <w:divBdr>
                    <w:top w:val="none" w:sz="0" w:space="0" w:color="auto"/>
                    <w:left w:val="none" w:sz="0" w:space="0" w:color="auto"/>
                    <w:bottom w:val="none" w:sz="0" w:space="0" w:color="auto"/>
                    <w:right w:val="none" w:sz="0" w:space="0" w:color="auto"/>
                  </w:divBdr>
                  <w:divsChild>
                    <w:div w:id="1315724153">
                      <w:marLeft w:val="0"/>
                      <w:marRight w:val="0"/>
                      <w:marTop w:val="0"/>
                      <w:marBottom w:val="0"/>
                      <w:divBdr>
                        <w:top w:val="none" w:sz="0" w:space="0" w:color="auto"/>
                        <w:left w:val="none" w:sz="0" w:space="0" w:color="auto"/>
                        <w:bottom w:val="none" w:sz="0" w:space="0" w:color="auto"/>
                        <w:right w:val="none" w:sz="0" w:space="0" w:color="auto"/>
                      </w:divBdr>
                    </w:div>
                  </w:divsChild>
                </w:div>
                <w:div w:id="1659650270">
                  <w:marLeft w:val="0"/>
                  <w:marRight w:val="0"/>
                  <w:marTop w:val="0"/>
                  <w:marBottom w:val="0"/>
                  <w:divBdr>
                    <w:top w:val="none" w:sz="0" w:space="0" w:color="auto"/>
                    <w:left w:val="none" w:sz="0" w:space="0" w:color="auto"/>
                    <w:bottom w:val="none" w:sz="0" w:space="0" w:color="auto"/>
                    <w:right w:val="none" w:sz="0" w:space="0" w:color="auto"/>
                  </w:divBdr>
                  <w:divsChild>
                    <w:div w:id="753816614">
                      <w:marLeft w:val="0"/>
                      <w:marRight w:val="0"/>
                      <w:marTop w:val="0"/>
                      <w:marBottom w:val="0"/>
                      <w:divBdr>
                        <w:top w:val="none" w:sz="0" w:space="0" w:color="auto"/>
                        <w:left w:val="none" w:sz="0" w:space="0" w:color="auto"/>
                        <w:bottom w:val="none" w:sz="0" w:space="0" w:color="auto"/>
                        <w:right w:val="none" w:sz="0" w:space="0" w:color="auto"/>
                      </w:divBdr>
                    </w:div>
                  </w:divsChild>
                </w:div>
                <w:div w:id="1769349551">
                  <w:marLeft w:val="0"/>
                  <w:marRight w:val="0"/>
                  <w:marTop w:val="0"/>
                  <w:marBottom w:val="0"/>
                  <w:divBdr>
                    <w:top w:val="none" w:sz="0" w:space="0" w:color="auto"/>
                    <w:left w:val="none" w:sz="0" w:space="0" w:color="auto"/>
                    <w:bottom w:val="none" w:sz="0" w:space="0" w:color="auto"/>
                    <w:right w:val="none" w:sz="0" w:space="0" w:color="auto"/>
                  </w:divBdr>
                  <w:divsChild>
                    <w:div w:id="1267734395">
                      <w:marLeft w:val="0"/>
                      <w:marRight w:val="0"/>
                      <w:marTop w:val="0"/>
                      <w:marBottom w:val="0"/>
                      <w:divBdr>
                        <w:top w:val="none" w:sz="0" w:space="0" w:color="auto"/>
                        <w:left w:val="none" w:sz="0" w:space="0" w:color="auto"/>
                        <w:bottom w:val="none" w:sz="0" w:space="0" w:color="auto"/>
                        <w:right w:val="none" w:sz="0" w:space="0" w:color="auto"/>
                      </w:divBdr>
                    </w:div>
                  </w:divsChild>
                </w:div>
                <w:div w:id="1773932080">
                  <w:marLeft w:val="0"/>
                  <w:marRight w:val="0"/>
                  <w:marTop w:val="0"/>
                  <w:marBottom w:val="0"/>
                  <w:divBdr>
                    <w:top w:val="none" w:sz="0" w:space="0" w:color="auto"/>
                    <w:left w:val="none" w:sz="0" w:space="0" w:color="auto"/>
                    <w:bottom w:val="none" w:sz="0" w:space="0" w:color="auto"/>
                    <w:right w:val="none" w:sz="0" w:space="0" w:color="auto"/>
                  </w:divBdr>
                  <w:divsChild>
                    <w:div w:id="405104633">
                      <w:marLeft w:val="0"/>
                      <w:marRight w:val="0"/>
                      <w:marTop w:val="0"/>
                      <w:marBottom w:val="0"/>
                      <w:divBdr>
                        <w:top w:val="none" w:sz="0" w:space="0" w:color="auto"/>
                        <w:left w:val="none" w:sz="0" w:space="0" w:color="auto"/>
                        <w:bottom w:val="none" w:sz="0" w:space="0" w:color="auto"/>
                        <w:right w:val="none" w:sz="0" w:space="0" w:color="auto"/>
                      </w:divBdr>
                    </w:div>
                  </w:divsChild>
                </w:div>
                <w:div w:id="1871070891">
                  <w:marLeft w:val="0"/>
                  <w:marRight w:val="0"/>
                  <w:marTop w:val="0"/>
                  <w:marBottom w:val="0"/>
                  <w:divBdr>
                    <w:top w:val="none" w:sz="0" w:space="0" w:color="auto"/>
                    <w:left w:val="none" w:sz="0" w:space="0" w:color="auto"/>
                    <w:bottom w:val="none" w:sz="0" w:space="0" w:color="auto"/>
                    <w:right w:val="none" w:sz="0" w:space="0" w:color="auto"/>
                  </w:divBdr>
                  <w:divsChild>
                    <w:div w:id="487330413">
                      <w:marLeft w:val="0"/>
                      <w:marRight w:val="0"/>
                      <w:marTop w:val="0"/>
                      <w:marBottom w:val="0"/>
                      <w:divBdr>
                        <w:top w:val="none" w:sz="0" w:space="0" w:color="auto"/>
                        <w:left w:val="none" w:sz="0" w:space="0" w:color="auto"/>
                        <w:bottom w:val="none" w:sz="0" w:space="0" w:color="auto"/>
                        <w:right w:val="none" w:sz="0" w:space="0" w:color="auto"/>
                      </w:divBdr>
                    </w:div>
                  </w:divsChild>
                </w:div>
                <w:div w:id="1994796206">
                  <w:marLeft w:val="0"/>
                  <w:marRight w:val="0"/>
                  <w:marTop w:val="0"/>
                  <w:marBottom w:val="0"/>
                  <w:divBdr>
                    <w:top w:val="none" w:sz="0" w:space="0" w:color="auto"/>
                    <w:left w:val="none" w:sz="0" w:space="0" w:color="auto"/>
                    <w:bottom w:val="none" w:sz="0" w:space="0" w:color="auto"/>
                    <w:right w:val="none" w:sz="0" w:space="0" w:color="auto"/>
                  </w:divBdr>
                  <w:divsChild>
                    <w:div w:id="538784571">
                      <w:marLeft w:val="0"/>
                      <w:marRight w:val="0"/>
                      <w:marTop w:val="0"/>
                      <w:marBottom w:val="0"/>
                      <w:divBdr>
                        <w:top w:val="none" w:sz="0" w:space="0" w:color="auto"/>
                        <w:left w:val="none" w:sz="0" w:space="0" w:color="auto"/>
                        <w:bottom w:val="none" w:sz="0" w:space="0" w:color="auto"/>
                        <w:right w:val="none" w:sz="0" w:space="0" w:color="auto"/>
                      </w:divBdr>
                    </w:div>
                  </w:divsChild>
                </w:div>
                <w:div w:id="2018533480">
                  <w:marLeft w:val="0"/>
                  <w:marRight w:val="0"/>
                  <w:marTop w:val="0"/>
                  <w:marBottom w:val="0"/>
                  <w:divBdr>
                    <w:top w:val="none" w:sz="0" w:space="0" w:color="auto"/>
                    <w:left w:val="none" w:sz="0" w:space="0" w:color="auto"/>
                    <w:bottom w:val="none" w:sz="0" w:space="0" w:color="auto"/>
                    <w:right w:val="none" w:sz="0" w:space="0" w:color="auto"/>
                  </w:divBdr>
                  <w:divsChild>
                    <w:div w:id="719281402">
                      <w:marLeft w:val="0"/>
                      <w:marRight w:val="0"/>
                      <w:marTop w:val="0"/>
                      <w:marBottom w:val="0"/>
                      <w:divBdr>
                        <w:top w:val="none" w:sz="0" w:space="0" w:color="auto"/>
                        <w:left w:val="none" w:sz="0" w:space="0" w:color="auto"/>
                        <w:bottom w:val="none" w:sz="0" w:space="0" w:color="auto"/>
                        <w:right w:val="none" w:sz="0" w:space="0" w:color="auto"/>
                      </w:divBdr>
                    </w:div>
                  </w:divsChild>
                </w:div>
                <w:div w:id="2073887210">
                  <w:marLeft w:val="0"/>
                  <w:marRight w:val="0"/>
                  <w:marTop w:val="0"/>
                  <w:marBottom w:val="0"/>
                  <w:divBdr>
                    <w:top w:val="none" w:sz="0" w:space="0" w:color="auto"/>
                    <w:left w:val="none" w:sz="0" w:space="0" w:color="auto"/>
                    <w:bottom w:val="none" w:sz="0" w:space="0" w:color="auto"/>
                    <w:right w:val="none" w:sz="0" w:space="0" w:color="auto"/>
                  </w:divBdr>
                  <w:divsChild>
                    <w:div w:id="560365560">
                      <w:marLeft w:val="0"/>
                      <w:marRight w:val="0"/>
                      <w:marTop w:val="0"/>
                      <w:marBottom w:val="0"/>
                      <w:divBdr>
                        <w:top w:val="none" w:sz="0" w:space="0" w:color="auto"/>
                        <w:left w:val="none" w:sz="0" w:space="0" w:color="auto"/>
                        <w:bottom w:val="none" w:sz="0" w:space="0" w:color="auto"/>
                        <w:right w:val="none" w:sz="0" w:space="0" w:color="auto"/>
                      </w:divBdr>
                    </w:div>
                  </w:divsChild>
                </w:div>
                <w:div w:id="2094355075">
                  <w:marLeft w:val="0"/>
                  <w:marRight w:val="0"/>
                  <w:marTop w:val="0"/>
                  <w:marBottom w:val="0"/>
                  <w:divBdr>
                    <w:top w:val="none" w:sz="0" w:space="0" w:color="auto"/>
                    <w:left w:val="none" w:sz="0" w:space="0" w:color="auto"/>
                    <w:bottom w:val="none" w:sz="0" w:space="0" w:color="auto"/>
                    <w:right w:val="none" w:sz="0" w:space="0" w:color="auto"/>
                  </w:divBdr>
                  <w:divsChild>
                    <w:div w:id="571236529">
                      <w:marLeft w:val="0"/>
                      <w:marRight w:val="0"/>
                      <w:marTop w:val="0"/>
                      <w:marBottom w:val="0"/>
                      <w:divBdr>
                        <w:top w:val="none" w:sz="0" w:space="0" w:color="auto"/>
                        <w:left w:val="none" w:sz="0" w:space="0" w:color="auto"/>
                        <w:bottom w:val="none" w:sz="0" w:space="0" w:color="auto"/>
                        <w:right w:val="none" w:sz="0" w:space="0" w:color="auto"/>
                      </w:divBdr>
                    </w:div>
                  </w:divsChild>
                </w:div>
                <w:div w:id="2105102006">
                  <w:marLeft w:val="0"/>
                  <w:marRight w:val="0"/>
                  <w:marTop w:val="0"/>
                  <w:marBottom w:val="0"/>
                  <w:divBdr>
                    <w:top w:val="none" w:sz="0" w:space="0" w:color="auto"/>
                    <w:left w:val="none" w:sz="0" w:space="0" w:color="auto"/>
                    <w:bottom w:val="none" w:sz="0" w:space="0" w:color="auto"/>
                    <w:right w:val="none" w:sz="0" w:space="0" w:color="auto"/>
                  </w:divBdr>
                  <w:divsChild>
                    <w:div w:id="326330091">
                      <w:marLeft w:val="0"/>
                      <w:marRight w:val="0"/>
                      <w:marTop w:val="0"/>
                      <w:marBottom w:val="0"/>
                      <w:divBdr>
                        <w:top w:val="none" w:sz="0" w:space="0" w:color="auto"/>
                        <w:left w:val="none" w:sz="0" w:space="0" w:color="auto"/>
                        <w:bottom w:val="none" w:sz="0" w:space="0" w:color="auto"/>
                        <w:right w:val="none" w:sz="0" w:space="0" w:color="auto"/>
                      </w:divBdr>
                    </w:div>
                  </w:divsChild>
                </w:div>
                <w:div w:id="2140300007">
                  <w:marLeft w:val="0"/>
                  <w:marRight w:val="0"/>
                  <w:marTop w:val="0"/>
                  <w:marBottom w:val="0"/>
                  <w:divBdr>
                    <w:top w:val="none" w:sz="0" w:space="0" w:color="auto"/>
                    <w:left w:val="none" w:sz="0" w:space="0" w:color="auto"/>
                    <w:bottom w:val="none" w:sz="0" w:space="0" w:color="auto"/>
                    <w:right w:val="none" w:sz="0" w:space="0" w:color="auto"/>
                  </w:divBdr>
                  <w:divsChild>
                    <w:div w:id="16712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87676">
          <w:marLeft w:val="0"/>
          <w:marRight w:val="0"/>
          <w:marTop w:val="0"/>
          <w:marBottom w:val="0"/>
          <w:divBdr>
            <w:top w:val="none" w:sz="0" w:space="0" w:color="auto"/>
            <w:left w:val="none" w:sz="0" w:space="0" w:color="auto"/>
            <w:bottom w:val="none" w:sz="0" w:space="0" w:color="auto"/>
            <w:right w:val="none" w:sz="0" w:space="0" w:color="auto"/>
          </w:divBdr>
        </w:div>
        <w:div w:id="1248927333">
          <w:marLeft w:val="0"/>
          <w:marRight w:val="0"/>
          <w:marTop w:val="0"/>
          <w:marBottom w:val="0"/>
          <w:divBdr>
            <w:top w:val="none" w:sz="0" w:space="0" w:color="auto"/>
            <w:left w:val="none" w:sz="0" w:space="0" w:color="auto"/>
            <w:bottom w:val="none" w:sz="0" w:space="0" w:color="auto"/>
            <w:right w:val="none" w:sz="0" w:space="0" w:color="auto"/>
          </w:divBdr>
          <w:divsChild>
            <w:div w:id="1680086670">
              <w:marLeft w:val="-75"/>
              <w:marRight w:val="0"/>
              <w:marTop w:val="30"/>
              <w:marBottom w:val="30"/>
              <w:divBdr>
                <w:top w:val="none" w:sz="0" w:space="0" w:color="auto"/>
                <w:left w:val="none" w:sz="0" w:space="0" w:color="auto"/>
                <w:bottom w:val="none" w:sz="0" w:space="0" w:color="auto"/>
                <w:right w:val="none" w:sz="0" w:space="0" w:color="auto"/>
              </w:divBdr>
              <w:divsChild>
                <w:div w:id="81688631">
                  <w:marLeft w:val="0"/>
                  <w:marRight w:val="0"/>
                  <w:marTop w:val="0"/>
                  <w:marBottom w:val="0"/>
                  <w:divBdr>
                    <w:top w:val="none" w:sz="0" w:space="0" w:color="auto"/>
                    <w:left w:val="none" w:sz="0" w:space="0" w:color="auto"/>
                    <w:bottom w:val="none" w:sz="0" w:space="0" w:color="auto"/>
                    <w:right w:val="none" w:sz="0" w:space="0" w:color="auto"/>
                  </w:divBdr>
                  <w:divsChild>
                    <w:div w:id="993069060">
                      <w:marLeft w:val="0"/>
                      <w:marRight w:val="0"/>
                      <w:marTop w:val="0"/>
                      <w:marBottom w:val="0"/>
                      <w:divBdr>
                        <w:top w:val="none" w:sz="0" w:space="0" w:color="auto"/>
                        <w:left w:val="none" w:sz="0" w:space="0" w:color="auto"/>
                        <w:bottom w:val="none" w:sz="0" w:space="0" w:color="auto"/>
                        <w:right w:val="none" w:sz="0" w:space="0" w:color="auto"/>
                      </w:divBdr>
                    </w:div>
                  </w:divsChild>
                </w:div>
                <w:div w:id="93329520">
                  <w:marLeft w:val="0"/>
                  <w:marRight w:val="0"/>
                  <w:marTop w:val="0"/>
                  <w:marBottom w:val="0"/>
                  <w:divBdr>
                    <w:top w:val="none" w:sz="0" w:space="0" w:color="auto"/>
                    <w:left w:val="none" w:sz="0" w:space="0" w:color="auto"/>
                    <w:bottom w:val="none" w:sz="0" w:space="0" w:color="auto"/>
                    <w:right w:val="none" w:sz="0" w:space="0" w:color="auto"/>
                  </w:divBdr>
                  <w:divsChild>
                    <w:div w:id="674959318">
                      <w:marLeft w:val="0"/>
                      <w:marRight w:val="0"/>
                      <w:marTop w:val="0"/>
                      <w:marBottom w:val="0"/>
                      <w:divBdr>
                        <w:top w:val="none" w:sz="0" w:space="0" w:color="auto"/>
                        <w:left w:val="none" w:sz="0" w:space="0" w:color="auto"/>
                        <w:bottom w:val="none" w:sz="0" w:space="0" w:color="auto"/>
                        <w:right w:val="none" w:sz="0" w:space="0" w:color="auto"/>
                      </w:divBdr>
                    </w:div>
                  </w:divsChild>
                </w:div>
                <w:div w:id="97722044">
                  <w:marLeft w:val="0"/>
                  <w:marRight w:val="0"/>
                  <w:marTop w:val="0"/>
                  <w:marBottom w:val="0"/>
                  <w:divBdr>
                    <w:top w:val="none" w:sz="0" w:space="0" w:color="auto"/>
                    <w:left w:val="none" w:sz="0" w:space="0" w:color="auto"/>
                    <w:bottom w:val="none" w:sz="0" w:space="0" w:color="auto"/>
                    <w:right w:val="none" w:sz="0" w:space="0" w:color="auto"/>
                  </w:divBdr>
                  <w:divsChild>
                    <w:div w:id="1614894490">
                      <w:marLeft w:val="0"/>
                      <w:marRight w:val="0"/>
                      <w:marTop w:val="0"/>
                      <w:marBottom w:val="0"/>
                      <w:divBdr>
                        <w:top w:val="none" w:sz="0" w:space="0" w:color="auto"/>
                        <w:left w:val="none" w:sz="0" w:space="0" w:color="auto"/>
                        <w:bottom w:val="none" w:sz="0" w:space="0" w:color="auto"/>
                        <w:right w:val="none" w:sz="0" w:space="0" w:color="auto"/>
                      </w:divBdr>
                    </w:div>
                  </w:divsChild>
                </w:div>
                <w:div w:id="296297206">
                  <w:marLeft w:val="0"/>
                  <w:marRight w:val="0"/>
                  <w:marTop w:val="0"/>
                  <w:marBottom w:val="0"/>
                  <w:divBdr>
                    <w:top w:val="none" w:sz="0" w:space="0" w:color="auto"/>
                    <w:left w:val="none" w:sz="0" w:space="0" w:color="auto"/>
                    <w:bottom w:val="none" w:sz="0" w:space="0" w:color="auto"/>
                    <w:right w:val="none" w:sz="0" w:space="0" w:color="auto"/>
                  </w:divBdr>
                  <w:divsChild>
                    <w:div w:id="422840371">
                      <w:marLeft w:val="0"/>
                      <w:marRight w:val="0"/>
                      <w:marTop w:val="0"/>
                      <w:marBottom w:val="0"/>
                      <w:divBdr>
                        <w:top w:val="none" w:sz="0" w:space="0" w:color="auto"/>
                        <w:left w:val="none" w:sz="0" w:space="0" w:color="auto"/>
                        <w:bottom w:val="none" w:sz="0" w:space="0" w:color="auto"/>
                        <w:right w:val="none" w:sz="0" w:space="0" w:color="auto"/>
                      </w:divBdr>
                    </w:div>
                  </w:divsChild>
                </w:div>
                <w:div w:id="318046399">
                  <w:marLeft w:val="0"/>
                  <w:marRight w:val="0"/>
                  <w:marTop w:val="0"/>
                  <w:marBottom w:val="0"/>
                  <w:divBdr>
                    <w:top w:val="none" w:sz="0" w:space="0" w:color="auto"/>
                    <w:left w:val="none" w:sz="0" w:space="0" w:color="auto"/>
                    <w:bottom w:val="none" w:sz="0" w:space="0" w:color="auto"/>
                    <w:right w:val="none" w:sz="0" w:space="0" w:color="auto"/>
                  </w:divBdr>
                  <w:divsChild>
                    <w:div w:id="46414389">
                      <w:marLeft w:val="0"/>
                      <w:marRight w:val="0"/>
                      <w:marTop w:val="0"/>
                      <w:marBottom w:val="0"/>
                      <w:divBdr>
                        <w:top w:val="none" w:sz="0" w:space="0" w:color="auto"/>
                        <w:left w:val="none" w:sz="0" w:space="0" w:color="auto"/>
                        <w:bottom w:val="none" w:sz="0" w:space="0" w:color="auto"/>
                        <w:right w:val="none" w:sz="0" w:space="0" w:color="auto"/>
                      </w:divBdr>
                    </w:div>
                  </w:divsChild>
                </w:div>
                <w:div w:id="318849740">
                  <w:marLeft w:val="0"/>
                  <w:marRight w:val="0"/>
                  <w:marTop w:val="0"/>
                  <w:marBottom w:val="0"/>
                  <w:divBdr>
                    <w:top w:val="none" w:sz="0" w:space="0" w:color="auto"/>
                    <w:left w:val="none" w:sz="0" w:space="0" w:color="auto"/>
                    <w:bottom w:val="none" w:sz="0" w:space="0" w:color="auto"/>
                    <w:right w:val="none" w:sz="0" w:space="0" w:color="auto"/>
                  </w:divBdr>
                  <w:divsChild>
                    <w:div w:id="1848866311">
                      <w:marLeft w:val="0"/>
                      <w:marRight w:val="0"/>
                      <w:marTop w:val="0"/>
                      <w:marBottom w:val="0"/>
                      <w:divBdr>
                        <w:top w:val="none" w:sz="0" w:space="0" w:color="auto"/>
                        <w:left w:val="none" w:sz="0" w:space="0" w:color="auto"/>
                        <w:bottom w:val="none" w:sz="0" w:space="0" w:color="auto"/>
                        <w:right w:val="none" w:sz="0" w:space="0" w:color="auto"/>
                      </w:divBdr>
                    </w:div>
                  </w:divsChild>
                </w:div>
                <w:div w:id="384261159">
                  <w:marLeft w:val="0"/>
                  <w:marRight w:val="0"/>
                  <w:marTop w:val="0"/>
                  <w:marBottom w:val="0"/>
                  <w:divBdr>
                    <w:top w:val="none" w:sz="0" w:space="0" w:color="auto"/>
                    <w:left w:val="none" w:sz="0" w:space="0" w:color="auto"/>
                    <w:bottom w:val="none" w:sz="0" w:space="0" w:color="auto"/>
                    <w:right w:val="none" w:sz="0" w:space="0" w:color="auto"/>
                  </w:divBdr>
                  <w:divsChild>
                    <w:div w:id="628630017">
                      <w:marLeft w:val="0"/>
                      <w:marRight w:val="0"/>
                      <w:marTop w:val="0"/>
                      <w:marBottom w:val="0"/>
                      <w:divBdr>
                        <w:top w:val="none" w:sz="0" w:space="0" w:color="auto"/>
                        <w:left w:val="none" w:sz="0" w:space="0" w:color="auto"/>
                        <w:bottom w:val="none" w:sz="0" w:space="0" w:color="auto"/>
                        <w:right w:val="none" w:sz="0" w:space="0" w:color="auto"/>
                      </w:divBdr>
                    </w:div>
                  </w:divsChild>
                </w:div>
                <w:div w:id="386729281">
                  <w:marLeft w:val="0"/>
                  <w:marRight w:val="0"/>
                  <w:marTop w:val="0"/>
                  <w:marBottom w:val="0"/>
                  <w:divBdr>
                    <w:top w:val="none" w:sz="0" w:space="0" w:color="auto"/>
                    <w:left w:val="none" w:sz="0" w:space="0" w:color="auto"/>
                    <w:bottom w:val="none" w:sz="0" w:space="0" w:color="auto"/>
                    <w:right w:val="none" w:sz="0" w:space="0" w:color="auto"/>
                  </w:divBdr>
                  <w:divsChild>
                    <w:div w:id="8071271">
                      <w:marLeft w:val="0"/>
                      <w:marRight w:val="0"/>
                      <w:marTop w:val="0"/>
                      <w:marBottom w:val="0"/>
                      <w:divBdr>
                        <w:top w:val="none" w:sz="0" w:space="0" w:color="auto"/>
                        <w:left w:val="none" w:sz="0" w:space="0" w:color="auto"/>
                        <w:bottom w:val="none" w:sz="0" w:space="0" w:color="auto"/>
                        <w:right w:val="none" w:sz="0" w:space="0" w:color="auto"/>
                      </w:divBdr>
                    </w:div>
                  </w:divsChild>
                </w:div>
                <w:div w:id="400372925">
                  <w:marLeft w:val="0"/>
                  <w:marRight w:val="0"/>
                  <w:marTop w:val="0"/>
                  <w:marBottom w:val="0"/>
                  <w:divBdr>
                    <w:top w:val="none" w:sz="0" w:space="0" w:color="auto"/>
                    <w:left w:val="none" w:sz="0" w:space="0" w:color="auto"/>
                    <w:bottom w:val="none" w:sz="0" w:space="0" w:color="auto"/>
                    <w:right w:val="none" w:sz="0" w:space="0" w:color="auto"/>
                  </w:divBdr>
                  <w:divsChild>
                    <w:div w:id="1033993545">
                      <w:marLeft w:val="0"/>
                      <w:marRight w:val="0"/>
                      <w:marTop w:val="0"/>
                      <w:marBottom w:val="0"/>
                      <w:divBdr>
                        <w:top w:val="none" w:sz="0" w:space="0" w:color="auto"/>
                        <w:left w:val="none" w:sz="0" w:space="0" w:color="auto"/>
                        <w:bottom w:val="none" w:sz="0" w:space="0" w:color="auto"/>
                        <w:right w:val="none" w:sz="0" w:space="0" w:color="auto"/>
                      </w:divBdr>
                    </w:div>
                  </w:divsChild>
                </w:div>
                <w:div w:id="420832067">
                  <w:marLeft w:val="0"/>
                  <w:marRight w:val="0"/>
                  <w:marTop w:val="0"/>
                  <w:marBottom w:val="0"/>
                  <w:divBdr>
                    <w:top w:val="none" w:sz="0" w:space="0" w:color="auto"/>
                    <w:left w:val="none" w:sz="0" w:space="0" w:color="auto"/>
                    <w:bottom w:val="none" w:sz="0" w:space="0" w:color="auto"/>
                    <w:right w:val="none" w:sz="0" w:space="0" w:color="auto"/>
                  </w:divBdr>
                  <w:divsChild>
                    <w:div w:id="1895041329">
                      <w:marLeft w:val="0"/>
                      <w:marRight w:val="0"/>
                      <w:marTop w:val="0"/>
                      <w:marBottom w:val="0"/>
                      <w:divBdr>
                        <w:top w:val="none" w:sz="0" w:space="0" w:color="auto"/>
                        <w:left w:val="none" w:sz="0" w:space="0" w:color="auto"/>
                        <w:bottom w:val="none" w:sz="0" w:space="0" w:color="auto"/>
                        <w:right w:val="none" w:sz="0" w:space="0" w:color="auto"/>
                      </w:divBdr>
                    </w:div>
                  </w:divsChild>
                </w:div>
                <w:div w:id="452596962">
                  <w:marLeft w:val="0"/>
                  <w:marRight w:val="0"/>
                  <w:marTop w:val="0"/>
                  <w:marBottom w:val="0"/>
                  <w:divBdr>
                    <w:top w:val="none" w:sz="0" w:space="0" w:color="auto"/>
                    <w:left w:val="none" w:sz="0" w:space="0" w:color="auto"/>
                    <w:bottom w:val="none" w:sz="0" w:space="0" w:color="auto"/>
                    <w:right w:val="none" w:sz="0" w:space="0" w:color="auto"/>
                  </w:divBdr>
                  <w:divsChild>
                    <w:div w:id="841702083">
                      <w:marLeft w:val="0"/>
                      <w:marRight w:val="0"/>
                      <w:marTop w:val="0"/>
                      <w:marBottom w:val="0"/>
                      <w:divBdr>
                        <w:top w:val="none" w:sz="0" w:space="0" w:color="auto"/>
                        <w:left w:val="none" w:sz="0" w:space="0" w:color="auto"/>
                        <w:bottom w:val="none" w:sz="0" w:space="0" w:color="auto"/>
                        <w:right w:val="none" w:sz="0" w:space="0" w:color="auto"/>
                      </w:divBdr>
                    </w:div>
                  </w:divsChild>
                </w:div>
                <w:div w:id="492109965">
                  <w:marLeft w:val="0"/>
                  <w:marRight w:val="0"/>
                  <w:marTop w:val="0"/>
                  <w:marBottom w:val="0"/>
                  <w:divBdr>
                    <w:top w:val="none" w:sz="0" w:space="0" w:color="auto"/>
                    <w:left w:val="none" w:sz="0" w:space="0" w:color="auto"/>
                    <w:bottom w:val="none" w:sz="0" w:space="0" w:color="auto"/>
                    <w:right w:val="none" w:sz="0" w:space="0" w:color="auto"/>
                  </w:divBdr>
                  <w:divsChild>
                    <w:div w:id="326905918">
                      <w:marLeft w:val="0"/>
                      <w:marRight w:val="0"/>
                      <w:marTop w:val="0"/>
                      <w:marBottom w:val="0"/>
                      <w:divBdr>
                        <w:top w:val="none" w:sz="0" w:space="0" w:color="auto"/>
                        <w:left w:val="none" w:sz="0" w:space="0" w:color="auto"/>
                        <w:bottom w:val="none" w:sz="0" w:space="0" w:color="auto"/>
                        <w:right w:val="none" w:sz="0" w:space="0" w:color="auto"/>
                      </w:divBdr>
                    </w:div>
                    <w:div w:id="1252424199">
                      <w:marLeft w:val="0"/>
                      <w:marRight w:val="0"/>
                      <w:marTop w:val="0"/>
                      <w:marBottom w:val="0"/>
                      <w:divBdr>
                        <w:top w:val="none" w:sz="0" w:space="0" w:color="auto"/>
                        <w:left w:val="none" w:sz="0" w:space="0" w:color="auto"/>
                        <w:bottom w:val="none" w:sz="0" w:space="0" w:color="auto"/>
                        <w:right w:val="none" w:sz="0" w:space="0" w:color="auto"/>
                      </w:divBdr>
                    </w:div>
                  </w:divsChild>
                </w:div>
                <w:div w:id="541404163">
                  <w:marLeft w:val="0"/>
                  <w:marRight w:val="0"/>
                  <w:marTop w:val="0"/>
                  <w:marBottom w:val="0"/>
                  <w:divBdr>
                    <w:top w:val="none" w:sz="0" w:space="0" w:color="auto"/>
                    <w:left w:val="none" w:sz="0" w:space="0" w:color="auto"/>
                    <w:bottom w:val="none" w:sz="0" w:space="0" w:color="auto"/>
                    <w:right w:val="none" w:sz="0" w:space="0" w:color="auto"/>
                  </w:divBdr>
                  <w:divsChild>
                    <w:div w:id="361321826">
                      <w:marLeft w:val="0"/>
                      <w:marRight w:val="0"/>
                      <w:marTop w:val="0"/>
                      <w:marBottom w:val="0"/>
                      <w:divBdr>
                        <w:top w:val="none" w:sz="0" w:space="0" w:color="auto"/>
                        <w:left w:val="none" w:sz="0" w:space="0" w:color="auto"/>
                        <w:bottom w:val="none" w:sz="0" w:space="0" w:color="auto"/>
                        <w:right w:val="none" w:sz="0" w:space="0" w:color="auto"/>
                      </w:divBdr>
                    </w:div>
                  </w:divsChild>
                </w:div>
                <w:div w:id="663167776">
                  <w:marLeft w:val="0"/>
                  <w:marRight w:val="0"/>
                  <w:marTop w:val="0"/>
                  <w:marBottom w:val="0"/>
                  <w:divBdr>
                    <w:top w:val="none" w:sz="0" w:space="0" w:color="auto"/>
                    <w:left w:val="none" w:sz="0" w:space="0" w:color="auto"/>
                    <w:bottom w:val="none" w:sz="0" w:space="0" w:color="auto"/>
                    <w:right w:val="none" w:sz="0" w:space="0" w:color="auto"/>
                  </w:divBdr>
                  <w:divsChild>
                    <w:div w:id="1947809026">
                      <w:marLeft w:val="0"/>
                      <w:marRight w:val="0"/>
                      <w:marTop w:val="0"/>
                      <w:marBottom w:val="0"/>
                      <w:divBdr>
                        <w:top w:val="none" w:sz="0" w:space="0" w:color="auto"/>
                        <w:left w:val="none" w:sz="0" w:space="0" w:color="auto"/>
                        <w:bottom w:val="none" w:sz="0" w:space="0" w:color="auto"/>
                        <w:right w:val="none" w:sz="0" w:space="0" w:color="auto"/>
                      </w:divBdr>
                    </w:div>
                  </w:divsChild>
                </w:div>
                <w:div w:id="897666018">
                  <w:marLeft w:val="0"/>
                  <w:marRight w:val="0"/>
                  <w:marTop w:val="0"/>
                  <w:marBottom w:val="0"/>
                  <w:divBdr>
                    <w:top w:val="none" w:sz="0" w:space="0" w:color="auto"/>
                    <w:left w:val="none" w:sz="0" w:space="0" w:color="auto"/>
                    <w:bottom w:val="none" w:sz="0" w:space="0" w:color="auto"/>
                    <w:right w:val="none" w:sz="0" w:space="0" w:color="auto"/>
                  </w:divBdr>
                  <w:divsChild>
                    <w:div w:id="1717659183">
                      <w:marLeft w:val="0"/>
                      <w:marRight w:val="0"/>
                      <w:marTop w:val="0"/>
                      <w:marBottom w:val="0"/>
                      <w:divBdr>
                        <w:top w:val="none" w:sz="0" w:space="0" w:color="auto"/>
                        <w:left w:val="none" w:sz="0" w:space="0" w:color="auto"/>
                        <w:bottom w:val="none" w:sz="0" w:space="0" w:color="auto"/>
                        <w:right w:val="none" w:sz="0" w:space="0" w:color="auto"/>
                      </w:divBdr>
                    </w:div>
                  </w:divsChild>
                </w:div>
                <w:div w:id="904609017">
                  <w:marLeft w:val="0"/>
                  <w:marRight w:val="0"/>
                  <w:marTop w:val="0"/>
                  <w:marBottom w:val="0"/>
                  <w:divBdr>
                    <w:top w:val="none" w:sz="0" w:space="0" w:color="auto"/>
                    <w:left w:val="none" w:sz="0" w:space="0" w:color="auto"/>
                    <w:bottom w:val="none" w:sz="0" w:space="0" w:color="auto"/>
                    <w:right w:val="none" w:sz="0" w:space="0" w:color="auto"/>
                  </w:divBdr>
                  <w:divsChild>
                    <w:div w:id="349570924">
                      <w:marLeft w:val="0"/>
                      <w:marRight w:val="0"/>
                      <w:marTop w:val="0"/>
                      <w:marBottom w:val="0"/>
                      <w:divBdr>
                        <w:top w:val="none" w:sz="0" w:space="0" w:color="auto"/>
                        <w:left w:val="none" w:sz="0" w:space="0" w:color="auto"/>
                        <w:bottom w:val="none" w:sz="0" w:space="0" w:color="auto"/>
                        <w:right w:val="none" w:sz="0" w:space="0" w:color="auto"/>
                      </w:divBdr>
                    </w:div>
                  </w:divsChild>
                </w:div>
                <w:div w:id="941884787">
                  <w:marLeft w:val="0"/>
                  <w:marRight w:val="0"/>
                  <w:marTop w:val="0"/>
                  <w:marBottom w:val="0"/>
                  <w:divBdr>
                    <w:top w:val="none" w:sz="0" w:space="0" w:color="auto"/>
                    <w:left w:val="none" w:sz="0" w:space="0" w:color="auto"/>
                    <w:bottom w:val="none" w:sz="0" w:space="0" w:color="auto"/>
                    <w:right w:val="none" w:sz="0" w:space="0" w:color="auto"/>
                  </w:divBdr>
                  <w:divsChild>
                    <w:div w:id="1175071308">
                      <w:marLeft w:val="0"/>
                      <w:marRight w:val="0"/>
                      <w:marTop w:val="0"/>
                      <w:marBottom w:val="0"/>
                      <w:divBdr>
                        <w:top w:val="none" w:sz="0" w:space="0" w:color="auto"/>
                        <w:left w:val="none" w:sz="0" w:space="0" w:color="auto"/>
                        <w:bottom w:val="none" w:sz="0" w:space="0" w:color="auto"/>
                        <w:right w:val="none" w:sz="0" w:space="0" w:color="auto"/>
                      </w:divBdr>
                    </w:div>
                  </w:divsChild>
                </w:div>
                <w:div w:id="960377960">
                  <w:marLeft w:val="0"/>
                  <w:marRight w:val="0"/>
                  <w:marTop w:val="0"/>
                  <w:marBottom w:val="0"/>
                  <w:divBdr>
                    <w:top w:val="none" w:sz="0" w:space="0" w:color="auto"/>
                    <w:left w:val="none" w:sz="0" w:space="0" w:color="auto"/>
                    <w:bottom w:val="none" w:sz="0" w:space="0" w:color="auto"/>
                    <w:right w:val="none" w:sz="0" w:space="0" w:color="auto"/>
                  </w:divBdr>
                  <w:divsChild>
                    <w:div w:id="725301143">
                      <w:marLeft w:val="0"/>
                      <w:marRight w:val="0"/>
                      <w:marTop w:val="0"/>
                      <w:marBottom w:val="0"/>
                      <w:divBdr>
                        <w:top w:val="none" w:sz="0" w:space="0" w:color="auto"/>
                        <w:left w:val="none" w:sz="0" w:space="0" w:color="auto"/>
                        <w:bottom w:val="none" w:sz="0" w:space="0" w:color="auto"/>
                        <w:right w:val="none" w:sz="0" w:space="0" w:color="auto"/>
                      </w:divBdr>
                    </w:div>
                    <w:div w:id="780027646">
                      <w:marLeft w:val="0"/>
                      <w:marRight w:val="0"/>
                      <w:marTop w:val="0"/>
                      <w:marBottom w:val="0"/>
                      <w:divBdr>
                        <w:top w:val="none" w:sz="0" w:space="0" w:color="auto"/>
                        <w:left w:val="none" w:sz="0" w:space="0" w:color="auto"/>
                        <w:bottom w:val="none" w:sz="0" w:space="0" w:color="auto"/>
                        <w:right w:val="none" w:sz="0" w:space="0" w:color="auto"/>
                      </w:divBdr>
                    </w:div>
                  </w:divsChild>
                </w:div>
                <w:div w:id="1016616639">
                  <w:marLeft w:val="0"/>
                  <w:marRight w:val="0"/>
                  <w:marTop w:val="0"/>
                  <w:marBottom w:val="0"/>
                  <w:divBdr>
                    <w:top w:val="none" w:sz="0" w:space="0" w:color="auto"/>
                    <w:left w:val="none" w:sz="0" w:space="0" w:color="auto"/>
                    <w:bottom w:val="none" w:sz="0" w:space="0" w:color="auto"/>
                    <w:right w:val="none" w:sz="0" w:space="0" w:color="auto"/>
                  </w:divBdr>
                  <w:divsChild>
                    <w:div w:id="819056">
                      <w:marLeft w:val="0"/>
                      <w:marRight w:val="0"/>
                      <w:marTop w:val="0"/>
                      <w:marBottom w:val="0"/>
                      <w:divBdr>
                        <w:top w:val="none" w:sz="0" w:space="0" w:color="auto"/>
                        <w:left w:val="none" w:sz="0" w:space="0" w:color="auto"/>
                        <w:bottom w:val="none" w:sz="0" w:space="0" w:color="auto"/>
                        <w:right w:val="none" w:sz="0" w:space="0" w:color="auto"/>
                      </w:divBdr>
                    </w:div>
                    <w:div w:id="249042256">
                      <w:marLeft w:val="0"/>
                      <w:marRight w:val="0"/>
                      <w:marTop w:val="0"/>
                      <w:marBottom w:val="0"/>
                      <w:divBdr>
                        <w:top w:val="none" w:sz="0" w:space="0" w:color="auto"/>
                        <w:left w:val="none" w:sz="0" w:space="0" w:color="auto"/>
                        <w:bottom w:val="none" w:sz="0" w:space="0" w:color="auto"/>
                        <w:right w:val="none" w:sz="0" w:space="0" w:color="auto"/>
                      </w:divBdr>
                    </w:div>
                    <w:div w:id="468286189">
                      <w:marLeft w:val="0"/>
                      <w:marRight w:val="0"/>
                      <w:marTop w:val="0"/>
                      <w:marBottom w:val="0"/>
                      <w:divBdr>
                        <w:top w:val="none" w:sz="0" w:space="0" w:color="auto"/>
                        <w:left w:val="none" w:sz="0" w:space="0" w:color="auto"/>
                        <w:bottom w:val="none" w:sz="0" w:space="0" w:color="auto"/>
                        <w:right w:val="none" w:sz="0" w:space="0" w:color="auto"/>
                      </w:divBdr>
                    </w:div>
                  </w:divsChild>
                </w:div>
                <w:div w:id="1190752514">
                  <w:marLeft w:val="0"/>
                  <w:marRight w:val="0"/>
                  <w:marTop w:val="0"/>
                  <w:marBottom w:val="0"/>
                  <w:divBdr>
                    <w:top w:val="none" w:sz="0" w:space="0" w:color="auto"/>
                    <w:left w:val="none" w:sz="0" w:space="0" w:color="auto"/>
                    <w:bottom w:val="none" w:sz="0" w:space="0" w:color="auto"/>
                    <w:right w:val="none" w:sz="0" w:space="0" w:color="auto"/>
                  </w:divBdr>
                  <w:divsChild>
                    <w:div w:id="1349867428">
                      <w:marLeft w:val="0"/>
                      <w:marRight w:val="0"/>
                      <w:marTop w:val="0"/>
                      <w:marBottom w:val="0"/>
                      <w:divBdr>
                        <w:top w:val="none" w:sz="0" w:space="0" w:color="auto"/>
                        <w:left w:val="none" w:sz="0" w:space="0" w:color="auto"/>
                        <w:bottom w:val="none" w:sz="0" w:space="0" w:color="auto"/>
                        <w:right w:val="none" w:sz="0" w:space="0" w:color="auto"/>
                      </w:divBdr>
                    </w:div>
                  </w:divsChild>
                </w:div>
                <w:div w:id="1195121838">
                  <w:marLeft w:val="0"/>
                  <w:marRight w:val="0"/>
                  <w:marTop w:val="0"/>
                  <w:marBottom w:val="0"/>
                  <w:divBdr>
                    <w:top w:val="none" w:sz="0" w:space="0" w:color="auto"/>
                    <w:left w:val="none" w:sz="0" w:space="0" w:color="auto"/>
                    <w:bottom w:val="none" w:sz="0" w:space="0" w:color="auto"/>
                    <w:right w:val="none" w:sz="0" w:space="0" w:color="auto"/>
                  </w:divBdr>
                  <w:divsChild>
                    <w:div w:id="433675451">
                      <w:marLeft w:val="0"/>
                      <w:marRight w:val="0"/>
                      <w:marTop w:val="0"/>
                      <w:marBottom w:val="0"/>
                      <w:divBdr>
                        <w:top w:val="none" w:sz="0" w:space="0" w:color="auto"/>
                        <w:left w:val="none" w:sz="0" w:space="0" w:color="auto"/>
                        <w:bottom w:val="none" w:sz="0" w:space="0" w:color="auto"/>
                        <w:right w:val="none" w:sz="0" w:space="0" w:color="auto"/>
                      </w:divBdr>
                    </w:div>
                    <w:div w:id="568882680">
                      <w:marLeft w:val="0"/>
                      <w:marRight w:val="0"/>
                      <w:marTop w:val="0"/>
                      <w:marBottom w:val="0"/>
                      <w:divBdr>
                        <w:top w:val="none" w:sz="0" w:space="0" w:color="auto"/>
                        <w:left w:val="none" w:sz="0" w:space="0" w:color="auto"/>
                        <w:bottom w:val="none" w:sz="0" w:space="0" w:color="auto"/>
                        <w:right w:val="none" w:sz="0" w:space="0" w:color="auto"/>
                      </w:divBdr>
                    </w:div>
                  </w:divsChild>
                </w:div>
                <w:div w:id="1287347200">
                  <w:marLeft w:val="0"/>
                  <w:marRight w:val="0"/>
                  <w:marTop w:val="0"/>
                  <w:marBottom w:val="0"/>
                  <w:divBdr>
                    <w:top w:val="none" w:sz="0" w:space="0" w:color="auto"/>
                    <w:left w:val="none" w:sz="0" w:space="0" w:color="auto"/>
                    <w:bottom w:val="none" w:sz="0" w:space="0" w:color="auto"/>
                    <w:right w:val="none" w:sz="0" w:space="0" w:color="auto"/>
                  </w:divBdr>
                  <w:divsChild>
                    <w:div w:id="1778985045">
                      <w:marLeft w:val="0"/>
                      <w:marRight w:val="0"/>
                      <w:marTop w:val="0"/>
                      <w:marBottom w:val="0"/>
                      <w:divBdr>
                        <w:top w:val="none" w:sz="0" w:space="0" w:color="auto"/>
                        <w:left w:val="none" w:sz="0" w:space="0" w:color="auto"/>
                        <w:bottom w:val="none" w:sz="0" w:space="0" w:color="auto"/>
                        <w:right w:val="none" w:sz="0" w:space="0" w:color="auto"/>
                      </w:divBdr>
                    </w:div>
                  </w:divsChild>
                </w:div>
                <w:div w:id="1290404258">
                  <w:marLeft w:val="0"/>
                  <w:marRight w:val="0"/>
                  <w:marTop w:val="0"/>
                  <w:marBottom w:val="0"/>
                  <w:divBdr>
                    <w:top w:val="none" w:sz="0" w:space="0" w:color="auto"/>
                    <w:left w:val="none" w:sz="0" w:space="0" w:color="auto"/>
                    <w:bottom w:val="none" w:sz="0" w:space="0" w:color="auto"/>
                    <w:right w:val="none" w:sz="0" w:space="0" w:color="auto"/>
                  </w:divBdr>
                  <w:divsChild>
                    <w:div w:id="1100831472">
                      <w:marLeft w:val="0"/>
                      <w:marRight w:val="0"/>
                      <w:marTop w:val="0"/>
                      <w:marBottom w:val="0"/>
                      <w:divBdr>
                        <w:top w:val="none" w:sz="0" w:space="0" w:color="auto"/>
                        <w:left w:val="none" w:sz="0" w:space="0" w:color="auto"/>
                        <w:bottom w:val="none" w:sz="0" w:space="0" w:color="auto"/>
                        <w:right w:val="none" w:sz="0" w:space="0" w:color="auto"/>
                      </w:divBdr>
                    </w:div>
                  </w:divsChild>
                </w:div>
                <w:div w:id="1304503935">
                  <w:marLeft w:val="0"/>
                  <w:marRight w:val="0"/>
                  <w:marTop w:val="0"/>
                  <w:marBottom w:val="0"/>
                  <w:divBdr>
                    <w:top w:val="none" w:sz="0" w:space="0" w:color="auto"/>
                    <w:left w:val="none" w:sz="0" w:space="0" w:color="auto"/>
                    <w:bottom w:val="none" w:sz="0" w:space="0" w:color="auto"/>
                    <w:right w:val="none" w:sz="0" w:space="0" w:color="auto"/>
                  </w:divBdr>
                  <w:divsChild>
                    <w:div w:id="748113444">
                      <w:marLeft w:val="0"/>
                      <w:marRight w:val="0"/>
                      <w:marTop w:val="0"/>
                      <w:marBottom w:val="0"/>
                      <w:divBdr>
                        <w:top w:val="none" w:sz="0" w:space="0" w:color="auto"/>
                        <w:left w:val="none" w:sz="0" w:space="0" w:color="auto"/>
                        <w:bottom w:val="none" w:sz="0" w:space="0" w:color="auto"/>
                        <w:right w:val="none" w:sz="0" w:space="0" w:color="auto"/>
                      </w:divBdr>
                    </w:div>
                  </w:divsChild>
                </w:div>
                <w:div w:id="1342464162">
                  <w:marLeft w:val="0"/>
                  <w:marRight w:val="0"/>
                  <w:marTop w:val="0"/>
                  <w:marBottom w:val="0"/>
                  <w:divBdr>
                    <w:top w:val="none" w:sz="0" w:space="0" w:color="auto"/>
                    <w:left w:val="none" w:sz="0" w:space="0" w:color="auto"/>
                    <w:bottom w:val="none" w:sz="0" w:space="0" w:color="auto"/>
                    <w:right w:val="none" w:sz="0" w:space="0" w:color="auto"/>
                  </w:divBdr>
                  <w:divsChild>
                    <w:div w:id="244263117">
                      <w:marLeft w:val="0"/>
                      <w:marRight w:val="0"/>
                      <w:marTop w:val="0"/>
                      <w:marBottom w:val="0"/>
                      <w:divBdr>
                        <w:top w:val="none" w:sz="0" w:space="0" w:color="auto"/>
                        <w:left w:val="none" w:sz="0" w:space="0" w:color="auto"/>
                        <w:bottom w:val="none" w:sz="0" w:space="0" w:color="auto"/>
                        <w:right w:val="none" w:sz="0" w:space="0" w:color="auto"/>
                      </w:divBdr>
                    </w:div>
                  </w:divsChild>
                </w:div>
                <w:div w:id="1529949080">
                  <w:marLeft w:val="0"/>
                  <w:marRight w:val="0"/>
                  <w:marTop w:val="0"/>
                  <w:marBottom w:val="0"/>
                  <w:divBdr>
                    <w:top w:val="none" w:sz="0" w:space="0" w:color="auto"/>
                    <w:left w:val="none" w:sz="0" w:space="0" w:color="auto"/>
                    <w:bottom w:val="none" w:sz="0" w:space="0" w:color="auto"/>
                    <w:right w:val="none" w:sz="0" w:space="0" w:color="auto"/>
                  </w:divBdr>
                  <w:divsChild>
                    <w:div w:id="260653199">
                      <w:marLeft w:val="0"/>
                      <w:marRight w:val="0"/>
                      <w:marTop w:val="0"/>
                      <w:marBottom w:val="0"/>
                      <w:divBdr>
                        <w:top w:val="none" w:sz="0" w:space="0" w:color="auto"/>
                        <w:left w:val="none" w:sz="0" w:space="0" w:color="auto"/>
                        <w:bottom w:val="none" w:sz="0" w:space="0" w:color="auto"/>
                        <w:right w:val="none" w:sz="0" w:space="0" w:color="auto"/>
                      </w:divBdr>
                    </w:div>
                    <w:div w:id="936712753">
                      <w:marLeft w:val="0"/>
                      <w:marRight w:val="0"/>
                      <w:marTop w:val="0"/>
                      <w:marBottom w:val="0"/>
                      <w:divBdr>
                        <w:top w:val="none" w:sz="0" w:space="0" w:color="auto"/>
                        <w:left w:val="none" w:sz="0" w:space="0" w:color="auto"/>
                        <w:bottom w:val="none" w:sz="0" w:space="0" w:color="auto"/>
                        <w:right w:val="none" w:sz="0" w:space="0" w:color="auto"/>
                      </w:divBdr>
                    </w:div>
                  </w:divsChild>
                </w:div>
                <w:div w:id="1553424425">
                  <w:marLeft w:val="0"/>
                  <w:marRight w:val="0"/>
                  <w:marTop w:val="0"/>
                  <w:marBottom w:val="0"/>
                  <w:divBdr>
                    <w:top w:val="none" w:sz="0" w:space="0" w:color="auto"/>
                    <w:left w:val="none" w:sz="0" w:space="0" w:color="auto"/>
                    <w:bottom w:val="none" w:sz="0" w:space="0" w:color="auto"/>
                    <w:right w:val="none" w:sz="0" w:space="0" w:color="auto"/>
                  </w:divBdr>
                  <w:divsChild>
                    <w:div w:id="888497762">
                      <w:marLeft w:val="0"/>
                      <w:marRight w:val="0"/>
                      <w:marTop w:val="0"/>
                      <w:marBottom w:val="0"/>
                      <w:divBdr>
                        <w:top w:val="none" w:sz="0" w:space="0" w:color="auto"/>
                        <w:left w:val="none" w:sz="0" w:space="0" w:color="auto"/>
                        <w:bottom w:val="none" w:sz="0" w:space="0" w:color="auto"/>
                        <w:right w:val="none" w:sz="0" w:space="0" w:color="auto"/>
                      </w:divBdr>
                    </w:div>
                  </w:divsChild>
                </w:div>
                <w:div w:id="1617758113">
                  <w:marLeft w:val="0"/>
                  <w:marRight w:val="0"/>
                  <w:marTop w:val="0"/>
                  <w:marBottom w:val="0"/>
                  <w:divBdr>
                    <w:top w:val="none" w:sz="0" w:space="0" w:color="auto"/>
                    <w:left w:val="none" w:sz="0" w:space="0" w:color="auto"/>
                    <w:bottom w:val="none" w:sz="0" w:space="0" w:color="auto"/>
                    <w:right w:val="none" w:sz="0" w:space="0" w:color="auto"/>
                  </w:divBdr>
                  <w:divsChild>
                    <w:div w:id="2146503109">
                      <w:marLeft w:val="0"/>
                      <w:marRight w:val="0"/>
                      <w:marTop w:val="0"/>
                      <w:marBottom w:val="0"/>
                      <w:divBdr>
                        <w:top w:val="none" w:sz="0" w:space="0" w:color="auto"/>
                        <w:left w:val="none" w:sz="0" w:space="0" w:color="auto"/>
                        <w:bottom w:val="none" w:sz="0" w:space="0" w:color="auto"/>
                        <w:right w:val="none" w:sz="0" w:space="0" w:color="auto"/>
                      </w:divBdr>
                    </w:div>
                  </w:divsChild>
                </w:div>
                <w:div w:id="1620337776">
                  <w:marLeft w:val="0"/>
                  <w:marRight w:val="0"/>
                  <w:marTop w:val="0"/>
                  <w:marBottom w:val="0"/>
                  <w:divBdr>
                    <w:top w:val="none" w:sz="0" w:space="0" w:color="auto"/>
                    <w:left w:val="none" w:sz="0" w:space="0" w:color="auto"/>
                    <w:bottom w:val="none" w:sz="0" w:space="0" w:color="auto"/>
                    <w:right w:val="none" w:sz="0" w:space="0" w:color="auto"/>
                  </w:divBdr>
                  <w:divsChild>
                    <w:div w:id="115416585">
                      <w:marLeft w:val="0"/>
                      <w:marRight w:val="0"/>
                      <w:marTop w:val="0"/>
                      <w:marBottom w:val="0"/>
                      <w:divBdr>
                        <w:top w:val="none" w:sz="0" w:space="0" w:color="auto"/>
                        <w:left w:val="none" w:sz="0" w:space="0" w:color="auto"/>
                        <w:bottom w:val="none" w:sz="0" w:space="0" w:color="auto"/>
                        <w:right w:val="none" w:sz="0" w:space="0" w:color="auto"/>
                      </w:divBdr>
                    </w:div>
                    <w:div w:id="711225397">
                      <w:marLeft w:val="0"/>
                      <w:marRight w:val="0"/>
                      <w:marTop w:val="0"/>
                      <w:marBottom w:val="0"/>
                      <w:divBdr>
                        <w:top w:val="none" w:sz="0" w:space="0" w:color="auto"/>
                        <w:left w:val="none" w:sz="0" w:space="0" w:color="auto"/>
                        <w:bottom w:val="none" w:sz="0" w:space="0" w:color="auto"/>
                        <w:right w:val="none" w:sz="0" w:space="0" w:color="auto"/>
                      </w:divBdr>
                    </w:div>
                    <w:div w:id="1212956143">
                      <w:marLeft w:val="0"/>
                      <w:marRight w:val="0"/>
                      <w:marTop w:val="0"/>
                      <w:marBottom w:val="0"/>
                      <w:divBdr>
                        <w:top w:val="none" w:sz="0" w:space="0" w:color="auto"/>
                        <w:left w:val="none" w:sz="0" w:space="0" w:color="auto"/>
                        <w:bottom w:val="none" w:sz="0" w:space="0" w:color="auto"/>
                        <w:right w:val="none" w:sz="0" w:space="0" w:color="auto"/>
                      </w:divBdr>
                    </w:div>
                  </w:divsChild>
                </w:div>
                <w:div w:id="1629244255">
                  <w:marLeft w:val="0"/>
                  <w:marRight w:val="0"/>
                  <w:marTop w:val="0"/>
                  <w:marBottom w:val="0"/>
                  <w:divBdr>
                    <w:top w:val="none" w:sz="0" w:space="0" w:color="auto"/>
                    <w:left w:val="none" w:sz="0" w:space="0" w:color="auto"/>
                    <w:bottom w:val="none" w:sz="0" w:space="0" w:color="auto"/>
                    <w:right w:val="none" w:sz="0" w:space="0" w:color="auto"/>
                  </w:divBdr>
                  <w:divsChild>
                    <w:div w:id="117845795">
                      <w:marLeft w:val="0"/>
                      <w:marRight w:val="0"/>
                      <w:marTop w:val="0"/>
                      <w:marBottom w:val="0"/>
                      <w:divBdr>
                        <w:top w:val="none" w:sz="0" w:space="0" w:color="auto"/>
                        <w:left w:val="none" w:sz="0" w:space="0" w:color="auto"/>
                        <w:bottom w:val="none" w:sz="0" w:space="0" w:color="auto"/>
                        <w:right w:val="none" w:sz="0" w:space="0" w:color="auto"/>
                      </w:divBdr>
                    </w:div>
                    <w:div w:id="1547569822">
                      <w:marLeft w:val="0"/>
                      <w:marRight w:val="0"/>
                      <w:marTop w:val="0"/>
                      <w:marBottom w:val="0"/>
                      <w:divBdr>
                        <w:top w:val="none" w:sz="0" w:space="0" w:color="auto"/>
                        <w:left w:val="none" w:sz="0" w:space="0" w:color="auto"/>
                        <w:bottom w:val="none" w:sz="0" w:space="0" w:color="auto"/>
                        <w:right w:val="none" w:sz="0" w:space="0" w:color="auto"/>
                      </w:divBdr>
                    </w:div>
                    <w:div w:id="2136022902">
                      <w:marLeft w:val="0"/>
                      <w:marRight w:val="0"/>
                      <w:marTop w:val="0"/>
                      <w:marBottom w:val="0"/>
                      <w:divBdr>
                        <w:top w:val="none" w:sz="0" w:space="0" w:color="auto"/>
                        <w:left w:val="none" w:sz="0" w:space="0" w:color="auto"/>
                        <w:bottom w:val="none" w:sz="0" w:space="0" w:color="auto"/>
                        <w:right w:val="none" w:sz="0" w:space="0" w:color="auto"/>
                      </w:divBdr>
                    </w:div>
                  </w:divsChild>
                </w:div>
                <w:div w:id="1724132960">
                  <w:marLeft w:val="0"/>
                  <w:marRight w:val="0"/>
                  <w:marTop w:val="0"/>
                  <w:marBottom w:val="0"/>
                  <w:divBdr>
                    <w:top w:val="none" w:sz="0" w:space="0" w:color="auto"/>
                    <w:left w:val="none" w:sz="0" w:space="0" w:color="auto"/>
                    <w:bottom w:val="none" w:sz="0" w:space="0" w:color="auto"/>
                    <w:right w:val="none" w:sz="0" w:space="0" w:color="auto"/>
                  </w:divBdr>
                  <w:divsChild>
                    <w:div w:id="164783868">
                      <w:marLeft w:val="0"/>
                      <w:marRight w:val="0"/>
                      <w:marTop w:val="0"/>
                      <w:marBottom w:val="0"/>
                      <w:divBdr>
                        <w:top w:val="none" w:sz="0" w:space="0" w:color="auto"/>
                        <w:left w:val="none" w:sz="0" w:space="0" w:color="auto"/>
                        <w:bottom w:val="none" w:sz="0" w:space="0" w:color="auto"/>
                        <w:right w:val="none" w:sz="0" w:space="0" w:color="auto"/>
                      </w:divBdr>
                    </w:div>
                    <w:div w:id="730813609">
                      <w:marLeft w:val="0"/>
                      <w:marRight w:val="0"/>
                      <w:marTop w:val="0"/>
                      <w:marBottom w:val="0"/>
                      <w:divBdr>
                        <w:top w:val="none" w:sz="0" w:space="0" w:color="auto"/>
                        <w:left w:val="none" w:sz="0" w:space="0" w:color="auto"/>
                        <w:bottom w:val="none" w:sz="0" w:space="0" w:color="auto"/>
                        <w:right w:val="none" w:sz="0" w:space="0" w:color="auto"/>
                      </w:divBdr>
                    </w:div>
                  </w:divsChild>
                </w:div>
                <w:div w:id="1734965189">
                  <w:marLeft w:val="0"/>
                  <w:marRight w:val="0"/>
                  <w:marTop w:val="0"/>
                  <w:marBottom w:val="0"/>
                  <w:divBdr>
                    <w:top w:val="none" w:sz="0" w:space="0" w:color="auto"/>
                    <w:left w:val="none" w:sz="0" w:space="0" w:color="auto"/>
                    <w:bottom w:val="none" w:sz="0" w:space="0" w:color="auto"/>
                    <w:right w:val="none" w:sz="0" w:space="0" w:color="auto"/>
                  </w:divBdr>
                  <w:divsChild>
                    <w:div w:id="897058702">
                      <w:marLeft w:val="0"/>
                      <w:marRight w:val="0"/>
                      <w:marTop w:val="0"/>
                      <w:marBottom w:val="0"/>
                      <w:divBdr>
                        <w:top w:val="none" w:sz="0" w:space="0" w:color="auto"/>
                        <w:left w:val="none" w:sz="0" w:space="0" w:color="auto"/>
                        <w:bottom w:val="none" w:sz="0" w:space="0" w:color="auto"/>
                        <w:right w:val="none" w:sz="0" w:space="0" w:color="auto"/>
                      </w:divBdr>
                    </w:div>
                    <w:div w:id="1269898264">
                      <w:marLeft w:val="0"/>
                      <w:marRight w:val="0"/>
                      <w:marTop w:val="0"/>
                      <w:marBottom w:val="0"/>
                      <w:divBdr>
                        <w:top w:val="none" w:sz="0" w:space="0" w:color="auto"/>
                        <w:left w:val="none" w:sz="0" w:space="0" w:color="auto"/>
                        <w:bottom w:val="none" w:sz="0" w:space="0" w:color="auto"/>
                        <w:right w:val="none" w:sz="0" w:space="0" w:color="auto"/>
                      </w:divBdr>
                    </w:div>
                  </w:divsChild>
                </w:div>
                <w:div w:id="1791121371">
                  <w:marLeft w:val="0"/>
                  <w:marRight w:val="0"/>
                  <w:marTop w:val="0"/>
                  <w:marBottom w:val="0"/>
                  <w:divBdr>
                    <w:top w:val="none" w:sz="0" w:space="0" w:color="auto"/>
                    <w:left w:val="none" w:sz="0" w:space="0" w:color="auto"/>
                    <w:bottom w:val="none" w:sz="0" w:space="0" w:color="auto"/>
                    <w:right w:val="none" w:sz="0" w:space="0" w:color="auto"/>
                  </w:divBdr>
                  <w:divsChild>
                    <w:div w:id="465658229">
                      <w:marLeft w:val="0"/>
                      <w:marRight w:val="0"/>
                      <w:marTop w:val="0"/>
                      <w:marBottom w:val="0"/>
                      <w:divBdr>
                        <w:top w:val="none" w:sz="0" w:space="0" w:color="auto"/>
                        <w:left w:val="none" w:sz="0" w:space="0" w:color="auto"/>
                        <w:bottom w:val="none" w:sz="0" w:space="0" w:color="auto"/>
                        <w:right w:val="none" w:sz="0" w:space="0" w:color="auto"/>
                      </w:divBdr>
                    </w:div>
                  </w:divsChild>
                </w:div>
                <w:div w:id="1815175413">
                  <w:marLeft w:val="0"/>
                  <w:marRight w:val="0"/>
                  <w:marTop w:val="0"/>
                  <w:marBottom w:val="0"/>
                  <w:divBdr>
                    <w:top w:val="none" w:sz="0" w:space="0" w:color="auto"/>
                    <w:left w:val="none" w:sz="0" w:space="0" w:color="auto"/>
                    <w:bottom w:val="none" w:sz="0" w:space="0" w:color="auto"/>
                    <w:right w:val="none" w:sz="0" w:space="0" w:color="auto"/>
                  </w:divBdr>
                  <w:divsChild>
                    <w:div w:id="1468007050">
                      <w:marLeft w:val="0"/>
                      <w:marRight w:val="0"/>
                      <w:marTop w:val="0"/>
                      <w:marBottom w:val="0"/>
                      <w:divBdr>
                        <w:top w:val="none" w:sz="0" w:space="0" w:color="auto"/>
                        <w:left w:val="none" w:sz="0" w:space="0" w:color="auto"/>
                        <w:bottom w:val="none" w:sz="0" w:space="0" w:color="auto"/>
                        <w:right w:val="none" w:sz="0" w:space="0" w:color="auto"/>
                      </w:divBdr>
                    </w:div>
                  </w:divsChild>
                </w:div>
                <w:div w:id="1823622961">
                  <w:marLeft w:val="0"/>
                  <w:marRight w:val="0"/>
                  <w:marTop w:val="0"/>
                  <w:marBottom w:val="0"/>
                  <w:divBdr>
                    <w:top w:val="none" w:sz="0" w:space="0" w:color="auto"/>
                    <w:left w:val="none" w:sz="0" w:space="0" w:color="auto"/>
                    <w:bottom w:val="none" w:sz="0" w:space="0" w:color="auto"/>
                    <w:right w:val="none" w:sz="0" w:space="0" w:color="auto"/>
                  </w:divBdr>
                  <w:divsChild>
                    <w:div w:id="562721983">
                      <w:marLeft w:val="0"/>
                      <w:marRight w:val="0"/>
                      <w:marTop w:val="0"/>
                      <w:marBottom w:val="0"/>
                      <w:divBdr>
                        <w:top w:val="none" w:sz="0" w:space="0" w:color="auto"/>
                        <w:left w:val="none" w:sz="0" w:space="0" w:color="auto"/>
                        <w:bottom w:val="none" w:sz="0" w:space="0" w:color="auto"/>
                        <w:right w:val="none" w:sz="0" w:space="0" w:color="auto"/>
                      </w:divBdr>
                    </w:div>
                    <w:div w:id="1816868077">
                      <w:marLeft w:val="0"/>
                      <w:marRight w:val="0"/>
                      <w:marTop w:val="0"/>
                      <w:marBottom w:val="0"/>
                      <w:divBdr>
                        <w:top w:val="none" w:sz="0" w:space="0" w:color="auto"/>
                        <w:left w:val="none" w:sz="0" w:space="0" w:color="auto"/>
                        <w:bottom w:val="none" w:sz="0" w:space="0" w:color="auto"/>
                        <w:right w:val="none" w:sz="0" w:space="0" w:color="auto"/>
                      </w:divBdr>
                    </w:div>
                    <w:div w:id="2057847919">
                      <w:marLeft w:val="0"/>
                      <w:marRight w:val="0"/>
                      <w:marTop w:val="0"/>
                      <w:marBottom w:val="0"/>
                      <w:divBdr>
                        <w:top w:val="none" w:sz="0" w:space="0" w:color="auto"/>
                        <w:left w:val="none" w:sz="0" w:space="0" w:color="auto"/>
                        <w:bottom w:val="none" w:sz="0" w:space="0" w:color="auto"/>
                        <w:right w:val="none" w:sz="0" w:space="0" w:color="auto"/>
                      </w:divBdr>
                    </w:div>
                  </w:divsChild>
                </w:div>
                <w:div w:id="1838643163">
                  <w:marLeft w:val="0"/>
                  <w:marRight w:val="0"/>
                  <w:marTop w:val="0"/>
                  <w:marBottom w:val="0"/>
                  <w:divBdr>
                    <w:top w:val="none" w:sz="0" w:space="0" w:color="auto"/>
                    <w:left w:val="none" w:sz="0" w:space="0" w:color="auto"/>
                    <w:bottom w:val="none" w:sz="0" w:space="0" w:color="auto"/>
                    <w:right w:val="none" w:sz="0" w:space="0" w:color="auto"/>
                  </w:divBdr>
                  <w:divsChild>
                    <w:div w:id="1115324291">
                      <w:marLeft w:val="0"/>
                      <w:marRight w:val="0"/>
                      <w:marTop w:val="0"/>
                      <w:marBottom w:val="0"/>
                      <w:divBdr>
                        <w:top w:val="none" w:sz="0" w:space="0" w:color="auto"/>
                        <w:left w:val="none" w:sz="0" w:space="0" w:color="auto"/>
                        <w:bottom w:val="none" w:sz="0" w:space="0" w:color="auto"/>
                        <w:right w:val="none" w:sz="0" w:space="0" w:color="auto"/>
                      </w:divBdr>
                    </w:div>
                  </w:divsChild>
                </w:div>
                <w:div w:id="1887522280">
                  <w:marLeft w:val="0"/>
                  <w:marRight w:val="0"/>
                  <w:marTop w:val="0"/>
                  <w:marBottom w:val="0"/>
                  <w:divBdr>
                    <w:top w:val="none" w:sz="0" w:space="0" w:color="auto"/>
                    <w:left w:val="none" w:sz="0" w:space="0" w:color="auto"/>
                    <w:bottom w:val="none" w:sz="0" w:space="0" w:color="auto"/>
                    <w:right w:val="none" w:sz="0" w:space="0" w:color="auto"/>
                  </w:divBdr>
                  <w:divsChild>
                    <w:div w:id="720860248">
                      <w:marLeft w:val="0"/>
                      <w:marRight w:val="0"/>
                      <w:marTop w:val="0"/>
                      <w:marBottom w:val="0"/>
                      <w:divBdr>
                        <w:top w:val="none" w:sz="0" w:space="0" w:color="auto"/>
                        <w:left w:val="none" w:sz="0" w:space="0" w:color="auto"/>
                        <w:bottom w:val="none" w:sz="0" w:space="0" w:color="auto"/>
                        <w:right w:val="none" w:sz="0" w:space="0" w:color="auto"/>
                      </w:divBdr>
                    </w:div>
                  </w:divsChild>
                </w:div>
                <w:div w:id="1904440746">
                  <w:marLeft w:val="0"/>
                  <w:marRight w:val="0"/>
                  <w:marTop w:val="0"/>
                  <w:marBottom w:val="0"/>
                  <w:divBdr>
                    <w:top w:val="none" w:sz="0" w:space="0" w:color="auto"/>
                    <w:left w:val="none" w:sz="0" w:space="0" w:color="auto"/>
                    <w:bottom w:val="none" w:sz="0" w:space="0" w:color="auto"/>
                    <w:right w:val="none" w:sz="0" w:space="0" w:color="auto"/>
                  </w:divBdr>
                  <w:divsChild>
                    <w:div w:id="402066923">
                      <w:marLeft w:val="0"/>
                      <w:marRight w:val="0"/>
                      <w:marTop w:val="0"/>
                      <w:marBottom w:val="0"/>
                      <w:divBdr>
                        <w:top w:val="none" w:sz="0" w:space="0" w:color="auto"/>
                        <w:left w:val="none" w:sz="0" w:space="0" w:color="auto"/>
                        <w:bottom w:val="none" w:sz="0" w:space="0" w:color="auto"/>
                        <w:right w:val="none" w:sz="0" w:space="0" w:color="auto"/>
                      </w:divBdr>
                    </w:div>
                  </w:divsChild>
                </w:div>
                <w:div w:id="1974092558">
                  <w:marLeft w:val="0"/>
                  <w:marRight w:val="0"/>
                  <w:marTop w:val="0"/>
                  <w:marBottom w:val="0"/>
                  <w:divBdr>
                    <w:top w:val="none" w:sz="0" w:space="0" w:color="auto"/>
                    <w:left w:val="none" w:sz="0" w:space="0" w:color="auto"/>
                    <w:bottom w:val="none" w:sz="0" w:space="0" w:color="auto"/>
                    <w:right w:val="none" w:sz="0" w:space="0" w:color="auto"/>
                  </w:divBdr>
                  <w:divsChild>
                    <w:div w:id="943924766">
                      <w:marLeft w:val="0"/>
                      <w:marRight w:val="0"/>
                      <w:marTop w:val="0"/>
                      <w:marBottom w:val="0"/>
                      <w:divBdr>
                        <w:top w:val="none" w:sz="0" w:space="0" w:color="auto"/>
                        <w:left w:val="none" w:sz="0" w:space="0" w:color="auto"/>
                        <w:bottom w:val="none" w:sz="0" w:space="0" w:color="auto"/>
                        <w:right w:val="none" w:sz="0" w:space="0" w:color="auto"/>
                      </w:divBdr>
                    </w:div>
                    <w:div w:id="1686009263">
                      <w:marLeft w:val="0"/>
                      <w:marRight w:val="0"/>
                      <w:marTop w:val="0"/>
                      <w:marBottom w:val="0"/>
                      <w:divBdr>
                        <w:top w:val="none" w:sz="0" w:space="0" w:color="auto"/>
                        <w:left w:val="none" w:sz="0" w:space="0" w:color="auto"/>
                        <w:bottom w:val="none" w:sz="0" w:space="0" w:color="auto"/>
                        <w:right w:val="none" w:sz="0" w:space="0" w:color="auto"/>
                      </w:divBdr>
                    </w:div>
                  </w:divsChild>
                </w:div>
                <w:div w:id="1974674481">
                  <w:marLeft w:val="0"/>
                  <w:marRight w:val="0"/>
                  <w:marTop w:val="0"/>
                  <w:marBottom w:val="0"/>
                  <w:divBdr>
                    <w:top w:val="none" w:sz="0" w:space="0" w:color="auto"/>
                    <w:left w:val="none" w:sz="0" w:space="0" w:color="auto"/>
                    <w:bottom w:val="none" w:sz="0" w:space="0" w:color="auto"/>
                    <w:right w:val="none" w:sz="0" w:space="0" w:color="auto"/>
                  </w:divBdr>
                  <w:divsChild>
                    <w:div w:id="291133956">
                      <w:marLeft w:val="0"/>
                      <w:marRight w:val="0"/>
                      <w:marTop w:val="0"/>
                      <w:marBottom w:val="0"/>
                      <w:divBdr>
                        <w:top w:val="none" w:sz="0" w:space="0" w:color="auto"/>
                        <w:left w:val="none" w:sz="0" w:space="0" w:color="auto"/>
                        <w:bottom w:val="none" w:sz="0" w:space="0" w:color="auto"/>
                        <w:right w:val="none" w:sz="0" w:space="0" w:color="auto"/>
                      </w:divBdr>
                    </w:div>
                  </w:divsChild>
                </w:div>
                <w:div w:id="2035306875">
                  <w:marLeft w:val="0"/>
                  <w:marRight w:val="0"/>
                  <w:marTop w:val="0"/>
                  <w:marBottom w:val="0"/>
                  <w:divBdr>
                    <w:top w:val="none" w:sz="0" w:space="0" w:color="auto"/>
                    <w:left w:val="none" w:sz="0" w:space="0" w:color="auto"/>
                    <w:bottom w:val="none" w:sz="0" w:space="0" w:color="auto"/>
                    <w:right w:val="none" w:sz="0" w:space="0" w:color="auto"/>
                  </w:divBdr>
                  <w:divsChild>
                    <w:div w:id="1764110012">
                      <w:marLeft w:val="0"/>
                      <w:marRight w:val="0"/>
                      <w:marTop w:val="0"/>
                      <w:marBottom w:val="0"/>
                      <w:divBdr>
                        <w:top w:val="none" w:sz="0" w:space="0" w:color="auto"/>
                        <w:left w:val="none" w:sz="0" w:space="0" w:color="auto"/>
                        <w:bottom w:val="none" w:sz="0" w:space="0" w:color="auto"/>
                        <w:right w:val="none" w:sz="0" w:space="0" w:color="auto"/>
                      </w:divBdr>
                    </w:div>
                  </w:divsChild>
                </w:div>
                <w:div w:id="2054689783">
                  <w:marLeft w:val="0"/>
                  <w:marRight w:val="0"/>
                  <w:marTop w:val="0"/>
                  <w:marBottom w:val="0"/>
                  <w:divBdr>
                    <w:top w:val="none" w:sz="0" w:space="0" w:color="auto"/>
                    <w:left w:val="none" w:sz="0" w:space="0" w:color="auto"/>
                    <w:bottom w:val="none" w:sz="0" w:space="0" w:color="auto"/>
                    <w:right w:val="none" w:sz="0" w:space="0" w:color="auto"/>
                  </w:divBdr>
                  <w:divsChild>
                    <w:div w:id="1103066617">
                      <w:marLeft w:val="0"/>
                      <w:marRight w:val="0"/>
                      <w:marTop w:val="0"/>
                      <w:marBottom w:val="0"/>
                      <w:divBdr>
                        <w:top w:val="none" w:sz="0" w:space="0" w:color="auto"/>
                        <w:left w:val="none" w:sz="0" w:space="0" w:color="auto"/>
                        <w:bottom w:val="none" w:sz="0" w:space="0" w:color="auto"/>
                        <w:right w:val="none" w:sz="0" w:space="0" w:color="auto"/>
                      </w:divBdr>
                    </w:div>
                  </w:divsChild>
                </w:div>
                <w:div w:id="2082867245">
                  <w:marLeft w:val="0"/>
                  <w:marRight w:val="0"/>
                  <w:marTop w:val="0"/>
                  <w:marBottom w:val="0"/>
                  <w:divBdr>
                    <w:top w:val="none" w:sz="0" w:space="0" w:color="auto"/>
                    <w:left w:val="none" w:sz="0" w:space="0" w:color="auto"/>
                    <w:bottom w:val="none" w:sz="0" w:space="0" w:color="auto"/>
                    <w:right w:val="none" w:sz="0" w:space="0" w:color="auto"/>
                  </w:divBdr>
                  <w:divsChild>
                    <w:div w:id="72202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579019">
          <w:marLeft w:val="0"/>
          <w:marRight w:val="0"/>
          <w:marTop w:val="0"/>
          <w:marBottom w:val="0"/>
          <w:divBdr>
            <w:top w:val="none" w:sz="0" w:space="0" w:color="auto"/>
            <w:left w:val="none" w:sz="0" w:space="0" w:color="auto"/>
            <w:bottom w:val="none" w:sz="0" w:space="0" w:color="auto"/>
            <w:right w:val="none" w:sz="0" w:space="0" w:color="auto"/>
          </w:divBdr>
        </w:div>
        <w:div w:id="1670785863">
          <w:marLeft w:val="0"/>
          <w:marRight w:val="0"/>
          <w:marTop w:val="0"/>
          <w:marBottom w:val="0"/>
          <w:divBdr>
            <w:top w:val="none" w:sz="0" w:space="0" w:color="auto"/>
            <w:left w:val="none" w:sz="0" w:space="0" w:color="auto"/>
            <w:bottom w:val="none" w:sz="0" w:space="0" w:color="auto"/>
            <w:right w:val="none" w:sz="0" w:space="0" w:color="auto"/>
          </w:divBdr>
        </w:div>
        <w:div w:id="1720546421">
          <w:marLeft w:val="0"/>
          <w:marRight w:val="0"/>
          <w:marTop w:val="0"/>
          <w:marBottom w:val="0"/>
          <w:divBdr>
            <w:top w:val="none" w:sz="0" w:space="0" w:color="auto"/>
            <w:left w:val="none" w:sz="0" w:space="0" w:color="auto"/>
            <w:bottom w:val="none" w:sz="0" w:space="0" w:color="auto"/>
            <w:right w:val="none" w:sz="0" w:space="0" w:color="auto"/>
          </w:divBdr>
        </w:div>
      </w:divsChild>
    </w:div>
    <w:div w:id="1422335741">
      <w:bodyDiv w:val="1"/>
      <w:marLeft w:val="0"/>
      <w:marRight w:val="0"/>
      <w:marTop w:val="0"/>
      <w:marBottom w:val="0"/>
      <w:divBdr>
        <w:top w:val="none" w:sz="0" w:space="0" w:color="auto"/>
        <w:left w:val="none" w:sz="0" w:space="0" w:color="auto"/>
        <w:bottom w:val="none" w:sz="0" w:space="0" w:color="auto"/>
        <w:right w:val="none" w:sz="0" w:space="0" w:color="auto"/>
      </w:divBdr>
      <w:divsChild>
        <w:div w:id="161507191">
          <w:marLeft w:val="0"/>
          <w:marRight w:val="0"/>
          <w:marTop w:val="0"/>
          <w:marBottom w:val="0"/>
          <w:divBdr>
            <w:top w:val="none" w:sz="0" w:space="0" w:color="auto"/>
            <w:left w:val="none" w:sz="0" w:space="0" w:color="auto"/>
            <w:bottom w:val="none" w:sz="0" w:space="0" w:color="auto"/>
            <w:right w:val="none" w:sz="0" w:space="0" w:color="auto"/>
          </w:divBdr>
          <w:divsChild>
            <w:div w:id="1303774899">
              <w:marLeft w:val="-75"/>
              <w:marRight w:val="0"/>
              <w:marTop w:val="30"/>
              <w:marBottom w:val="30"/>
              <w:divBdr>
                <w:top w:val="none" w:sz="0" w:space="0" w:color="auto"/>
                <w:left w:val="none" w:sz="0" w:space="0" w:color="auto"/>
                <w:bottom w:val="none" w:sz="0" w:space="0" w:color="auto"/>
                <w:right w:val="none" w:sz="0" w:space="0" w:color="auto"/>
              </w:divBdr>
              <w:divsChild>
                <w:div w:id="18553168">
                  <w:marLeft w:val="0"/>
                  <w:marRight w:val="0"/>
                  <w:marTop w:val="0"/>
                  <w:marBottom w:val="0"/>
                  <w:divBdr>
                    <w:top w:val="none" w:sz="0" w:space="0" w:color="auto"/>
                    <w:left w:val="none" w:sz="0" w:space="0" w:color="auto"/>
                    <w:bottom w:val="none" w:sz="0" w:space="0" w:color="auto"/>
                    <w:right w:val="none" w:sz="0" w:space="0" w:color="auto"/>
                  </w:divBdr>
                  <w:divsChild>
                    <w:div w:id="1930236385">
                      <w:marLeft w:val="0"/>
                      <w:marRight w:val="0"/>
                      <w:marTop w:val="0"/>
                      <w:marBottom w:val="0"/>
                      <w:divBdr>
                        <w:top w:val="none" w:sz="0" w:space="0" w:color="auto"/>
                        <w:left w:val="none" w:sz="0" w:space="0" w:color="auto"/>
                        <w:bottom w:val="none" w:sz="0" w:space="0" w:color="auto"/>
                        <w:right w:val="none" w:sz="0" w:space="0" w:color="auto"/>
                      </w:divBdr>
                    </w:div>
                  </w:divsChild>
                </w:div>
                <w:div w:id="18708204">
                  <w:marLeft w:val="0"/>
                  <w:marRight w:val="0"/>
                  <w:marTop w:val="0"/>
                  <w:marBottom w:val="0"/>
                  <w:divBdr>
                    <w:top w:val="none" w:sz="0" w:space="0" w:color="auto"/>
                    <w:left w:val="none" w:sz="0" w:space="0" w:color="auto"/>
                    <w:bottom w:val="none" w:sz="0" w:space="0" w:color="auto"/>
                    <w:right w:val="none" w:sz="0" w:space="0" w:color="auto"/>
                  </w:divBdr>
                  <w:divsChild>
                    <w:div w:id="1847329011">
                      <w:marLeft w:val="0"/>
                      <w:marRight w:val="0"/>
                      <w:marTop w:val="0"/>
                      <w:marBottom w:val="0"/>
                      <w:divBdr>
                        <w:top w:val="none" w:sz="0" w:space="0" w:color="auto"/>
                        <w:left w:val="none" w:sz="0" w:space="0" w:color="auto"/>
                        <w:bottom w:val="none" w:sz="0" w:space="0" w:color="auto"/>
                        <w:right w:val="none" w:sz="0" w:space="0" w:color="auto"/>
                      </w:divBdr>
                    </w:div>
                  </w:divsChild>
                </w:div>
                <w:div w:id="134492021">
                  <w:marLeft w:val="0"/>
                  <w:marRight w:val="0"/>
                  <w:marTop w:val="0"/>
                  <w:marBottom w:val="0"/>
                  <w:divBdr>
                    <w:top w:val="none" w:sz="0" w:space="0" w:color="auto"/>
                    <w:left w:val="none" w:sz="0" w:space="0" w:color="auto"/>
                    <w:bottom w:val="none" w:sz="0" w:space="0" w:color="auto"/>
                    <w:right w:val="none" w:sz="0" w:space="0" w:color="auto"/>
                  </w:divBdr>
                  <w:divsChild>
                    <w:div w:id="2120290752">
                      <w:marLeft w:val="0"/>
                      <w:marRight w:val="0"/>
                      <w:marTop w:val="0"/>
                      <w:marBottom w:val="0"/>
                      <w:divBdr>
                        <w:top w:val="none" w:sz="0" w:space="0" w:color="auto"/>
                        <w:left w:val="none" w:sz="0" w:space="0" w:color="auto"/>
                        <w:bottom w:val="none" w:sz="0" w:space="0" w:color="auto"/>
                        <w:right w:val="none" w:sz="0" w:space="0" w:color="auto"/>
                      </w:divBdr>
                    </w:div>
                  </w:divsChild>
                </w:div>
                <w:div w:id="152573212">
                  <w:marLeft w:val="0"/>
                  <w:marRight w:val="0"/>
                  <w:marTop w:val="0"/>
                  <w:marBottom w:val="0"/>
                  <w:divBdr>
                    <w:top w:val="none" w:sz="0" w:space="0" w:color="auto"/>
                    <w:left w:val="none" w:sz="0" w:space="0" w:color="auto"/>
                    <w:bottom w:val="none" w:sz="0" w:space="0" w:color="auto"/>
                    <w:right w:val="none" w:sz="0" w:space="0" w:color="auto"/>
                  </w:divBdr>
                  <w:divsChild>
                    <w:div w:id="1240603366">
                      <w:marLeft w:val="0"/>
                      <w:marRight w:val="0"/>
                      <w:marTop w:val="0"/>
                      <w:marBottom w:val="0"/>
                      <w:divBdr>
                        <w:top w:val="none" w:sz="0" w:space="0" w:color="auto"/>
                        <w:left w:val="none" w:sz="0" w:space="0" w:color="auto"/>
                        <w:bottom w:val="none" w:sz="0" w:space="0" w:color="auto"/>
                        <w:right w:val="none" w:sz="0" w:space="0" w:color="auto"/>
                      </w:divBdr>
                    </w:div>
                  </w:divsChild>
                </w:div>
                <w:div w:id="292561634">
                  <w:marLeft w:val="0"/>
                  <w:marRight w:val="0"/>
                  <w:marTop w:val="0"/>
                  <w:marBottom w:val="0"/>
                  <w:divBdr>
                    <w:top w:val="none" w:sz="0" w:space="0" w:color="auto"/>
                    <w:left w:val="none" w:sz="0" w:space="0" w:color="auto"/>
                    <w:bottom w:val="none" w:sz="0" w:space="0" w:color="auto"/>
                    <w:right w:val="none" w:sz="0" w:space="0" w:color="auto"/>
                  </w:divBdr>
                  <w:divsChild>
                    <w:div w:id="1716737901">
                      <w:marLeft w:val="0"/>
                      <w:marRight w:val="0"/>
                      <w:marTop w:val="0"/>
                      <w:marBottom w:val="0"/>
                      <w:divBdr>
                        <w:top w:val="none" w:sz="0" w:space="0" w:color="auto"/>
                        <w:left w:val="none" w:sz="0" w:space="0" w:color="auto"/>
                        <w:bottom w:val="none" w:sz="0" w:space="0" w:color="auto"/>
                        <w:right w:val="none" w:sz="0" w:space="0" w:color="auto"/>
                      </w:divBdr>
                    </w:div>
                  </w:divsChild>
                </w:div>
                <w:div w:id="401484997">
                  <w:marLeft w:val="0"/>
                  <w:marRight w:val="0"/>
                  <w:marTop w:val="0"/>
                  <w:marBottom w:val="0"/>
                  <w:divBdr>
                    <w:top w:val="none" w:sz="0" w:space="0" w:color="auto"/>
                    <w:left w:val="none" w:sz="0" w:space="0" w:color="auto"/>
                    <w:bottom w:val="none" w:sz="0" w:space="0" w:color="auto"/>
                    <w:right w:val="none" w:sz="0" w:space="0" w:color="auto"/>
                  </w:divBdr>
                  <w:divsChild>
                    <w:div w:id="1225143887">
                      <w:marLeft w:val="0"/>
                      <w:marRight w:val="0"/>
                      <w:marTop w:val="0"/>
                      <w:marBottom w:val="0"/>
                      <w:divBdr>
                        <w:top w:val="none" w:sz="0" w:space="0" w:color="auto"/>
                        <w:left w:val="none" w:sz="0" w:space="0" w:color="auto"/>
                        <w:bottom w:val="none" w:sz="0" w:space="0" w:color="auto"/>
                        <w:right w:val="none" w:sz="0" w:space="0" w:color="auto"/>
                      </w:divBdr>
                    </w:div>
                  </w:divsChild>
                </w:div>
                <w:div w:id="523715027">
                  <w:marLeft w:val="0"/>
                  <w:marRight w:val="0"/>
                  <w:marTop w:val="0"/>
                  <w:marBottom w:val="0"/>
                  <w:divBdr>
                    <w:top w:val="none" w:sz="0" w:space="0" w:color="auto"/>
                    <w:left w:val="none" w:sz="0" w:space="0" w:color="auto"/>
                    <w:bottom w:val="none" w:sz="0" w:space="0" w:color="auto"/>
                    <w:right w:val="none" w:sz="0" w:space="0" w:color="auto"/>
                  </w:divBdr>
                  <w:divsChild>
                    <w:div w:id="317078256">
                      <w:marLeft w:val="0"/>
                      <w:marRight w:val="0"/>
                      <w:marTop w:val="0"/>
                      <w:marBottom w:val="0"/>
                      <w:divBdr>
                        <w:top w:val="none" w:sz="0" w:space="0" w:color="auto"/>
                        <w:left w:val="none" w:sz="0" w:space="0" w:color="auto"/>
                        <w:bottom w:val="none" w:sz="0" w:space="0" w:color="auto"/>
                        <w:right w:val="none" w:sz="0" w:space="0" w:color="auto"/>
                      </w:divBdr>
                    </w:div>
                  </w:divsChild>
                </w:div>
                <w:div w:id="655037660">
                  <w:marLeft w:val="0"/>
                  <w:marRight w:val="0"/>
                  <w:marTop w:val="0"/>
                  <w:marBottom w:val="0"/>
                  <w:divBdr>
                    <w:top w:val="none" w:sz="0" w:space="0" w:color="auto"/>
                    <w:left w:val="none" w:sz="0" w:space="0" w:color="auto"/>
                    <w:bottom w:val="none" w:sz="0" w:space="0" w:color="auto"/>
                    <w:right w:val="none" w:sz="0" w:space="0" w:color="auto"/>
                  </w:divBdr>
                  <w:divsChild>
                    <w:div w:id="1898739004">
                      <w:marLeft w:val="0"/>
                      <w:marRight w:val="0"/>
                      <w:marTop w:val="0"/>
                      <w:marBottom w:val="0"/>
                      <w:divBdr>
                        <w:top w:val="none" w:sz="0" w:space="0" w:color="auto"/>
                        <w:left w:val="none" w:sz="0" w:space="0" w:color="auto"/>
                        <w:bottom w:val="none" w:sz="0" w:space="0" w:color="auto"/>
                        <w:right w:val="none" w:sz="0" w:space="0" w:color="auto"/>
                      </w:divBdr>
                    </w:div>
                  </w:divsChild>
                </w:div>
                <w:div w:id="679157291">
                  <w:marLeft w:val="0"/>
                  <w:marRight w:val="0"/>
                  <w:marTop w:val="0"/>
                  <w:marBottom w:val="0"/>
                  <w:divBdr>
                    <w:top w:val="none" w:sz="0" w:space="0" w:color="auto"/>
                    <w:left w:val="none" w:sz="0" w:space="0" w:color="auto"/>
                    <w:bottom w:val="none" w:sz="0" w:space="0" w:color="auto"/>
                    <w:right w:val="none" w:sz="0" w:space="0" w:color="auto"/>
                  </w:divBdr>
                  <w:divsChild>
                    <w:div w:id="1228998097">
                      <w:marLeft w:val="0"/>
                      <w:marRight w:val="0"/>
                      <w:marTop w:val="0"/>
                      <w:marBottom w:val="0"/>
                      <w:divBdr>
                        <w:top w:val="none" w:sz="0" w:space="0" w:color="auto"/>
                        <w:left w:val="none" w:sz="0" w:space="0" w:color="auto"/>
                        <w:bottom w:val="none" w:sz="0" w:space="0" w:color="auto"/>
                        <w:right w:val="none" w:sz="0" w:space="0" w:color="auto"/>
                      </w:divBdr>
                    </w:div>
                  </w:divsChild>
                </w:div>
                <w:div w:id="735396648">
                  <w:marLeft w:val="0"/>
                  <w:marRight w:val="0"/>
                  <w:marTop w:val="0"/>
                  <w:marBottom w:val="0"/>
                  <w:divBdr>
                    <w:top w:val="none" w:sz="0" w:space="0" w:color="auto"/>
                    <w:left w:val="none" w:sz="0" w:space="0" w:color="auto"/>
                    <w:bottom w:val="none" w:sz="0" w:space="0" w:color="auto"/>
                    <w:right w:val="none" w:sz="0" w:space="0" w:color="auto"/>
                  </w:divBdr>
                  <w:divsChild>
                    <w:div w:id="567232782">
                      <w:marLeft w:val="0"/>
                      <w:marRight w:val="0"/>
                      <w:marTop w:val="0"/>
                      <w:marBottom w:val="0"/>
                      <w:divBdr>
                        <w:top w:val="none" w:sz="0" w:space="0" w:color="auto"/>
                        <w:left w:val="none" w:sz="0" w:space="0" w:color="auto"/>
                        <w:bottom w:val="none" w:sz="0" w:space="0" w:color="auto"/>
                        <w:right w:val="none" w:sz="0" w:space="0" w:color="auto"/>
                      </w:divBdr>
                    </w:div>
                  </w:divsChild>
                </w:div>
                <w:div w:id="1012613700">
                  <w:marLeft w:val="0"/>
                  <w:marRight w:val="0"/>
                  <w:marTop w:val="0"/>
                  <w:marBottom w:val="0"/>
                  <w:divBdr>
                    <w:top w:val="none" w:sz="0" w:space="0" w:color="auto"/>
                    <w:left w:val="none" w:sz="0" w:space="0" w:color="auto"/>
                    <w:bottom w:val="none" w:sz="0" w:space="0" w:color="auto"/>
                    <w:right w:val="none" w:sz="0" w:space="0" w:color="auto"/>
                  </w:divBdr>
                  <w:divsChild>
                    <w:div w:id="266041364">
                      <w:marLeft w:val="0"/>
                      <w:marRight w:val="0"/>
                      <w:marTop w:val="0"/>
                      <w:marBottom w:val="0"/>
                      <w:divBdr>
                        <w:top w:val="none" w:sz="0" w:space="0" w:color="auto"/>
                        <w:left w:val="none" w:sz="0" w:space="0" w:color="auto"/>
                        <w:bottom w:val="none" w:sz="0" w:space="0" w:color="auto"/>
                        <w:right w:val="none" w:sz="0" w:space="0" w:color="auto"/>
                      </w:divBdr>
                    </w:div>
                  </w:divsChild>
                </w:div>
                <w:div w:id="1297179579">
                  <w:marLeft w:val="0"/>
                  <w:marRight w:val="0"/>
                  <w:marTop w:val="0"/>
                  <w:marBottom w:val="0"/>
                  <w:divBdr>
                    <w:top w:val="none" w:sz="0" w:space="0" w:color="auto"/>
                    <w:left w:val="none" w:sz="0" w:space="0" w:color="auto"/>
                    <w:bottom w:val="none" w:sz="0" w:space="0" w:color="auto"/>
                    <w:right w:val="none" w:sz="0" w:space="0" w:color="auto"/>
                  </w:divBdr>
                  <w:divsChild>
                    <w:div w:id="639463407">
                      <w:marLeft w:val="0"/>
                      <w:marRight w:val="0"/>
                      <w:marTop w:val="0"/>
                      <w:marBottom w:val="0"/>
                      <w:divBdr>
                        <w:top w:val="none" w:sz="0" w:space="0" w:color="auto"/>
                        <w:left w:val="none" w:sz="0" w:space="0" w:color="auto"/>
                        <w:bottom w:val="none" w:sz="0" w:space="0" w:color="auto"/>
                        <w:right w:val="none" w:sz="0" w:space="0" w:color="auto"/>
                      </w:divBdr>
                    </w:div>
                  </w:divsChild>
                </w:div>
                <w:div w:id="1336302154">
                  <w:marLeft w:val="0"/>
                  <w:marRight w:val="0"/>
                  <w:marTop w:val="0"/>
                  <w:marBottom w:val="0"/>
                  <w:divBdr>
                    <w:top w:val="none" w:sz="0" w:space="0" w:color="auto"/>
                    <w:left w:val="none" w:sz="0" w:space="0" w:color="auto"/>
                    <w:bottom w:val="none" w:sz="0" w:space="0" w:color="auto"/>
                    <w:right w:val="none" w:sz="0" w:space="0" w:color="auto"/>
                  </w:divBdr>
                  <w:divsChild>
                    <w:div w:id="208033019">
                      <w:marLeft w:val="0"/>
                      <w:marRight w:val="0"/>
                      <w:marTop w:val="0"/>
                      <w:marBottom w:val="0"/>
                      <w:divBdr>
                        <w:top w:val="none" w:sz="0" w:space="0" w:color="auto"/>
                        <w:left w:val="none" w:sz="0" w:space="0" w:color="auto"/>
                        <w:bottom w:val="none" w:sz="0" w:space="0" w:color="auto"/>
                        <w:right w:val="none" w:sz="0" w:space="0" w:color="auto"/>
                      </w:divBdr>
                    </w:div>
                  </w:divsChild>
                </w:div>
                <w:div w:id="2001275039">
                  <w:marLeft w:val="0"/>
                  <w:marRight w:val="0"/>
                  <w:marTop w:val="0"/>
                  <w:marBottom w:val="0"/>
                  <w:divBdr>
                    <w:top w:val="none" w:sz="0" w:space="0" w:color="auto"/>
                    <w:left w:val="none" w:sz="0" w:space="0" w:color="auto"/>
                    <w:bottom w:val="none" w:sz="0" w:space="0" w:color="auto"/>
                    <w:right w:val="none" w:sz="0" w:space="0" w:color="auto"/>
                  </w:divBdr>
                  <w:divsChild>
                    <w:div w:id="1975718770">
                      <w:marLeft w:val="0"/>
                      <w:marRight w:val="0"/>
                      <w:marTop w:val="0"/>
                      <w:marBottom w:val="0"/>
                      <w:divBdr>
                        <w:top w:val="none" w:sz="0" w:space="0" w:color="auto"/>
                        <w:left w:val="none" w:sz="0" w:space="0" w:color="auto"/>
                        <w:bottom w:val="none" w:sz="0" w:space="0" w:color="auto"/>
                        <w:right w:val="none" w:sz="0" w:space="0" w:color="auto"/>
                      </w:divBdr>
                    </w:div>
                  </w:divsChild>
                </w:div>
                <w:div w:id="2088377912">
                  <w:marLeft w:val="0"/>
                  <w:marRight w:val="0"/>
                  <w:marTop w:val="0"/>
                  <w:marBottom w:val="0"/>
                  <w:divBdr>
                    <w:top w:val="none" w:sz="0" w:space="0" w:color="auto"/>
                    <w:left w:val="none" w:sz="0" w:space="0" w:color="auto"/>
                    <w:bottom w:val="none" w:sz="0" w:space="0" w:color="auto"/>
                    <w:right w:val="none" w:sz="0" w:space="0" w:color="auto"/>
                  </w:divBdr>
                  <w:divsChild>
                    <w:div w:id="1650552559">
                      <w:marLeft w:val="0"/>
                      <w:marRight w:val="0"/>
                      <w:marTop w:val="0"/>
                      <w:marBottom w:val="0"/>
                      <w:divBdr>
                        <w:top w:val="none" w:sz="0" w:space="0" w:color="auto"/>
                        <w:left w:val="none" w:sz="0" w:space="0" w:color="auto"/>
                        <w:bottom w:val="none" w:sz="0" w:space="0" w:color="auto"/>
                        <w:right w:val="none" w:sz="0" w:space="0" w:color="auto"/>
                      </w:divBdr>
                    </w:div>
                  </w:divsChild>
                </w:div>
                <w:div w:id="2127576161">
                  <w:marLeft w:val="0"/>
                  <w:marRight w:val="0"/>
                  <w:marTop w:val="0"/>
                  <w:marBottom w:val="0"/>
                  <w:divBdr>
                    <w:top w:val="none" w:sz="0" w:space="0" w:color="auto"/>
                    <w:left w:val="none" w:sz="0" w:space="0" w:color="auto"/>
                    <w:bottom w:val="none" w:sz="0" w:space="0" w:color="auto"/>
                    <w:right w:val="none" w:sz="0" w:space="0" w:color="auto"/>
                  </w:divBdr>
                  <w:divsChild>
                    <w:div w:id="13927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176829">
          <w:marLeft w:val="0"/>
          <w:marRight w:val="0"/>
          <w:marTop w:val="0"/>
          <w:marBottom w:val="0"/>
          <w:divBdr>
            <w:top w:val="none" w:sz="0" w:space="0" w:color="auto"/>
            <w:left w:val="none" w:sz="0" w:space="0" w:color="auto"/>
            <w:bottom w:val="none" w:sz="0" w:space="0" w:color="auto"/>
            <w:right w:val="none" w:sz="0" w:space="0" w:color="auto"/>
          </w:divBdr>
        </w:div>
        <w:div w:id="1039669813">
          <w:marLeft w:val="0"/>
          <w:marRight w:val="0"/>
          <w:marTop w:val="0"/>
          <w:marBottom w:val="0"/>
          <w:divBdr>
            <w:top w:val="none" w:sz="0" w:space="0" w:color="auto"/>
            <w:left w:val="none" w:sz="0" w:space="0" w:color="auto"/>
            <w:bottom w:val="none" w:sz="0" w:space="0" w:color="auto"/>
            <w:right w:val="none" w:sz="0" w:space="0" w:color="auto"/>
          </w:divBdr>
        </w:div>
        <w:div w:id="1202745084">
          <w:marLeft w:val="0"/>
          <w:marRight w:val="0"/>
          <w:marTop w:val="0"/>
          <w:marBottom w:val="0"/>
          <w:divBdr>
            <w:top w:val="none" w:sz="0" w:space="0" w:color="auto"/>
            <w:left w:val="none" w:sz="0" w:space="0" w:color="auto"/>
            <w:bottom w:val="none" w:sz="0" w:space="0" w:color="auto"/>
            <w:right w:val="none" w:sz="0" w:space="0" w:color="auto"/>
          </w:divBdr>
        </w:div>
        <w:div w:id="1586302519">
          <w:marLeft w:val="0"/>
          <w:marRight w:val="0"/>
          <w:marTop w:val="0"/>
          <w:marBottom w:val="0"/>
          <w:divBdr>
            <w:top w:val="none" w:sz="0" w:space="0" w:color="auto"/>
            <w:left w:val="none" w:sz="0" w:space="0" w:color="auto"/>
            <w:bottom w:val="none" w:sz="0" w:space="0" w:color="auto"/>
            <w:right w:val="none" w:sz="0" w:space="0" w:color="auto"/>
          </w:divBdr>
        </w:div>
        <w:div w:id="1591044376">
          <w:marLeft w:val="0"/>
          <w:marRight w:val="0"/>
          <w:marTop w:val="0"/>
          <w:marBottom w:val="0"/>
          <w:divBdr>
            <w:top w:val="none" w:sz="0" w:space="0" w:color="auto"/>
            <w:left w:val="none" w:sz="0" w:space="0" w:color="auto"/>
            <w:bottom w:val="none" w:sz="0" w:space="0" w:color="auto"/>
            <w:right w:val="none" w:sz="0" w:space="0" w:color="auto"/>
          </w:divBdr>
        </w:div>
        <w:div w:id="1847935000">
          <w:marLeft w:val="0"/>
          <w:marRight w:val="0"/>
          <w:marTop w:val="0"/>
          <w:marBottom w:val="0"/>
          <w:divBdr>
            <w:top w:val="none" w:sz="0" w:space="0" w:color="auto"/>
            <w:left w:val="none" w:sz="0" w:space="0" w:color="auto"/>
            <w:bottom w:val="none" w:sz="0" w:space="0" w:color="auto"/>
            <w:right w:val="none" w:sz="0" w:space="0" w:color="auto"/>
          </w:divBdr>
        </w:div>
        <w:div w:id="1872644004">
          <w:marLeft w:val="0"/>
          <w:marRight w:val="0"/>
          <w:marTop w:val="0"/>
          <w:marBottom w:val="0"/>
          <w:divBdr>
            <w:top w:val="none" w:sz="0" w:space="0" w:color="auto"/>
            <w:left w:val="none" w:sz="0" w:space="0" w:color="auto"/>
            <w:bottom w:val="none" w:sz="0" w:space="0" w:color="auto"/>
            <w:right w:val="none" w:sz="0" w:space="0" w:color="auto"/>
          </w:divBdr>
          <w:divsChild>
            <w:div w:id="10881227">
              <w:marLeft w:val="-75"/>
              <w:marRight w:val="0"/>
              <w:marTop w:val="30"/>
              <w:marBottom w:val="30"/>
              <w:divBdr>
                <w:top w:val="none" w:sz="0" w:space="0" w:color="auto"/>
                <w:left w:val="none" w:sz="0" w:space="0" w:color="auto"/>
                <w:bottom w:val="none" w:sz="0" w:space="0" w:color="auto"/>
                <w:right w:val="none" w:sz="0" w:space="0" w:color="auto"/>
              </w:divBdr>
              <w:divsChild>
                <w:div w:id="122891188">
                  <w:marLeft w:val="0"/>
                  <w:marRight w:val="0"/>
                  <w:marTop w:val="0"/>
                  <w:marBottom w:val="0"/>
                  <w:divBdr>
                    <w:top w:val="none" w:sz="0" w:space="0" w:color="auto"/>
                    <w:left w:val="none" w:sz="0" w:space="0" w:color="auto"/>
                    <w:bottom w:val="none" w:sz="0" w:space="0" w:color="auto"/>
                    <w:right w:val="none" w:sz="0" w:space="0" w:color="auto"/>
                  </w:divBdr>
                  <w:divsChild>
                    <w:div w:id="154952711">
                      <w:marLeft w:val="0"/>
                      <w:marRight w:val="0"/>
                      <w:marTop w:val="0"/>
                      <w:marBottom w:val="0"/>
                      <w:divBdr>
                        <w:top w:val="none" w:sz="0" w:space="0" w:color="auto"/>
                        <w:left w:val="none" w:sz="0" w:space="0" w:color="auto"/>
                        <w:bottom w:val="none" w:sz="0" w:space="0" w:color="auto"/>
                        <w:right w:val="none" w:sz="0" w:space="0" w:color="auto"/>
                      </w:divBdr>
                    </w:div>
                  </w:divsChild>
                </w:div>
                <w:div w:id="766922991">
                  <w:marLeft w:val="0"/>
                  <w:marRight w:val="0"/>
                  <w:marTop w:val="0"/>
                  <w:marBottom w:val="0"/>
                  <w:divBdr>
                    <w:top w:val="none" w:sz="0" w:space="0" w:color="auto"/>
                    <w:left w:val="none" w:sz="0" w:space="0" w:color="auto"/>
                    <w:bottom w:val="none" w:sz="0" w:space="0" w:color="auto"/>
                    <w:right w:val="none" w:sz="0" w:space="0" w:color="auto"/>
                  </w:divBdr>
                  <w:divsChild>
                    <w:div w:id="1641423408">
                      <w:marLeft w:val="0"/>
                      <w:marRight w:val="0"/>
                      <w:marTop w:val="0"/>
                      <w:marBottom w:val="0"/>
                      <w:divBdr>
                        <w:top w:val="none" w:sz="0" w:space="0" w:color="auto"/>
                        <w:left w:val="none" w:sz="0" w:space="0" w:color="auto"/>
                        <w:bottom w:val="none" w:sz="0" w:space="0" w:color="auto"/>
                        <w:right w:val="none" w:sz="0" w:space="0" w:color="auto"/>
                      </w:divBdr>
                    </w:div>
                  </w:divsChild>
                </w:div>
                <w:div w:id="1282765826">
                  <w:marLeft w:val="0"/>
                  <w:marRight w:val="0"/>
                  <w:marTop w:val="0"/>
                  <w:marBottom w:val="0"/>
                  <w:divBdr>
                    <w:top w:val="none" w:sz="0" w:space="0" w:color="auto"/>
                    <w:left w:val="none" w:sz="0" w:space="0" w:color="auto"/>
                    <w:bottom w:val="none" w:sz="0" w:space="0" w:color="auto"/>
                    <w:right w:val="none" w:sz="0" w:space="0" w:color="auto"/>
                  </w:divBdr>
                  <w:divsChild>
                    <w:div w:id="931595006">
                      <w:marLeft w:val="0"/>
                      <w:marRight w:val="0"/>
                      <w:marTop w:val="0"/>
                      <w:marBottom w:val="0"/>
                      <w:divBdr>
                        <w:top w:val="none" w:sz="0" w:space="0" w:color="auto"/>
                        <w:left w:val="none" w:sz="0" w:space="0" w:color="auto"/>
                        <w:bottom w:val="none" w:sz="0" w:space="0" w:color="auto"/>
                        <w:right w:val="none" w:sz="0" w:space="0" w:color="auto"/>
                      </w:divBdr>
                    </w:div>
                  </w:divsChild>
                </w:div>
                <w:div w:id="1315598918">
                  <w:marLeft w:val="0"/>
                  <w:marRight w:val="0"/>
                  <w:marTop w:val="0"/>
                  <w:marBottom w:val="0"/>
                  <w:divBdr>
                    <w:top w:val="none" w:sz="0" w:space="0" w:color="auto"/>
                    <w:left w:val="none" w:sz="0" w:space="0" w:color="auto"/>
                    <w:bottom w:val="none" w:sz="0" w:space="0" w:color="auto"/>
                    <w:right w:val="none" w:sz="0" w:space="0" w:color="auto"/>
                  </w:divBdr>
                  <w:divsChild>
                    <w:div w:id="1336151283">
                      <w:marLeft w:val="0"/>
                      <w:marRight w:val="0"/>
                      <w:marTop w:val="0"/>
                      <w:marBottom w:val="0"/>
                      <w:divBdr>
                        <w:top w:val="none" w:sz="0" w:space="0" w:color="auto"/>
                        <w:left w:val="none" w:sz="0" w:space="0" w:color="auto"/>
                        <w:bottom w:val="none" w:sz="0" w:space="0" w:color="auto"/>
                        <w:right w:val="none" w:sz="0" w:space="0" w:color="auto"/>
                      </w:divBdr>
                    </w:div>
                    <w:div w:id="1816600677">
                      <w:marLeft w:val="0"/>
                      <w:marRight w:val="0"/>
                      <w:marTop w:val="0"/>
                      <w:marBottom w:val="0"/>
                      <w:divBdr>
                        <w:top w:val="none" w:sz="0" w:space="0" w:color="auto"/>
                        <w:left w:val="none" w:sz="0" w:space="0" w:color="auto"/>
                        <w:bottom w:val="none" w:sz="0" w:space="0" w:color="auto"/>
                        <w:right w:val="none" w:sz="0" w:space="0" w:color="auto"/>
                      </w:divBdr>
                    </w:div>
                  </w:divsChild>
                </w:div>
                <w:div w:id="1734347165">
                  <w:marLeft w:val="0"/>
                  <w:marRight w:val="0"/>
                  <w:marTop w:val="0"/>
                  <w:marBottom w:val="0"/>
                  <w:divBdr>
                    <w:top w:val="none" w:sz="0" w:space="0" w:color="auto"/>
                    <w:left w:val="none" w:sz="0" w:space="0" w:color="auto"/>
                    <w:bottom w:val="none" w:sz="0" w:space="0" w:color="auto"/>
                    <w:right w:val="none" w:sz="0" w:space="0" w:color="auto"/>
                  </w:divBdr>
                  <w:divsChild>
                    <w:div w:id="202645192">
                      <w:marLeft w:val="0"/>
                      <w:marRight w:val="0"/>
                      <w:marTop w:val="0"/>
                      <w:marBottom w:val="0"/>
                      <w:divBdr>
                        <w:top w:val="none" w:sz="0" w:space="0" w:color="auto"/>
                        <w:left w:val="none" w:sz="0" w:space="0" w:color="auto"/>
                        <w:bottom w:val="none" w:sz="0" w:space="0" w:color="auto"/>
                        <w:right w:val="none" w:sz="0" w:space="0" w:color="auto"/>
                      </w:divBdr>
                    </w:div>
                  </w:divsChild>
                </w:div>
                <w:div w:id="1899323124">
                  <w:marLeft w:val="0"/>
                  <w:marRight w:val="0"/>
                  <w:marTop w:val="0"/>
                  <w:marBottom w:val="0"/>
                  <w:divBdr>
                    <w:top w:val="none" w:sz="0" w:space="0" w:color="auto"/>
                    <w:left w:val="none" w:sz="0" w:space="0" w:color="auto"/>
                    <w:bottom w:val="none" w:sz="0" w:space="0" w:color="auto"/>
                    <w:right w:val="none" w:sz="0" w:space="0" w:color="auto"/>
                  </w:divBdr>
                  <w:divsChild>
                    <w:div w:id="2389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707085">
          <w:marLeft w:val="0"/>
          <w:marRight w:val="0"/>
          <w:marTop w:val="0"/>
          <w:marBottom w:val="0"/>
          <w:divBdr>
            <w:top w:val="none" w:sz="0" w:space="0" w:color="auto"/>
            <w:left w:val="none" w:sz="0" w:space="0" w:color="auto"/>
            <w:bottom w:val="none" w:sz="0" w:space="0" w:color="auto"/>
            <w:right w:val="none" w:sz="0" w:space="0" w:color="auto"/>
          </w:divBdr>
        </w:div>
        <w:div w:id="2036418703">
          <w:marLeft w:val="0"/>
          <w:marRight w:val="0"/>
          <w:marTop w:val="0"/>
          <w:marBottom w:val="0"/>
          <w:divBdr>
            <w:top w:val="none" w:sz="0" w:space="0" w:color="auto"/>
            <w:left w:val="none" w:sz="0" w:space="0" w:color="auto"/>
            <w:bottom w:val="none" w:sz="0" w:space="0" w:color="auto"/>
            <w:right w:val="none" w:sz="0" w:space="0" w:color="auto"/>
          </w:divBdr>
        </w:div>
        <w:div w:id="2143573890">
          <w:marLeft w:val="0"/>
          <w:marRight w:val="0"/>
          <w:marTop w:val="0"/>
          <w:marBottom w:val="0"/>
          <w:divBdr>
            <w:top w:val="none" w:sz="0" w:space="0" w:color="auto"/>
            <w:left w:val="none" w:sz="0" w:space="0" w:color="auto"/>
            <w:bottom w:val="none" w:sz="0" w:space="0" w:color="auto"/>
            <w:right w:val="none" w:sz="0" w:space="0" w:color="auto"/>
          </w:divBdr>
          <w:divsChild>
            <w:div w:id="1996377207">
              <w:marLeft w:val="-75"/>
              <w:marRight w:val="0"/>
              <w:marTop w:val="30"/>
              <w:marBottom w:val="30"/>
              <w:divBdr>
                <w:top w:val="none" w:sz="0" w:space="0" w:color="auto"/>
                <w:left w:val="none" w:sz="0" w:space="0" w:color="auto"/>
                <w:bottom w:val="none" w:sz="0" w:space="0" w:color="auto"/>
                <w:right w:val="none" w:sz="0" w:space="0" w:color="auto"/>
              </w:divBdr>
              <w:divsChild>
                <w:div w:id="155390750">
                  <w:marLeft w:val="0"/>
                  <w:marRight w:val="0"/>
                  <w:marTop w:val="0"/>
                  <w:marBottom w:val="0"/>
                  <w:divBdr>
                    <w:top w:val="none" w:sz="0" w:space="0" w:color="auto"/>
                    <w:left w:val="none" w:sz="0" w:space="0" w:color="auto"/>
                    <w:bottom w:val="none" w:sz="0" w:space="0" w:color="auto"/>
                    <w:right w:val="none" w:sz="0" w:space="0" w:color="auto"/>
                  </w:divBdr>
                  <w:divsChild>
                    <w:div w:id="95366464">
                      <w:marLeft w:val="0"/>
                      <w:marRight w:val="0"/>
                      <w:marTop w:val="0"/>
                      <w:marBottom w:val="0"/>
                      <w:divBdr>
                        <w:top w:val="none" w:sz="0" w:space="0" w:color="auto"/>
                        <w:left w:val="none" w:sz="0" w:space="0" w:color="auto"/>
                        <w:bottom w:val="none" w:sz="0" w:space="0" w:color="auto"/>
                        <w:right w:val="none" w:sz="0" w:space="0" w:color="auto"/>
                      </w:divBdr>
                    </w:div>
                  </w:divsChild>
                </w:div>
                <w:div w:id="178352475">
                  <w:marLeft w:val="0"/>
                  <w:marRight w:val="0"/>
                  <w:marTop w:val="0"/>
                  <w:marBottom w:val="0"/>
                  <w:divBdr>
                    <w:top w:val="none" w:sz="0" w:space="0" w:color="auto"/>
                    <w:left w:val="none" w:sz="0" w:space="0" w:color="auto"/>
                    <w:bottom w:val="none" w:sz="0" w:space="0" w:color="auto"/>
                    <w:right w:val="none" w:sz="0" w:space="0" w:color="auto"/>
                  </w:divBdr>
                  <w:divsChild>
                    <w:div w:id="1926063738">
                      <w:marLeft w:val="0"/>
                      <w:marRight w:val="0"/>
                      <w:marTop w:val="0"/>
                      <w:marBottom w:val="0"/>
                      <w:divBdr>
                        <w:top w:val="none" w:sz="0" w:space="0" w:color="auto"/>
                        <w:left w:val="none" w:sz="0" w:space="0" w:color="auto"/>
                        <w:bottom w:val="none" w:sz="0" w:space="0" w:color="auto"/>
                        <w:right w:val="none" w:sz="0" w:space="0" w:color="auto"/>
                      </w:divBdr>
                    </w:div>
                  </w:divsChild>
                </w:div>
                <w:div w:id="304700258">
                  <w:marLeft w:val="0"/>
                  <w:marRight w:val="0"/>
                  <w:marTop w:val="0"/>
                  <w:marBottom w:val="0"/>
                  <w:divBdr>
                    <w:top w:val="none" w:sz="0" w:space="0" w:color="auto"/>
                    <w:left w:val="none" w:sz="0" w:space="0" w:color="auto"/>
                    <w:bottom w:val="none" w:sz="0" w:space="0" w:color="auto"/>
                    <w:right w:val="none" w:sz="0" w:space="0" w:color="auto"/>
                  </w:divBdr>
                  <w:divsChild>
                    <w:div w:id="781147607">
                      <w:marLeft w:val="0"/>
                      <w:marRight w:val="0"/>
                      <w:marTop w:val="0"/>
                      <w:marBottom w:val="0"/>
                      <w:divBdr>
                        <w:top w:val="none" w:sz="0" w:space="0" w:color="auto"/>
                        <w:left w:val="none" w:sz="0" w:space="0" w:color="auto"/>
                        <w:bottom w:val="none" w:sz="0" w:space="0" w:color="auto"/>
                        <w:right w:val="none" w:sz="0" w:space="0" w:color="auto"/>
                      </w:divBdr>
                    </w:div>
                  </w:divsChild>
                </w:div>
                <w:div w:id="462388756">
                  <w:marLeft w:val="0"/>
                  <w:marRight w:val="0"/>
                  <w:marTop w:val="0"/>
                  <w:marBottom w:val="0"/>
                  <w:divBdr>
                    <w:top w:val="none" w:sz="0" w:space="0" w:color="auto"/>
                    <w:left w:val="none" w:sz="0" w:space="0" w:color="auto"/>
                    <w:bottom w:val="none" w:sz="0" w:space="0" w:color="auto"/>
                    <w:right w:val="none" w:sz="0" w:space="0" w:color="auto"/>
                  </w:divBdr>
                  <w:divsChild>
                    <w:div w:id="701058221">
                      <w:marLeft w:val="0"/>
                      <w:marRight w:val="0"/>
                      <w:marTop w:val="0"/>
                      <w:marBottom w:val="0"/>
                      <w:divBdr>
                        <w:top w:val="none" w:sz="0" w:space="0" w:color="auto"/>
                        <w:left w:val="none" w:sz="0" w:space="0" w:color="auto"/>
                        <w:bottom w:val="none" w:sz="0" w:space="0" w:color="auto"/>
                        <w:right w:val="none" w:sz="0" w:space="0" w:color="auto"/>
                      </w:divBdr>
                    </w:div>
                  </w:divsChild>
                </w:div>
                <w:div w:id="581137019">
                  <w:marLeft w:val="0"/>
                  <w:marRight w:val="0"/>
                  <w:marTop w:val="0"/>
                  <w:marBottom w:val="0"/>
                  <w:divBdr>
                    <w:top w:val="none" w:sz="0" w:space="0" w:color="auto"/>
                    <w:left w:val="none" w:sz="0" w:space="0" w:color="auto"/>
                    <w:bottom w:val="none" w:sz="0" w:space="0" w:color="auto"/>
                    <w:right w:val="none" w:sz="0" w:space="0" w:color="auto"/>
                  </w:divBdr>
                  <w:divsChild>
                    <w:div w:id="180165250">
                      <w:marLeft w:val="0"/>
                      <w:marRight w:val="0"/>
                      <w:marTop w:val="0"/>
                      <w:marBottom w:val="0"/>
                      <w:divBdr>
                        <w:top w:val="none" w:sz="0" w:space="0" w:color="auto"/>
                        <w:left w:val="none" w:sz="0" w:space="0" w:color="auto"/>
                        <w:bottom w:val="none" w:sz="0" w:space="0" w:color="auto"/>
                        <w:right w:val="none" w:sz="0" w:space="0" w:color="auto"/>
                      </w:divBdr>
                    </w:div>
                    <w:div w:id="232545701">
                      <w:marLeft w:val="0"/>
                      <w:marRight w:val="0"/>
                      <w:marTop w:val="0"/>
                      <w:marBottom w:val="0"/>
                      <w:divBdr>
                        <w:top w:val="none" w:sz="0" w:space="0" w:color="auto"/>
                        <w:left w:val="none" w:sz="0" w:space="0" w:color="auto"/>
                        <w:bottom w:val="none" w:sz="0" w:space="0" w:color="auto"/>
                        <w:right w:val="none" w:sz="0" w:space="0" w:color="auto"/>
                      </w:divBdr>
                    </w:div>
                    <w:div w:id="249434642">
                      <w:marLeft w:val="0"/>
                      <w:marRight w:val="0"/>
                      <w:marTop w:val="0"/>
                      <w:marBottom w:val="0"/>
                      <w:divBdr>
                        <w:top w:val="none" w:sz="0" w:space="0" w:color="auto"/>
                        <w:left w:val="none" w:sz="0" w:space="0" w:color="auto"/>
                        <w:bottom w:val="none" w:sz="0" w:space="0" w:color="auto"/>
                        <w:right w:val="none" w:sz="0" w:space="0" w:color="auto"/>
                      </w:divBdr>
                    </w:div>
                    <w:div w:id="339360822">
                      <w:marLeft w:val="0"/>
                      <w:marRight w:val="0"/>
                      <w:marTop w:val="0"/>
                      <w:marBottom w:val="0"/>
                      <w:divBdr>
                        <w:top w:val="none" w:sz="0" w:space="0" w:color="auto"/>
                        <w:left w:val="none" w:sz="0" w:space="0" w:color="auto"/>
                        <w:bottom w:val="none" w:sz="0" w:space="0" w:color="auto"/>
                        <w:right w:val="none" w:sz="0" w:space="0" w:color="auto"/>
                      </w:divBdr>
                    </w:div>
                    <w:div w:id="393507310">
                      <w:marLeft w:val="0"/>
                      <w:marRight w:val="0"/>
                      <w:marTop w:val="0"/>
                      <w:marBottom w:val="0"/>
                      <w:divBdr>
                        <w:top w:val="none" w:sz="0" w:space="0" w:color="auto"/>
                        <w:left w:val="none" w:sz="0" w:space="0" w:color="auto"/>
                        <w:bottom w:val="none" w:sz="0" w:space="0" w:color="auto"/>
                        <w:right w:val="none" w:sz="0" w:space="0" w:color="auto"/>
                      </w:divBdr>
                    </w:div>
                    <w:div w:id="701396074">
                      <w:marLeft w:val="0"/>
                      <w:marRight w:val="0"/>
                      <w:marTop w:val="0"/>
                      <w:marBottom w:val="0"/>
                      <w:divBdr>
                        <w:top w:val="none" w:sz="0" w:space="0" w:color="auto"/>
                        <w:left w:val="none" w:sz="0" w:space="0" w:color="auto"/>
                        <w:bottom w:val="none" w:sz="0" w:space="0" w:color="auto"/>
                        <w:right w:val="none" w:sz="0" w:space="0" w:color="auto"/>
                      </w:divBdr>
                    </w:div>
                    <w:div w:id="1026249677">
                      <w:marLeft w:val="0"/>
                      <w:marRight w:val="0"/>
                      <w:marTop w:val="0"/>
                      <w:marBottom w:val="0"/>
                      <w:divBdr>
                        <w:top w:val="none" w:sz="0" w:space="0" w:color="auto"/>
                        <w:left w:val="none" w:sz="0" w:space="0" w:color="auto"/>
                        <w:bottom w:val="none" w:sz="0" w:space="0" w:color="auto"/>
                        <w:right w:val="none" w:sz="0" w:space="0" w:color="auto"/>
                      </w:divBdr>
                    </w:div>
                    <w:div w:id="1095977026">
                      <w:marLeft w:val="0"/>
                      <w:marRight w:val="0"/>
                      <w:marTop w:val="0"/>
                      <w:marBottom w:val="0"/>
                      <w:divBdr>
                        <w:top w:val="none" w:sz="0" w:space="0" w:color="auto"/>
                        <w:left w:val="none" w:sz="0" w:space="0" w:color="auto"/>
                        <w:bottom w:val="none" w:sz="0" w:space="0" w:color="auto"/>
                        <w:right w:val="none" w:sz="0" w:space="0" w:color="auto"/>
                      </w:divBdr>
                    </w:div>
                    <w:div w:id="1383165270">
                      <w:marLeft w:val="0"/>
                      <w:marRight w:val="0"/>
                      <w:marTop w:val="0"/>
                      <w:marBottom w:val="0"/>
                      <w:divBdr>
                        <w:top w:val="none" w:sz="0" w:space="0" w:color="auto"/>
                        <w:left w:val="none" w:sz="0" w:space="0" w:color="auto"/>
                        <w:bottom w:val="none" w:sz="0" w:space="0" w:color="auto"/>
                        <w:right w:val="none" w:sz="0" w:space="0" w:color="auto"/>
                      </w:divBdr>
                    </w:div>
                    <w:div w:id="1959406265">
                      <w:marLeft w:val="0"/>
                      <w:marRight w:val="0"/>
                      <w:marTop w:val="0"/>
                      <w:marBottom w:val="0"/>
                      <w:divBdr>
                        <w:top w:val="none" w:sz="0" w:space="0" w:color="auto"/>
                        <w:left w:val="none" w:sz="0" w:space="0" w:color="auto"/>
                        <w:bottom w:val="none" w:sz="0" w:space="0" w:color="auto"/>
                        <w:right w:val="none" w:sz="0" w:space="0" w:color="auto"/>
                      </w:divBdr>
                    </w:div>
                  </w:divsChild>
                </w:div>
                <w:div w:id="583496640">
                  <w:marLeft w:val="0"/>
                  <w:marRight w:val="0"/>
                  <w:marTop w:val="0"/>
                  <w:marBottom w:val="0"/>
                  <w:divBdr>
                    <w:top w:val="none" w:sz="0" w:space="0" w:color="auto"/>
                    <w:left w:val="none" w:sz="0" w:space="0" w:color="auto"/>
                    <w:bottom w:val="none" w:sz="0" w:space="0" w:color="auto"/>
                    <w:right w:val="none" w:sz="0" w:space="0" w:color="auto"/>
                  </w:divBdr>
                  <w:divsChild>
                    <w:div w:id="1485314017">
                      <w:marLeft w:val="0"/>
                      <w:marRight w:val="0"/>
                      <w:marTop w:val="0"/>
                      <w:marBottom w:val="0"/>
                      <w:divBdr>
                        <w:top w:val="none" w:sz="0" w:space="0" w:color="auto"/>
                        <w:left w:val="none" w:sz="0" w:space="0" w:color="auto"/>
                        <w:bottom w:val="none" w:sz="0" w:space="0" w:color="auto"/>
                        <w:right w:val="none" w:sz="0" w:space="0" w:color="auto"/>
                      </w:divBdr>
                    </w:div>
                  </w:divsChild>
                </w:div>
                <w:div w:id="590354045">
                  <w:marLeft w:val="0"/>
                  <w:marRight w:val="0"/>
                  <w:marTop w:val="0"/>
                  <w:marBottom w:val="0"/>
                  <w:divBdr>
                    <w:top w:val="none" w:sz="0" w:space="0" w:color="auto"/>
                    <w:left w:val="none" w:sz="0" w:space="0" w:color="auto"/>
                    <w:bottom w:val="none" w:sz="0" w:space="0" w:color="auto"/>
                    <w:right w:val="none" w:sz="0" w:space="0" w:color="auto"/>
                  </w:divBdr>
                  <w:divsChild>
                    <w:div w:id="1218662867">
                      <w:marLeft w:val="0"/>
                      <w:marRight w:val="0"/>
                      <w:marTop w:val="0"/>
                      <w:marBottom w:val="0"/>
                      <w:divBdr>
                        <w:top w:val="none" w:sz="0" w:space="0" w:color="auto"/>
                        <w:left w:val="none" w:sz="0" w:space="0" w:color="auto"/>
                        <w:bottom w:val="none" w:sz="0" w:space="0" w:color="auto"/>
                        <w:right w:val="none" w:sz="0" w:space="0" w:color="auto"/>
                      </w:divBdr>
                    </w:div>
                  </w:divsChild>
                </w:div>
                <w:div w:id="639382193">
                  <w:marLeft w:val="0"/>
                  <w:marRight w:val="0"/>
                  <w:marTop w:val="0"/>
                  <w:marBottom w:val="0"/>
                  <w:divBdr>
                    <w:top w:val="none" w:sz="0" w:space="0" w:color="auto"/>
                    <w:left w:val="none" w:sz="0" w:space="0" w:color="auto"/>
                    <w:bottom w:val="none" w:sz="0" w:space="0" w:color="auto"/>
                    <w:right w:val="none" w:sz="0" w:space="0" w:color="auto"/>
                  </w:divBdr>
                  <w:divsChild>
                    <w:div w:id="2082948669">
                      <w:marLeft w:val="0"/>
                      <w:marRight w:val="0"/>
                      <w:marTop w:val="0"/>
                      <w:marBottom w:val="0"/>
                      <w:divBdr>
                        <w:top w:val="none" w:sz="0" w:space="0" w:color="auto"/>
                        <w:left w:val="none" w:sz="0" w:space="0" w:color="auto"/>
                        <w:bottom w:val="none" w:sz="0" w:space="0" w:color="auto"/>
                        <w:right w:val="none" w:sz="0" w:space="0" w:color="auto"/>
                      </w:divBdr>
                    </w:div>
                  </w:divsChild>
                </w:div>
                <w:div w:id="645626182">
                  <w:marLeft w:val="0"/>
                  <w:marRight w:val="0"/>
                  <w:marTop w:val="0"/>
                  <w:marBottom w:val="0"/>
                  <w:divBdr>
                    <w:top w:val="none" w:sz="0" w:space="0" w:color="auto"/>
                    <w:left w:val="none" w:sz="0" w:space="0" w:color="auto"/>
                    <w:bottom w:val="none" w:sz="0" w:space="0" w:color="auto"/>
                    <w:right w:val="none" w:sz="0" w:space="0" w:color="auto"/>
                  </w:divBdr>
                  <w:divsChild>
                    <w:div w:id="643002594">
                      <w:marLeft w:val="0"/>
                      <w:marRight w:val="0"/>
                      <w:marTop w:val="0"/>
                      <w:marBottom w:val="0"/>
                      <w:divBdr>
                        <w:top w:val="none" w:sz="0" w:space="0" w:color="auto"/>
                        <w:left w:val="none" w:sz="0" w:space="0" w:color="auto"/>
                        <w:bottom w:val="none" w:sz="0" w:space="0" w:color="auto"/>
                        <w:right w:val="none" w:sz="0" w:space="0" w:color="auto"/>
                      </w:divBdr>
                    </w:div>
                  </w:divsChild>
                </w:div>
                <w:div w:id="795221545">
                  <w:marLeft w:val="0"/>
                  <w:marRight w:val="0"/>
                  <w:marTop w:val="0"/>
                  <w:marBottom w:val="0"/>
                  <w:divBdr>
                    <w:top w:val="none" w:sz="0" w:space="0" w:color="auto"/>
                    <w:left w:val="none" w:sz="0" w:space="0" w:color="auto"/>
                    <w:bottom w:val="none" w:sz="0" w:space="0" w:color="auto"/>
                    <w:right w:val="none" w:sz="0" w:space="0" w:color="auto"/>
                  </w:divBdr>
                  <w:divsChild>
                    <w:div w:id="802650048">
                      <w:marLeft w:val="0"/>
                      <w:marRight w:val="0"/>
                      <w:marTop w:val="0"/>
                      <w:marBottom w:val="0"/>
                      <w:divBdr>
                        <w:top w:val="none" w:sz="0" w:space="0" w:color="auto"/>
                        <w:left w:val="none" w:sz="0" w:space="0" w:color="auto"/>
                        <w:bottom w:val="none" w:sz="0" w:space="0" w:color="auto"/>
                        <w:right w:val="none" w:sz="0" w:space="0" w:color="auto"/>
                      </w:divBdr>
                    </w:div>
                  </w:divsChild>
                </w:div>
                <w:div w:id="856381816">
                  <w:marLeft w:val="0"/>
                  <w:marRight w:val="0"/>
                  <w:marTop w:val="0"/>
                  <w:marBottom w:val="0"/>
                  <w:divBdr>
                    <w:top w:val="none" w:sz="0" w:space="0" w:color="auto"/>
                    <w:left w:val="none" w:sz="0" w:space="0" w:color="auto"/>
                    <w:bottom w:val="none" w:sz="0" w:space="0" w:color="auto"/>
                    <w:right w:val="none" w:sz="0" w:space="0" w:color="auto"/>
                  </w:divBdr>
                  <w:divsChild>
                    <w:div w:id="1846170221">
                      <w:marLeft w:val="0"/>
                      <w:marRight w:val="0"/>
                      <w:marTop w:val="0"/>
                      <w:marBottom w:val="0"/>
                      <w:divBdr>
                        <w:top w:val="none" w:sz="0" w:space="0" w:color="auto"/>
                        <w:left w:val="none" w:sz="0" w:space="0" w:color="auto"/>
                        <w:bottom w:val="none" w:sz="0" w:space="0" w:color="auto"/>
                        <w:right w:val="none" w:sz="0" w:space="0" w:color="auto"/>
                      </w:divBdr>
                    </w:div>
                  </w:divsChild>
                </w:div>
                <w:div w:id="1036540093">
                  <w:marLeft w:val="0"/>
                  <w:marRight w:val="0"/>
                  <w:marTop w:val="0"/>
                  <w:marBottom w:val="0"/>
                  <w:divBdr>
                    <w:top w:val="none" w:sz="0" w:space="0" w:color="auto"/>
                    <w:left w:val="none" w:sz="0" w:space="0" w:color="auto"/>
                    <w:bottom w:val="none" w:sz="0" w:space="0" w:color="auto"/>
                    <w:right w:val="none" w:sz="0" w:space="0" w:color="auto"/>
                  </w:divBdr>
                  <w:divsChild>
                    <w:div w:id="1193616044">
                      <w:marLeft w:val="0"/>
                      <w:marRight w:val="0"/>
                      <w:marTop w:val="0"/>
                      <w:marBottom w:val="0"/>
                      <w:divBdr>
                        <w:top w:val="none" w:sz="0" w:space="0" w:color="auto"/>
                        <w:left w:val="none" w:sz="0" w:space="0" w:color="auto"/>
                        <w:bottom w:val="none" w:sz="0" w:space="0" w:color="auto"/>
                        <w:right w:val="none" w:sz="0" w:space="0" w:color="auto"/>
                      </w:divBdr>
                    </w:div>
                  </w:divsChild>
                </w:div>
                <w:div w:id="1112092723">
                  <w:marLeft w:val="0"/>
                  <w:marRight w:val="0"/>
                  <w:marTop w:val="0"/>
                  <w:marBottom w:val="0"/>
                  <w:divBdr>
                    <w:top w:val="none" w:sz="0" w:space="0" w:color="auto"/>
                    <w:left w:val="none" w:sz="0" w:space="0" w:color="auto"/>
                    <w:bottom w:val="none" w:sz="0" w:space="0" w:color="auto"/>
                    <w:right w:val="none" w:sz="0" w:space="0" w:color="auto"/>
                  </w:divBdr>
                  <w:divsChild>
                    <w:div w:id="1439981670">
                      <w:marLeft w:val="0"/>
                      <w:marRight w:val="0"/>
                      <w:marTop w:val="0"/>
                      <w:marBottom w:val="0"/>
                      <w:divBdr>
                        <w:top w:val="none" w:sz="0" w:space="0" w:color="auto"/>
                        <w:left w:val="none" w:sz="0" w:space="0" w:color="auto"/>
                        <w:bottom w:val="none" w:sz="0" w:space="0" w:color="auto"/>
                        <w:right w:val="none" w:sz="0" w:space="0" w:color="auto"/>
                      </w:divBdr>
                    </w:div>
                  </w:divsChild>
                </w:div>
                <w:div w:id="1148479793">
                  <w:marLeft w:val="0"/>
                  <w:marRight w:val="0"/>
                  <w:marTop w:val="0"/>
                  <w:marBottom w:val="0"/>
                  <w:divBdr>
                    <w:top w:val="none" w:sz="0" w:space="0" w:color="auto"/>
                    <w:left w:val="none" w:sz="0" w:space="0" w:color="auto"/>
                    <w:bottom w:val="none" w:sz="0" w:space="0" w:color="auto"/>
                    <w:right w:val="none" w:sz="0" w:space="0" w:color="auto"/>
                  </w:divBdr>
                  <w:divsChild>
                    <w:div w:id="1946962837">
                      <w:marLeft w:val="0"/>
                      <w:marRight w:val="0"/>
                      <w:marTop w:val="0"/>
                      <w:marBottom w:val="0"/>
                      <w:divBdr>
                        <w:top w:val="none" w:sz="0" w:space="0" w:color="auto"/>
                        <w:left w:val="none" w:sz="0" w:space="0" w:color="auto"/>
                        <w:bottom w:val="none" w:sz="0" w:space="0" w:color="auto"/>
                        <w:right w:val="none" w:sz="0" w:space="0" w:color="auto"/>
                      </w:divBdr>
                    </w:div>
                  </w:divsChild>
                </w:div>
                <w:div w:id="1182629218">
                  <w:marLeft w:val="0"/>
                  <w:marRight w:val="0"/>
                  <w:marTop w:val="0"/>
                  <w:marBottom w:val="0"/>
                  <w:divBdr>
                    <w:top w:val="none" w:sz="0" w:space="0" w:color="auto"/>
                    <w:left w:val="none" w:sz="0" w:space="0" w:color="auto"/>
                    <w:bottom w:val="none" w:sz="0" w:space="0" w:color="auto"/>
                    <w:right w:val="none" w:sz="0" w:space="0" w:color="auto"/>
                  </w:divBdr>
                  <w:divsChild>
                    <w:div w:id="226501586">
                      <w:marLeft w:val="0"/>
                      <w:marRight w:val="0"/>
                      <w:marTop w:val="0"/>
                      <w:marBottom w:val="0"/>
                      <w:divBdr>
                        <w:top w:val="none" w:sz="0" w:space="0" w:color="auto"/>
                        <w:left w:val="none" w:sz="0" w:space="0" w:color="auto"/>
                        <w:bottom w:val="none" w:sz="0" w:space="0" w:color="auto"/>
                        <w:right w:val="none" w:sz="0" w:space="0" w:color="auto"/>
                      </w:divBdr>
                    </w:div>
                  </w:divsChild>
                </w:div>
                <w:div w:id="1383361928">
                  <w:marLeft w:val="0"/>
                  <w:marRight w:val="0"/>
                  <w:marTop w:val="0"/>
                  <w:marBottom w:val="0"/>
                  <w:divBdr>
                    <w:top w:val="none" w:sz="0" w:space="0" w:color="auto"/>
                    <w:left w:val="none" w:sz="0" w:space="0" w:color="auto"/>
                    <w:bottom w:val="none" w:sz="0" w:space="0" w:color="auto"/>
                    <w:right w:val="none" w:sz="0" w:space="0" w:color="auto"/>
                  </w:divBdr>
                  <w:divsChild>
                    <w:div w:id="1113785673">
                      <w:marLeft w:val="0"/>
                      <w:marRight w:val="0"/>
                      <w:marTop w:val="0"/>
                      <w:marBottom w:val="0"/>
                      <w:divBdr>
                        <w:top w:val="none" w:sz="0" w:space="0" w:color="auto"/>
                        <w:left w:val="none" w:sz="0" w:space="0" w:color="auto"/>
                        <w:bottom w:val="none" w:sz="0" w:space="0" w:color="auto"/>
                        <w:right w:val="none" w:sz="0" w:space="0" w:color="auto"/>
                      </w:divBdr>
                    </w:div>
                  </w:divsChild>
                </w:div>
                <w:div w:id="1570917708">
                  <w:marLeft w:val="0"/>
                  <w:marRight w:val="0"/>
                  <w:marTop w:val="0"/>
                  <w:marBottom w:val="0"/>
                  <w:divBdr>
                    <w:top w:val="none" w:sz="0" w:space="0" w:color="auto"/>
                    <w:left w:val="none" w:sz="0" w:space="0" w:color="auto"/>
                    <w:bottom w:val="none" w:sz="0" w:space="0" w:color="auto"/>
                    <w:right w:val="none" w:sz="0" w:space="0" w:color="auto"/>
                  </w:divBdr>
                  <w:divsChild>
                    <w:div w:id="1974210970">
                      <w:marLeft w:val="0"/>
                      <w:marRight w:val="0"/>
                      <w:marTop w:val="0"/>
                      <w:marBottom w:val="0"/>
                      <w:divBdr>
                        <w:top w:val="none" w:sz="0" w:space="0" w:color="auto"/>
                        <w:left w:val="none" w:sz="0" w:space="0" w:color="auto"/>
                        <w:bottom w:val="none" w:sz="0" w:space="0" w:color="auto"/>
                        <w:right w:val="none" w:sz="0" w:space="0" w:color="auto"/>
                      </w:divBdr>
                    </w:div>
                  </w:divsChild>
                </w:div>
                <w:div w:id="1595241965">
                  <w:marLeft w:val="0"/>
                  <w:marRight w:val="0"/>
                  <w:marTop w:val="0"/>
                  <w:marBottom w:val="0"/>
                  <w:divBdr>
                    <w:top w:val="none" w:sz="0" w:space="0" w:color="auto"/>
                    <w:left w:val="none" w:sz="0" w:space="0" w:color="auto"/>
                    <w:bottom w:val="none" w:sz="0" w:space="0" w:color="auto"/>
                    <w:right w:val="none" w:sz="0" w:space="0" w:color="auto"/>
                  </w:divBdr>
                  <w:divsChild>
                    <w:div w:id="1210415302">
                      <w:marLeft w:val="0"/>
                      <w:marRight w:val="0"/>
                      <w:marTop w:val="0"/>
                      <w:marBottom w:val="0"/>
                      <w:divBdr>
                        <w:top w:val="none" w:sz="0" w:space="0" w:color="auto"/>
                        <w:left w:val="none" w:sz="0" w:space="0" w:color="auto"/>
                        <w:bottom w:val="none" w:sz="0" w:space="0" w:color="auto"/>
                        <w:right w:val="none" w:sz="0" w:space="0" w:color="auto"/>
                      </w:divBdr>
                    </w:div>
                  </w:divsChild>
                </w:div>
                <w:div w:id="1623000228">
                  <w:marLeft w:val="0"/>
                  <w:marRight w:val="0"/>
                  <w:marTop w:val="0"/>
                  <w:marBottom w:val="0"/>
                  <w:divBdr>
                    <w:top w:val="none" w:sz="0" w:space="0" w:color="auto"/>
                    <w:left w:val="none" w:sz="0" w:space="0" w:color="auto"/>
                    <w:bottom w:val="none" w:sz="0" w:space="0" w:color="auto"/>
                    <w:right w:val="none" w:sz="0" w:space="0" w:color="auto"/>
                  </w:divBdr>
                  <w:divsChild>
                    <w:div w:id="827794837">
                      <w:marLeft w:val="0"/>
                      <w:marRight w:val="0"/>
                      <w:marTop w:val="0"/>
                      <w:marBottom w:val="0"/>
                      <w:divBdr>
                        <w:top w:val="none" w:sz="0" w:space="0" w:color="auto"/>
                        <w:left w:val="none" w:sz="0" w:space="0" w:color="auto"/>
                        <w:bottom w:val="none" w:sz="0" w:space="0" w:color="auto"/>
                        <w:right w:val="none" w:sz="0" w:space="0" w:color="auto"/>
                      </w:divBdr>
                    </w:div>
                  </w:divsChild>
                </w:div>
                <w:div w:id="1640382985">
                  <w:marLeft w:val="0"/>
                  <w:marRight w:val="0"/>
                  <w:marTop w:val="0"/>
                  <w:marBottom w:val="0"/>
                  <w:divBdr>
                    <w:top w:val="none" w:sz="0" w:space="0" w:color="auto"/>
                    <w:left w:val="none" w:sz="0" w:space="0" w:color="auto"/>
                    <w:bottom w:val="none" w:sz="0" w:space="0" w:color="auto"/>
                    <w:right w:val="none" w:sz="0" w:space="0" w:color="auto"/>
                  </w:divBdr>
                  <w:divsChild>
                    <w:div w:id="418408805">
                      <w:marLeft w:val="0"/>
                      <w:marRight w:val="0"/>
                      <w:marTop w:val="0"/>
                      <w:marBottom w:val="0"/>
                      <w:divBdr>
                        <w:top w:val="none" w:sz="0" w:space="0" w:color="auto"/>
                        <w:left w:val="none" w:sz="0" w:space="0" w:color="auto"/>
                        <w:bottom w:val="none" w:sz="0" w:space="0" w:color="auto"/>
                        <w:right w:val="none" w:sz="0" w:space="0" w:color="auto"/>
                      </w:divBdr>
                    </w:div>
                  </w:divsChild>
                </w:div>
                <w:div w:id="1700468124">
                  <w:marLeft w:val="0"/>
                  <w:marRight w:val="0"/>
                  <w:marTop w:val="0"/>
                  <w:marBottom w:val="0"/>
                  <w:divBdr>
                    <w:top w:val="none" w:sz="0" w:space="0" w:color="auto"/>
                    <w:left w:val="none" w:sz="0" w:space="0" w:color="auto"/>
                    <w:bottom w:val="none" w:sz="0" w:space="0" w:color="auto"/>
                    <w:right w:val="none" w:sz="0" w:space="0" w:color="auto"/>
                  </w:divBdr>
                  <w:divsChild>
                    <w:div w:id="1704207085">
                      <w:marLeft w:val="0"/>
                      <w:marRight w:val="0"/>
                      <w:marTop w:val="0"/>
                      <w:marBottom w:val="0"/>
                      <w:divBdr>
                        <w:top w:val="none" w:sz="0" w:space="0" w:color="auto"/>
                        <w:left w:val="none" w:sz="0" w:space="0" w:color="auto"/>
                        <w:bottom w:val="none" w:sz="0" w:space="0" w:color="auto"/>
                        <w:right w:val="none" w:sz="0" w:space="0" w:color="auto"/>
                      </w:divBdr>
                    </w:div>
                  </w:divsChild>
                </w:div>
                <w:div w:id="1703944170">
                  <w:marLeft w:val="0"/>
                  <w:marRight w:val="0"/>
                  <w:marTop w:val="0"/>
                  <w:marBottom w:val="0"/>
                  <w:divBdr>
                    <w:top w:val="none" w:sz="0" w:space="0" w:color="auto"/>
                    <w:left w:val="none" w:sz="0" w:space="0" w:color="auto"/>
                    <w:bottom w:val="none" w:sz="0" w:space="0" w:color="auto"/>
                    <w:right w:val="none" w:sz="0" w:space="0" w:color="auto"/>
                  </w:divBdr>
                  <w:divsChild>
                    <w:div w:id="159469436">
                      <w:marLeft w:val="0"/>
                      <w:marRight w:val="0"/>
                      <w:marTop w:val="0"/>
                      <w:marBottom w:val="0"/>
                      <w:divBdr>
                        <w:top w:val="none" w:sz="0" w:space="0" w:color="auto"/>
                        <w:left w:val="none" w:sz="0" w:space="0" w:color="auto"/>
                        <w:bottom w:val="none" w:sz="0" w:space="0" w:color="auto"/>
                        <w:right w:val="none" w:sz="0" w:space="0" w:color="auto"/>
                      </w:divBdr>
                    </w:div>
                  </w:divsChild>
                </w:div>
                <w:div w:id="1731221592">
                  <w:marLeft w:val="0"/>
                  <w:marRight w:val="0"/>
                  <w:marTop w:val="0"/>
                  <w:marBottom w:val="0"/>
                  <w:divBdr>
                    <w:top w:val="none" w:sz="0" w:space="0" w:color="auto"/>
                    <w:left w:val="none" w:sz="0" w:space="0" w:color="auto"/>
                    <w:bottom w:val="none" w:sz="0" w:space="0" w:color="auto"/>
                    <w:right w:val="none" w:sz="0" w:space="0" w:color="auto"/>
                  </w:divBdr>
                  <w:divsChild>
                    <w:div w:id="1953513359">
                      <w:marLeft w:val="0"/>
                      <w:marRight w:val="0"/>
                      <w:marTop w:val="0"/>
                      <w:marBottom w:val="0"/>
                      <w:divBdr>
                        <w:top w:val="none" w:sz="0" w:space="0" w:color="auto"/>
                        <w:left w:val="none" w:sz="0" w:space="0" w:color="auto"/>
                        <w:bottom w:val="none" w:sz="0" w:space="0" w:color="auto"/>
                        <w:right w:val="none" w:sz="0" w:space="0" w:color="auto"/>
                      </w:divBdr>
                    </w:div>
                  </w:divsChild>
                </w:div>
                <w:div w:id="1783265772">
                  <w:marLeft w:val="0"/>
                  <w:marRight w:val="0"/>
                  <w:marTop w:val="0"/>
                  <w:marBottom w:val="0"/>
                  <w:divBdr>
                    <w:top w:val="none" w:sz="0" w:space="0" w:color="auto"/>
                    <w:left w:val="none" w:sz="0" w:space="0" w:color="auto"/>
                    <w:bottom w:val="none" w:sz="0" w:space="0" w:color="auto"/>
                    <w:right w:val="none" w:sz="0" w:space="0" w:color="auto"/>
                  </w:divBdr>
                  <w:divsChild>
                    <w:div w:id="48194359">
                      <w:marLeft w:val="0"/>
                      <w:marRight w:val="0"/>
                      <w:marTop w:val="0"/>
                      <w:marBottom w:val="0"/>
                      <w:divBdr>
                        <w:top w:val="none" w:sz="0" w:space="0" w:color="auto"/>
                        <w:left w:val="none" w:sz="0" w:space="0" w:color="auto"/>
                        <w:bottom w:val="none" w:sz="0" w:space="0" w:color="auto"/>
                        <w:right w:val="none" w:sz="0" w:space="0" w:color="auto"/>
                      </w:divBdr>
                    </w:div>
                  </w:divsChild>
                </w:div>
                <w:div w:id="1815216419">
                  <w:marLeft w:val="0"/>
                  <w:marRight w:val="0"/>
                  <w:marTop w:val="0"/>
                  <w:marBottom w:val="0"/>
                  <w:divBdr>
                    <w:top w:val="none" w:sz="0" w:space="0" w:color="auto"/>
                    <w:left w:val="none" w:sz="0" w:space="0" w:color="auto"/>
                    <w:bottom w:val="none" w:sz="0" w:space="0" w:color="auto"/>
                    <w:right w:val="none" w:sz="0" w:space="0" w:color="auto"/>
                  </w:divBdr>
                  <w:divsChild>
                    <w:div w:id="1960139461">
                      <w:marLeft w:val="0"/>
                      <w:marRight w:val="0"/>
                      <w:marTop w:val="0"/>
                      <w:marBottom w:val="0"/>
                      <w:divBdr>
                        <w:top w:val="none" w:sz="0" w:space="0" w:color="auto"/>
                        <w:left w:val="none" w:sz="0" w:space="0" w:color="auto"/>
                        <w:bottom w:val="none" w:sz="0" w:space="0" w:color="auto"/>
                        <w:right w:val="none" w:sz="0" w:space="0" w:color="auto"/>
                      </w:divBdr>
                    </w:div>
                  </w:divsChild>
                </w:div>
                <w:div w:id="1858036906">
                  <w:marLeft w:val="0"/>
                  <w:marRight w:val="0"/>
                  <w:marTop w:val="0"/>
                  <w:marBottom w:val="0"/>
                  <w:divBdr>
                    <w:top w:val="none" w:sz="0" w:space="0" w:color="auto"/>
                    <w:left w:val="none" w:sz="0" w:space="0" w:color="auto"/>
                    <w:bottom w:val="none" w:sz="0" w:space="0" w:color="auto"/>
                    <w:right w:val="none" w:sz="0" w:space="0" w:color="auto"/>
                  </w:divBdr>
                  <w:divsChild>
                    <w:div w:id="1725326292">
                      <w:marLeft w:val="0"/>
                      <w:marRight w:val="0"/>
                      <w:marTop w:val="0"/>
                      <w:marBottom w:val="0"/>
                      <w:divBdr>
                        <w:top w:val="none" w:sz="0" w:space="0" w:color="auto"/>
                        <w:left w:val="none" w:sz="0" w:space="0" w:color="auto"/>
                        <w:bottom w:val="none" w:sz="0" w:space="0" w:color="auto"/>
                        <w:right w:val="none" w:sz="0" w:space="0" w:color="auto"/>
                      </w:divBdr>
                    </w:div>
                    <w:div w:id="1817869557">
                      <w:marLeft w:val="0"/>
                      <w:marRight w:val="0"/>
                      <w:marTop w:val="0"/>
                      <w:marBottom w:val="0"/>
                      <w:divBdr>
                        <w:top w:val="none" w:sz="0" w:space="0" w:color="auto"/>
                        <w:left w:val="none" w:sz="0" w:space="0" w:color="auto"/>
                        <w:bottom w:val="none" w:sz="0" w:space="0" w:color="auto"/>
                        <w:right w:val="none" w:sz="0" w:space="0" w:color="auto"/>
                      </w:divBdr>
                    </w:div>
                  </w:divsChild>
                </w:div>
                <w:div w:id="1884832394">
                  <w:marLeft w:val="0"/>
                  <w:marRight w:val="0"/>
                  <w:marTop w:val="0"/>
                  <w:marBottom w:val="0"/>
                  <w:divBdr>
                    <w:top w:val="none" w:sz="0" w:space="0" w:color="auto"/>
                    <w:left w:val="none" w:sz="0" w:space="0" w:color="auto"/>
                    <w:bottom w:val="none" w:sz="0" w:space="0" w:color="auto"/>
                    <w:right w:val="none" w:sz="0" w:space="0" w:color="auto"/>
                  </w:divBdr>
                  <w:divsChild>
                    <w:div w:id="1119254829">
                      <w:marLeft w:val="0"/>
                      <w:marRight w:val="0"/>
                      <w:marTop w:val="0"/>
                      <w:marBottom w:val="0"/>
                      <w:divBdr>
                        <w:top w:val="none" w:sz="0" w:space="0" w:color="auto"/>
                        <w:left w:val="none" w:sz="0" w:space="0" w:color="auto"/>
                        <w:bottom w:val="none" w:sz="0" w:space="0" w:color="auto"/>
                        <w:right w:val="none" w:sz="0" w:space="0" w:color="auto"/>
                      </w:divBdr>
                    </w:div>
                  </w:divsChild>
                </w:div>
                <w:div w:id="2042900856">
                  <w:marLeft w:val="0"/>
                  <w:marRight w:val="0"/>
                  <w:marTop w:val="0"/>
                  <w:marBottom w:val="0"/>
                  <w:divBdr>
                    <w:top w:val="none" w:sz="0" w:space="0" w:color="auto"/>
                    <w:left w:val="none" w:sz="0" w:space="0" w:color="auto"/>
                    <w:bottom w:val="none" w:sz="0" w:space="0" w:color="auto"/>
                    <w:right w:val="none" w:sz="0" w:space="0" w:color="auto"/>
                  </w:divBdr>
                  <w:divsChild>
                    <w:div w:id="846094382">
                      <w:marLeft w:val="0"/>
                      <w:marRight w:val="0"/>
                      <w:marTop w:val="0"/>
                      <w:marBottom w:val="0"/>
                      <w:divBdr>
                        <w:top w:val="none" w:sz="0" w:space="0" w:color="auto"/>
                        <w:left w:val="none" w:sz="0" w:space="0" w:color="auto"/>
                        <w:bottom w:val="none" w:sz="0" w:space="0" w:color="auto"/>
                        <w:right w:val="none" w:sz="0" w:space="0" w:color="auto"/>
                      </w:divBdr>
                    </w:div>
                  </w:divsChild>
                </w:div>
                <w:div w:id="2045983655">
                  <w:marLeft w:val="0"/>
                  <w:marRight w:val="0"/>
                  <w:marTop w:val="0"/>
                  <w:marBottom w:val="0"/>
                  <w:divBdr>
                    <w:top w:val="none" w:sz="0" w:space="0" w:color="auto"/>
                    <w:left w:val="none" w:sz="0" w:space="0" w:color="auto"/>
                    <w:bottom w:val="none" w:sz="0" w:space="0" w:color="auto"/>
                    <w:right w:val="none" w:sz="0" w:space="0" w:color="auto"/>
                  </w:divBdr>
                  <w:divsChild>
                    <w:div w:id="1115447466">
                      <w:marLeft w:val="0"/>
                      <w:marRight w:val="0"/>
                      <w:marTop w:val="0"/>
                      <w:marBottom w:val="0"/>
                      <w:divBdr>
                        <w:top w:val="none" w:sz="0" w:space="0" w:color="auto"/>
                        <w:left w:val="none" w:sz="0" w:space="0" w:color="auto"/>
                        <w:bottom w:val="none" w:sz="0" w:space="0" w:color="auto"/>
                        <w:right w:val="none" w:sz="0" w:space="0" w:color="auto"/>
                      </w:divBdr>
                    </w:div>
                  </w:divsChild>
                </w:div>
                <w:div w:id="2061590899">
                  <w:marLeft w:val="0"/>
                  <w:marRight w:val="0"/>
                  <w:marTop w:val="0"/>
                  <w:marBottom w:val="0"/>
                  <w:divBdr>
                    <w:top w:val="none" w:sz="0" w:space="0" w:color="auto"/>
                    <w:left w:val="none" w:sz="0" w:space="0" w:color="auto"/>
                    <w:bottom w:val="none" w:sz="0" w:space="0" w:color="auto"/>
                    <w:right w:val="none" w:sz="0" w:space="0" w:color="auto"/>
                  </w:divBdr>
                  <w:divsChild>
                    <w:div w:id="1446385502">
                      <w:marLeft w:val="0"/>
                      <w:marRight w:val="0"/>
                      <w:marTop w:val="0"/>
                      <w:marBottom w:val="0"/>
                      <w:divBdr>
                        <w:top w:val="none" w:sz="0" w:space="0" w:color="auto"/>
                        <w:left w:val="none" w:sz="0" w:space="0" w:color="auto"/>
                        <w:bottom w:val="none" w:sz="0" w:space="0" w:color="auto"/>
                        <w:right w:val="none" w:sz="0" w:space="0" w:color="auto"/>
                      </w:divBdr>
                    </w:div>
                  </w:divsChild>
                </w:div>
                <w:div w:id="2083983906">
                  <w:marLeft w:val="0"/>
                  <w:marRight w:val="0"/>
                  <w:marTop w:val="0"/>
                  <w:marBottom w:val="0"/>
                  <w:divBdr>
                    <w:top w:val="none" w:sz="0" w:space="0" w:color="auto"/>
                    <w:left w:val="none" w:sz="0" w:space="0" w:color="auto"/>
                    <w:bottom w:val="none" w:sz="0" w:space="0" w:color="auto"/>
                    <w:right w:val="none" w:sz="0" w:space="0" w:color="auto"/>
                  </w:divBdr>
                  <w:divsChild>
                    <w:div w:id="140445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722232">
      <w:bodyDiv w:val="1"/>
      <w:marLeft w:val="0"/>
      <w:marRight w:val="0"/>
      <w:marTop w:val="0"/>
      <w:marBottom w:val="0"/>
      <w:divBdr>
        <w:top w:val="none" w:sz="0" w:space="0" w:color="auto"/>
        <w:left w:val="none" w:sz="0" w:space="0" w:color="auto"/>
        <w:bottom w:val="none" w:sz="0" w:space="0" w:color="auto"/>
        <w:right w:val="none" w:sz="0" w:space="0" w:color="auto"/>
      </w:divBdr>
      <w:divsChild>
        <w:div w:id="154300021">
          <w:marLeft w:val="0"/>
          <w:marRight w:val="0"/>
          <w:marTop w:val="0"/>
          <w:marBottom w:val="0"/>
          <w:divBdr>
            <w:top w:val="none" w:sz="0" w:space="0" w:color="auto"/>
            <w:left w:val="none" w:sz="0" w:space="0" w:color="auto"/>
            <w:bottom w:val="none" w:sz="0" w:space="0" w:color="auto"/>
            <w:right w:val="none" w:sz="0" w:space="0" w:color="auto"/>
          </w:divBdr>
          <w:divsChild>
            <w:div w:id="712075421">
              <w:marLeft w:val="-75"/>
              <w:marRight w:val="0"/>
              <w:marTop w:val="30"/>
              <w:marBottom w:val="30"/>
              <w:divBdr>
                <w:top w:val="none" w:sz="0" w:space="0" w:color="auto"/>
                <w:left w:val="none" w:sz="0" w:space="0" w:color="auto"/>
                <w:bottom w:val="none" w:sz="0" w:space="0" w:color="auto"/>
                <w:right w:val="none" w:sz="0" w:space="0" w:color="auto"/>
              </w:divBdr>
              <w:divsChild>
                <w:div w:id="20278069">
                  <w:marLeft w:val="0"/>
                  <w:marRight w:val="0"/>
                  <w:marTop w:val="0"/>
                  <w:marBottom w:val="0"/>
                  <w:divBdr>
                    <w:top w:val="none" w:sz="0" w:space="0" w:color="auto"/>
                    <w:left w:val="none" w:sz="0" w:space="0" w:color="auto"/>
                    <w:bottom w:val="none" w:sz="0" w:space="0" w:color="auto"/>
                    <w:right w:val="none" w:sz="0" w:space="0" w:color="auto"/>
                  </w:divBdr>
                  <w:divsChild>
                    <w:div w:id="1529371194">
                      <w:marLeft w:val="0"/>
                      <w:marRight w:val="0"/>
                      <w:marTop w:val="0"/>
                      <w:marBottom w:val="0"/>
                      <w:divBdr>
                        <w:top w:val="none" w:sz="0" w:space="0" w:color="auto"/>
                        <w:left w:val="none" w:sz="0" w:space="0" w:color="auto"/>
                        <w:bottom w:val="none" w:sz="0" w:space="0" w:color="auto"/>
                        <w:right w:val="none" w:sz="0" w:space="0" w:color="auto"/>
                      </w:divBdr>
                    </w:div>
                  </w:divsChild>
                </w:div>
                <w:div w:id="592325840">
                  <w:marLeft w:val="0"/>
                  <w:marRight w:val="0"/>
                  <w:marTop w:val="0"/>
                  <w:marBottom w:val="0"/>
                  <w:divBdr>
                    <w:top w:val="none" w:sz="0" w:space="0" w:color="auto"/>
                    <w:left w:val="none" w:sz="0" w:space="0" w:color="auto"/>
                    <w:bottom w:val="none" w:sz="0" w:space="0" w:color="auto"/>
                    <w:right w:val="none" w:sz="0" w:space="0" w:color="auto"/>
                  </w:divBdr>
                  <w:divsChild>
                    <w:div w:id="1066034237">
                      <w:marLeft w:val="0"/>
                      <w:marRight w:val="0"/>
                      <w:marTop w:val="0"/>
                      <w:marBottom w:val="0"/>
                      <w:divBdr>
                        <w:top w:val="none" w:sz="0" w:space="0" w:color="auto"/>
                        <w:left w:val="none" w:sz="0" w:space="0" w:color="auto"/>
                        <w:bottom w:val="none" w:sz="0" w:space="0" w:color="auto"/>
                        <w:right w:val="none" w:sz="0" w:space="0" w:color="auto"/>
                      </w:divBdr>
                    </w:div>
                  </w:divsChild>
                </w:div>
                <w:div w:id="618032354">
                  <w:marLeft w:val="0"/>
                  <w:marRight w:val="0"/>
                  <w:marTop w:val="0"/>
                  <w:marBottom w:val="0"/>
                  <w:divBdr>
                    <w:top w:val="none" w:sz="0" w:space="0" w:color="auto"/>
                    <w:left w:val="none" w:sz="0" w:space="0" w:color="auto"/>
                    <w:bottom w:val="none" w:sz="0" w:space="0" w:color="auto"/>
                    <w:right w:val="none" w:sz="0" w:space="0" w:color="auto"/>
                  </w:divBdr>
                  <w:divsChild>
                    <w:div w:id="763649448">
                      <w:marLeft w:val="0"/>
                      <w:marRight w:val="0"/>
                      <w:marTop w:val="0"/>
                      <w:marBottom w:val="0"/>
                      <w:divBdr>
                        <w:top w:val="none" w:sz="0" w:space="0" w:color="auto"/>
                        <w:left w:val="none" w:sz="0" w:space="0" w:color="auto"/>
                        <w:bottom w:val="none" w:sz="0" w:space="0" w:color="auto"/>
                        <w:right w:val="none" w:sz="0" w:space="0" w:color="auto"/>
                      </w:divBdr>
                    </w:div>
                  </w:divsChild>
                </w:div>
                <w:div w:id="685516745">
                  <w:marLeft w:val="0"/>
                  <w:marRight w:val="0"/>
                  <w:marTop w:val="0"/>
                  <w:marBottom w:val="0"/>
                  <w:divBdr>
                    <w:top w:val="none" w:sz="0" w:space="0" w:color="auto"/>
                    <w:left w:val="none" w:sz="0" w:space="0" w:color="auto"/>
                    <w:bottom w:val="none" w:sz="0" w:space="0" w:color="auto"/>
                    <w:right w:val="none" w:sz="0" w:space="0" w:color="auto"/>
                  </w:divBdr>
                  <w:divsChild>
                    <w:div w:id="781917617">
                      <w:marLeft w:val="0"/>
                      <w:marRight w:val="0"/>
                      <w:marTop w:val="0"/>
                      <w:marBottom w:val="0"/>
                      <w:divBdr>
                        <w:top w:val="none" w:sz="0" w:space="0" w:color="auto"/>
                        <w:left w:val="none" w:sz="0" w:space="0" w:color="auto"/>
                        <w:bottom w:val="none" w:sz="0" w:space="0" w:color="auto"/>
                        <w:right w:val="none" w:sz="0" w:space="0" w:color="auto"/>
                      </w:divBdr>
                    </w:div>
                  </w:divsChild>
                </w:div>
                <w:div w:id="706954345">
                  <w:marLeft w:val="0"/>
                  <w:marRight w:val="0"/>
                  <w:marTop w:val="0"/>
                  <w:marBottom w:val="0"/>
                  <w:divBdr>
                    <w:top w:val="none" w:sz="0" w:space="0" w:color="auto"/>
                    <w:left w:val="none" w:sz="0" w:space="0" w:color="auto"/>
                    <w:bottom w:val="none" w:sz="0" w:space="0" w:color="auto"/>
                    <w:right w:val="none" w:sz="0" w:space="0" w:color="auto"/>
                  </w:divBdr>
                  <w:divsChild>
                    <w:div w:id="1713995576">
                      <w:marLeft w:val="0"/>
                      <w:marRight w:val="0"/>
                      <w:marTop w:val="0"/>
                      <w:marBottom w:val="0"/>
                      <w:divBdr>
                        <w:top w:val="none" w:sz="0" w:space="0" w:color="auto"/>
                        <w:left w:val="none" w:sz="0" w:space="0" w:color="auto"/>
                        <w:bottom w:val="none" w:sz="0" w:space="0" w:color="auto"/>
                        <w:right w:val="none" w:sz="0" w:space="0" w:color="auto"/>
                      </w:divBdr>
                    </w:div>
                  </w:divsChild>
                </w:div>
                <w:div w:id="715741796">
                  <w:marLeft w:val="0"/>
                  <w:marRight w:val="0"/>
                  <w:marTop w:val="0"/>
                  <w:marBottom w:val="0"/>
                  <w:divBdr>
                    <w:top w:val="none" w:sz="0" w:space="0" w:color="auto"/>
                    <w:left w:val="none" w:sz="0" w:space="0" w:color="auto"/>
                    <w:bottom w:val="none" w:sz="0" w:space="0" w:color="auto"/>
                    <w:right w:val="none" w:sz="0" w:space="0" w:color="auto"/>
                  </w:divBdr>
                  <w:divsChild>
                    <w:div w:id="537934089">
                      <w:marLeft w:val="0"/>
                      <w:marRight w:val="0"/>
                      <w:marTop w:val="0"/>
                      <w:marBottom w:val="0"/>
                      <w:divBdr>
                        <w:top w:val="none" w:sz="0" w:space="0" w:color="auto"/>
                        <w:left w:val="none" w:sz="0" w:space="0" w:color="auto"/>
                        <w:bottom w:val="none" w:sz="0" w:space="0" w:color="auto"/>
                        <w:right w:val="none" w:sz="0" w:space="0" w:color="auto"/>
                      </w:divBdr>
                    </w:div>
                    <w:div w:id="1730835165">
                      <w:marLeft w:val="0"/>
                      <w:marRight w:val="0"/>
                      <w:marTop w:val="0"/>
                      <w:marBottom w:val="0"/>
                      <w:divBdr>
                        <w:top w:val="none" w:sz="0" w:space="0" w:color="auto"/>
                        <w:left w:val="none" w:sz="0" w:space="0" w:color="auto"/>
                        <w:bottom w:val="none" w:sz="0" w:space="0" w:color="auto"/>
                        <w:right w:val="none" w:sz="0" w:space="0" w:color="auto"/>
                      </w:divBdr>
                    </w:div>
                  </w:divsChild>
                </w:div>
                <w:div w:id="819812295">
                  <w:marLeft w:val="0"/>
                  <w:marRight w:val="0"/>
                  <w:marTop w:val="0"/>
                  <w:marBottom w:val="0"/>
                  <w:divBdr>
                    <w:top w:val="none" w:sz="0" w:space="0" w:color="auto"/>
                    <w:left w:val="none" w:sz="0" w:space="0" w:color="auto"/>
                    <w:bottom w:val="none" w:sz="0" w:space="0" w:color="auto"/>
                    <w:right w:val="none" w:sz="0" w:space="0" w:color="auto"/>
                  </w:divBdr>
                  <w:divsChild>
                    <w:div w:id="179513641">
                      <w:marLeft w:val="0"/>
                      <w:marRight w:val="0"/>
                      <w:marTop w:val="0"/>
                      <w:marBottom w:val="0"/>
                      <w:divBdr>
                        <w:top w:val="none" w:sz="0" w:space="0" w:color="auto"/>
                        <w:left w:val="none" w:sz="0" w:space="0" w:color="auto"/>
                        <w:bottom w:val="none" w:sz="0" w:space="0" w:color="auto"/>
                        <w:right w:val="none" w:sz="0" w:space="0" w:color="auto"/>
                      </w:divBdr>
                    </w:div>
                  </w:divsChild>
                </w:div>
                <w:div w:id="1183283580">
                  <w:marLeft w:val="0"/>
                  <w:marRight w:val="0"/>
                  <w:marTop w:val="0"/>
                  <w:marBottom w:val="0"/>
                  <w:divBdr>
                    <w:top w:val="none" w:sz="0" w:space="0" w:color="auto"/>
                    <w:left w:val="none" w:sz="0" w:space="0" w:color="auto"/>
                    <w:bottom w:val="none" w:sz="0" w:space="0" w:color="auto"/>
                    <w:right w:val="none" w:sz="0" w:space="0" w:color="auto"/>
                  </w:divBdr>
                  <w:divsChild>
                    <w:div w:id="1798255074">
                      <w:marLeft w:val="0"/>
                      <w:marRight w:val="0"/>
                      <w:marTop w:val="0"/>
                      <w:marBottom w:val="0"/>
                      <w:divBdr>
                        <w:top w:val="none" w:sz="0" w:space="0" w:color="auto"/>
                        <w:left w:val="none" w:sz="0" w:space="0" w:color="auto"/>
                        <w:bottom w:val="none" w:sz="0" w:space="0" w:color="auto"/>
                        <w:right w:val="none" w:sz="0" w:space="0" w:color="auto"/>
                      </w:divBdr>
                    </w:div>
                  </w:divsChild>
                </w:div>
                <w:div w:id="1605765353">
                  <w:marLeft w:val="0"/>
                  <w:marRight w:val="0"/>
                  <w:marTop w:val="0"/>
                  <w:marBottom w:val="0"/>
                  <w:divBdr>
                    <w:top w:val="none" w:sz="0" w:space="0" w:color="auto"/>
                    <w:left w:val="none" w:sz="0" w:space="0" w:color="auto"/>
                    <w:bottom w:val="none" w:sz="0" w:space="0" w:color="auto"/>
                    <w:right w:val="none" w:sz="0" w:space="0" w:color="auto"/>
                  </w:divBdr>
                  <w:divsChild>
                    <w:div w:id="2028822027">
                      <w:marLeft w:val="0"/>
                      <w:marRight w:val="0"/>
                      <w:marTop w:val="0"/>
                      <w:marBottom w:val="0"/>
                      <w:divBdr>
                        <w:top w:val="none" w:sz="0" w:space="0" w:color="auto"/>
                        <w:left w:val="none" w:sz="0" w:space="0" w:color="auto"/>
                        <w:bottom w:val="none" w:sz="0" w:space="0" w:color="auto"/>
                        <w:right w:val="none" w:sz="0" w:space="0" w:color="auto"/>
                      </w:divBdr>
                    </w:div>
                  </w:divsChild>
                </w:div>
                <w:div w:id="1663579100">
                  <w:marLeft w:val="0"/>
                  <w:marRight w:val="0"/>
                  <w:marTop w:val="0"/>
                  <w:marBottom w:val="0"/>
                  <w:divBdr>
                    <w:top w:val="none" w:sz="0" w:space="0" w:color="auto"/>
                    <w:left w:val="none" w:sz="0" w:space="0" w:color="auto"/>
                    <w:bottom w:val="none" w:sz="0" w:space="0" w:color="auto"/>
                    <w:right w:val="none" w:sz="0" w:space="0" w:color="auto"/>
                  </w:divBdr>
                  <w:divsChild>
                    <w:div w:id="1446192587">
                      <w:marLeft w:val="0"/>
                      <w:marRight w:val="0"/>
                      <w:marTop w:val="0"/>
                      <w:marBottom w:val="0"/>
                      <w:divBdr>
                        <w:top w:val="none" w:sz="0" w:space="0" w:color="auto"/>
                        <w:left w:val="none" w:sz="0" w:space="0" w:color="auto"/>
                        <w:bottom w:val="none" w:sz="0" w:space="0" w:color="auto"/>
                        <w:right w:val="none" w:sz="0" w:space="0" w:color="auto"/>
                      </w:divBdr>
                    </w:div>
                  </w:divsChild>
                </w:div>
                <w:div w:id="1677414935">
                  <w:marLeft w:val="0"/>
                  <w:marRight w:val="0"/>
                  <w:marTop w:val="0"/>
                  <w:marBottom w:val="0"/>
                  <w:divBdr>
                    <w:top w:val="none" w:sz="0" w:space="0" w:color="auto"/>
                    <w:left w:val="none" w:sz="0" w:space="0" w:color="auto"/>
                    <w:bottom w:val="none" w:sz="0" w:space="0" w:color="auto"/>
                    <w:right w:val="none" w:sz="0" w:space="0" w:color="auto"/>
                  </w:divBdr>
                  <w:divsChild>
                    <w:div w:id="441532113">
                      <w:marLeft w:val="0"/>
                      <w:marRight w:val="0"/>
                      <w:marTop w:val="0"/>
                      <w:marBottom w:val="0"/>
                      <w:divBdr>
                        <w:top w:val="none" w:sz="0" w:space="0" w:color="auto"/>
                        <w:left w:val="none" w:sz="0" w:space="0" w:color="auto"/>
                        <w:bottom w:val="none" w:sz="0" w:space="0" w:color="auto"/>
                        <w:right w:val="none" w:sz="0" w:space="0" w:color="auto"/>
                      </w:divBdr>
                    </w:div>
                  </w:divsChild>
                </w:div>
                <w:div w:id="1902903682">
                  <w:marLeft w:val="0"/>
                  <w:marRight w:val="0"/>
                  <w:marTop w:val="0"/>
                  <w:marBottom w:val="0"/>
                  <w:divBdr>
                    <w:top w:val="none" w:sz="0" w:space="0" w:color="auto"/>
                    <w:left w:val="none" w:sz="0" w:space="0" w:color="auto"/>
                    <w:bottom w:val="none" w:sz="0" w:space="0" w:color="auto"/>
                    <w:right w:val="none" w:sz="0" w:space="0" w:color="auto"/>
                  </w:divBdr>
                  <w:divsChild>
                    <w:div w:id="67046691">
                      <w:marLeft w:val="0"/>
                      <w:marRight w:val="0"/>
                      <w:marTop w:val="0"/>
                      <w:marBottom w:val="0"/>
                      <w:divBdr>
                        <w:top w:val="none" w:sz="0" w:space="0" w:color="auto"/>
                        <w:left w:val="none" w:sz="0" w:space="0" w:color="auto"/>
                        <w:bottom w:val="none" w:sz="0" w:space="0" w:color="auto"/>
                        <w:right w:val="none" w:sz="0" w:space="0" w:color="auto"/>
                      </w:divBdr>
                    </w:div>
                  </w:divsChild>
                </w:div>
                <w:div w:id="1980919215">
                  <w:marLeft w:val="0"/>
                  <w:marRight w:val="0"/>
                  <w:marTop w:val="0"/>
                  <w:marBottom w:val="0"/>
                  <w:divBdr>
                    <w:top w:val="none" w:sz="0" w:space="0" w:color="auto"/>
                    <w:left w:val="none" w:sz="0" w:space="0" w:color="auto"/>
                    <w:bottom w:val="none" w:sz="0" w:space="0" w:color="auto"/>
                    <w:right w:val="none" w:sz="0" w:space="0" w:color="auto"/>
                  </w:divBdr>
                  <w:divsChild>
                    <w:div w:id="635184417">
                      <w:marLeft w:val="0"/>
                      <w:marRight w:val="0"/>
                      <w:marTop w:val="0"/>
                      <w:marBottom w:val="0"/>
                      <w:divBdr>
                        <w:top w:val="none" w:sz="0" w:space="0" w:color="auto"/>
                        <w:left w:val="none" w:sz="0" w:space="0" w:color="auto"/>
                        <w:bottom w:val="none" w:sz="0" w:space="0" w:color="auto"/>
                        <w:right w:val="none" w:sz="0" w:space="0" w:color="auto"/>
                      </w:divBdr>
                    </w:div>
                  </w:divsChild>
                </w:div>
                <w:div w:id="2004893548">
                  <w:marLeft w:val="0"/>
                  <w:marRight w:val="0"/>
                  <w:marTop w:val="0"/>
                  <w:marBottom w:val="0"/>
                  <w:divBdr>
                    <w:top w:val="none" w:sz="0" w:space="0" w:color="auto"/>
                    <w:left w:val="none" w:sz="0" w:space="0" w:color="auto"/>
                    <w:bottom w:val="none" w:sz="0" w:space="0" w:color="auto"/>
                    <w:right w:val="none" w:sz="0" w:space="0" w:color="auto"/>
                  </w:divBdr>
                  <w:divsChild>
                    <w:div w:id="79305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442483">
          <w:marLeft w:val="0"/>
          <w:marRight w:val="0"/>
          <w:marTop w:val="0"/>
          <w:marBottom w:val="0"/>
          <w:divBdr>
            <w:top w:val="none" w:sz="0" w:space="0" w:color="auto"/>
            <w:left w:val="none" w:sz="0" w:space="0" w:color="auto"/>
            <w:bottom w:val="none" w:sz="0" w:space="0" w:color="auto"/>
            <w:right w:val="none" w:sz="0" w:space="0" w:color="auto"/>
          </w:divBdr>
        </w:div>
        <w:div w:id="361594110">
          <w:marLeft w:val="0"/>
          <w:marRight w:val="0"/>
          <w:marTop w:val="0"/>
          <w:marBottom w:val="0"/>
          <w:divBdr>
            <w:top w:val="none" w:sz="0" w:space="0" w:color="auto"/>
            <w:left w:val="none" w:sz="0" w:space="0" w:color="auto"/>
            <w:bottom w:val="none" w:sz="0" w:space="0" w:color="auto"/>
            <w:right w:val="none" w:sz="0" w:space="0" w:color="auto"/>
          </w:divBdr>
        </w:div>
        <w:div w:id="383917880">
          <w:marLeft w:val="0"/>
          <w:marRight w:val="0"/>
          <w:marTop w:val="0"/>
          <w:marBottom w:val="0"/>
          <w:divBdr>
            <w:top w:val="none" w:sz="0" w:space="0" w:color="auto"/>
            <w:left w:val="none" w:sz="0" w:space="0" w:color="auto"/>
            <w:bottom w:val="none" w:sz="0" w:space="0" w:color="auto"/>
            <w:right w:val="none" w:sz="0" w:space="0" w:color="auto"/>
          </w:divBdr>
        </w:div>
        <w:div w:id="1097554819">
          <w:marLeft w:val="0"/>
          <w:marRight w:val="0"/>
          <w:marTop w:val="0"/>
          <w:marBottom w:val="0"/>
          <w:divBdr>
            <w:top w:val="none" w:sz="0" w:space="0" w:color="auto"/>
            <w:left w:val="none" w:sz="0" w:space="0" w:color="auto"/>
            <w:bottom w:val="none" w:sz="0" w:space="0" w:color="auto"/>
            <w:right w:val="none" w:sz="0" w:space="0" w:color="auto"/>
          </w:divBdr>
          <w:divsChild>
            <w:div w:id="528028618">
              <w:marLeft w:val="-75"/>
              <w:marRight w:val="0"/>
              <w:marTop w:val="30"/>
              <w:marBottom w:val="30"/>
              <w:divBdr>
                <w:top w:val="none" w:sz="0" w:space="0" w:color="auto"/>
                <w:left w:val="none" w:sz="0" w:space="0" w:color="auto"/>
                <w:bottom w:val="none" w:sz="0" w:space="0" w:color="auto"/>
                <w:right w:val="none" w:sz="0" w:space="0" w:color="auto"/>
              </w:divBdr>
              <w:divsChild>
                <w:div w:id="200243955">
                  <w:marLeft w:val="0"/>
                  <w:marRight w:val="0"/>
                  <w:marTop w:val="0"/>
                  <w:marBottom w:val="0"/>
                  <w:divBdr>
                    <w:top w:val="none" w:sz="0" w:space="0" w:color="auto"/>
                    <w:left w:val="none" w:sz="0" w:space="0" w:color="auto"/>
                    <w:bottom w:val="none" w:sz="0" w:space="0" w:color="auto"/>
                    <w:right w:val="none" w:sz="0" w:space="0" w:color="auto"/>
                  </w:divBdr>
                  <w:divsChild>
                    <w:div w:id="201330229">
                      <w:marLeft w:val="0"/>
                      <w:marRight w:val="0"/>
                      <w:marTop w:val="0"/>
                      <w:marBottom w:val="0"/>
                      <w:divBdr>
                        <w:top w:val="none" w:sz="0" w:space="0" w:color="auto"/>
                        <w:left w:val="none" w:sz="0" w:space="0" w:color="auto"/>
                        <w:bottom w:val="none" w:sz="0" w:space="0" w:color="auto"/>
                        <w:right w:val="none" w:sz="0" w:space="0" w:color="auto"/>
                      </w:divBdr>
                    </w:div>
                  </w:divsChild>
                </w:div>
                <w:div w:id="333607162">
                  <w:marLeft w:val="0"/>
                  <w:marRight w:val="0"/>
                  <w:marTop w:val="0"/>
                  <w:marBottom w:val="0"/>
                  <w:divBdr>
                    <w:top w:val="none" w:sz="0" w:space="0" w:color="auto"/>
                    <w:left w:val="none" w:sz="0" w:space="0" w:color="auto"/>
                    <w:bottom w:val="none" w:sz="0" w:space="0" w:color="auto"/>
                    <w:right w:val="none" w:sz="0" w:space="0" w:color="auto"/>
                  </w:divBdr>
                  <w:divsChild>
                    <w:div w:id="2038119008">
                      <w:marLeft w:val="0"/>
                      <w:marRight w:val="0"/>
                      <w:marTop w:val="0"/>
                      <w:marBottom w:val="0"/>
                      <w:divBdr>
                        <w:top w:val="none" w:sz="0" w:space="0" w:color="auto"/>
                        <w:left w:val="none" w:sz="0" w:space="0" w:color="auto"/>
                        <w:bottom w:val="none" w:sz="0" w:space="0" w:color="auto"/>
                        <w:right w:val="none" w:sz="0" w:space="0" w:color="auto"/>
                      </w:divBdr>
                    </w:div>
                  </w:divsChild>
                </w:div>
                <w:div w:id="464737552">
                  <w:marLeft w:val="0"/>
                  <w:marRight w:val="0"/>
                  <w:marTop w:val="0"/>
                  <w:marBottom w:val="0"/>
                  <w:divBdr>
                    <w:top w:val="none" w:sz="0" w:space="0" w:color="auto"/>
                    <w:left w:val="none" w:sz="0" w:space="0" w:color="auto"/>
                    <w:bottom w:val="none" w:sz="0" w:space="0" w:color="auto"/>
                    <w:right w:val="none" w:sz="0" w:space="0" w:color="auto"/>
                  </w:divBdr>
                  <w:divsChild>
                    <w:div w:id="1224562328">
                      <w:marLeft w:val="0"/>
                      <w:marRight w:val="0"/>
                      <w:marTop w:val="0"/>
                      <w:marBottom w:val="0"/>
                      <w:divBdr>
                        <w:top w:val="none" w:sz="0" w:space="0" w:color="auto"/>
                        <w:left w:val="none" w:sz="0" w:space="0" w:color="auto"/>
                        <w:bottom w:val="none" w:sz="0" w:space="0" w:color="auto"/>
                        <w:right w:val="none" w:sz="0" w:space="0" w:color="auto"/>
                      </w:divBdr>
                    </w:div>
                  </w:divsChild>
                </w:div>
                <w:div w:id="542638749">
                  <w:marLeft w:val="0"/>
                  <w:marRight w:val="0"/>
                  <w:marTop w:val="0"/>
                  <w:marBottom w:val="0"/>
                  <w:divBdr>
                    <w:top w:val="none" w:sz="0" w:space="0" w:color="auto"/>
                    <w:left w:val="none" w:sz="0" w:space="0" w:color="auto"/>
                    <w:bottom w:val="none" w:sz="0" w:space="0" w:color="auto"/>
                    <w:right w:val="none" w:sz="0" w:space="0" w:color="auto"/>
                  </w:divBdr>
                  <w:divsChild>
                    <w:div w:id="2104377810">
                      <w:marLeft w:val="0"/>
                      <w:marRight w:val="0"/>
                      <w:marTop w:val="0"/>
                      <w:marBottom w:val="0"/>
                      <w:divBdr>
                        <w:top w:val="none" w:sz="0" w:space="0" w:color="auto"/>
                        <w:left w:val="none" w:sz="0" w:space="0" w:color="auto"/>
                        <w:bottom w:val="none" w:sz="0" w:space="0" w:color="auto"/>
                        <w:right w:val="none" w:sz="0" w:space="0" w:color="auto"/>
                      </w:divBdr>
                    </w:div>
                  </w:divsChild>
                </w:div>
                <w:div w:id="614751001">
                  <w:marLeft w:val="0"/>
                  <w:marRight w:val="0"/>
                  <w:marTop w:val="0"/>
                  <w:marBottom w:val="0"/>
                  <w:divBdr>
                    <w:top w:val="none" w:sz="0" w:space="0" w:color="auto"/>
                    <w:left w:val="none" w:sz="0" w:space="0" w:color="auto"/>
                    <w:bottom w:val="none" w:sz="0" w:space="0" w:color="auto"/>
                    <w:right w:val="none" w:sz="0" w:space="0" w:color="auto"/>
                  </w:divBdr>
                  <w:divsChild>
                    <w:div w:id="1973360459">
                      <w:marLeft w:val="0"/>
                      <w:marRight w:val="0"/>
                      <w:marTop w:val="0"/>
                      <w:marBottom w:val="0"/>
                      <w:divBdr>
                        <w:top w:val="none" w:sz="0" w:space="0" w:color="auto"/>
                        <w:left w:val="none" w:sz="0" w:space="0" w:color="auto"/>
                        <w:bottom w:val="none" w:sz="0" w:space="0" w:color="auto"/>
                        <w:right w:val="none" w:sz="0" w:space="0" w:color="auto"/>
                      </w:divBdr>
                    </w:div>
                  </w:divsChild>
                </w:div>
                <w:div w:id="624502974">
                  <w:marLeft w:val="0"/>
                  <w:marRight w:val="0"/>
                  <w:marTop w:val="0"/>
                  <w:marBottom w:val="0"/>
                  <w:divBdr>
                    <w:top w:val="none" w:sz="0" w:space="0" w:color="auto"/>
                    <w:left w:val="none" w:sz="0" w:space="0" w:color="auto"/>
                    <w:bottom w:val="none" w:sz="0" w:space="0" w:color="auto"/>
                    <w:right w:val="none" w:sz="0" w:space="0" w:color="auto"/>
                  </w:divBdr>
                  <w:divsChild>
                    <w:div w:id="408582117">
                      <w:marLeft w:val="0"/>
                      <w:marRight w:val="0"/>
                      <w:marTop w:val="0"/>
                      <w:marBottom w:val="0"/>
                      <w:divBdr>
                        <w:top w:val="none" w:sz="0" w:space="0" w:color="auto"/>
                        <w:left w:val="none" w:sz="0" w:space="0" w:color="auto"/>
                        <w:bottom w:val="none" w:sz="0" w:space="0" w:color="auto"/>
                        <w:right w:val="none" w:sz="0" w:space="0" w:color="auto"/>
                      </w:divBdr>
                    </w:div>
                  </w:divsChild>
                </w:div>
                <w:div w:id="1023674608">
                  <w:marLeft w:val="0"/>
                  <w:marRight w:val="0"/>
                  <w:marTop w:val="0"/>
                  <w:marBottom w:val="0"/>
                  <w:divBdr>
                    <w:top w:val="none" w:sz="0" w:space="0" w:color="auto"/>
                    <w:left w:val="none" w:sz="0" w:space="0" w:color="auto"/>
                    <w:bottom w:val="none" w:sz="0" w:space="0" w:color="auto"/>
                    <w:right w:val="none" w:sz="0" w:space="0" w:color="auto"/>
                  </w:divBdr>
                  <w:divsChild>
                    <w:div w:id="1689018546">
                      <w:marLeft w:val="0"/>
                      <w:marRight w:val="0"/>
                      <w:marTop w:val="0"/>
                      <w:marBottom w:val="0"/>
                      <w:divBdr>
                        <w:top w:val="none" w:sz="0" w:space="0" w:color="auto"/>
                        <w:left w:val="none" w:sz="0" w:space="0" w:color="auto"/>
                        <w:bottom w:val="none" w:sz="0" w:space="0" w:color="auto"/>
                        <w:right w:val="none" w:sz="0" w:space="0" w:color="auto"/>
                      </w:divBdr>
                    </w:div>
                  </w:divsChild>
                </w:div>
                <w:div w:id="1103691937">
                  <w:marLeft w:val="0"/>
                  <w:marRight w:val="0"/>
                  <w:marTop w:val="0"/>
                  <w:marBottom w:val="0"/>
                  <w:divBdr>
                    <w:top w:val="none" w:sz="0" w:space="0" w:color="auto"/>
                    <w:left w:val="none" w:sz="0" w:space="0" w:color="auto"/>
                    <w:bottom w:val="none" w:sz="0" w:space="0" w:color="auto"/>
                    <w:right w:val="none" w:sz="0" w:space="0" w:color="auto"/>
                  </w:divBdr>
                  <w:divsChild>
                    <w:div w:id="1965621730">
                      <w:marLeft w:val="0"/>
                      <w:marRight w:val="0"/>
                      <w:marTop w:val="0"/>
                      <w:marBottom w:val="0"/>
                      <w:divBdr>
                        <w:top w:val="none" w:sz="0" w:space="0" w:color="auto"/>
                        <w:left w:val="none" w:sz="0" w:space="0" w:color="auto"/>
                        <w:bottom w:val="none" w:sz="0" w:space="0" w:color="auto"/>
                        <w:right w:val="none" w:sz="0" w:space="0" w:color="auto"/>
                      </w:divBdr>
                    </w:div>
                  </w:divsChild>
                </w:div>
                <w:div w:id="1443724013">
                  <w:marLeft w:val="0"/>
                  <w:marRight w:val="0"/>
                  <w:marTop w:val="0"/>
                  <w:marBottom w:val="0"/>
                  <w:divBdr>
                    <w:top w:val="none" w:sz="0" w:space="0" w:color="auto"/>
                    <w:left w:val="none" w:sz="0" w:space="0" w:color="auto"/>
                    <w:bottom w:val="none" w:sz="0" w:space="0" w:color="auto"/>
                    <w:right w:val="none" w:sz="0" w:space="0" w:color="auto"/>
                  </w:divBdr>
                  <w:divsChild>
                    <w:div w:id="606736054">
                      <w:marLeft w:val="0"/>
                      <w:marRight w:val="0"/>
                      <w:marTop w:val="0"/>
                      <w:marBottom w:val="0"/>
                      <w:divBdr>
                        <w:top w:val="none" w:sz="0" w:space="0" w:color="auto"/>
                        <w:left w:val="none" w:sz="0" w:space="0" w:color="auto"/>
                        <w:bottom w:val="none" w:sz="0" w:space="0" w:color="auto"/>
                        <w:right w:val="none" w:sz="0" w:space="0" w:color="auto"/>
                      </w:divBdr>
                    </w:div>
                  </w:divsChild>
                </w:div>
                <w:div w:id="1638225038">
                  <w:marLeft w:val="0"/>
                  <w:marRight w:val="0"/>
                  <w:marTop w:val="0"/>
                  <w:marBottom w:val="0"/>
                  <w:divBdr>
                    <w:top w:val="none" w:sz="0" w:space="0" w:color="auto"/>
                    <w:left w:val="none" w:sz="0" w:space="0" w:color="auto"/>
                    <w:bottom w:val="none" w:sz="0" w:space="0" w:color="auto"/>
                    <w:right w:val="none" w:sz="0" w:space="0" w:color="auto"/>
                  </w:divBdr>
                  <w:divsChild>
                    <w:div w:id="12534758">
                      <w:marLeft w:val="0"/>
                      <w:marRight w:val="0"/>
                      <w:marTop w:val="0"/>
                      <w:marBottom w:val="0"/>
                      <w:divBdr>
                        <w:top w:val="none" w:sz="0" w:space="0" w:color="auto"/>
                        <w:left w:val="none" w:sz="0" w:space="0" w:color="auto"/>
                        <w:bottom w:val="none" w:sz="0" w:space="0" w:color="auto"/>
                        <w:right w:val="none" w:sz="0" w:space="0" w:color="auto"/>
                      </w:divBdr>
                    </w:div>
                  </w:divsChild>
                </w:div>
                <w:div w:id="1965573909">
                  <w:marLeft w:val="0"/>
                  <w:marRight w:val="0"/>
                  <w:marTop w:val="0"/>
                  <w:marBottom w:val="0"/>
                  <w:divBdr>
                    <w:top w:val="none" w:sz="0" w:space="0" w:color="auto"/>
                    <w:left w:val="none" w:sz="0" w:space="0" w:color="auto"/>
                    <w:bottom w:val="none" w:sz="0" w:space="0" w:color="auto"/>
                    <w:right w:val="none" w:sz="0" w:space="0" w:color="auto"/>
                  </w:divBdr>
                  <w:divsChild>
                    <w:div w:id="1377117053">
                      <w:marLeft w:val="0"/>
                      <w:marRight w:val="0"/>
                      <w:marTop w:val="0"/>
                      <w:marBottom w:val="0"/>
                      <w:divBdr>
                        <w:top w:val="none" w:sz="0" w:space="0" w:color="auto"/>
                        <w:left w:val="none" w:sz="0" w:space="0" w:color="auto"/>
                        <w:bottom w:val="none" w:sz="0" w:space="0" w:color="auto"/>
                        <w:right w:val="none" w:sz="0" w:space="0" w:color="auto"/>
                      </w:divBdr>
                    </w:div>
                  </w:divsChild>
                </w:div>
                <w:div w:id="2124567681">
                  <w:marLeft w:val="0"/>
                  <w:marRight w:val="0"/>
                  <w:marTop w:val="0"/>
                  <w:marBottom w:val="0"/>
                  <w:divBdr>
                    <w:top w:val="none" w:sz="0" w:space="0" w:color="auto"/>
                    <w:left w:val="none" w:sz="0" w:space="0" w:color="auto"/>
                    <w:bottom w:val="none" w:sz="0" w:space="0" w:color="auto"/>
                    <w:right w:val="none" w:sz="0" w:space="0" w:color="auto"/>
                  </w:divBdr>
                  <w:divsChild>
                    <w:div w:id="17293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612624">
          <w:marLeft w:val="0"/>
          <w:marRight w:val="0"/>
          <w:marTop w:val="0"/>
          <w:marBottom w:val="0"/>
          <w:divBdr>
            <w:top w:val="none" w:sz="0" w:space="0" w:color="auto"/>
            <w:left w:val="none" w:sz="0" w:space="0" w:color="auto"/>
            <w:bottom w:val="none" w:sz="0" w:space="0" w:color="auto"/>
            <w:right w:val="none" w:sz="0" w:space="0" w:color="auto"/>
          </w:divBdr>
        </w:div>
        <w:div w:id="1313749311">
          <w:marLeft w:val="0"/>
          <w:marRight w:val="0"/>
          <w:marTop w:val="0"/>
          <w:marBottom w:val="0"/>
          <w:divBdr>
            <w:top w:val="none" w:sz="0" w:space="0" w:color="auto"/>
            <w:left w:val="none" w:sz="0" w:space="0" w:color="auto"/>
            <w:bottom w:val="none" w:sz="0" w:space="0" w:color="auto"/>
            <w:right w:val="none" w:sz="0" w:space="0" w:color="auto"/>
          </w:divBdr>
        </w:div>
        <w:div w:id="1623610267">
          <w:marLeft w:val="0"/>
          <w:marRight w:val="0"/>
          <w:marTop w:val="0"/>
          <w:marBottom w:val="0"/>
          <w:divBdr>
            <w:top w:val="none" w:sz="0" w:space="0" w:color="auto"/>
            <w:left w:val="none" w:sz="0" w:space="0" w:color="auto"/>
            <w:bottom w:val="none" w:sz="0" w:space="0" w:color="auto"/>
            <w:right w:val="none" w:sz="0" w:space="0" w:color="auto"/>
          </w:divBdr>
          <w:divsChild>
            <w:div w:id="304971097">
              <w:marLeft w:val="-75"/>
              <w:marRight w:val="0"/>
              <w:marTop w:val="30"/>
              <w:marBottom w:val="30"/>
              <w:divBdr>
                <w:top w:val="none" w:sz="0" w:space="0" w:color="auto"/>
                <w:left w:val="none" w:sz="0" w:space="0" w:color="auto"/>
                <w:bottom w:val="none" w:sz="0" w:space="0" w:color="auto"/>
                <w:right w:val="none" w:sz="0" w:space="0" w:color="auto"/>
              </w:divBdr>
              <w:divsChild>
                <w:div w:id="145704053">
                  <w:marLeft w:val="0"/>
                  <w:marRight w:val="0"/>
                  <w:marTop w:val="0"/>
                  <w:marBottom w:val="0"/>
                  <w:divBdr>
                    <w:top w:val="none" w:sz="0" w:space="0" w:color="auto"/>
                    <w:left w:val="none" w:sz="0" w:space="0" w:color="auto"/>
                    <w:bottom w:val="none" w:sz="0" w:space="0" w:color="auto"/>
                    <w:right w:val="none" w:sz="0" w:space="0" w:color="auto"/>
                  </w:divBdr>
                  <w:divsChild>
                    <w:div w:id="1905992376">
                      <w:marLeft w:val="0"/>
                      <w:marRight w:val="0"/>
                      <w:marTop w:val="0"/>
                      <w:marBottom w:val="0"/>
                      <w:divBdr>
                        <w:top w:val="none" w:sz="0" w:space="0" w:color="auto"/>
                        <w:left w:val="none" w:sz="0" w:space="0" w:color="auto"/>
                        <w:bottom w:val="none" w:sz="0" w:space="0" w:color="auto"/>
                        <w:right w:val="none" w:sz="0" w:space="0" w:color="auto"/>
                      </w:divBdr>
                    </w:div>
                  </w:divsChild>
                </w:div>
                <w:div w:id="175048072">
                  <w:marLeft w:val="0"/>
                  <w:marRight w:val="0"/>
                  <w:marTop w:val="0"/>
                  <w:marBottom w:val="0"/>
                  <w:divBdr>
                    <w:top w:val="none" w:sz="0" w:space="0" w:color="auto"/>
                    <w:left w:val="none" w:sz="0" w:space="0" w:color="auto"/>
                    <w:bottom w:val="none" w:sz="0" w:space="0" w:color="auto"/>
                    <w:right w:val="none" w:sz="0" w:space="0" w:color="auto"/>
                  </w:divBdr>
                  <w:divsChild>
                    <w:div w:id="1056389421">
                      <w:marLeft w:val="0"/>
                      <w:marRight w:val="0"/>
                      <w:marTop w:val="0"/>
                      <w:marBottom w:val="0"/>
                      <w:divBdr>
                        <w:top w:val="none" w:sz="0" w:space="0" w:color="auto"/>
                        <w:left w:val="none" w:sz="0" w:space="0" w:color="auto"/>
                        <w:bottom w:val="none" w:sz="0" w:space="0" w:color="auto"/>
                        <w:right w:val="none" w:sz="0" w:space="0" w:color="auto"/>
                      </w:divBdr>
                    </w:div>
                    <w:div w:id="2079087641">
                      <w:marLeft w:val="0"/>
                      <w:marRight w:val="0"/>
                      <w:marTop w:val="0"/>
                      <w:marBottom w:val="0"/>
                      <w:divBdr>
                        <w:top w:val="none" w:sz="0" w:space="0" w:color="auto"/>
                        <w:left w:val="none" w:sz="0" w:space="0" w:color="auto"/>
                        <w:bottom w:val="none" w:sz="0" w:space="0" w:color="auto"/>
                        <w:right w:val="none" w:sz="0" w:space="0" w:color="auto"/>
                      </w:divBdr>
                    </w:div>
                  </w:divsChild>
                </w:div>
                <w:div w:id="256059677">
                  <w:marLeft w:val="0"/>
                  <w:marRight w:val="0"/>
                  <w:marTop w:val="0"/>
                  <w:marBottom w:val="0"/>
                  <w:divBdr>
                    <w:top w:val="none" w:sz="0" w:space="0" w:color="auto"/>
                    <w:left w:val="none" w:sz="0" w:space="0" w:color="auto"/>
                    <w:bottom w:val="none" w:sz="0" w:space="0" w:color="auto"/>
                    <w:right w:val="none" w:sz="0" w:space="0" w:color="auto"/>
                  </w:divBdr>
                  <w:divsChild>
                    <w:div w:id="934485695">
                      <w:marLeft w:val="0"/>
                      <w:marRight w:val="0"/>
                      <w:marTop w:val="0"/>
                      <w:marBottom w:val="0"/>
                      <w:divBdr>
                        <w:top w:val="none" w:sz="0" w:space="0" w:color="auto"/>
                        <w:left w:val="none" w:sz="0" w:space="0" w:color="auto"/>
                        <w:bottom w:val="none" w:sz="0" w:space="0" w:color="auto"/>
                        <w:right w:val="none" w:sz="0" w:space="0" w:color="auto"/>
                      </w:divBdr>
                    </w:div>
                  </w:divsChild>
                </w:div>
                <w:div w:id="257444362">
                  <w:marLeft w:val="0"/>
                  <w:marRight w:val="0"/>
                  <w:marTop w:val="0"/>
                  <w:marBottom w:val="0"/>
                  <w:divBdr>
                    <w:top w:val="none" w:sz="0" w:space="0" w:color="auto"/>
                    <w:left w:val="none" w:sz="0" w:space="0" w:color="auto"/>
                    <w:bottom w:val="none" w:sz="0" w:space="0" w:color="auto"/>
                    <w:right w:val="none" w:sz="0" w:space="0" w:color="auto"/>
                  </w:divBdr>
                  <w:divsChild>
                    <w:div w:id="919994655">
                      <w:marLeft w:val="0"/>
                      <w:marRight w:val="0"/>
                      <w:marTop w:val="0"/>
                      <w:marBottom w:val="0"/>
                      <w:divBdr>
                        <w:top w:val="none" w:sz="0" w:space="0" w:color="auto"/>
                        <w:left w:val="none" w:sz="0" w:space="0" w:color="auto"/>
                        <w:bottom w:val="none" w:sz="0" w:space="0" w:color="auto"/>
                        <w:right w:val="none" w:sz="0" w:space="0" w:color="auto"/>
                      </w:divBdr>
                    </w:div>
                  </w:divsChild>
                </w:div>
                <w:div w:id="301814520">
                  <w:marLeft w:val="0"/>
                  <w:marRight w:val="0"/>
                  <w:marTop w:val="0"/>
                  <w:marBottom w:val="0"/>
                  <w:divBdr>
                    <w:top w:val="none" w:sz="0" w:space="0" w:color="auto"/>
                    <w:left w:val="none" w:sz="0" w:space="0" w:color="auto"/>
                    <w:bottom w:val="none" w:sz="0" w:space="0" w:color="auto"/>
                    <w:right w:val="none" w:sz="0" w:space="0" w:color="auto"/>
                  </w:divBdr>
                  <w:divsChild>
                    <w:div w:id="274407533">
                      <w:marLeft w:val="0"/>
                      <w:marRight w:val="0"/>
                      <w:marTop w:val="0"/>
                      <w:marBottom w:val="0"/>
                      <w:divBdr>
                        <w:top w:val="none" w:sz="0" w:space="0" w:color="auto"/>
                        <w:left w:val="none" w:sz="0" w:space="0" w:color="auto"/>
                        <w:bottom w:val="none" w:sz="0" w:space="0" w:color="auto"/>
                        <w:right w:val="none" w:sz="0" w:space="0" w:color="auto"/>
                      </w:divBdr>
                    </w:div>
                  </w:divsChild>
                </w:div>
                <w:div w:id="319962836">
                  <w:marLeft w:val="0"/>
                  <w:marRight w:val="0"/>
                  <w:marTop w:val="0"/>
                  <w:marBottom w:val="0"/>
                  <w:divBdr>
                    <w:top w:val="none" w:sz="0" w:space="0" w:color="auto"/>
                    <w:left w:val="none" w:sz="0" w:space="0" w:color="auto"/>
                    <w:bottom w:val="none" w:sz="0" w:space="0" w:color="auto"/>
                    <w:right w:val="none" w:sz="0" w:space="0" w:color="auto"/>
                  </w:divBdr>
                  <w:divsChild>
                    <w:div w:id="237906494">
                      <w:marLeft w:val="0"/>
                      <w:marRight w:val="0"/>
                      <w:marTop w:val="0"/>
                      <w:marBottom w:val="0"/>
                      <w:divBdr>
                        <w:top w:val="none" w:sz="0" w:space="0" w:color="auto"/>
                        <w:left w:val="none" w:sz="0" w:space="0" w:color="auto"/>
                        <w:bottom w:val="none" w:sz="0" w:space="0" w:color="auto"/>
                        <w:right w:val="none" w:sz="0" w:space="0" w:color="auto"/>
                      </w:divBdr>
                    </w:div>
                  </w:divsChild>
                </w:div>
                <w:div w:id="523205314">
                  <w:marLeft w:val="0"/>
                  <w:marRight w:val="0"/>
                  <w:marTop w:val="0"/>
                  <w:marBottom w:val="0"/>
                  <w:divBdr>
                    <w:top w:val="none" w:sz="0" w:space="0" w:color="auto"/>
                    <w:left w:val="none" w:sz="0" w:space="0" w:color="auto"/>
                    <w:bottom w:val="none" w:sz="0" w:space="0" w:color="auto"/>
                    <w:right w:val="none" w:sz="0" w:space="0" w:color="auto"/>
                  </w:divBdr>
                  <w:divsChild>
                    <w:div w:id="1015814570">
                      <w:marLeft w:val="0"/>
                      <w:marRight w:val="0"/>
                      <w:marTop w:val="0"/>
                      <w:marBottom w:val="0"/>
                      <w:divBdr>
                        <w:top w:val="none" w:sz="0" w:space="0" w:color="auto"/>
                        <w:left w:val="none" w:sz="0" w:space="0" w:color="auto"/>
                        <w:bottom w:val="none" w:sz="0" w:space="0" w:color="auto"/>
                        <w:right w:val="none" w:sz="0" w:space="0" w:color="auto"/>
                      </w:divBdr>
                    </w:div>
                  </w:divsChild>
                </w:div>
                <w:div w:id="533079870">
                  <w:marLeft w:val="0"/>
                  <w:marRight w:val="0"/>
                  <w:marTop w:val="0"/>
                  <w:marBottom w:val="0"/>
                  <w:divBdr>
                    <w:top w:val="none" w:sz="0" w:space="0" w:color="auto"/>
                    <w:left w:val="none" w:sz="0" w:space="0" w:color="auto"/>
                    <w:bottom w:val="none" w:sz="0" w:space="0" w:color="auto"/>
                    <w:right w:val="none" w:sz="0" w:space="0" w:color="auto"/>
                  </w:divBdr>
                  <w:divsChild>
                    <w:div w:id="712390414">
                      <w:marLeft w:val="0"/>
                      <w:marRight w:val="0"/>
                      <w:marTop w:val="0"/>
                      <w:marBottom w:val="0"/>
                      <w:divBdr>
                        <w:top w:val="none" w:sz="0" w:space="0" w:color="auto"/>
                        <w:left w:val="none" w:sz="0" w:space="0" w:color="auto"/>
                        <w:bottom w:val="none" w:sz="0" w:space="0" w:color="auto"/>
                        <w:right w:val="none" w:sz="0" w:space="0" w:color="auto"/>
                      </w:divBdr>
                    </w:div>
                  </w:divsChild>
                </w:div>
                <w:div w:id="726491134">
                  <w:marLeft w:val="0"/>
                  <w:marRight w:val="0"/>
                  <w:marTop w:val="0"/>
                  <w:marBottom w:val="0"/>
                  <w:divBdr>
                    <w:top w:val="none" w:sz="0" w:space="0" w:color="auto"/>
                    <w:left w:val="none" w:sz="0" w:space="0" w:color="auto"/>
                    <w:bottom w:val="none" w:sz="0" w:space="0" w:color="auto"/>
                    <w:right w:val="none" w:sz="0" w:space="0" w:color="auto"/>
                  </w:divBdr>
                  <w:divsChild>
                    <w:div w:id="997927326">
                      <w:marLeft w:val="0"/>
                      <w:marRight w:val="0"/>
                      <w:marTop w:val="0"/>
                      <w:marBottom w:val="0"/>
                      <w:divBdr>
                        <w:top w:val="none" w:sz="0" w:space="0" w:color="auto"/>
                        <w:left w:val="none" w:sz="0" w:space="0" w:color="auto"/>
                        <w:bottom w:val="none" w:sz="0" w:space="0" w:color="auto"/>
                        <w:right w:val="none" w:sz="0" w:space="0" w:color="auto"/>
                      </w:divBdr>
                    </w:div>
                  </w:divsChild>
                </w:div>
                <w:div w:id="804547368">
                  <w:marLeft w:val="0"/>
                  <w:marRight w:val="0"/>
                  <w:marTop w:val="0"/>
                  <w:marBottom w:val="0"/>
                  <w:divBdr>
                    <w:top w:val="none" w:sz="0" w:space="0" w:color="auto"/>
                    <w:left w:val="none" w:sz="0" w:space="0" w:color="auto"/>
                    <w:bottom w:val="none" w:sz="0" w:space="0" w:color="auto"/>
                    <w:right w:val="none" w:sz="0" w:space="0" w:color="auto"/>
                  </w:divBdr>
                  <w:divsChild>
                    <w:div w:id="1719892378">
                      <w:marLeft w:val="0"/>
                      <w:marRight w:val="0"/>
                      <w:marTop w:val="0"/>
                      <w:marBottom w:val="0"/>
                      <w:divBdr>
                        <w:top w:val="none" w:sz="0" w:space="0" w:color="auto"/>
                        <w:left w:val="none" w:sz="0" w:space="0" w:color="auto"/>
                        <w:bottom w:val="none" w:sz="0" w:space="0" w:color="auto"/>
                        <w:right w:val="none" w:sz="0" w:space="0" w:color="auto"/>
                      </w:divBdr>
                    </w:div>
                  </w:divsChild>
                </w:div>
                <w:div w:id="905722427">
                  <w:marLeft w:val="0"/>
                  <w:marRight w:val="0"/>
                  <w:marTop w:val="0"/>
                  <w:marBottom w:val="0"/>
                  <w:divBdr>
                    <w:top w:val="none" w:sz="0" w:space="0" w:color="auto"/>
                    <w:left w:val="none" w:sz="0" w:space="0" w:color="auto"/>
                    <w:bottom w:val="none" w:sz="0" w:space="0" w:color="auto"/>
                    <w:right w:val="none" w:sz="0" w:space="0" w:color="auto"/>
                  </w:divBdr>
                  <w:divsChild>
                    <w:div w:id="1017468742">
                      <w:marLeft w:val="0"/>
                      <w:marRight w:val="0"/>
                      <w:marTop w:val="0"/>
                      <w:marBottom w:val="0"/>
                      <w:divBdr>
                        <w:top w:val="none" w:sz="0" w:space="0" w:color="auto"/>
                        <w:left w:val="none" w:sz="0" w:space="0" w:color="auto"/>
                        <w:bottom w:val="none" w:sz="0" w:space="0" w:color="auto"/>
                        <w:right w:val="none" w:sz="0" w:space="0" w:color="auto"/>
                      </w:divBdr>
                    </w:div>
                  </w:divsChild>
                </w:div>
                <w:div w:id="916403125">
                  <w:marLeft w:val="0"/>
                  <w:marRight w:val="0"/>
                  <w:marTop w:val="0"/>
                  <w:marBottom w:val="0"/>
                  <w:divBdr>
                    <w:top w:val="none" w:sz="0" w:space="0" w:color="auto"/>
                    <w:left w:val="none" w:sz="0" w:space="0" w:color="auto"/>
                    <w:bottom w:val="none" w:sz="0" w:space="0" w:color="auto"/>
                    <w:right w:val="none" w:sz="0" w:space="0" w:color="auto"/>
                  </w:divBdr>
                  <w:divsChild>
                    <w:div w:id="411509997">
                      <w:marLeft w:val="0"/>
                      <w:marRight w:val="0"/>
                      <w:marTop w:val="0"/>
                      <w:marBottom w:val="0"/>
                      <w:divBdr>
                        <w:top w:val="none" w:sz="0" w:space="0" w:color="auto"/>
                        <w:left w:val="none" w:sz="0" w:space="0" w:color="auto"/>
                        <w:bottom w:val="none" w:sz="0" w:space="0" w:color="auto"/>
                        <w:right w:val="none" w:sz="0" w:space="0" w:color="auto"/>
                      </w:divBdr>
                    </w:div>
                  </w:divsChild>
                </w:div>
                <w:div w:id="1016493129">
                  <w:marLeft w:val="0"/>
                  <w:marRight w:val="0"/>
                  <w:marTop w:val="0"/>
                  <w:marBottom w:val="0"/>
                  <w:divBdr>
                    <w:top w:val="none" w:sz="0" w:space="0" w:color="auto"/>
                    <w:left w:val="none" w:sz="0" w:space="0" w:color="auto"/>
                    <w:bottom w:val="none" w:sz="0" w:space="0" w:color="auto"/>
                    <w:right w:val="none" w:sz="0" w:space="0" w:color="auto"/>
                  </w:divBdr>
                  <w:divsChild>
                    <w:div w:id="188106241">
                      <w:marLeft w:val="0"/>
                      <w:marRight w:val="0"/>
                      <w:marTop w:val="0"/>
                      <w:marBottom w:val="0"/>
                      <w:divBdr>
                        <w:top w:val="none" w:sz="0" w:space="0" w:color="auto"/>
                        <w:left w:val="none" w:sz="0" w:space="0" w:color="auto"/>
                        <w:bottom w:val="none" w:sz="0" w:space="0" w:color="auto"/>
                        <w:right w:val="none" w:sz="0" w:space="0" w:color="auto"/>
                      </w:divBdr>
                    </w:div>
                  </w:divsChild>
                </w:div>
                <w:div w:id="1043138259">
                  <w:marLeft w:val="0"/>
                  <w:marRight w:val="0"/>
                  <w:marTop w:val="0"/>
                  <w:marBottom w:val="0"/>
                  <w:divBdr>
                    <w:top w:val="none" w:sz="0" w:space="0" w:color="auto"/>
                    <w:left w:val="none" w:sz="0" w:space="0" w:color="auto"/>
                    <w:bottom w:val="none" w:sz="0" w:space="0" w:color="auto"/>
                    <w:right w:val="none" w:sz="0" w:space="0" w:color="auto"/>
                  </w:divBdr>
                  <w:divsChild>
                    <w:div w:id="531960438">
                      <w:marLeft w:val="0"/>
                      <w:marRight w:val="0"/>
                      <w:marTop w:val="0"/>
                      <w:marBottom w:val="0"/>
                      <w:divBdr>
                        <w:top w:val="none" w:sz="0" w:space="0" w:color="auto"/>
                        <w:left w:val="none" w:sz="0" w:space="0" w:color="auto"/>
                        <w:bottom w:val="none" w:sz="0" w:space="0" w:color="auto"/>
                        <w:right w:val="none" w:sz="0" w:space="0" w:color="auto"/>
                      </w:divBdr>
                    </w:div>
                  </w:divsChild>
                </w:div>
                <w:div w:id="1203906499">
                  <w:marLeft w:val="0"/>
                  <w:marRight w:val="0"/>
                  <w:marTop w:val="0"/>
                  <w:marBottom w:val="0"/>
                  <w:divBdr>
                    <w:top w:val="none" w:sz="0" w:space="0" w:color="auto"/>
                    <w:left w:val="none" w:sz="0" w:space="0" w:color="auto"/>
                    <w:bottom w:val="none" w:sz="0" w:space="0" w:color="auto"/>
                    <w:right w:val="none" w:sz="0" w:space="0" w:color="auto"/>
                  </w:divBdr>
                  <w:divsChild>
                    <w:div w:id="1154226797">
                      <w:marLeft w:val="0"/>
                      <w:marRight w:val="0"/>
                      <w:marTop w:val="0"/>
                      <w:marBottom w:val="0"/>
                      <w:divBdr>
                        <w:top w:val="none" w:sz="0" w:space="0" w:color="auto"/>
                        <w:left w:val="none" w:sz="0" w:space="0" w:color="auto"/>
                        <w:bottom w:val="none" w:sz="0" w:space="0" w:color="auto"/>
                        <w:right w:val="none" w:sz="0" w:space="0" w:color="auto"/>
                      </w:divBdr>
                    </w:div>
                  </w:divsChild>
                </w:div>
                <w:div w:id="1314986596">
                  <w:marLeft w:val="0"/>
                  <w:marRight w:val="0"/>
                  <w:marTop w:val="0"/>
                  <w:marBottom w:val="0"/>
                  <w:divBdr>
                    <w:top w:val="none" w:sz="0" w:space="0" w:color="auto"/>
                    <w:left w:val="none" w:sz="0" w:space="0" w:color="auto"/>
                    <w:bottom w:val="none" w:sz="0" w:space="0" w:color="auto"/>
                    <w:right w:val="none" w:sz="0" w:space="0" w:color="auto"/>
                  </w:divBdr>
                  <w:divsChild>
                    <w:div w:id="328216168">
                      <w:marLeft w:val="0"/>
                      <w:marRight w:val="0"/>
                      <w:marTop w:val="0"/>
                      <w:marBottom w:val="0"/>
                      <w:divBdr>
                        <w:top w:val="none" w:sz="0" w:space="0" w:color="auto"/>
                        <w:left w:val="none" w:sz="0" w:space="0" w:color="auto"/>
                        <w:bottom w:val="none" w:sz="0" w:space="0" w:color="auto"/>
                        <w:right w:val="none" w:sz="0" w:space="0" w:color="auto"/>
                      </w:divBdr>
                    </w:div>
                  </w:divsChild>
                </w:div>
                <w:div w:id="1340232740">
                  <w:marLeft w:val="0"/>
                  <w:marRight w:val="0"/>
                  <w:marTop w:val="0"/>
                  <w:marBottom w:val="0"/>
                  <w:divBdr>
                    <w:top w:val="none" w:sz="0" w:space="0" w:color="auto"/>
                    <w:left w:val="none" w:sz="0" w:space="0" w:color="auto"/>
                    <w:bottom w:val="none" w:sz="0" w:space="0" w:color="auto"/>
                    <w:right w:val="none" w:sz="0" w:space="0" w:color="auto"/>
                  </w:divBdr>
                  <w:divsChild>
                    <w:div w:id="1426683814">
                      <w:marLeft w:val="0"/>
                      <w:marRight w:val="0"/>
                      <w:marTop w:val="0"/>
                      <w:marBottom w:val="0"/>
                      <w:divBdr>
                        <w:top w:val="none" w:sz="0" w:space="0" w:color="auto"/>
                        <w:left w:val="none" w:sz="0" w:space="0" w:color="auto"/>
                        <w:bottom w:val="none" w:sz="0" w:space="0" w:color="auto"/>
                        <w:right w:val="none" w:sz="0" w:space="0" w:color="auto"/>
                      </w:divBdr>
                    </w:div>
                  </w:divsChild>
                </w:div>
                <w:div w:id="1454597494">
                  <w:marLeft w:val="0"/>
                  <w:marRight w:val="0"/>
                  <w:marTop w:val="0"/>
                  <w:marBottom w:val="0"/>
                  <w:divBdr>
                    <w:top w:val="none" w:sz="0" w:space="0" w:color="auto"/>
                    <w:left w:val="none" w:sz="0" w:space="0" w:color="auto"/>
                    <w:bottom w:val="none" w:sz="0" w:space="0" w:color="auto"/>
                    <w:right w:val="none" w:sz="0" w:space="0" w:color="auto"/>
                  </w:divBdr>
                  <w:divsChild>
                    <w:div w:id="12806757">
                      <w:marLeft w:val="0"/>
                      <w:marRight w:val="0"/>
                      <w:marTop w:val="0"/>
                      <w:marBottom w:val="0"/>
                      <w:divBdr>
                        <w:top w:val="none" w:sz="0" w:space="0" w:color="auto"/>
                        <w:left w:val="none" w:sz="0" w:space="0" w:color="auto"/>
                        <w:bottom w:val="none" w:sz="0" w:space="0" w:color="auto"/>
                        <w:right w:val="none" w:sz="0" w:space="0" w:color="auto"/>
                      </w:divBdr>
                    </w:div>
                  </w:divsChild>
                </w:div>
                <w:div w:id="1722249705">
                  <w:marLeft w:val="0"/>
                  <w:marRight w:val="0"/>
                  <w:marTop w:val="0"/>
                  <w:marBottom w:val="0"/>
                  <w:divBdr>
                    <w:top w:val="none" w:sz="0" w:space="0" w:color="auto"/>
                    <w:left w:val="none" w:sz="0" w:space="0" w:color="auto"/>
                    <w:bottom w:val="none" w:sz="0" w:space="0" w:color="auto"/>
                    <w:right w:val="none" w:sz="0" w:space="0" w:color="auto"/>
                  </w:divBdr>
                  <w:divsChild>
                    <w:div w:id="1606426479">
                      <w:marLeft w:val="0"/>
                      <w:marRight w:val="0"/>
                      <w:marTop w:val="0"/>
                      <w:marBottom w:val="0"/>
                      <w:divBdr>
                        <w:top w:val="none" w:sz="0" w:space="0" w:color="auto"/>
                        <w:left w:val="none" w:sz="0" w:space="0" w:color="auto"/>
                        <w:bottom w:val="none" w:sz="0" w:space="0" w:color="auto"/>
                        <w:right w:val="none" w:sz="0" w:space="0" w:color="auto"/>
                      </w:divBdr>
                    </w:div>
                  </w:divsChild>
                </w:div>
                <w:div w:id="1852571652">
                  <w:marLeft w:val="0"/>
                  <w:marRight w:val="0"/>
                  <w:marTop w:val="0"/>
                  <w:marBottom w:val="0"/>
                  <w:divBdr>
                    <w:top w:val="none" w:sz="0" w:space="0" w:color="auto"/>
                    <w:left w:val="none" w:sz="0" w:space="0" w:color="auto"/>
                    <w:bottom w:val="none" w:sz="0" w:space="0" w:color="auto"/>
                    <w:right w:val="none" w:sz="0" w:space="0" w:color="auto"/>
                  </w:divBdr>
                  <w:divsChild>
                    <w:div w:id="1245608501">
                      <w:marLeft w:val="0"/>
                      <w:marRight w:val="0"/>
                      <w:marTop w:val="0"/>
                      <w:marBottom w:val="0"/>
                      <w:divBdr>
                        <w:top w:val="none" w:sz="0" w:space="0" w:color="auto"/>
                        <w:left w:val="none" w:sz="0" w:space="0" w:color="auto"/>
                        <w:bottom w:val="none" w:sz="0" w:space="0" w:color="auto"/>
                        <w:right w:val="none" w:sz="0" w:space="0" w:color="auto"/>
                      </w:divBdr>
                    </w:div>
                  </w:divsChild>
                </w:div>
                <w:div w:id="1855876776">
                  <w:marLeft w:val="0"/>
                  <w:marRight w:val="0"/>
                  <w:marTop w:val="0"/>
                  <w:marBottom w:val="0"/>
                  <w:divBdr>
                    <w:top w:val="none" w:sz="0" w:space="0" w:color="auto"/>
                    <w:left w:val="none" w:sz="0" w:space="0" w:color="auto"/>
                    <w:bottom w:val="none" w:sz="0" w:space="0" w:color="auto"/>
                    <w:right w:val="none" w:sz="0" w:space="0" w:color="auto"/>
                  </w:divBdr>
                  <w:divsChild>
                    <w:div w:id="406194470">
                      <w:marLeft w:val="0"/>
                      <w:marRight w:val="0"/>
                      <w:marTop w:val="0"/>
                      <w:marBottom w:val="0"/>
                      <w:divBdr>
                        <w:top w:val="none" w:sz="0" w:space="0" w:color="auto"/>
                        <w:left w:val="none" w:sz="0" w:space="0" w:color="auto"/>
                        <w:bottom w:val="none" w:sz="0" w:space="0" w:color="auto"/>
                        <w:right w:val="none" w:sz="0" w:space="0" w:color="auto"/>
                      </w:divBdr>
                    </w:div>
                  </w:divsChild>
                </w:div>
                <w:div w:id="1955553736">
                  <w:marLeft w:val="0"/>
                  <w:marRight w:val="0"/>
                  <w:marTop w:val="0"/>
                  <w:marBottom w:val="0"/>
                  <w:divBdr>
                    <w:top w:val="none" w:sz="0" w:space="0" w:color="auto"/>
                    <w:left w:val="none" w:sz="0" w:space="0" w:color="auto"/>
                    <w:bottom w:val="none" w:sz="0" w:space="0" w:color="auto"/>
                    <w:right w:val="none" w:sz="0" w:space="0" w:color="auto"/>
                  </w:divBdr>
                  <w:divsChild>
                    <w:div w:id="1809934133">
                      <w:marLeft w:val="0"/>
                      <w:marRight w:val="0"/>
                      <w:marTop w:val="0"/>
                      <w:marBottom w:val="0"/>
                      <w:divBdr>
                        <w:top w:val="none" w:sz="0" w:space="0" w:color="auto"/>
                        <w:left w:val="none" w:sz="0" w:space="0" w:color="auto"/>
                        <w:bottom w:val="none" w:sz="0" w:space="0" w:color="auto"/>
                        <w:right w:val="none" w:sz="0" w:space="0" w:color="auto"/>
                      </w:divBdr>
                    </w:div>
                  </w:divsChild>
                </w:div>
                <w:div w:id="1986855517">
                  <w:marLeft w:val="0"/>
                  <w:marRight w:val="0"/>
                  <w:marTop w:val="0"/>
                  <w:marBottom w:val="0"/>
                  <w:divBdr>
                    <w:top w:val="none" w:sz="0" w:space="0" w:color="auto"/>
                    <w:left w:val="none" w:sz="0" w:space="0" w:color="auto"/>
                    <w:bottom w:val="none" w:sz="0" w:space="0" w:color="auto"/>
                    <w:right w:val="none" w:sz="0" w:space="0" w:color="auto"/>
                  </w:divBdr>
                  <w:divsChild>
                    <w:div w:id="2095008609">
                      <w:marLeft w:val="0"/>
                      <w:marRight w:val="0"/>
                      <w:marTop w:val="0"/>
                      <w:marBottom w:val="0"/>
                      <w:divBdr>
                        <w:top w:val="none" w:sz="0" w:space="0" w:color="auto"/>
                        <w:left w:val="none" w:sz="0" w:space="0" w:color="auto"/>
                        <w:bottom w:val="none" w:sz="0" w:space="0" w:color="auto"/>
                        <w:right w:val="none" w:sz="0" w:space="0" w:color="auto"/>
                      </w:divBdr>
                    </w:div>
                  </w:divsChild>
                </w:div>
                <w:div w:id="1992324011">
                  <w:marLeft w:val="0"/>
                  <w:marRight w:val="0"/>
                  <w:marTop w:val="0"/>
                  <w:marBottom w:val="0"/>
                  <w:divBdr>
                    <w:top w:val="none" w:sz="0" w:space="0" w:color="auto"/>
                    <w:left w:val="none" w:sz="0" w:space="0" w:color="auto"/>
                    <w:bottom w:val="none" w:sz="0" w:space="0" w:color="auto"/>
                    <w:right w:val="none" w:sz="0" w:space="0" w:color="auto"/>
                  </w:divBdr>
                  <w:divsChild>
                    <w:div w:id="584339191">
                      <w:marLeft w:val="0"/>
                      <w:marRight w:val="0"/>
                      <w:marTop w:val="0"/>
                      <w:marBottom w:val="0"/>
                      <w:divBdr>
                        <w:top w:val="none" w:sz="0" w:space="0" w:color="auto"/>
                        <w:left w:val="none" w:sz="0" w:space="0" w:color="auto"/>
                        <w:bottom w:val="none" w:sz="0" w:space="0" w:color="auto"/>
                        <w:right w:val="none" w:sz="0" w:space="0" w:color="auto"/>
                      </w:divBdr>
                    </w:div>
                  </w:divsChild>
                </w:div>
                <w:div w:id="2016226535">
                  <w:marLeft w:val="0"/>
                  <w:marRight w:val="0"/>
                  <w:marTop w:val="0"/>
                  <w:marBottom w:val="0"/>
                  <w:divBdr>
                    <w:top w:val="none" w:sz="0" w:space="0" w:color="auto"/>
                    <w:left w:val="none" w:sz="0" w:space="0" w:color="auto"/>
                    <w:bottom w:val="none" w:sz="0" w:space="0" w:color="auto"/>
                    <w:right w:val="none" w:sz="0" w:space="0" w:color="auto"/>
                  </w:divBdr>
                  <w:divsChild>
                    <w:div w:id="1217549728">
                      <w:marLeft w:val="0"/>
                      <w:marRight w:val="0"/>
                      <w:marTop w:val="0"/>
                      <w:marBottom w:val="0"/>
                      <w:divBdr>
                        <w:top w:val="none" w:sz="0" w:space="0" w:color="auto"/>
                        <w:left w:val="none" w:sz="0" w:space="0" w:color="auto"/>
                        <w:bottom w:val="none" w:sz="0" w:space="0" w:color="auto"/>
                        <w:right w:val="none" w:sz="0" w:space="0" w:color="auto"/>
                      </w:divBdr>
                    </w:div>
                  </w:divsChild>
                </w:div>
                <w:div w:id="2019845091">
                  <w:marLeft w:val="0"/>
                  <w:marRight w:val="0"/>
                  <w:marTop w:val="0"/>
                  <w:marBottom w:val="0"/>
                  <w:divBdr>
                    <w:top w:val="none" w:sz="0" w:space="0" w:color="auto"/>
                    <w:left w:val="none" w:sz="0" w:space="0" w:color="auto"/>
                    <w:bottom w:val="none" w:sz="0" w:space="0" w:color="auto"/>
                    <w:right w:val="none" w:sz="0" w:space="0" w:color="auto"/>
                  </w:divBdr>
                  <w:divsChild>
                    <w:div w:id="714081720">
                      <w:marLeft w:val="0"/>
                      <w:marRight w:val="0"/>
                      <w:marTop w:val="0"/>
                      <w:marBottom w:val="0"/>
                      <w:divBdr>
                        <w:top w:val="none" w:sz="0" w:space="0" w:color="auto"/>
                        <w:left w:val="none" w:sz="0" w:space="0" w:color="auto"/>
                        <w:bottom w:val="none" w:sz="0" w:space="0" w:color="auto"/>
                        <w:right w:val="none" w:sz="0" w:space="0" w:color="auto"/>
                      </w:divBdr>
                    </w:div>
                  </w:divsChild>
                </w:div>
                <w:div w:id="2032030609">
                  <w:marLeft w:val="0"/>
                  <w:marRight w:val="0"/>
                  <w:marTop w:val="0"/>
                  <w:marBottom w:val="0"/>
                  <w:divBdr>
                    <w:top w:val="none" w:sz="0" w:space="0" w:color="auto"/>
                    <w:left w:val="none" w:sz="0" w:space="0" w:color="auto"/>
                    <w:bottom w:val="none" w:sz="0" w:space="0" w:color="auto"/>
                    <w:right w:val="none" w:sz="0" w:space="0" w:color="auto"/>
                  </w:divBdr>
                  <w:divsChild>
                    <w:div w:id="1998731197">
                      <w:marLeft w:val="0"/>
                      <w:marRight w:val="0"/>
                      <w:marTop w:val="0"/>
                      <w:marBottom w:val="0"/>
                      <w:divBdr>
                        <w:top w:val="none" w:sz="0" w:space="0" w:color="auto"/>
                        <w:left w:val="none" w:sz="0" w:space="0" w:color="auto"/>
                        <w:bottom w:val="none" w:sz="0" w:space="0" w:color="auto"/>
                        <w:right w:val="none" w:sz="0" w:space="0" w:color="auto"/>
                      </w:divBdr>
                    </w:div>
                  </w:divsChild>
                </w:div>
                <w:div w:id="2082099187">
                  <w:marLeft w:val="0"/>
                  <w:marRight w:val="0"/>
                  <w:marTop w:val="0"/>
                  <w:marBottom w:val="0"/>
                  <w:divBdr>
                    <w:top w:val="none" w:sz="0" w:space="0" w:color="auto"/>
                    <w:left w:val="none" w:sz="0" w:space="0" w:color="auto"/>
                    <w:bottom w:val="none" w:sz="0" w:space="0" w:color="auto"/>
                    <w:right w:val="none" w:sz="0" w:space="0" w:color="auto"/>
                  </w:divBdr>
                  <w:divsChild>
                    <w:div w:id="2001302352">
                      <w:marLeft w:val="0"/>
                      <w:marRight w:val="0"/>
                      <w:marTop w:val="0"/>
                      <w:marBottom w:val="0"/>
                      <w:divBdr>
                        <w:top w:val="none" w:sz="0" w:space="0" w:color="auto"/>
                        <w:left w:val="none" w:sz="0" w:space="0" w:color="auto"/>
                        <w:bottom w:val="none" w:sz="0" w:space="0" w:color="auto"/>
                        <w:right w:val="none" w:sz="0" w:space="0" w:color="auto"/>
                      </w:divBdr>
                    </w:div>
                  </w:divsChild>
                </w:div>
                <w:div w:id="2119526194">
                  <w:marLeft w:val="0"/>
                  <w:marRight w:val="0"/>
                  <w:marTop w:val="0"/>
                  <w:marBottom w:val="0"/>
                  <w:divBdr>
                    <w:top w:val="none" w:sz="0" w:space="0" w:color="auto"/>
                    <w:left w:val="none" w:sz="0" w:space="0" w:color="auto"/>
                    <w:bottom w:val="none" w:sz="0" w:space="0" w:color="auto"/>
                    <w:right w:val="none" w:sz="0" w:space="0" w:color="auto"/>
                  </w:divBdr>
                  <w:divsChild>
                    <w:div w:id="1645818677">
                      <w:marLeft w:val="0"/>
                      <w:marRight w:val="0"/>
                      <w:marTop w:val="0"/>
                      <w:marBottom w:val="0"/>
                      <w:divBdr>
                        <w:top w:val="none" w:sz="0" w:space="0" w:color="auto"/>
                        <w:left w:val="none" w:sz="0" w:space="0" w:color="auto"/>
                        <w:bottom w:val="none" w:sz="0" w:space="0" w:color="auto"/>
                        <w:right w:val="none" w:sz="0" w:space="0" w:color="auto"/>
                      </w:divBdr>
                    </w:div>
                  </w:divsChild>
                </w:div>
                <w:div w:id="2136290262">
                  <w:marLeft w:val="0"/>
                  <w:marRight w:val="0"/>
                  <w:marTop w:val="0"/>
                  <w:marBottom w:val="0"/>
                  <w:divBdr>
                    <w:top w:val="none" w:sz="0" w:space="0" w:color="auto"/>
                    <w:left w:val="none" w:sz="0" w:space="0" w:color="auto"/>
                    <w:bottom w:val="none" w:sz="0" w:space="0" w:color="auto"/>
                    <w:right w:val="none" w:sz="0" w:space="0" w:color="auto"/>
                  </w:divBdr>
                  <w:divsChild>
                    <w:div w:id="1217013322">
                      <w:marLeft w:val="0"/>
                      <w:marRight w:val="0"/>
                      <w:marTop w:val="0"/>
                      <w:marBottom w:val="0"/>
                      <w:divBdr>
                        <w:top w:val="none" w:sz="0" w:space="0" w:color="auto"/>
                        <w:left w:val="none" w:sz="0" w:space="0" w:color="auto"/>
                        <w:bottom w:val="none" w:sz="0" w:space="0" w:color="auto"/>
                        <w:right w:val="none" w:sz="0" w:space="0" w:color="auto"/>
                      </w:divBdr>
                    </w:div>
                  </w:divsChild>
                </w:div>
                <w:div w:id="2142920854">
                  <w:marLeft w:val="0"/>
                  <w:marRight w:val="0"/>
                  <w:marTop w:val="0"/>
                  <w:marBottom w:val="0"/>
                  <w:divBdr>
                    <w:top w:val="none" w:sz="0" w:space="0" w:color="auto"/>
                    <w:left w:val="none" w:sz="0" w:space="0" w:color="auto"/>
                    <w:bottom w:val="none" w:sz="0" w:space="0" w:color="auto"/>
                    <w:right w:val="none" w:sz="0" w:space="0" w:color="auto"/>
                  </w:divBdr>
                  <w:divsChild>
                    <w:div w:id="209613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449981">
      <w:bodyDiv w:val="1"/>
      <w:marLeft w:val="0"/>
      <w:marRight w:val="0"/>
      <w:marTop w:val="0"/>
      <w:marBottom w:val="0"/>
      <w:divBdr>
        <w:top w:val="none" w:sz="0" w:space="0" w:color="auto"/>
        <w:left w:val="none" w:sz="0" w:space="0" w:color="auto"/>
        <w:bottom w:val="none" w:sz="0" w:space="0" w:color="auto"/>
        <w:right w:val="none" w:sz="0" w:space="0" w:color="auto"/>
      </w:divBdr>
      <w:divsChild>
        <w:div w:id="199510497">
          <w:marLeft w:val="0"/>
          <w:marRight w:val="0"/>
          <w:marTop w:val="0"/>
          <w:marBottom w:val="0"/>
          <w:divBdr>
            <w:top w:val="none" w:sz="0" w:space="0" w:color="auto"/>
            <w:left w:val="none" w:sz="0" w:space="0" w:color="auto"/>
            <w:bottom w:val="none" w:sz="0" w:space="0" w:color="auto"/>
            <w:right w:val="none" w:sz="0" w:space="0" w:color="auto"/>
          </w:divBdr>
          <w:divsChild>
            <w:div w:id="2070882183">
              <w:marLeft w:val="-75"/>
              <w:marRight w:val="0"/>
              <w:marTop w:val="30"/>
              <w:marBottom w:val="30"/>
              <w:divBdr>
                <w:top w:val="none" w:sz="0" w:space="0" w:color="auto"/>
                <w:left w:val="none" w:sz="0" w:space="0" w:color="auto"/>
                <w:bottom w:val="none" w:sz="0" w:space="0" w:color="auto"/>
                <w:right w:val="none" w:sz="0" w:space="0" w:color="auto"/>
              </w:divBdr>
              <w:divsChild>
                <w:div w:id="171409080">
                  <w:marLeft w:val="0"/>
                  <w:marRight w:val="0"/>
                  <w:marTop w:val="0"/>
                  <w:marBottom w:val="0"/>
                  <w:divBdr>
                    <w:top w:val="none" w:sz="0" w:space="0" w:color="auto"/>
                    <w:left w:val="none" w:sz="0" w:space="0" w:color="auto"/>
                    <w:bottom w:val="none" w:sz="0" w:space="0" w:color="auto"/>
                    <w:right w:val="none" w:sz="0" w:space="0" w:color="auto"/>
                  </w:divBdr>
                  <w:divsChild>
                    <w:div w:id="130640356">
                      <w:marLeft w:val="0"/>
                      <w:marRight w:val="0"/>
                      <w:marTop w:val="0"/>
                      <w:marBottom w:val="0"/>
                      <w:divBdr>
                        <w:top w:val="none" w:sz="0" w:space="0" w:color="auto"/>
                        <w:left w:val="none" w:sz="0" w:space="0" w:color="auto"/>
                        <w:bottom w:val="none" w:sz="0" w:space="0" w:color="auto"/>
                        <w:right w:val="none" w:sz="0" w:space="0" w:color="auto"/>
                      </w:divBdr>
                    </w:div>
                  </w:divsChild>
                </w:div>
                <w:div w:id="194345006">
                  <w:marLeft w:val="0"/>
                  <w:marRight w:val="0"/>
                  <w:marTop w:val="0"/>
                  <w:marBottom w:val="0"/>
                  <w:divBdr>
                    <w:top w:val="none" w:sz="0" w:space="0" w:color="auto"/>
                    <w:left w:val="none" w:sz="0" w:space="0" w:color="auto"/>
                    <w:bottom w:val="none" w:sz="0" w:space="0" w:color="auto"/>
                    <w:right w:val="none" w:sz="0" w:space="0" w:color="auto"/>
                  </w:divBdr>
                  <w:divsChild>
                    <w:div w:id="2140300869">
                      <w:marLeft w:val="0"/>
                      <w:marRight w:val="0"/>
                      <w:marTop w:val="0"/>
                      <w:marBottom w:val="0"/>
                      <w:divBdr>
                        <w:top w:val="none" w:sz="0" w:space="0" w:color="auto"/>
                        <w:left w:val="none" w:sz="0" w:space="0" w:color="auto"/>
                        <w:bottom w:val="none" w:sz="0" w:space="0" w:color="auto"/>
                        <w:right w:val="none" w:sz="0" w:space="0" w:color="auto"/>
                      </w:divBdr>
                    </w:div>
                  </w:divsChild>
                </w:div>
                <w:div w:id="278491242">
                  <w:marLeft w:val="0"/>
                  <w:marRight w:val="0"/>
                  <w:marTop w:val="0"/>
                  <w:marBottom w:val="0"/>
                  <w:divBdr>
                    <w:top w:val="none" w:sz="0" w:space="0" w:color="auto"/>
                    <w:left w:val="none" w:sz="0" w:space="0" w:color="auto"/>
                    <w:bottom w:val="none" w:sz="0" w:space="0" w:color="auto"/>
                    <w:right w:val="none" w:sz="0" w:space="0" w:color="auto"/>
                  </w:divBdr>
                  <w:divsChild>
                    <w:div w:id="600184454">
                      <w:marLeft w:val="0"/>
                      <w:marRight w:val="0"/>
                      <w:marTop w:val="0"/>
                      <w:marBottom w:val="0"/>
                      <w:divBdr>
                        <w:top w:val="none" w:sz="0" w:space="0" w:color="auto"/>
                        <w:left w:val="none" w:sz="0" w:space="0" w:color="auto"/>
                        <w:bottom w:val="none" w:sz="0" w:space="0" w:color="auto"/>
                        <w:right w:val="none" w:sz="0" w:space="0" w:color="auto"/>
                      </w:divBdr>
                    </w:div>
                  </w:divsChild>
                </w:div>
                <w:div w:id="279067233">
                  <w:marLeft w:val="0"/>
                  <w:marRight w:val="0"/>
                  <w:marTop w:val="0"/>
                  <w:marBottom w:val="0"/>
                  <w:divBdr>
                    <w:top w:val="none" w:sz="0" w:space="0" w:color="auto"/>
                    <w:left w:val="none" w:sz="0" w:space="0" w:color="auto"/>
                    <w:bottom w:val="none" w:sz="0" w:space="0" w:color="auto"/>
                    <w:right w:val="none" w:sz="0" w:space="0" w:color="auto"/>
                  </w:divBdr>
                  <w:divsChild>
                    <w:div w:id="887496723">
                      <w:marLeft w:val="0"/>
                      <w:marRight w:val="0"/>
                      <w:marTop w:val="0"/>
                      <w:marBottom w:val="0"/>
                      <w:divBdr>
                        <w:top w:val="none" w:sz="0" w:space="0" w:color="auto"/>
                        <w:left w:val="none" w:sz="0" w:space="0" w:color="auto"/>
                        <w:bottom w:val="none" w:sz="0" w:space="0" w:color="auto"/>
                        <w:right w:val="none" w:sz="0" w:space="0" w:color="auto"/>
                      </w:divBdr>
                    </w:div>
                  </w:divsChild>
                </w:div>
                <w:div w:id="297685358">
                  <w:marLeft w:val="0"/>
                  <w:marRight w:val="0"/>
                  <w:marTop w:val="0"/>
                  <w:marBottom w:val="0"/>
                  <w:divBdr>
                    <w:top w:val="none" w:sz="0" w:space="0" w:color="auto"/>
                    <w:left w:val="none" w:sz="0" w:space="0" w:color="auto"/>
                    <w:bottom w:val="none" w:sz="0" w:space="0" w:color="auto"/>
                    <w:right w:val="none" w:sz="0" w:space="0" w:color="auto"/>
                  </w:divBdr>
                  <w:divsChild>
                    <w:div w:id="1835414929">
                      <w:marLeft w:val="0"/>
                      <w:marRight w:val="0"/>
                      <w:marTop w:val="0"/>
                      <w:marBottom w:val="0"/>
                      <w:divBdr>
                        <w:top w:val="none" w:sz="0" w:space="0" w:color="auto"/>
                        <w:left w:val="none" w:sz="0" w:space="0" w:color="auto"/>
                        <w:bottom w:val="none" w:sz="0" w:space="0" w:color="auto"/>
                        <w:right w:val="none" w:sz="0" w:space="0" w:color="auto"/>
                      </w:divBdr>
                    </w:div>
                  </w:divsChild>
                </w:div>
                <w:div w:id="388305657">
                  <w:marLeft w:val="0"/>
                  <w:marRight w:val="0"/>
                  <w:marTop w:val="0"/>
                  <w:marBottom w:val="0"/>
                  <w:divBdr>
                    <w:top w:val="none" w:sz="0" w:space="0" w:color="auto"/>
                    <w:left w:val="none" w:sz="0" w:space="0" w:color="auto"/>
                    <w:bottom w:val="none" w:sz="0" w:space="0" w:color="auto"/>
                    <w:right w:val="none" w:sz="0" w:space="0" w:color="auto"/>
                  </w:divBdr>
                  <w:divsChild>
                    <w:div w:id="960654191">
                      <w:marLeft w:val="0"/>
                      <w:marRight w:val="0"/>
                      <w:marTop w:val="0"/>
                      <w:marBottom w:val="0"/>
                      <w:divBdr>
                        <w:top w:val="none" w:sz="0" w:space="0" w:color="auto"/>
                        <w:left w:val="none" w:sz="0" w:space="0" w:color="auto"/>
                        <w:bottom w:val="none" w:sz="0" w:space="0" w:color="auto"/>
                        <w:right w:val="none" w:sz="0" w:space="0" w:color="auto"/>
                      </w:divBdr>
                    </w:div>
                  </w:divsChild>
                </w:div>
                <w:div w:id="441189504">
                  <w:marLeft w:val="0"/>
                  <w:marRight w:val="0"/>
                  <w:marTop w:val="0"/>
                  <w:marBottom w:val="0"/>
                  <w:divBdr>
                    <w:top w:val="none" w:sz="0" w:space="0" w:color="auto"/>
                    <w:left w:val="none" w:sz="0" w:space="0" w:color="auto"/>
                    <w:bottom w:val="none" w:sz="0" w:space="0" w:color="auto"/>
                    <w:right w:val="none" w:sz="0" w:space="0" w:color="auto"/>
                  </w:divBdr>
                  <w:divsChild>
                    <w:div w:id="1592854369">
                      <w:marLeft w:val="0"/>
                      <w:marRight w:val="0"/>
                      <w:marTop w:val="0"/>
                      <w:marBottom w:val="0"/>
                      <w:divBdr>
                        <w:top w:val="none" w:sz="0" w:space="0" w:color="auto"/>
                        <w:left w:val="none" w:sz="0" w:space="0" w:color="auto"/>
                        <w:bottom w:val="none" w:sz="0" w:space="0" w:color="auto"/>
                        <w:right w:val="none" w:sz="0" w:space="0" w:color="auto"/>
                      </w:divBdr>
                    </w:div>
                    <w:div w:id="1814370855">
                      <w:marLeft w:val="0"/>
                      <w:marRight w:val="0"/>
                      <w:marTop w:val="0"/>
                      <w:marBottom w:val="0"/>
                      <w:divBdr>
                        <w:top w:val="none" w:sz="0" w:space="0" w:color="auto"/>
                        <w:left w:val="none" w:sz="0" w:space="0" w:color="auto"/>
                        <w:bottom w:val="none" w:sz="0" w:space="0" w:color="auto"/>
                        <w:right w:val="none" w:sz="0" w:space="0" w:color="auto"/>
                      </w:divBdr>
                    </w:div>
                  </w:divsChild>
                </w:div>
                <w:div w:id="549730599">
                  <w:marLeft w:val="0"/>
                  <w:marRight w:val="0"/>
                  <w:marTop w:val="0"/>
                  <w:marBottom w:val="0"/>
                  <w:divBdr>
                    <w:top w:val="none" w:sz="0" w:space="0" w:color="auto"/>
                    <w:left w:val="none" w:sz="0" w:space="0" w:color="auto"/>
                    <w:bottom w:val="none" w:sz="0" w:space="0" w:color="auto"/>
                    <w:right w:val="none" w:sz="0" w:space="0" w:color="auto"/>
                  </w:divBdr>
                  <w:divsChild>
                    <w:div w:id="47456616">
                      <w:marLeft w:val="0"/>
                      <w:marRight w:val="0"/>
                      <w:marTop w:val="0"/>
                      <w:marBottom w:val="0"/>
                      <w:divBdr>
                        <w:top w:val="none" w:sz="0" w:space="0" w:color="auto"/>
                        <w:left w:val="none" w:sz="0" w:space="0" w:color="auto"/>
                        <w:bottom w:val="none" w:sz="0" w:space="0" w:color="auto"/>
                        <w:right w:val="none" w:sz="0" w:space="0" w:color="auto"/>
                      </w:divBdr>
                    </w:div>
                  </w:divsChild>
                </w:div>
                <w:div w:id="572281463">
                  <w:marLeft w:val="0"/>
                  <w:marRight w:val="0"/>
                  <w:marTop w:val="0"/>
                  <w:marBottom w:val="0"/>
                  <w:divBdr>
                    <w:top w:val="none" w:sz="0" w:space="0" w:color="auto"/>
                    <w:left w:val="none" w:sz="0" w:space="0" w:color="auto"/>
                    <w:bottom w:val="none" w:sz="0" w:space="0" w:color="auto"/>
                    <w:right w:val="none" w:sz="0" w:space="0" w:color="auto"/>
                  </w:divBdr>
                  <w:divsChild>
                    <w:div w:id="605965962">
                      <w:marLeft w:val="0"/>
                      <w:marRight w:val="0"/>
                      <w:marTop w:val="0"/>
                      <w:marBottom w:val="0"/>
                      <w:divBdr>
                        <w:top w:val="none" w:sz="0" w:space="0" w:color="auto"/>
                        <w:left w:val="none" w:sz="0" w:space="0" w:color="auto"/>
                        <w:bottom w:val="none" w:sz="0" w:space="0" w:color="auto"/>
                        <w:right w:val="none" w:sz="0" w:space="0" w:color="auto"/>
                      </w:divBdr>
                    </w:div>
                    <w:div w:id="751584751">
                      <w:marLeft w:val="0"/>
                      <w:marRight w:val="0"/>
                      <w:marTop w:val="0"/>
                      <w:marBottom w:val="0"/>
                      <w:divBdr>
                        <w:top w:val="none" w:sz="0" w:space="0" w:color="auto"/>
                        <w:left w:val="none" w:sz="0" w:space="0" w:color="auto"/>
                        <w:bottom w:val="none" w:sz="0" w:space="0" w:color="auto"/>
                        <w:right w:val="none" w:sz="0" w:space="0" w:color="auto"/>
                      </w:divBdr>
                    </w:div>
                    <w:div w:id="1560823584">
                      <w:marLeft w:val="0"/>
                      <w:marRight w:val="0"/>
                      <w:marTop w:val="0"/>
                      <w:marBottom w:val="0"/>
                      <w:divBdr>
                        <w:top w:val="none" w:sz="0" w:space="0" w:color="auto"/>
                        <w:left w:val="none" w:sz="0" w:space="0" w:color="auto"/>
                        <w:bottom w:val="none" w:sz="0" w:space="0" w:color="auto"/>
                        <w:right w:val="none" w:sz="0" w:space="0" w:color="auto"/>
                      </w:divBdr>
                    </w:div>
                  </w:divsChild>
                </w:div>
                <w:div w:id="656810291">
                  <w:marLeft w:val="0"/>
                  <w:marRight w:val="0"/>
                  <w:marTop w:val="0"/>
                  <w:marBottom w:val="0"/>
                  <w:divBdr>
                    <w:top w:val="none" w:sz="0" w:space="0" w:color="auto"/>
                    <w:left w:val="none" w:sz="0" w:space="0" w:color="auto"/>
                    <w:bottom w:val="none" w:sz="0" w:space="0" w:color="auto"/>
                    <w:right w:val="none" w:sz="0" w:space="0" w:color="auto"/>
                  </w:divBdr>
                  <w:divsChild>
                    <w:div w:id="607858979">
                      <w:marLeft w:val="0"/>
                      <w:marRight w:val="0"/>
                      <w:marTop w:val="0"/>
                      <w:marBottom w:val="0"/>
                      <w:divBdr>
                        <w:top w:val="none" w:sz="0" w:space="0" w:color="auto"/>
                        <w:left w:val="none" w:sz="0" w:space="0" w:color="auto"/>
                        <w:bottom w:val="none" w:sz="0" w:space="0" w:color="auto"/>
                        <w:right w:val="none" w:sz="0" w:space="0" w:color="auto"/>
                      </w:divBdr>
                    </w:div>
                  </w:divsChild>
                </w:div>
                <w:div w:id="760685116">
                  <w:marLeft w:val="0"/>
                  <w:marRight w:val="0"/>
                  <w:marTop w:val="0"/>
                  <w:marBottom w:val="0"/>
                  <w:divBdr>
                    <w:top w:val="none" w:sz="0" w:space="0" w:color="auto"/>
                    <w:left w:val="none" w:sz="0" w:space="0" w:color="auto"/>
                    <w:bottom w:val="none" w:sz="0" w:space="0" w:color="auto"/>
                    <w:right w:val="none" w:sz="0" w:space="0" w:color="auto"/>
                  </w:divBdr>
                  <w:divsChild>
                    <w:div w:id="238100443">
                      <w:marLeft w:val="0"/>
                      <w:marRight w:val="0"/>
                      <w:marTop w:val="0"/>
                      <w:marBottom w:val="0"/>
                      <w:divBdr>
                        <w:top w:val="none" w:sz="0" w:space="0" w:color="auto"/>
                        <w:left w:val="none" w:sz="0" w:space="0" w:color="auto"/>
                        <w:bottom w:val="none" w:sz="0" w:space="0" w:color="auto"/>
                        <w:right w:val="none" w:sz="0" w:space="0" w:color="auto"/>
                      </w:divBdr>
                    </w:div>
                  </w:divsChild>
                </w:div>
                <w:div w:id="790829305">
                  <w:marLeft w:val="0"/>
                  <w:marRight w:val="0"/>
                  <w:marTop w:val="0"/>
                  <w:marBottom w:val="0"/>
                  <w:divBdr>
                    <w:top w:val="none" w:sz="0" w:space="0" w:color="auto"/>
                    <w:left w:val="none" w:sz="0" w:space="0" w:color="auto"/>
                    <w:bottom w:val="none" w:sz="0" w:space="0" w:color="auto"/>
                    <w:right w:val="none" w:sz="0" w:space="0" w:color="auto"/>
                  </w:divBdr>
                  <w:divsChild>
                    <w:div w:id="1881434351">
                      <w:marLeft w:val="0"/>
                      <w:marRight w:val="0"/>
                      <w:marTop w:val="0"/>
                      <w:marBottom w:val="0"/>
                      <w:divBdr>
                        <w:top w:val="none" w:sz="0" w:space="0" w:color="auto"/>
                        <w:left w:val="none" w:sz="0" w:space="0" w:color="auto"/>
                        <w:bottom w:val="none" w:sz="0" w:space="0" w:color="auto"/>
                        <w:right w:val="none" w:sz="0" w:space="0" w:color="auto"/>
                      </w:divBdr>
                    </w:div>
                  </w:divsChild>
                </w:div>
                <w:div w:id="824398611">
                  <w:marLeft w:val="0"/>
                  <w:marRight w:val="0"/>
                  <w:marTop w:val="0"/>
                  <w:marBottom w:val="0"/>
                  <w:divBdr>
                    <w:top w:val="none" w:sz="0" w:space="0" w:color="auto"/>
                    <w:left w:val="none" w:sz="0" w:space="0" w:color="auto"/>
                    <w:bottom w:val="none" w:sz="0" w:space="0" w:color="auto"/>
                    <w:right w:val="none" w:sz="0" w:space="0" w:color="auto"/>
                  </w:divBdr>
                  <w:divsChild>
                    <w:div w:id="153185496">
                      <w:marLeft w:val="0"/>
                      <w:marRight w:val="0"/>
                      <w:marTop w:val="0"/>
                      <w:marBottom w:val="0"/>
                      <w:divBdr>
                        <w:top w:val="none" w:sz="0" w:space="0" w:color="auto"/>
                        <w:left w:val="none" w:sz="0" w:space="0" w:color="auto"/>
                        <w:bottom w:val="none" w:sz="0" w:space="0" w:color="auto"/>
                        <w:right w:val="none" w:sz="0" w:space="0" w:color="auto"/>
                      </w:divBdr>
                    </w:div>
                  </w:divsChild>
                </w:div>
                <w:div w:id="924193625">
                  <w:marLeft w:val="0"/>
                  <w:marRight w:val="0"/>
                  <w:marTop w:val="0"/>
                  <w:marBottom w:val="0"/>
                  <w:divBdr>
                    <w:top w:val="none" w:sz="0" w:space="0" w:color="auto"/>
                    <w:left w:val="none" w:sz="0" w:space="0" w:color="auto"/>
                    <w:bottom w:val="none" w:sz="0" w:space="0" w:color="auto"/>
                    <w:right w:val="none" w:sz="0" w:space="0" w:color="auto"/>
                  </w:divBdr>
                  <w:divsChild>
                    <w:div w:id="1477145019">
                      <w:marLeft w:val="0"/>
                      <w:marRight w:val="0"/>
                      <w:marTop w:val="0"/>
                      <w:marBottom w:val="0"/>
                      <w:divBdr>
                        <w:top w:val="none" w:sz="0" w:space="0" w:color="auto"/>
                        <w:left w:val="none" w:sz="0" w:space="0" w:color="auto"/>
                        <w:bottom w:val="none" w:sz="0" w:space="0" w:color="auto"/>
                        <w:right w:val="none" w:sz="0" w:space="0" w:color="auto"/>
                      </w:divBdr>
                    </w:div>
                  </w:divsChild>
                </w:div>
                <w:div w:id="994454165">
                  <w:marLeft w:val="0"/>
                  <w:marRight w:val="0"/>
                  <w:marTop w:val="0"/>
                  <w:marBottom w:val="0"/>
                  <w:divBdr>
                    <w:top w:val="none" w:sz="0" w:space="0" w:color="auto"/>
                    <w:left w:val="none" w:sz="0" w:space="0" w:color="auto"/>
                    <w:bottom w:val="none" w:sz="0" w:space="0" w:color="auto"/>
                    <w:right w:val="none" w:sz="0" w:space="0" w:color="auto"/>
                  </w:divBdr>
                  <w:divsChild>
                    <w:div w:id="822938866">
                      <w:marLeft w:val="0"/>
                      <w:marRight w:val="0"/>
                      <w:marTop w:val="0"/>
                      <w:marBottom w:val="0"/>
                      <w:divBdr>
                        <w:top w:val="none" w:sz="0" w:space="0" w:color="auto"/>
                        <w:left w:val="none" w:sz="0" w:space="0" w:color="auto"/>
                        <w:bottom w:val="none" w:sz="0" w:space="0" w:color="auto"/>
                        <w:right w:val="none" w:sz="0" w:space="0" w:color="auto"/>
                      </w:divBdr>
                    </w:div>
                  </w:divsChild>
                </w:div>
                <w:div w:id="1137839511">
                  <w:marLeft w:val="0"/>
                  <w:marRight w:val="0"/>
                  <w:marTop w:val="0"/>
                  <w:marBottom w:val="0"/>
                  <w:divBdr>
                    <w:top w:val="none" w:sz="0" w:space="0" w:color="auto"/>
                    <w:left w:val="none" w:sz="0" w:space="0" w:color="auto"/>
                    <w:bottom w:val="none" w:sz="0" w:space="0" w:color="auto"/>
                    <w:right w:val="none" w:sz="0" w:space="0" w:color="auto"/>
                  </w:divBdr>
                  <w:divsChild>
                    <w:div w:id="1618179078">
                      <w:marLeft w:val="0"/>
                      <w:marRight w:val="0"/>
                      <w:marTop w:val="0"/>
                      <w:marBottom w:val="0"/>
                      <w:divBdr>
                        <w:top w:val="none" w:sz="0" w:space="0" w:color="auto"/>
                        <w:left w:val="none" w:sz="0" w:space="0" w:color="auto"/>
                        <w:bottom w:val="none" w:sz="0" w:space="0" w:color="auto"/>
                        <w:right w:val="none" w:sz="0" w:space="0" w:color="auto"/>
                      </w:divBdr>
                    </w:div>
                  </w:divsChild>
                </w:div>
                <w:div w:id="1149829822">
                  <w:marLeft w:val="0"/>
                  <w:marRight w:val="0"/>
                  <w:marTop w:val="0"/>
                  <w:marBottom w:val="0"/>
                  <w:divBdr>
                    <w:top w:val="none" w:sz="0" w:space="0" w:color="auto"/>
                    <w:left w:val="none" w:sz="0" w:space="0" w:color="auto"/>
                    <w:bottom w:val="none" w:sz="0" w:space="0" w:color="auto"/>
                    <w:right w:val="none" w:sz="0" w:space="0" w:color="auto"/>
                  </w:divBdr>
                  <w:divsChild>
                    <w:div w:id="471294314">
                      <w:marLeft w:val="0"/>
                      <w:marRight w:val="0"/>
                      <w:marTop w:val="0"/>
                      <w:marBottom w:val="0"/>
                      <w:divBdr>
                        <w:top w:val="none" w:sz="0" w:space="0" w:color="auto"/>
                        <w:left w:val="none" w:sz="0" w:space="0" w:color="auto"/>
                        <w:bottom w:val="none" w:sz="0" w:space="0" w:color="auto"/>
                        <w:right w:val="none" w:sz="0" w:space="0" w:color="auto"/>
                      </w:divBdr>
                    </w:div>
                  </w:divsChild>
                </w:div>
                <w:div w:id="1195121452">
                  <w:marLeft w:val="0"/>
                  <w:marRight w:val="0"/>
                  <w:marTop w:val="0"/>
                  <w:marBottom w:val="0"/>
                  <w:divBdr>
                    <w:top w:val="none" w:sz="0" w:space="0" w:color="auto"/>
                    <w:left w:val="none" w:sz="0" w:space="0" w:color="auto"/>
                    <w:bottom w:val="none" w:sz="0" w:space="0" w:color="auto"/>
                    <w:right w:val="none" w:sz="0" w:space="0" w:color="auto"/>
                  </w:divBdr>
                  <w:divsChild>
                    <w:div w:id="1703435993">
                      <w:marLeft w:val="0"/>
                      <w:marRight w:val="0"/>
                      <w:marTop w:val="0"/>
                      <w:marBottom w:val="0"/>
                      <w:divBdr>
                        <w:top w:val="none" w:sz="0" w:space="0" w:color="auto"/>
                        <w:left w:val="none" w:sz="0" w:space="0" w:color="auto"/>
                        <w:bottom w:val="none" w:sz="0" w:space="0" w:color="auto"/>
                        <w:right w:val="none" w:sz="0" w:space="0" w:color="auto"/>
                      </w:divBdr>
                    </w:div>
                  </w:divsChild>
                </w:div>
                <w:div w:id="1226137108">
                  <w:marLeft w:val="0"/>
                  <w:marRight w:val="0"/>
                  <w:marTop w:val="0"/>
                  <w:marBottom w:val="0"/>
                  <w:divBdr>
                    <w:top w:val="none" w:sz="0" w:space="0" w:color="auto"/>
                    <w:left w:val="none" w:sz="0" w:space="0" w:color="auto"/>
                    <w:bottom w:val="none" w:sz="0" w:space="0" w:color="auto"/>
                    <w:right w:val="none" w:sz="0" w:space="0" w:color="auto"/>
                  </w:divBdr>
                  <w:divsChild>
                    <w:div w:id="493882284">
                      <w:marLeft w:val="0"/>
                      <w:marRight w:val="0"/>
                      <w:marTop w:val="0"/>
                      <w:marBottom w:val="0"/>
                      <w:divBdr>
                        <w:top w:val="none" w:sz="0" w:space="0" w:color="auto"/>
                        <w:left w:val="none" w:sz="0" w:space="0" w:color="auto"/>
                        <w:bottom w:val="none" w:sz="0" w:space="0" w:color="auto"/>
                        <w:right w:val="none" w:sz="0" w:space="0" w:color="auto"/>
                      </w:divBdr>
                    </w:div>
                  </w:divsChild>
                </w:div>
                <w:div w:id="1230774661">
                  <w:marLeft w:val="0"/>
                  <w:marRight w:val="0"/>
                  <w:marTop w:val="0"/>
                  <w:marBottom w:val="0"/>
                  <w:divBdr>
                    <w:top w:val="none" w:sz="0" w:space="0" w:color="auto"/>
                    <w:left w:val="none" w:sz="0" w:space="0" w:color="auto"/>
                    <w:bottom w:val="none" w:sz="0" w:space="0" w:color="auto"/>
                    <w:right w:val="none" w:sz="0" w:space="0" w:color="auto"/>
                  </w:divBdr>
                  <w:divsChild>
                    <w:div w:id="1612935171">
                      <w:marLeft w:val="0"/>
                      <w:marRight w:val="0"/>
                      <w:marTop w:val="0"/>
                      <w:marBottom w:val="0"/>
                      <w:divBdr>
                        <w:top w:val="none" w:sz="0" w:space="0" w:color="auto"/>
                        <w:left w:val="none" w:sz="0" w:space="0" w:color="auto"/>
                        <w:bottom w:val="none" w:sz="0" w:space="0" w:color="auto"/>
                        <w:right w:val="none" w:sz="0" w:space="0" w:color="auto"/>
                      </w:divBdr>
                    </w:div>
                  </w:divsChild>
                </w:div>
                <w:div w:id="1389568084">
                  <w:marLeft w:val="0"/>
                  <w:marRight w:val="0"/>
                  <w:marTop w:val="0"/>
                  <w:marBottom w:val="0"/>
                  <w:divBdr>
                    <w:top w:val="none" w:sz="0" w:space="0" w:color="auto"/>
                    <w:left w:val="none" w:sz="0" w:space="0" w:color="auto"/>
                    <w:bottom w:val="none" w:sz="0" w:space="0" w:color="auto"/>
                    <w:right w:val="none" w:sz="0" w:space="0" w:color="auto"/>
                  </w:divBdr>
                  <w:divsChild>
                    <w:div w:id="935482723">
                      <w:marLeft w:val="0"/>
                      <w:marRight w:val="0"/>
                      <w:marTop w:val="0"/>
                      <w:marBottom w:val="0"/>
                      <w:divBdr>
                        <w:top w:val="none" w:sz="0" w:space="0" w:color="auto"/>
                        <w:left w:val="none" w:sz="0" w:space="0" w:color="auto"/>
                        <w:bottom w:val="none" w:sz="0" w:space="0" w:color="auto"/>
                        <w:right w:val="none" w:sz="0" w:space="0" w:color="auto"/>
                      </w:divBdr>
                    </w:div>
                  </w:divsChild>
                </w:div>
                <w:div w:id="1424305106">
                  <w:marLeft w:val="0"/>
                  <w:marRight w:val="0"/>
                  <w:marTop w:val="0"/>
                  <w:marBottom w:val="0"/>
                  <w:divBdr>
                    <w:top w:val="none" w:sz="0" w:space="0" w:color="auto"/>
                    <w:left w:val="none" w:sz="0" w:space="0" w:color="auto"/>
                    <w:bottom w:val="none" w:sz="0" w:space="0" w:color="auto"/>
                    <w:right w:val="none" w:sz="0" w:space="0" w:color="auto"/>
                  </w:divBdr>
                  <w:divsChild>
                    <w:div w:id="733042967">
                      <w:marLeft w:val="0"/>
                      <w:marRight w:val="0"/>
                      <w:marTop w:val="0"/>
                      <w:marBottom w:val="0"/>
                      <w:divBdr>
                        <w:top w:val="none" w:sz="0" w:space="0" w:color="auto"/>
                        <w:left w:val="none" w:sz="0" w:space="0" w:color="auto"/>
                        <w:bottom w:val="none" w:sz="0" w:space="0" w:color="auto"/>
                        <w:right w:val="none" w:sz="0" w:space="0" w:color="auto"/>
                      </w:divBdr>
                    </w:div>
                    <w:div w:id="1641229521">
                      <w:marLeft w:val="0"/>
                      <w:marRight w:val="0"/>
                      <w:marTop w:val="0"/>
                      <w:marBottom w:val="0"/>
                      <w:divBdr>
                        <w:top w:val="none" w:sz="0" w:space="0" w:color="auto"/>
                        <w:left w:val="none" w:sz="0" w:space="0" w:color="auto"/>
                        <w:bottom w:val="none" w:sz="0" w:space="0" w:color="auto"/>
                        <w:right w:val="none" w:sz="0" w:space="0" w:color="auto"/>
                      </w:divBdr>
                    </w:div>
                  </w:divsChild>
                </w:div>
                <w:div w:id="1426682351">
                  <w:marLeft w:val="0"/>
                  <w:marRight w:val="0"/>
                  <w:marTop w:val="0"/>
                  <w:marBottom w:val="0"/>
                  <w:divBdr>
                    <w:top w:val="none" w:sz="0" w:space="0" w:color="auto"/>
                    <w:left w:val="none" w:sz="0" w:space="0" w:color="auto"/>
                    <w:bottom w:val="none" w:sz="0" w:space="0" w:color="auto"/>
                    <w:right w:val="none" w:sz="0" w:space="0" w:color="auto"/>
                  </w:divBdr>
                  <w:divsChild>
                    <w:div w:id="242879851">
                      <w:marLeft w:val="0"/>
                      <w:marRight w:val="0"/>
                      <w:marTop w:val="0"/>
                      <w:marBottom w:val="0"/>
                      <w:divBdr>
                        <w:top w:val="none" w:sz="0" w:space="0" w:color="auto"/>
                        <w:left w:val="none" w:sz="0" w:space="0" w:color="auto"/>
                        <w:bottom w:val="none" w:sz="0" w:space="0" w:color="auto"/>
                        <w:right w:val="none" w:sz="0" w:space="0" w:color="auto"/>
                      </w:divBdr>
                    </w:div>
                    <w:div w:id="1129586063">
                      <w:marLeft w:val="0"/>
                      <w:marRight w:val="0"/>
                      <w:marTop w:val="0"/>
                      <w:marBottom w:val="0"/>
                      <w:divBdr>
                        <w:top w:val="none" w:sz="0" w:space="0" w:color="auto"/>
                        <w:left w:val="none" w:sz="0" w:space="0" w:color="auto"/>
                        <w:bottom w:val="none" w:sz="0" w:space="0" w:color="auto"/>
                        <w:right w:val="none" w:sz="0" w:space="0" w:color="auto"/>
                      </w:divBdr>
                    </w:div>
                    <w:div w:id="1194535061">
                      <w:marLeft w:val="0"/>
                      <w:marRight w:val="0"/>
                      <w:marTop w:val="0"/>
                      <w:marBottom w:val="0"/>
                      <w:divBdr>
                        <w:top w:val="none" w:sz="0" w:space="0" w:color="auto"/>
                        <w:left w:val="none" w:sz="0" w:space="0" w:color="auto"/>
                        <w:bottom w:val="none" w:sz="0" w:space="0" w:color="auto"/>
                        <w:right w:val="none" w:sz="0" w:space="0" w:color="auto"/>
                      </w:divBdr>
                    </w:div>
                    <w:div w:id="2094624394">
                      <w:marLeft w:val="0"/>
                      <w:marRight w:val="0"/>
                      <w:marTop w:val="0"/>
                      <w:marBottom w:val="0"/>
                      <w:divBdr>
                        <w:top w:val="none" w:sz="0" w:space="0" w:color="auto"/>
                        <w:left w:val="none" w:sz="0" w:space="0" w:color="auto"/>
                        <w:bottom w:val="none" w:sz="0" w:space="0" w:color="auto"/>
                        <w:right w:val="none" w:sz="0" w:space="0" w:color="auto"/>
                      </w:divBdr>
                    </w:div>
                  </w:divsChild>
                </w:div>
                <w:div w:id="1534881510">
                  <w:marLeft w:val="0"/>
                  <w:marRight w:val="0"/>
                  <w:marTop w:val="0"/>
                  <w:marBottom w:val="0"/>
                  <w:divBdr>
                    <w:top w:val="none" w:sz="0" w:space="0" w:color="auto"/>
                    <w:left w:val="none" w:sz="0" w:space="0" w:color="auto"/>
                    <w:bottom w:val="none" w:sz="0" w:space="0" w:color="auto"/>
                    <w:right w:val="none" w:sz="0" w:space="0" w:color="auto"/>
                  </w:divBdr>
                  <w:divsChild>
                    <w:div w:id="2125691047">
                      <w:marLeft w:val="0"/>
                      <w:marRight w:val="0"/>
                      <w:marTop w:val="0"/>
                      <w:marBottom w:val="0"/>
                      <w:divBdr>
                        <w:top w:val="none" w:sz="0" w:space="0" w:color="auto"/>
                        <w:left w:val="none" w:sz="0" w:space="0" w:color="auto"/>
                        <w:bottom w:val="none" w:sz="0" w:space="0" w:color="auto"/>
                        <w:right w:val="none" w:sz="0" w:space="0" w:color="auto"/>
                      </w:divBdr>
                    </w:div>
                  </w:divsChild>
                </w:div>
                <w:div w:id="1564413543">
                  <w:marLeft w:val="0"/>
                  <w:marRight w:val="0"/>
                  <w:marTop w:val="0"/>
                  <w:marBottom w:val="0"/>
                  <w:divBdr>
                    <w:top w:val="none" w:sz="0" w:space="0" w:color="auto"/>
                    <w:left w:val="none" w:sz="0" w:space="0" w:color="auto"/>
                    <w:bottom w:val="none" w:sz="0" w:space="0" w:color="auto"/>
                    <w:right w:val="none" w:sz="0" w:space="0" w:color="auto"/>
                  </w:divBdr>
                  <w:divsChild>
                    <w:div w:id="766077138">
                      <w:marLeft w:val="0"/>
                      <w:marRight w:val="0"/>
                      <w:marTop w:val="0"/>
                      <w:marBottom w:val="0"/>
                      <w:divBdr>
                        <w:top w:val="none" w:sz="0" w:space="0" w:color="auto"/>
                        <w:left w:val="none" w:sz="0" w:space="0" w:color="auto"/>
                        <w:bottom w:val="none" w:sz="0" w:space="0" w:color="auto"/>
                        <w:right w:val="none" w:sz="0" w:space="0" w:color="auto"/>
                      </w:divBdr>
                    </w:div>
                  </w:divsChild>
                </w:div>
                <w:div w:id="1577007759">
                  <w:marLeft w:val="0"/>
                  <w:marRight w:val="0"/>
                  <w:marTop w:val="0"/>
                  <w:marBottom w:val="0"/>
                  <w:divBdr>
                    <w:top w:val="none" w:sz="0" w:space="0" w:color="auto"/>
                    <w:left w:val="none" w:sz="0" w:space="0" w:color="auto"/>
                    <w:bottom w:val="none" w:sz="0" w:space="0" w:color="auto"/>
                    <w:right w:val="none" w:sz="0" w:space="0" w:color="auto"/>
                  </w:divBdr>
                  <w:divsChild>
                    <w:div w:id="1062749585">
                      <w:marLeft w:val="0"/>
                      <w:marRight w:val="0"/>
                      <w:marTop w:val="0"/>
                      <w:marBottom w:val="0"/>
                      <w:divBdr>
                        <w:top w:val="none" w:sz="0" w:space="0" w:color="auto"/>
                        <w:left w:val="none" w:sz="0" w:space="0" w:color="auto"/>
                        <w:bottom w:val="none" w:sz="0" w:space="0" w:color="auto"/>
                        <w:right w:val="none" w:sz="0" w:space="0" w:color="auto"/>
                      </w:divBdr>
                    </w:div>
                  </w:divsChild>
                </w:div>
                <w:div w:id="1628245203">
                  <w:marLeft w:val="0"/>
                  <w:marRight w:val="0"/>
                  <w:marTop w:val="0"/>
                  <w:marBottom w:val="0"/>
                  <w:divBdr>
                    <w:top w:val="none" w:sz="0" w:space="0" w:color="auto"/>
                    <w:left w:val="none" w:sz="0" w:space="0" w:color="auto"/>
                    <w:bottom w:val="none" w:sz="0" w:space="0" w:color="auto"/>
                    <w:right w:val="none" w:sz="0" w:space="0" w:color="auto"/>
                  </w:divBdr>
                  <w:divsChild>
                    <w:div w:id="278025655">
                      <w:marLeft w:val="0"/>
                      <w:marRight w:val="0"/>
                      <w:marTop w:val="0"/>
                      <w:marBottom w:val="0"/>
                      <w:divBdr>
                        <w:top w:val="none" w:sz="0" w:space="0" w:color="auto"/>
                        <w:left w:val="none" w:sz="0" w:space="0" w:color="auto"/>
                        <w:bottom w:val="none" w:sz="0" w:space="0" w:color="auto"/>
                        <w:right w:val="none" w:sz="0" w:space="0" w:color="auto"/>
                      </w:divBdr>
                    </w:div>
                  </w:divsChild>
                </w:div>
                <w:div w:id="1699815319">
                  <w:marLeft w:val="0"/>
                  <w:marRight w:val="0"/>
                  <w:marTop w:val="0"/>
                  <w:marBottom w:val="0"/>
                  <w:divBdr>
                    <w:top w:val="none" w:sz="0" w:space="0" w:color="auto"/>
                    <w:left w:val="none" w:sz="0" w:space="0" w:color="auto"/>
                    <w:bottom w:val="none" w:sz="0" w:space="0" w:color="auto"/>
                    <w:right w:val="none" w:sz="0" w:space="0" w:color="auto"/>
                  </w:divBdr>
                  <w:divsChild>
                    <w:div w:id="1446578142">
                      <w:marLeft w:val="0"/>
                      <w:marRight w:val="0"/>
                      <w:marTop w:val="0"/>
                      <w:marBottom w:val="0"/>
                      <w:divBdr>
                        <w:top w:val="none" w:sz="0" w:space="0" w:color="auto"/>
                        <w:left w:val="none" w:sz="0" w:space="0" w:color="auto"/>
                        <w:bottom w:val="none" w:sz="0" w:space="0" w:color="auto"/>
                        <w:right w:val="none" w:sz="0" w:space="0" w:color="auto"/>
                      </w:divBdr>
                    </w:div>
                  </w:divsChild>
                </w:div>
                <w:div w:id="1780294416">
                  <w:marLeft w:val="0"/>
                  <w:marRight w:val="0"/>
                  <w:marTop w:val="0"/>
                  <w:marBottom w:val="0"/>
                  <w:divBdr>
                    <w:top w:val="none" w:sz="0" w:space="0" w:color="auto"/>
                    <w:left w:val="none" w:sz="0" w:space="0" w:color="auto"/>
                    <w:bottom w:val="none" w:sz="0" w:space="0" w:color="auto"/>
                    <w:right w:val="none" w:sz="0" w:space="0" w:color="auto"/>
                  </w:divBdr>
                  <w:divsChild>
                    <w:div w:id="1575243928">
                      <w:marLeft w:val="0"/>
                      <w:marRight w:val="0"/>
                      <w:marTop w:val="0"/>
                      <w:marBottom w:val="0"/>
                      <w:divBdr>
                        <w:top w:val="none" w:sz="0" w:space="0" w:color="auto"/>
                        <w:left w:val="none" w:sz="0" w:space="0" w:color="auto"/>
                        <w:bottom w:val="none" w:sz="0" w:space="0" w:color="auto"/>
                        <w:right w:val="none" w:sz="0" w:space="0" w:color="auto"/>
                      </w:divBdr>
                    </w:div>
                    <w:div w:id="1966420588">
                      <w:marLeft w:val="0"/>
                      <w:marRight w:val="0"/>
                      <w:marTop w:val="0"/>
                      <w:marBottom w:val="0"/>
                      <w:divBdr>
                        <w:top w:val="none" w:sz="0" w:space="0" w:color="auto"/>
                        <w:left w:val="none" w:sz="0" w:space="0" w:color="auto"/>
                        <w:bottom w:val="none" w:sz="0" w:space="0" w:color="auto"/>
                        <w:right w:val="none" w:sz="0" w:space="0" w:color="auto"/>
                      </w:divBdr>
                    </w:div>
                  </w:divsChild>
                </w:div>
                <w:div w:id="1818917633">
                  <w:marLeft w:val="0"/>
                  <w:marRight w:val="0"/>
                  <w:marTop w:val="0"/>
                  <w:marBottom w:val="0"/>
                  <w:divBdr>
                    <w:top w:val="none" w:sz="0" w:space="0" w:color="auto"/>
                    <w:left w:val="none" w:sz="0" w:space="0" w:color="auto"/>
                    <w:bottom w:val="none" w:sz="0" w:space="0" w:color="auto"/>
                    <w:right w:val="none" w:sz="0" w:space="0" w:color="auto"/>
                  </w:divBdr>
                  <w:divsChild>
                    <w:div w:id="287591696">
                      <w:marLeft w:val="0"/>
                      <w:marRight w:val="0"/>
                      <w:marTop w:val="0"/>
                      <w:marBottom w:val="0"/>
                      <w:divBdr>
                        <w:top w:val="none" w:sz="0" w:space="0" w:color="auto"/>
                        <w:left w:val="none" w:sz="0" w:space="0" w:color="auto"/>
                        <w:bottom w:val="none" w:sz="0" w:space="0" w:color="auto"/>
                        <w:right w:val="none" w:sz="0" w:space="0" w:color="auto"/>
                      </w:divBdr>
                    </w:div>
                  </w:divsChild>
                </w:div>
                <w:div w:id="1826125874">
                  <w:marLeft w:val="0"/>
                  <w:marRight w:val="0"/>
                  <w:marTop w:val="0"/>
                  <w:marBottom w:val="0"/>
                  <w:divBdr>
                    <w:top w:val="none" w:sz="0" w:space="0" w:color="auto"/>
                    <w:left w:val="none" w:sz="0" w:space="0" w:color="auto"/>
                    <w:bottom w:val="none" w:sz="0" w:space="0" w:color="auto"/>
                    <w:right w:val="none" w:sz="0" w:space="0" w:color="auto"/>
                  </w:divBdr>
                  <w:divsChild>
                    <w:div w:id="940837194">
                      <w:marLeft w:val="0"/>
                      <w:marRight w:val="0"/>
                      <w:marTop w:val="0"/>
                      <w:marBottom w:val="0"/>
                      <w:divBdr>
                        <w:top w:val="none" w:sz="0" w:space="0" w:color="auto"/>
                        <w:left w:val="none" w:sz="0" w:space="0" w:color="auto"/>
                        <w:bottom w:val="none" w:sz="0" w:space="0" w:color="auto"/>
                        <w:right w:val="none" w:sz="0" w:space="0" w:color="auto"/>
                      </w:divBdr>
                    </w:div>
                    <w:div w:id="1446072544">
                      <w:marLeft w:val="0"/>
                      <w:marRight w:val="0"/>
                      <w:marTop w:val="0"/>
                      <w:marBottom w:val="0"/>
                      <w:divBdr>
                        <w:top w:val="none" w:sz="0" w:space="0" w:color="auto"/>
                        <w:left w:val="none" w:sz="0" w:space="0" w:color="auto"/>
                        <w:bottom w:val="none" w:sz="0" w:space="0" w:color="auto"/>
                        <w:right w:val="none" w:sz="0" w:space="0" w:color="auto"/>
                      </w:divBdr>
                    </w:div>
                  </w:divsChild>
                </w:div>
                <w:div w:id="1855146673">
                  <w:marLeft w:val="0"/>
                  <w:marRight w:val="0"/>
                  <w:marTop w:val="0"/>
                  <w:marBottom w:val="0"/>
                  <w:divBdr>
                    <w:top w:val="none" w:sz="0" w:space="0" w:color="auto"/>
                    <w:left w:val="none" w:sz="0" w:space="0" w:color="auto"/>
                    <w:bottom w:val="none" w:sz="0" w:space="0" w:color="auto"/>
                    <w:right w:val="none" w:sz="0" w:space="0" w:color="auto"/>
                  </w:divBdr>
                  <w:divsChild>
                    <w:div w:id="940642671">
                      <w:marLeft w:val="0"/>
                      <w:marRight w:val="0"/>
                      <w:marTop w:val="0"/>
                      <w:marBottom w:val="0"/>
                      <w:divBdr>
                        <w:top w:val="none" w:sz="0" w:space="0" w:color="auto"/>
                        <w:left w:val="none" w:sz="0" w:space="0" w:color="auto"/>
                        <w:bottom w:val="none" w:sz="0" w:space="0" w:color="auto"/>
                        <w:right w:val="none" w:sz="0" w:space="0" w:color="auto"/>
                      </w:divBdr>
                    </w:div>
                  </w:divsChild>
                </w:div>
                <w:div w:id="1958413586">
                  <w:marLeft w:val="0"/>
                  <w:marRight w:val="0"/>
                  <w:marTop w:val="0"/>
                  <w:marBottom w:val="0"/>
                  <w:divBdr>
                    <w:top w:val="none" w:sz="0" w:space="0" w:color="auto"/>
                    <w:left w:val="none" w:sz="0" w:space="0" w:color="auto"/>
                    <w:bottom w:val="none" w:sz="0" w:space="0" w:color="auto"/>
                    <w:right w:val="none" w:sz="0" w:space="0" w:color="auto"/>
                  </w:divBdr>
                  <w:divsChild>
                    <w:div w:id="791636599">
                      <w:marLeft w:val="0"/>
                      <w:marRight w:val="0"/>
                      <w:marTop w:val="0"/>
                      <w:marBottom w:val="0"/>
                      <w:divBdr>
                        <w:top w:val="none" w:sz="0" w:space="0" w:color="auto"/>
                        <w:left w:val="none" w:sz="0" w:space="0" w:color="auto"/>
                        <w:bottom w:val="none" w:sz="0" w:space="0" w:color="auto"/>
                        <w:right w:val="none" w:sz="0" w:space="0" w:color="auto"/>
                      </w:divBdr>
                    </w:div>
                  </w:divsChild>
                </w:div>
                <w:div w:id="2055154961">
                  <w:marLeft w:val="0"/>
                  <w:marRight w:val="0"/>
                  <w:marTop w:val="0"/>
                  <w:marBottom w:val="0"/>
                  <w:divBdr>
                    <w:top w:val="none" w:sz="0" w:space="0" w:color="auto"/>
                    <w:left w:val="none" w:sz="0" w:space="0" w:color="auto"/>
                    <w:bottom w:val="none" w:sz="0" w:space="0" w:color="auto"/>
                    <w:right w:val="none" w:sz="0" w:space="0" w:color="auto"/>
                  </w:divBdr>
                  <w:divsChild>
                    <w:div w:id="1491554363">
                      <w:marLeft w:val="0"/>
                      <w:marRight w:val="0"/>
                      <w:marTop w:val="0"/>
                      <w:marBottom w:val="0"/>
                      <w:divBdr>
                        <w:top w:val="none" w:sz="0" w:space="0" w:color="auto"/>
                        <w:left w:val="none" w:sz="0" w:space="0" w:color="auto"/>
                        <w:bottom w:val="none" w:sz="0" w:space="0" w:color="auto"/>
                        <w:right w:val="none" w:sz="0" w:space="0" w:color="auto"/>
                      </w:divBdr>
                    </w:div>
                  </w:divsChild>
                </w:div>
                <w:div w:id="2061057059">
                  <w:marLeft w:val="0"/>
                  <w:marRight w:val="0"/>
                  <w:marTop w:val="0"/>
                  <w:marBottom w:val="0"/>
                  <w:divBdr>
                    <w:top w:val="none" w:sz="0" w:space="0" w:color="auto"/>
                    <w:left w:val="none" w:sz="0" w:space="0" w:color="auto"/>
                    <w:bottom w:val="none" w:sz="0" w:space="0" w:color="auto"/>
                    <w:right w:val="none" w:sz="0" w:space="0" w:color="auto"/>
                  </w:divBdr>
                  <w:divsChild>
                    <w:div w:id="750543655">
                      <w:marLeft w:val="0"/>
                      <w:marRight w:val="0"/>
                      <w:marTop w:val="0"/>
                      <w:marBottom w:val="0"/>
                      <w:divBdr>
                        <w:top w:val="none" w:sz="0" w:space="0" w:color="auto"/>
                        <w:left w:val="none" w:sz="0" w:space="0" w:color="auto"/>
                        <w:bottom w:val="none" w:sz="0" w:space="0" w:color="auto"/>
                        <w:right w:val="none" w:sz="0" w:space="0" w:color="auto"/>
                      </w:divBdr>
                    </w:div>
                  </w:divsChild>
                </w:div>
                <w:div w:id="2073576734">
                  <w:marLeft w:val="0"/>
                  <w:marRight w:val="0"/>
                  <w:marTop w:val="0"/>
                  <w:marBottom w:val="0"/>
                  <w:divBdr>
                    <w:top w:val="none" w:sz="0" w:space="0" w:color="auto"/>
                    <w:left w:val="none" w:sz="0" w:space="0" w:color="auto"/>
                    <w:bottom w:val="none" w:sz="0" w:space="0" w:color="auto"/>
                    <w:right w:val="none" w:sz="0" w:space="0" w:color="auto"/>
                  </w:divBdr>
                  <w:divsChild>
                    <w:div w:id="378553111">
                      <w:marLeft w:val="0"/>
                      <w:marRight w:val="0"/>
                      <w:marTop w:val="0"/>
                      <w:marBottom w:val="0"/>
                      <w:divBdr>
                        <w:top w:val="none" w:sz="0" w:space="0" w:color="auto"/>
                        <w:left w:val="none" w:sz="0" w:space="0" w:color="auto"/>
                        <w:bottom w:val="none" w:sz="0" w:space="0" w:color="auto"/>
                        <w:right w:val="none" w:sz="0" w:space="0" w:color="auto"/>
                      </w:divBdr>
                    </w:div>
                    <w:div w:id="2012366089">
                      <w:marLeft w:val="0"/>
                      <w:marRight w:val="0"/>
                      <w:marTop w:val="0"/>
                      <w:marBottom w:val="0"/>
                      <w:divBdr>
                        <w:top w:val="none" w:sz="0" w:space="0" w:color="auto"/>
                        <w:left w:val="none" w:sz="0" w:space="0" w:color="auto"/>
                        <w:bottom w:val="none" w:sz="0" w:space="0" w:color="auto"/>
                        <w:right w:val="none" w:sz="0" w:space="0" w:color="auto"/>
                      </w:divBdr>
                    </w:div>
                  </w:divsChild>
                </w:div>
                <w:div w:id="2087720857">
                  <w:marLeft w:val="0"/>
                  <w:marRight w:val="0"/>
                  <w:marTop w:val="0"/>
                  <w:marBottom w:val="0"/>
                  <w:divBdr>
                    <w:top w:val="none" w:sz="0" w:space="0" w:color="auto"/>
                    <w:left w:val="none" w:sz="0" w:space="0" w:color="auto"/>
                    <w:bottom w:val="none" w:sz="0" w:space="0" w:color="auto"/>
                    <w:right w:val="none" w:sz="0" w:space="0" w:color="auto"/>
                  </w:divBdr>
                  <w:divsChild>
                    <w:div w:id="601382209">
                      <w:marLeft w:val="0"/>
                      <w:marRight w:val="0"/>
                      <w:marTop w:val="0"/>
                      <w:marBottom w:val="0"/>
                      <w:divBdr>
                        <w:top w:val="none" w:sz="0" w:space="0" w:color="auto"/>
                        <w:left w:val="none" w:sz="0" w:space="0" w:color="auto"/>
                        <w:bottom w:val="none" w:sz="0" w:space="0" w:color="auto"/>
                        <w:right w:val="none" w:sz="0" w:space="0" w:color="auto"/>
                      </w:divBdr>
                    </w:div>
                    <w:div w:id="630786912">
                      <w:marLeft w:val="0"/>
                      <w:marRight w:val="0"/>
                      <w:marTop w:val="0"/>
                      <w:marBottom w:val="0"/>
                      <w:divBdr>
                        <w:top w:val="none" w:sz="0" w:space="0" w:color="auto"/>
                        <w:left w:val="none" w:sz="0" w:space="0" w:color="auto"/>
                        <w:bottom w:val="none" w:sz="0" w:space="0" w:color="auto"/>
                        <w:right w:val="none" w:sz="0" w:space="0" w:color="auto"/>
                      </w:divBdr>
                    </w:div>
                  </w:divsChild>
                </w:div>
                <w:div w:id="2093382697">
                  <w:marLeft w:val="0"/>
                  <w:marRight w:val="0"/>
                  <w:marTop w:val="0"/>
                  <w:marBottom w:val="0"/>
                  <w:divBdr>
                    <w:top w:val="none" w:sz="0" w:space="0" w:color="auto"/>
                    <w:left w:val="none" w:sz="0" w:space="0" w:color="auto"/>
                    <w:bottom w:val="none" w:sz="0" w:space="0" w:color="auto"/>
                    <w:right w:val="none" w:sz="0" w:space="0" w:color="auto"/>
                  </w:divBdr>
                  <w:divsChild>
                    <w:div w:id="226234909">
                      <w:marLeft w:val="0"/>
                      <w:marRight w:val="0"/>
                      <w:marTop w:val="0"/>
                      <w:marBottom w:val="0"/>
                      <w:divBdr>
                        <w:top w:val="none" w:sz="0" w:space="0" w:color="auto"/>
                        <w:left w:val="none" w:sz="0" w:space="0" w:color="auto"/>
                        <w:bottom w:val="none" w:sz="0" w:space="0" w:color="auto"/>
                        <w:right w:val="none" w:sz="0" w:space="0" w:color="auto"/>
                      </w:divBdr>
                    </w:div>
                  </w:divsChild>
                </w:div>
                <w:div w:id="2103530373">
                  <w:marLeft w:val="0"/>
                  <w:marRight w:val="0"/>
                  <w:marTop w:val="0"/>
                  <w:marBottom w:val="0"/>
                  <w:divBdr>
                    <w:top w:val="none" w:sz="0" w:space="0" w:color="auto"/>
                    <w:left w:val="none" w:sz="0" w:space="0" w:color="auto"/>
                    <w:bottom w:val="none" w:sz="0" w:space="0" w:color="auto"/>
                    <w:right w:val="none" w:sz="0" w:space="0" w:color="auto"/>
                  </w:divBdr>
                  <w:divsChild>
                    <w:div w:id="473789531">
                      <w:marLeft w:val="0"/>
                      <w:marRight w:val="0"/>
                      <w:marTop w:val="0"/>
                      <w:marBottom w:val="0"/>
                      <w:divBdr>
                        <w:top w:val="none" w:sz="0" w:space="0" w:color="auto"/>
                        <w:left w:val="none" w:sz="0" w:space="0" w:color="auto"/>
                        <w:bottom w:val="none" w:sz="0" w:space="0" w:color="auto"/>
                        <w:right w:val="none" w:sz="0" w:space="0" w:color="auto"/>
                      </w:divBdr>
                    </w:div>
                  </w:divsChild>
                </w:div>
                <w:div w:id="2142458278">
                  <w:marLeft w:val="0"/>
                  <w:marRight w:val="0"/>
                  <w:marTop w:val="0"/>
                  <w:marBottom w:val="0"/>
                  <w:divBdr>
                    <w:top w:val="none" w:sz="0" w:space="0" w:color="auto"/>
                    <w:left w:val="none" w:sz="0" w:space="0" w:color="auto"/>
                    <w:bottom w:val="none" w:sz="0" w:space="0" w:color="auto"/>
                    <w:right w:val="none" w:sz="0" w:space="0" w:color="auto"/>
                  </w:divBdr>
                  <w:divsChild>
                    <w:div w:id="102132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98197">
          <w:marLeft w:val="0"/>
          <w:marRight w:val="0"/>
          <w:marTop w:val="0"/>
          <w:marBottom w:val="0"/>
          <w:divBdr>
            <w:top w:val="none" w:sz="0" w:space="0" w:color="auto"/>
            <w:left w:val="none" w:sz="0" w:space="0" w:color="auto"/>
            <w:bottom w:val="none" w:sz="0" w:space="0" w:color="auto"/>
            <w:right w:val="none" w:sz="0" w:space="0" w:color="auto"/>
          </w:divBdr>
        </w:div>
        <w:div w:id="218784690">
          <w:marLeft w:val="0"/>
          <w:marRight w:val="0"/>
          <w:marTop w:val="0"/>
          <w:marBottom w:val="0"/>
          <w:divBdr>
            <w:top w:val="none" w:sz="0" w:space="0" w:color="auto"/>
            <w:left w:val="none" w:sz="0" w:space="0" w:color="auto"/>
            <w:bottom w:val="none" w:sz="0" w:space="0" w:color="auto"/>
            <w:right w:val="none" w:sz="0" w:space="0" w:color="auto"/>
          </w:divBdr>
        </w:div>
        <w:div w:id="236869093">
          <w:marLeft w:val="0"/>
          <w:marRight w:val="0"/>
          <w:marTop w:val="0"/>
          <w:marBottom w:val="0"/>
          <w:divBdr>
            <w:top w:val="none" w:sz="0" w:space="0" w:color="auto"/>
            <w:left w:val="none" w:sz="0" w:space="0" w:color="auto"/>
            <w:bottom w:val="none" w:sz="0" w:space="0" w:color="auto"/>
            <w:right w:val="none" w:sz="0" w:space="0" w:color="auto"/>
          </w:divBdr>
        </w:div>
        <w:div w:id="299503661">
          <w:marLeft w:val="0"/>
          <w:marRight w:val="0"/>
          <w:marTop w:val="0"/>
          <w:marBottom w:val="0"/>
          <w:divBdr>
            <w:top w:val="none" w:sz="0" w:space="0" w:color="auto"/>
            <w:left w:val="none" w:sz="0" w:space="0" w:color="auto"/>
            <w:bottom w:val="none" w:sz="0" w:space="0" w:color="auto"/>
            <w:right w:val="none" w:sz="0" w:space="0" w:color="auto"/>
          </w:divBdr>
        </w:div>
        <w:div w:id="421731164">
          <w:marLeft w:val="0"/>
          <w:marRight w:val="0"/>
          <w:marTop w:val="0"/>
          <w:marBottom w:val="0"/>
          <w:divBdr>
            <w:top w:val="none" w:sz="0" w:space="0" w:color="auto"/>
            <w:left w:val="none" w:sz="0" w:space="0" w:color="auto"/>
            <w:bottom w:val="none" w:sz="0" w:space="0" w:color="auto"/>
            <w:right w:val="none" w:sz="0" w:space="0" w:color="auto"/>
          </w:divBdr>
        </w:div>
        <w:div w:id="541551972">
          <w:marLeft w:val="0"/>
          <w:marRight w:val="0"/>
          <w:marTop w:val="0"/>
          <w:marBottom w:val="0"/>
          <w:divBdr>
            <w:top w:val="none" w:sz="0" w:space="0" w:color="auto"/>
            <w:left w:val="none" w:sz="0" w:space="0" w:color="auto"/>
            <w:bottom w:val="none" w:sz="0" w:space="0" w:color="auto"/>
            <w:right w:val="none" w:sz="0" w:space="0" w:color="auto"/>
          </w:divBdr>
          <w:divsChild>
            <w:div w:id="1913613427">
              <w:marLeft w:val="-75"/>
              <w:marRight w:val="0"/>
              <w:marTop w:val="30"/>
              <w:marBottom w:val="30"/>
              <w:divBdr>
                <w:top w:val="none" w:sz="0" w:space="0" w:color="auto"/>
                <w:left w:val="none" w:sz="0" w:space="0" w:color="auto"/>
                <w:bottom w:val="none" w:sz="0" w:space="0" w:color="auto"/>
                <w:right w:val="none" w:sz="0" w:space="0" w:color="auto"/>
              </w:divBdr>
              <w:divsChild>
                <w:div w:id="15274587">
                  <w:marLeft w:val="0"/>
                  <w:marRight w:val="0"/>
                  <w:marTop w:val="0"/>
                  <w:marBottom w:val="0"/>
                  <w:divBdr>
                    <w:top w:val="none" w:sz="0" w:space="0" w:color="auto"/>
                    <w:left w:val="none" w:sz="0" w:space="0" w:color="auto"/>
                    <w:bottom w:val="none" w:sz="0" w:space="0" w:color="auto"/>
                    <w:right w:val="none" w:sz="0" w:space="0" w:color="auto"/>
                  </w:divBdr>
                  <w:divsChild>
                    <w:div w:id="1575355402">
                      <w:marLeft w:val="0"/>
                      <w:marRight w:val="0"/>
                      <w:marTop w:val="0"/>
                      <w:marBottom w:val="0"/>
                      <w:divBdr>
                        <w:top w:val="none" w:sz="0" w:space="0" w:color="auto"/>
                        <w:left w:val="none" w:sz="0" w:space="0" w:color="auto"/>
                        <w:bottom w:val="none" w:sz="0" w:space="0" w:color="auto"/>
                        <w:right w:val="none" w:sz="0" w:space="0" w:color="auto"/>
                      </w:divBdr>
                    </w:div>
                  </w:divsChild>
                </w:div>
                <w:div w:id="280647873">
                  <w:marLeft w:val="0"/>
                  <w:marRight w:val="0"/>
                  <w:marTop w:val="0"/>
                  <w:marBottom w:val="0"/>
                  <w:divBdr>
                    <w:top w:val="none" w:sz="0" w:space="0" w:color="auto"/>
                    <w:left w:val="none" w:sz="0" w:space="0" w:color="auto"/>
                    <w:bottom w:val="none" w:sz="0" w:space="0" w:color="auto"/>
                    <w:right w:val="none" w:sz="0" w:space="0" w:color="auto"/>
                  </w:divBdr>
                  <w:divsChild>
                    <w:div w:id="1147169213">
                      <w:marLeft w:val="0"/>
                      <w:marRight w:val="0"/>
                      <w:marTop w:val="0"/>
                      <w:marBottom w:val="0"/>
                      <w:divBdr>
                        <w:top w:val="none" w:sz="0" w:space="0" w:color="auto"/>
                        <w:left w:val="none" w:sz="0" w:space="0" w:color="auto"/>
                        <w:bottom w:val="none" w:sz="0" w:space="0" w:color="auto"/>
                        <w:right w:val="none" w:sz="0" w:space="0" w:color="auto"/>
                      </w:divBdr>
                    </w:div>
                  </w:divsChild>
                </w:div>
                <w:div w:id="373119968">
                  <w:marLeft w:val="0"/>
                  <w:marRight w:val="0"/>
                  <w:marTop w:val="0"/>
                  <w:marBottom w:val="0"/>
                  <w:divBdr>
                    <w:top w:val="none" w:sz="0" w:space="0" w:color="auto"/>
                    <w:left w:val="none" w:sz="0" w:space="0" w:color="auto"/>
                    <w:bottom w:val="none" w:sz="0" w:space="0" w:color="auto"/>
                    <w:right w:val="none" w:sz="0" w:space="0" w:color="auto"/>
                  </w:divBdr>
                  <w:divsChild>
                    <w:div w:id="2073963533">
                      <w:marLeft w:val="0"/>
                      <w:marRight w:val="0"/>
                      <w:marTop w:val="0"/>
                      <w:marBottom w:val="0"/>
                      <w:divBdr>
                        <w:top w:val="none" w:sz="0" w:space="0" w:color="auto"/>
                        <w:left w:val="none" w:sz="0" w:space="0" w:color="auto"/>
                        <w:bottom w:val="none" w:sz="0" w:space="0" w:color="auto"/>
                        <w:right w:val="none" w:sz="0" w:space="0" w:color="auto"/>
                      </w:divBdr>
                    </w:div>
                  </w:divsChild>
                </w:div>
                <w:div w:id="500242242">
                  <w:marLeft w:val="0"/>
                  <w:marRight w:val="0"/>
                  <w:marTop w:val="0"/>
                  <w:marBottom w:val="0"/>
                  <w:divBdr>
                    <w:top w:val="none" w:sz="0" w:space="0" w:color="auto"/>
                    <w:left w:val="none" w:sz="0" w:space="0" w:color="auto"/>
                    <w:bottom w:val="none" w:sz="0" w:space="0" w:color="auto"/>
                    <w:right w:val="none" w:sz="0" w:space="0" w:color="auto"/>
                  </w:divBdr>
                  <w:divsChild>
                    <w:div w:id="1561549497">
                      <w:marLeft w:val="0"/>
                      <w:marRight w:val="0"/>
                      <w:marTop w:val="0"/>
                      <w:marBottom w:val="0"/>
                      <w:divBdr>
                        <w:top w:val="none" w:sz="0" w:space="0" w:color="auto"/>
                        <w:left w:val="none" w:sz="0" w:space="0" w:color="auto"/>
                        <w:bottom w:val="none" w:sz="0" w:space="0" w:color="auto"/>
                        <w:right w:val="none" w:sz="0" w:space="0" w:color="auto"/>
                      </w:divBdr>
                    </w:div>
                  </w:divsChild>
                </w:div>
                <w:div w:id="741022169">
                  <w:marLeft w:val="0"/>
                  <w:marRight w:val="0"/>
                  <w:marTop w:val="0"/>
                  <w:marBottom w:val="0"/>
                  <w:divBdr>
                    <w:top w:val="none" w:sz="0" w:space="0" w:color="auto"/>
                    <w:left w:val="none" w:sz="0" w:space="0" w:color="auto"/>
                    <w:bottom w:val="none" w:sz="0" w:space="0" w:color="auto"/>
                    <w:right w:val="none" w:sz="0" w:space="0" w:color="auto"/>
                  </w:divBdr>
                  <w:divsChild>
                    <w:div w:id="780342301">
                      <w:marLeft w:val="0"/>
                      <w:marRight w:val="0"/>
                      <w:marTop w:val="0"/>
                      <w:marBottom w:val="0"/>
                      <w:divBdr>
                        <w:top w:val="none" w:sz="0" w:space="0" w:color="auto"/>
                        <w:left w:val="none" w:sz="0" w:space="0" w:color="auto"/>
                        <w:bottom w:val="none" w:sz="0" w:space="0" w:color="auto"/>
                        <w:right w:val="none" w:sz="0" w:space="0" w:color="auto"/>
                      </w:divBdr>
                    </w:div>
                  </w:divsChild>
                </w:div>
                <w:div w:id="1177571992">
                  <w:marLeft w:val="0"/>
                  <w:marRight w:val="0"/>
                  <w:marTop w:val="0"/>
                  <w:marBottom w:val="0"/>
                  <w:divBdr>
                    <w:top w:val="none" w:sz="0" w:space="0" w:color="auto"/>
                    <w:left w:val="none" w:sz="0" w:space="0" w:color="auto"/>
                    <w:bottom w:val="none" w:sz="0" w:space="0" w:color="auto"/>
                    <w:right w:val="none" w:sz="0" w:space="0" w:color="auto"/>
                  </w:divBdr>
                  <w:divsChild>
                    <w:div w:id="516846645">
                      <w:marLeft w:val="0"/>
                      <w:marRight w:val="0"/>
                      <w:marTop w:val="0"/>
                      <w:marBottom w:val="0"/>
                      <w:divBdr>
                        <w:top w:val="none" w:sz="0" w:space="0" w:color="auto"/>
                        <w:left w:val="none" w:sz="0" w:space="0" w:color="auto"/>
                        <w:bottom w:val="none" w:sz="0" w:space="0" w:color="auto"/>
                        <w:right w:val="none" w:sz="0" w:space="0" w:color="auto"/>
                      </w:divBdr>
                    </w:div>
                    <w:div w:id="986788913">
                      <w:marLeft w:val="0"/>
                      <w:marRight w:val="0"/>
                      <w:marTop w:val="0"/>
                      <w:marBottom w:val="0"/>
                      <w:divBdr>
                        <w:top w:val="none" w:sz="0" w:space="0" w:color="auto"/>
                        <w:left w:val="none" w:sz="0" w:space="0" w:color="auto"/>
                        <w:bottom w:val="none" w:sz="0" w:space="0" w:color="auto"/>
                        <w:right w:val="none" w:sz="0" w:space="0" w:color="auto"/>
                      </w:divBdr>
                    </w:div>
                  </w:divsChild>
                </w:div>
                <w:div w:id="1207983872">
                  <w:marLeft w:val="0"/>
                  <w:marRight w:val="0"/>
                  <w:marTop w:val="0"/>
                  <w:marBottom w:val="0"/>
                  <w:divBdr>
                    <w:top w:val="none" w:sz="0" w:space="0" w:color="auto"/>
                    <w:left w:val="none" w:sz="0" w:space="0" w:color="auto"/>
                    <w:bottom w:val="none" w:sz="0" w:space="0" w:color="auto"/>
                    <w:right w:val="none" w:sz="0" w:space="0" w:color="auto"/>
                  </w:divBdr>
                  <w:divsChild>
                    <w:div w:id="1695644526">
                      <w:marLeft w:val="0"/>
                      <w:marRight w:val="0"/>
                      <w:marTop w:val="0"/>
                      <w:marBottom w:val="0"/>
                      <w:divBdr>
                        <w:top w:val="none" w:sz="0" w:space="0" w:color="auto"/>
                        <w:left w:val="none" w:sz="0" w:space="0" w:color="auto"/>
                        <w:bottom w:val="none" w:sz="0" w:space="0" w:color="auto"/>
                        <w:right w:val="none" w:sz="0" w:space="0" w:color="auto"/>
                      </w:divBdr>
                    </w:div>
                  </w:divsChild>
                </w:div>
                <w:div w:id="1246919321">
                  <w:marLeft w:val="0"/>
                  <w:marRight w:val="0"/>
                  <w:marTop w:val="0"/>
                  <w:marBottom w:val="0"/>
                  <w:divBdr>
                    <w:top w:val="none" w:sz="0" w:space="0" w:color="auto"/>
                    <w:left w:val="none" w:sz="0" w:space="0" w:color="auto"/>
                    <w:bottom w:val="none" w:sz="0" w:space="0" w:color="auto"/>
                    <w:right w:val="none" w:sz="0" w:space="0" w:color="auto"/>
                  </w:divBdr>
                  <w:divsChild>
                    <w:div w:id="1366564011">
                      <w:marLeft w:val="0"/>
                      <w:marRight w:val="0"/>
                      <w:marTop w:val="0"/>
                      <w:marBottom w:val="0"/>
                      <w:divBdr>
                        <w:top w:val="none" w:sz="0" w:space="0" w:color="auto"/>
                        <w:left w:val="none" w:sz="0" w:space="0" w:color="auto"/>
                        <w:bottom w:val="none" w:sz="0" w:space="0" w:color="auto"/>
                        <w:right w:val="none" w:sz="0" w:space="0" w:color="auto"/>
                      </w:divBdr>
                    </w:div>
                  </w:divsChild>
                </w:div>
                <w:div w:id="1378430740">
                  <w:marLeft w:val="0"/>
                  <w:marRight w:val="0"/>
                  <w:marTop w:val="0"/>
                  <w:marBottom w:val="0"/>
                  <w:divBdr>
                    <w:top w:val="none" w:sz="0" w:space="0" w:color="auto"/>
                    <w:left w:val="none" w:sz="0" w:space="0" w:color="auto"/>
                    <w:bottom w:val="none" w:sz="0" w:space="0" w:color="auto"/>
                    <w:right w:val="none" w:sz="0" w:space="0" w:color="auto"/>
                  </w:divBdr>
                  <w:divsChild>
                    <w:div w:id="1049912129">
                      <w:marLeft w:val="0"/>
                      <w:marRight w:val="0"/>
                      <w:marTop w:val="0"/>
                      <w:marBottom w:val="0"/>
                      <w:divBdr>
                        <w:top w:val="none" w:sz="0" w:space="0" w:color="auto"/>
                        <w:left w:val="none" w:sz="0" w:space="0" w:color="auto"/>
                        <w:bottom w:val="none" w:sz="0" w:space="0" w:color="auto"/>
                        <w:right w:val="none" w:sz="0" w:space="0" w:color="auto"/>
                      </w:divBdr>
                    </w:div>
                  </w:divsChild>
                </w:div>
                <w:div w:id="1539507429">
                  <w:marLeft w:val="0"/>
                  <w:marRight w:val="0"/>
                  <w:marTop w:val="0"/>
                  <w:marBottom w:val="0"/>
                  <w:divBdr>
                    <w:top w:val="none" w:sz="0" w:space="0" w:color="auto"/>
                    <w:left w:val="none" w:sz="0" w:space="0" w:color="auto"/>
                    <w:bottom w:val="none" w:sz="0" w:space="0" w:color="auto"/>
                    <w:right w:val="none" w:sz="0" w:space="0" w:color="auto"/>
                  </w:divBdr>
                  <w:divsChild>
                    <w:div w:id="915475926">
                      <w:marLeft w:val="0"/>
                      <w:marRight w:val="0"/>
                      <w:marTop w:val="0"/>
                      <w:marBottom w:val="0"/>
                      <w:divBdr>
                        <w:top w:val="none" w:sz="0" w:space="0" w:color="auto"/>
                        <w:left w:val="none" w:sz="0" w:space="0" w:color="auto"/>
                        <w:bottom w:val="none" w:sz="0" w:space="0" w:color="auto"/>
                        <w:right w:val="none" w:sz="0" w:space="0" w:color="auto"/>
                      </w:divBdr>
                    </w:div>
                    <w:div w:id="1438137596">
                      <w:marLeft w:val="0"/>
                      <w:marRight w:val="0"/>
                      <w:marTop w:val="0"/>
                      <w:marBottom w:val="0"/>
                      <w:divBdr>
                        <w:top w:val="none" w:sz="0" w:space="0" w:color="auto"/>
                        <w:left w:val="none" w:sz="0" w:space="0" w:color="auto"/>
                        <w:bottom w:val="none" w:sz="0" w:space="0" w:color="auto"/>
                        <w:right w:val="none" w:sz="0" w:space="0" w:color="auto"/>
                      </w:divBdr>
                    </w:div>
                  </w:divsChild>
                </w:div>
                <w:div w:id="1758476150">
                  <w:marLeft w:val="0"/>
                  <w:marRight w:val="0"/>
                  <w:marTop w:val="0"/>
                  <w:marBottom w:val="0"/>
                  <w:divBdr>
                    <w:top w:val="none" w:sz="0" w:space="0" w:color="auto"/>
                    <w:left w:val="none" w:sz="0" w:space="0" w:color="auto"/>
                    <w:bottom w:val="none" w:sz="0" w:space="0" w:color="auto"/>
                    <w:right w:val="none" w:sz="0" w:space="0" w:color="auto"/>
                  </w:divBdr>
                  <w:divsChild>
                    <w:div w:id="390931281">
                      <w:marLeft w:val="0"/>
                      <w:marRight w:val="0"/>
                      <w:marTop w:val="0"/>
                      <w:marBottom w:val="0"/>
                      <w:divBdr>
                        <w:top w:val="none" w:sz="0" w:space="0" w:color="auto"/>
                        <w:left w:val="none" w:sz="0" w:space="0" w:color="auto"/>
                        <w:bottom w:val="none" w:sz="0" w:space="0" w:color="auto"/>
                        <w:right w:val="none" w:sz="0" w:space="0" w:color="auto"/>
                      </w:divBdr>
                    </w:div>
                  </w:divsChild>
                </w:div>
                <w:div w:id="2067026966">
                  <w:marLeft w:val="0"/>
                  <w:marRight w:val="0"/>
                  <w:marTop w:val="0"/>
                  <w:marBottom w:val="0"/>
                  <w:divBdr>
                    <w:top w:val="none" w:sz="0" w:space="0" w:color="auto"/>
                    <w:left w:val="none" w:sz="0" w:space="0" w:color="auto"/>
                    <w:bottom w:val="none" w:sz="0" w:space="0" w:color="auto"/>
                    <w:right w:val="none" w:sz="0" w:space="0" w:color="auto"/>
                  </w:divBdr>
                  <w:divsChild>
                    <w:div w:id="58138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3893">
          <w:marLeft w:val="0"/>
          <w:marRight w:val="0"/>
          <w:marTop w:val="0"/>
          <w:marBottom w:val="0"/>
          <w:divBdr>
            <w:top w:val="none" w:sz="0" w:space="0" w:color="auto"/>
            <w:left w:val="none" w:sz="0" w:space="0" w:color="auto"/>
            <w:bottom w:val="none" w:sz="0" w:space="0" w:color="auto"/>
            <w:right w:val="none" w:sz="0" w:space="0" w:color="auto"/>
          </w:divBdr>
          <w:divsChild>
            <w:div w:id="129518198">
              <w:marLeft w:val="-75"/>
              <w:marRight w:val="0"/>
              <w:marTop w:val="30"/>
              <w:marBottom w:val="30"/>
              <w:divBdr>
                <w:top w:val="none" w:sz="0" w:space="0" w:color="auto"/>
                <w:left w:val="none" w:sz="0" w:space="0" w:color="auto"/>
                <w:bottom w:val="none" w:sz="0" w:space="0" w:color="auto"/>
                <w:right w:val="none" w:sz="0" w:space="0" w:color="auto"/>
              </w:divBdr>
              <w:divsChild>
                <w:div w:id="81031947">
                  <w:marLeft w:val="0"/>
                  <w:marRight w:val="0"/>
                  <w:marTop w:val="0"/>
                  <w:marBottom w:val="0"/>
                  <w:divBdr>
                    <w:top w:val="none" w:sz="0" w:space="0" w:color="auto"/>
                    <w:left w:val="none" w:sz="0" w:space="0" w:color="auto"/>
                    <w:bottom w:val="none" w:sz="0" w:space="0" w:color="auto"/>
                    <w:right w:val="none" w:sz="0" w:space="0" w:color="auto"/>
                  </w:divBdr>
                  <w:divsChild>
                    <w:div w:id="1130053727">
                      <w:marLeft w:val="0"/>
                      <w:marRight w:val="0"/>
                      <w:marTop w:val="0"/>
                      <w:marBottom w:val="0"/>
                      <w:divBdr>
                        <w:top w:val="none" w:sz="0" w:space="0" w:color="auto"/>
                        <w:left w:val="none" w:sz="0" w:space="0" w:color="auto"/>
                        <w:bottom w:val="none" w:sz="0" w:space="0" w:color="auto"/>
                        <w:right w:val="none" w:sz="0" w:space="0" w:color="auto"/>
                      </w:divBdr>
                    </w:div>
                  </w:divsChild>
                </w:div>
                <w:div w:id="219371062">
                  <w:marLeft w:val="0"/>
                  <w:marRight w:val="0"/>
                  <w:marTop w:val="0"/>
                  <w:marBottom w:val="0"/>
                  <w:divBdr>
                    <w:top w:val="none" w:sz="0" w:space="0" w:color="auto"/>
                    <w:left w:val="none" w:sz="0" w:space="0" w:color="auto"/>
                    <w:bottom w:val="none" w:sz="0" w:space="0" w:color="auto"/>
                    <w:right w:val="none" w:sz="0" w:space="0" w:color="auto"/>
                  </w:divBdr>
                  <w:divsChild>
                    <w:div w:id="527329274">
                      <w:marLeft w:val="0"/>
                      <w:marRight w:val="0"/>
                      <w:marTop w:val="0"/>
                      <w:marBottom w:val="0"/>
                      <w:divBdr>
                        <w:top w:val="none" w:sz="0" w:space="0" w:color="auto"/>
                        <w:left w:val="none" w:sz="0" w:space="0" w:color="auto"/>
                        <w:bottom w:val="none" w:sz="0" w:space="0" w:color="auto"/>
                        <w:right w:val="none" w:sz="0" w:space="0" w:color="auto"/>
                      </w:divBdr>
                    </w:div>
                  </w:divsChild>
                </w:div>
                <w:div w:id="279996298">
                  <w:marLeft w:val="0"/>
                  <w:marRight w:val="0"/>
                  <w:marTop w:val="0"/>
                  <w:marBottom w:val="0"/>
                  <w:divBdr>
                    <w:top w:val="none" w:sz="0" w:space="0" w:color="auto"/>
                    <w:left w:val="none" w:sz="0" w:space="0" w:color="auto"/>
                    <w:bottom w:val="none" w:sz="0" w:space="0" w:color="auto"/>
                    <w:right w:val="none" w:sz="0" w:space="0" w:color="auto"/>
                  </w:divBdr>
                  <w:divsChild>
                    <w:div w:id="601574419">
                      <w:marLeft w:val="0"/>
                      <w:marRight w:val="0"/>
                      <w:marTop w:val="0"/>
                      <w:marBottom w:val="0"/>
                      <w:divBdr>
                        <w:top w:val="none" w:sz="0" w:space="0" w:color="auto"/>
                        <w:left w:val="none" w:sz="0" w:space="0" w:color="auto"/>
                        <w:bottom w:val="none" w:sz="0" w:space="0" w:color="auto"/>
                        <w:right w:val="none" w:sz="0" w:space="0" w:color="auto"/>
                      </w:divBdr>
                    </w:div>
                  </w:divsChild>
                </w:div>
                <w:div w:id="341902078">
                  <w:marLeft w:val="0"/>
                  <w:marRight w:val="0"/>
                  <w:marTop w:val="0"/>
                  <w:marBottom w:val="0"/>
                  <w:divBdr>
                    <w:top w:val="none" w:sz="0" w:space="0" w:color="auto"/>
                    <w:left w:val="none" w:sz="0" w:space="0" w:color="auto"/>
                    <w:bottom w:val="none" w:sz="0" w:space="0" w:color="auto"/>
                    <w:right w:val="none" w:sz="0" w:space="0" w:color="auto"/>
                  </w:divBdr>
                  <w:divsChild>
                    <w:div w:id="2067604433">
                      <w:marLeft w:val="0"/>
                      <w:marRight w:val="0"/>
                      <w:marTop w:val="0"/>
                      <w:marBottom w:val="0"/>
                      <w:divBdr>
                        <w:top w:val="none" w:sz="0" w:space="0" w:color="auto"/>
                        <w:left w:val="none" w:sz="0" w:space="0" w:color="auto"/>
                        <w:bottom w:val="none" w:sz="0" w:space="0" w:color="auto"/>
                        <w:right w:val="none" w:sz="0" w:space="0" w:color="auto"/>
                      </w:divBdr>
                    </w:div>
                  </w:divsChild>
                </w:div>
                <w:div w:id="632364501">
                  <w:marLeft w:val="0"/>
                  <w:marRight w:val="0"/>
                  <w:marTop w:val="0"/>
                  <w:marBottom w:val="0"/>
                  <w:divBdr>
                    <w:top w:val="none" w:sz="0" w:space="0" w:color="auto"/>
                    <w:left w:val="none" w:sz="0" w:space="0" w:color="auto"/>
                    <w:bottom w:val="none" w:sz="0" w:space="0" w:color="auto"/>
                    <w:right w:val="none" w:sz="0" w:space="0" w:color="auto"/>
                  </w:divBdr>
                  <w:divsChild>
                    <w:div w:id="214120069">
                      <w:marLeft w:val="0"/>
                      <w:marRight w:val="0"/>
                      <w:marTop w:val="0"/>
                      <w:marBottom w:val="0"/>
                      <w:divBdr>
                        <w:top w:val="none" w:sz="0" w:space="0" w:color="auto"/>
                        <w:left w:val="none" w:sz="0" w:space="0" w:color="auto"/>
                        <w:bottom w:val="none" w:sz="0" w:space="0" w:color="auto"/>
                        <w:right w:val="none" w:sz="0" w:space="0" w:color="auto"/>
                      </w:divBdr>
                    </w:div>
                  </w:divsChild>
                </w:div>
                <w:div w:id="639191306">
                  <w:marLeft w:val="0"/>
                  <w:marRight w:val="0"/>
                  <w:marTop w:val="0"/>
                  <w:marBottom w:val="0"/>
                  <w:divBdr>
                    <w:top w:val="none" w:sz="0" w:space="0" w:color="auto"/>
                    <w:left w:val="none" w:sz="0" w:space="0" w:color="auto"/>
                    <w:bottom w:val="none" w:sz="0" w:space="0" w:color="auto"/>
                    <w:right w:val="none" w:sz="0" w:space="0" w:color="auto"/>
                  </w:divBdr>
                  <w:divsChild>
                    <w:div w:id="1284655330">
                      <w:marLeft w:val="0"/>
                      <w:marRight w:val="0"/>
                      <w:marTop w:val="0"/>
                      <w:marBottom w:val="0"/>
                      <w:divBdr>
                        <w:top w:val="none" w:sz="0" w:space="0" w:color="auto"/>
                        <w:left w:val="none" w:sz="0" w:space="0" w:color="auto"/>
                        <w:bottom w:val="none" w:sz="0" w:space="0" w:color="auto"/>
                        <w:right w:val="none" w:sz="0" w:space="0" w:color="auto"/>
                      </w:divBdr>
                    </w:div>
                  </w:divsChild>
                </w:div>
                <w:div w:id="679426537">
                  <w:marLeft w:val="0"/>
                  <w:marRight w:val="0"/>
                  <w:marTop w:val="0"/>
                  <w:marBottom w:val="0"/>
                  <w:divBdr>
                    <w:top w:val="none" w:sz="0" w:space="0" w:color="auto"/>
                    <w:left w:val="none" w:sz="0" w:space="0" w:color="auto"/>
                    <w:bottom w:val="none" w:sz="0" w:space="0" w:color="auto"/>
                    <w:right w:val="none" w:sz="0" w:space="0" w:color="auto"/>
                  </w:divBdr>
                  <w:divsChild>
                    <w:div w:id="1940412316">
                      <w:marLeft w:val="0"/>
                      <w:marRight w:val="0"/>
                      <w:marTop w:val="0"/>
                      <w:marBottom w:val="0"/>
                      <w:divBdr>
                        <w:top w:val="none" w:sz="0" w:space="0" w:color="auto"/>
                        <w:left w:val="none" w:sz="0" w:space="0" w:color="auto"/>
                        <w:bottom w:val="none" w:sz="0" w:space="0" w:color="auto"/>
                        <w:right w:val="none" w:sz="0" w:space="0" w:color="auto"/>
                      </w:divBdr>
                    </w:div>
                  </w:divsChild>
                </w:div>
                <w:div w:id="718166810">
                  <w:marLeft w:val="0"/>
                  <w:marRight w:val="0"/>
                  <w:marTop w:val="0"/>
                  <w:marBottom w:val="0"/>
                  <w:divBdr>
                    <w:top w:val="none" w:sz="0" w:space="0" w:color="auto"/>
                    <w:left w:val="none" w:sz="0" w:space="0" w:color="auto"/>
                    <w:bottom w:val="none" w:sz="0" w:space="0" w:color="auto"/>
                    <w:right w:val="none" w:sz="0" w:space="0" w:color="auto"/>
                  </w:divBdr>
                  <w:divsChild>
                    <w:div w:id="435953717">
                      <w:marLeft w:val="0"/>
                      <w:marRight w:val="0"/>
                      <w:marTop w:val="0"/>
                      <w:marBottom w:val="0"/>
                      <w:divBdr>
                        <w:top w:val="none" w:sz="0" w:space="0" w:color="auto"/>
                        <w:left w:val="none" w:sz="0" w:space="0" w:color="auto"/>
                        <w:bottom w:val="none" w:sz="0" w:space="0" w:color="auto"/>
                        <w:right w:val="none" w:sz="0" w:space="0" w:color="auto"/>
                      </w:divBdr>
                    </w:div>
                  </w:divsChild>
                </w:div>
                <w:div w:id="764502295">
                  <w:marLeft w:val="0"/>
                  <w:marRight w:val="0"/>
                  <w:marTop w:val="0"/>
                  <w:marBottom w:val="0"/>
                  <w:divBdr>
                    <w:top w:val="none" w:sz="0" w:space="0" w:color="auto"/>
                    <w:left w:val="none" w:sz="0" w:space="0" w:color="auto"/>
                    <w:bottom w:val="none" w:sz="0" w:space="0" w:color="auto"/>
                    <w:right w:val="none" w:sz="0" w:space="0" w:color="auto"/>
                  </w:divBdr>
                  <w:divsChild>
                    <w:div w:id="469439477">
                      <w:marLeft w:val="0"/>
                      <w:marRight w:val="0"/>
                      <w:marTop w:val="0"/>
                      <w:marBottom w:val="0"/>
                      <w:divBdr>
                        <w:top w:val="none" w:sz="0" w:space="0" w:color="auto"/>
                        <w:left w:val="none" w:sz="0" w:space="0" w:color="auto"/>
                        <w:bottom w:val="none" w:sz="0" w:space="0" w:color="auto"/>
                        <w:right w:val="none" w:sz="0" w:space="0" w:color="auto"/>
                      </w:divBdr>
                    </w:div>
                  </w:divsChild>
                </w:div>
                <w:div w:id="917594567">
                  <w:marLeft w:val="0"/>
                  <w:marRight w:val="0"/>
                  <w:marTop w:val="0"/>
                  <w:marBottom w:val="0"/>
                  <w:divBdr>
                    <w:top w:val="none" w:sz="0" w:space="0" w:color="auto"/>
                    <w:left w:val="none" w:sz="0" w:space="0" w:color="auto"/>
                    <w:bottom w:val="none" w:sz="0" w:space="0" w:color="auto"/>
                    <w:right w:val="none" w:sz="0" w:space="0" w:color="auto"/>
                  </w:divBdr>
                  <w:divsChild>
                    <w:div w:id="862210725">
                      <w:marLeft w:val="0"/>
                      <w:marRight w:val="0"/>
                      <w:marTop w:val="0"/>
                      <w:marBottom w:val="0"/>
                      <w:divBdr>
                        <w:top w:val="none" w:sz="0" w:space="0" w:color="auto"/>
                        <w:left w:val="none" w:sz="0" w:space="0" w:color="auto"/>
                        <w:bottom w:val="none" w:sz="0" w:space="0" w:color="auto"/>
                        <w:right w:val="none" w:sz="0" w:space="0" w:color="auto"/>
                      </w:divBdr>
                    </w:div>
                  </w:divsChild>
                </w:div>
                <w:div w:id="1104882528">
                  <w:marLeft w:val="0"/>
                  <w:marRight w:val="0"/>
                  <w:marTop w:val="0"/>
                  <w:marBottom w:val="0"/>
                  <w:divBdr>
                    <w:top w:val="none" w:sz="0" w:space="0" w:color="auto"/>
                    <w:left w:val="none" w:sz="0" w:space="0" w:color="auto"/>
                    <w:bottom w:val="none" w:sz="0" w:space="0" w:color="auto"/>
                    <w:right w:val="none" w:sz="0" w:space="0" w:color="auto"/>
                  </w:divBdr>
                  <w:divsChild>
                    <w:div w:id="545945880">
                      <w:marLeft w:val="0"/>
                      <w:marRight w:val="0"/>
                      <w:marTop w:val="0"/>
                      <w:marBottom w:val="0"/>
                      <w:divBdr>
                        <w:top w:val="none" w:sz="0" w:space="0" w:color="auto"/>
                        <w:left w:val="none" w:sz="0" w:space="0" w:color="auto"/>
                        <w:bottom w:val="none" w:sz="0" w:space="0" w:color="auto"/>
                        <w:right w:val="none" w:sz="0" w:space="0" w:color="auto"/>
                      </w:divBdr>
                    </w:div>
                  </w:divsChild>
                </w:div>
                <w:div w:id="1154301392">
                  <w:marLeft w:val="0"/>
                  <w:marRight w:val="0"/>
                  <w:marTop w:val="0"/>
                  <w:marBottom w:val="0"/>
                  <w:divBdr>
                    <w:top w:val="none" w:sz="0" w:space="0" w:color="auto"/>
                    <w:left w:val="none" w:sz="0" w:space="0" w:color="auto"/>
                    <w:bottom w:val="none" w:sz="0" w:space="0" w:color="auto"/>
                    <w:right w:val="none" w:sz="0" w:space="0" w:color="auto"/>
                  </w:divBdr>
                  <w:divsChild>
                    <w:div w:id="647514659">
                      <w:marLeft w:val="0"/>
                      <w:marRight w:val="0"/>
                      <w:marTop w:val="0"/>
                      <w:marBottom w:val="0"/>
                      <w:divBdr>
                        <w:top w:val="none" w:sz="0" w:space="0" w:color="auto"/>
                        <w:left w:val="none" w:sz="0" w:space="0" w:color="auto"/>
                        <w:bottom w:val="none" w:sz="0" w:space="0" w:color="auto"/>
                        <w:right w:val="none" w:sz="0" w:space="0" w:color="auto"/>
                      </w:divBdr>
                    </w:div>
                  </w:divsChild>
                </w:div>
                <w:div w:id="1215505604">
                  <w:marLeft w:val="0"/>
                  <w:marRight w:val="0"/>
                  <w:marTop w:val="0"/>
                  <w:marBottom w:val="0"/>
                  <w:divBdr>
                    <w:top w:val="none" w:sz="0" w:space="0" w:color="auto"/>
                    <w:left w:val="none" w:sz="0" w:space="0" w:color="auto"/>
                    <w:bottom w:val="none" w:sz="0" w:space="0" w:color="auto"/>
                    <w:right w:val="none" w:sz="0" w:space="0" w:color="auto"/>
                  </w:divBdr>
                  <w:divsChild>
                    <w:div w:id="839975628">
                      <w:marLeft w:val="0"/>
                      <w:marRight w:val="0"/>
                      <w:marTop w:val="0"/>
                      <w:marBottom w:val="0"/>
                      <w:divBdr>
                        <w:top w:val="none" w:sz="0" w:space="0" w:color="auto"/>
                        <w:left w:val="none" w:sz="0" w:space="0" w:color="auto"/>
                        <w:bottom w:val="none" w:sz="0" w:space="0" w:color="auto"/>
                        <w:right w:val="none" w:sz="0" w:space="0" w:color="auto"/>
                      </w:divBdr>
                    </w:div>
                  </w:divsChild>
                </w:div>
                <w:div w:id="1242988367">
                  <w:marLeft w:val="0"/>
                  <w:marRight w:val="0"/>
                  <w:marTop w:val="0"/>
                  <w:marBottom w:val="0"/>
                  <w:divBdr>
                    <w:top w:val="none" w:sz="0" w:space="0" w:color="auto"/>
                    <w:left w:val="none" w:sz="0" w:space="0" w:color="auto"/>
                    <w:bottom w:val="none" w:sz="0" w:space="0" w:color="auto"/>
                    <w:right w:val="none" w:sz="0" w:space="0" w:color="auto"/>
                  </w:divBdr>
                  <w:divsChild>
                    <w:div w:id="656153003">
                      <w:marLeft w:val="0"/>
                      <w:marRight w:val="0"/>
                      <w:marTop w:val="0"/>
                      <w:marBottom w:val="0"/>
                      <w:divBdr>
                        <w:top w:val="none" w:sz="0" w:space="0" w:color="auto"/>
                        <w:left w:val="none" w:sz="0" w:space="0" w:color="auto"/>
                        <w:bottom w:val="none" w:sz="0" w:space="0" w:color="auto"/>
                        <w:right w:val="none" w:sz="0" w:space="0" w:color="auto"/>
                      </w:divBdr>
                    </w:div>
                  </w:divsChild>
                </w:div>
                <w:div w:id="1312057851">
                  <w:marLeft w:val="0"/>
                  <w:marRight w:val="0"/>
                  <w:marTop w:val="0"/>
                  <w:marBottom w:val="0"/>
                  <w:divBdr>
                    <w:top w:val="none" w:sz="0" w:space="0" w:color="auto"/>
                    <w:left w:val="none" w:sz="0" w:space="0" w:color="auto"/>
                    <w:bottom w:val="none" w:sz="0" w:space="0" w:color="auto"/>
                    <w:right w:val="none" w:sz="0" w:space="0" w:color="auto"/>
                  </w:divBdr>
                  <w:divsChild>
                    <w:div w:id="537742523">
                      <w:marLeft w:val="0"/>
                      <w:marRight w:val="0"/>
                      <w:marTop w:val="0"/>
                      <w:marBottom w:val="0"/>
                      <w:divBdr>
                        <w:top w:val="none" w:sz="0" w:space="0" w:color="auto"/>
                        <w:left w:val="none" w:sz="0" w:space="0" w:color="auto"/>
                        <w:bottom w:val="none" w:sz="0" w:space="0" w:color="auto"/>
                        <w:right w:val="none" w:sz="0" w:space="0" w:color="auto"/>
                      </w:divBdr>
                    </w:div>
                  </w:divsChild>
                </w:div>
                <w:div w:id="1315181026">
                  <w:marLeft w:val="0"/>
                  <w:marRight w:val="0"/>
                  <w:marTop w:val="0"/>
                  <w:marBottom w:val="0"/>
                  <w:divBdr>
                    <w:top w:val="none" w:sz="0" w:space="0" w:color="auto"/>
                    <w:left w:val="none" w:sz="0" w:space="0" w:color="auto"/>
                    <w:bottom w:val="none" w:sz="0" w:space="0" w:color="auto"/>
                    <w:right w:val="none" w:sz="0" w:space="0" w:color="auto"/>
                  </w:divBdr>
                  <w:divsChild>
                    <w:div w:id="33972743">
                      <w:marLeft w:val="0"/>
                      <w:marRight w:val="0"/>
                      <w:marTop w:val="0"/>
                      <w:marBottom w:val="0"/>
                      <w:divBdr>
                        <w:top w:val="none" w:sz="0" w:space="0" w:color="auto"/>
                        <w:left w:val="none" w:sz="0" w:space="0" w:color="auto"/>
                        <w:bottom w:val="none" w:sz="0" w:space="0" w:color="auto"/>
                        <w:right w:val="none" w:sz="0" w:space="0" w:color="auto"/>
                      </w:divBdr>
                    </w:div>
                  </w:divsChild>
                </w:div>
                <w:div w:id="1546411539">
                  <w:marLeft w:val="0"/>
                  <w:marRight w:val="0"/>
                  <w:marTop w:val="0"/>
                  <w:marBottom w:val="0"/>
                  <w:divBdr>
                    <w:top w:val="none" w:sz="0" w:space="0" w:color="auto"/>
                    <w:left w:val="none" w:sz="0" w:space="0" w:color="auto"/>
                    <w:bottom w:val="none" w:sz="0" w:space="0" w:color="auto"/>
                    <w:right w:val="none" w:sz="0" w:space="0" w:color="auto"/>
                  </w:divBdr>
                  <w:divsChild>
                    <w:div w:id="1095513778">
                      <w:marLeft w:val="0"/>
                      <w:marRight w:val="0"/>
                      <w:marTop w:val="0"/>
                      <w:marBottom w:val="0"/>
                      <w:divBdr>
                        <w:top w:val="none" w:sz="0" w:space="0" w:color="auto"/>
                        <w:left w:val="none" w:sz="0" w:space="0" w:color="auto"/>
                        <w:bottom w:val="none" w:sz="0" w:space="0" w:color="auto"/>
                        <w:right w:val="none" w:sz="0" w:space="0" w:color="auto"/>
                      </w:divBdr>
                    </w:div>
                  </w:divsChild>
                </w:div>
                <w:div w:id="1652515441">
                  <w:marLeft w:val="0"/>
                  <w:marRight w:val="0"/>
                  <w:marTop w:val="0"/>
                  <w:marBottom w:val="0"/>
                  <w:divBdr>
                    <w:top w:val="none" w:sz="0" w:space="0" w:color="auto"/>
                    <w:left w:val="none" w:sz="0" w:space="0" w:color="auto"/>
                    <w:bottom w:val="none" w:sz="0" w:space="0" w:color="auto"/>
                    <w:right w:val="none" w:sz="0" w:space="0" w:color="auto"/>
                  </w:divBdr>
                  <w:divsChild>
                    <w:div w:id="2102413867">
                      <w:marLeft w:val="0"/>
                      <w:marRight w:val="0"/>
                      <w:marTop w:val="0"/>
                      <w:marBottom w:val="0"/>
                      <w:divBdr>
                        <w:top w:val="none" w:sz="0" w:space="0" w:color="auto"/>
                        <w:left w:val="none" w:sz="0" w:space="0" w:color="auto"/>
                        <w:bottom w:val="none" w:sz="0" w:space="0" w:color="auto"/>
                        <w:right w:val="none" w:sz="0" w:space="0" w:color="auto"/>
                      </w:divBdr>
                    </w:div>
                  </w:divsChild>
                </w:div>
                <w:div w:id="1718357221">
                  <w:marLeft w:val="0"/>
                  <w:marRight w:val="0"/>
                  <w:marTop w:val="0"/>
                  <w:marBottom w:val="0"/>
                  <w:divBdr>
                    <w:top w:val="none" w:sz="0" w:space="0" w:color="auto"/>
                    <w:left w:val="none" w:sz="0" w:space="0" w:color="auto"/>
                    <w:bottom w:val="none" w:sz="0" w:space="0" w:color="auto"/>
                    <w:right w:val="none" w:sz="0" w:space="0" w:color="auto"/>
                  </w:divBdr>
                  <w:divsChild>
                    <w:div w:id="1014579264">
                      <w:marLeft w:val="0"/>
                      <w:marRight w:val="0"/>
                      <w:marTop w:val="0"/>
                      <w:marBottom w:val="0"/>
                      <w:divBdr>
                        <w:top w:val="none" w:sz="0" w:space="0" w:color="auto"/>
                        <w:left w:val="none" w:sz="0" w:space="0" w:color="auto"/>
                        <w:bottom w:val="none" w:sz="0" w:space="0" w:color="auto"/>
                        <w:right w:val="none" w:sz="0" w:space="0" w:color="auto"/>
                      </w:divBdr>
                    </w:div>
                  </w:divsChild>
                </w:div>
                <w:div w:id="1719549789">
                  <w:marLeft w:val="0"/>
                  <w:marRight w:val="0"/>
                  <w:marTop w:val="0"/>
                  <w:marBottom w:val="0"/>
                  <w:divBdr>
                    <w:top w:val="none" w:sz="0" w:space="0" w:color="auto"/>
                    <w:left w:val="none" w:sz="0" w:space="0" w:color="auto"/>
                    <w:bottom w:val="none" w:sz="0" w:space="0" w:color="auto"/>
                    <w:right w:val="none" w:sz="0" w:space="0" w:color="auto"/>
                  </w:divBdr>
                  <w:divsChild>
                    <w:div w:id="1954748961">
                      <w:marLeft w:val="0"/>
                      <w:marRight w:val="0"/>
                      <w:marTop w:val="0"/>
                      <w:marBottom w:val="0"/>
                      <w:divBdr>
                        <w:top w:val="none" w:sz="0" w:space="0" w:color="auto"/>
                        <w:left w:val="none" w:sz="0" w:space="0" w:color="auto"/>
                        <w:bottom w:val="none" w:sz="0" w:space="0" w:color="auto"/>
                        <w:right w:val="none" w:sz="0" w:space="0" w:color="auto"/>
                      </w:divBdr>
                    </w:div>
                  </w:divsChild>
                </w:div>
                <w:div w:id="1727988312">
                  <w:marLeft w:val="0"/>
                  <w:marRight w:val="0"/>
                  <w:marTop w:val="0"/>
                  <w:marBottom w:val="0"/>
                  <w:divBdr>
                    <w:top w:val="none" w:sz="0" w:space="0" w:color="auto"/>
                    <w:left w:val="none" w:sz="0" w:space="0" w:color="auto"/>
                    <w:bottom w:val="none" w:sz="0" w:space="0" w:color="auto"/>
                    <w:right w:val="none" w:sz="0" w:space="0" w:color="auto"/>
                  </w:divBdr>
                  <w:divsChild>
                    <w:div w:id="2077242905">
                      <w:marLeft w:val="0"/>
                      <w:marRight w:val="0"/>
                      <w:marTop w:val="0"/>
                      <w:marBottom w:val="0"/>
                      <w:divBdr>
                        <w:top w:val="none" w:sz="0" w:space="0" w:color="auto"/>
                        <w:left w:val="none" w:sz="0" w:space="0" w:color="auto"/>
                        <w:bottom w:val="none" w:sz="0" w:space="0" w:color="auto"/>
                        <w:right w:val="none" w:sz="0" w:space="0" w:color="auto"/>
                      </w:divBdr>
                    </w:div>
                  </w:divsChild>
                </w:div>
                <w:div w:id="1729062433">
                  <w:marLeft w:val="0"/>
                  <w:marRight w:val="0"/>
                  <w:marTop w:val="0"/>
                  <w:marBottom w:val="0"/>
                  <w:divBdr>
                    <w:top w:val="none" w:sz="0" w:space="0" w:color="auto"/>
                    <w:left w:val="none" w:sz="0" w:space="0" w:color="auto"/>
                    <w:bottom w:val="none" w:sz="0" w:space="0" w:color="auto"/>
                    <w:right w:val="none" w:sz="0" w:space="0" w:color="auto"/>
                  </w:divBdr>
                  <w:divsChild>
                    <w:div w:id="773550364">
                      <w:marLeft w:val="0"/>
                      <w:marRight w:val="0"/>
                      <w:marTop w:val="0"/>
                      <w:marBottom w:val="0"/>
                      <w:divBdr>
                        <w:top w:val="none" w:sz="0" w:space="0" w:color="auto"/>
                        <w:left w:val="none" w:sz="0" w:space="0" w:color="auto"/>
                        <w:bottom w:val="none" w:sz="0" w:space="0" w:color="auto"/>
                        <w:right w:val="none" w:sz="0" w:space="0" w:color="auto"/>
                      </w:divBdr>
                    </w:div>
                  </w:divsChild>
                </w:div>
                <w:div w:id="1845894858">
                  <w:marLeft w:val="0"/>
                  <w:marRight w:val="0"/>
                  <w:marTop w:val="0"/>
                  <w:marBottom w:val="0"/>
                  <w:divBdr>
                    <w:top w:val="none" w:sz="0" w:space="0" w:color="auto"/>
                    <w:left w:val="none" w:sz="0" w:space="0" w:color="auto"/>
                    <w:bottom w:val="none" w:sz="0" w:space="0" w:color="auto"/>
                    <w:right w:val="none" w:sz="0" w:space="0" w:color="auto"/>
                  </w:divBdr>
                  <w:divsChild>
                    <w:div w:id="1167327989">
                      <w:marLeft w:val="0"/>
                      <w:marRight w:val="0"/>
                      <w:marTop w:val="0"/>
                      <w:marBottom w:val="0"/>
                      <w:divBdr>
                        <w:top w:val="none" w:sz="0" w:space="0" w:color="auto"/>
                        <w:left w:val="none" w:sz="0" w:space="0" w:color="auto"/>
                        <w:bottom w:val="none" w:sz="0" w:space="0" w:color="auto"/>
                        <w:right w:val="none" w:sz="0" w:space="0" w:color="auto"/>
                      </w:divBdr>
                    </w:div>
                  </w:divsChild>
                </w:div>
                <w:div w:id="1980643503">
                  <w:marLeft w:val="0"/>
                  <w:marRight w:val="0"/>
                  <w:marTop w:val="0"/>
                  <w:marBottom w:val="0"/>
                  <w:divBdr>
                    <w:top w:val="none" w:sz="0" w:space="0" w:color="auto"/>
                    <w:left w:val="none" w:sz="0" w:space="0" w:color="auto"/>
                    <w:bottom w:val="none" w:sz="0" w:space="0" w:color="auto"/>
                    <w:right w:val="none" w:sz="0" w:space="0" w:color="auto"/>
                  </w:divBdr>
                  <w:divsChild>
                    <w:div w:id="603654194">
                      <w:marLeft w:val="0"/>
                      <w:marRight w:val="0"/>
                      <w:marTop w:val="0"/>
                      <w:marBottom w:val="0"/>
                      <w:divBdr>
                        <w:top w:val="none" w:sz="0" w:space="0" w:color="auto"/>
                        <w:left w:val="none" w:sz="0" w:space="0" w:color="auto"/>
                        <w:bottom w:val="none" w:sz="0" w:space="0" w:color="auto"/>
                        <w:right w:val="none" w:sz="0" w:space="0" w:color="auto"/>
                      </w:divBdr>
                    </w:div>
                  </w:divsChild>
                </w:div>
                <w:div w:id="2053846227">
                  <w:marLeft w:val="0"/>
                  <w:marRight w:val="0"/>
                  <w:marTop w:val="0"/>
                  <w:marBottom w:val="0"/>
                  <w:divBdr>
                    <w:top w:val="none" w:sz="0" w:space="0" w:color="auto"/>
                    <w:left w:val="none" w:sz="0" w:space="0" w:color="auto"/>
                    <w:bottom w:val="none" w:sz="0" w:space="0" w:color="auto"/>
                    <w:right w:val="none" w:sz="0" w:space="0" w:color="auto"/>
                  </w:divBdr>
                  <w:divsChild>
                    <w:div w:id="60785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246471">
          <w:marLeft w:val="0"/>
          <w:marRight w:val="0"/>
          <w:marTop w:val="0"/>
          <w:marBottom w:val="0"/>
          <w:divBdr>
            <w:top w:val="none" w:sz="0" w:space="0" w:color="auto"/>
            <w:left w:val="none" w:sz="0" w:space="0" w:color="auto"/>
            <w:bottom w:val="none" w:sz="0" w:space="0" w:color="auto"/>
            <w:right w:val="none" w:sz="0" w:space="0" w:color="auto"/>
          </w:divBdr>
        </w:div>
        <w:div w:id="1369718375">
          <w:marLeft w:val="0"/>
          <w:marRight w:val="0"/>
          <w:marTop w:val="0"/>
          <w:marBottom w:val="0"/>
          <w:divBdr>
            <w:top w:val="none" w:sz="0" w:space="0" w:color="auto"/>
            <w:left w:val="none" w:sz="0" w:space="0" w:color="auto"/>
            <w:bottom w:val="none" w:sz="0" w:space="0" w:color="auto"/>
            <w:right w:val="none" w:sz="0" w:space="0" w:color="auto"/>
          </w:divBdr>
        </w:div>
        <w:div w:id="1464348581">
          <w:marLeft w:val="0"/>
          <w:marRight w:val="0"/>
          <w:marTop w:val="0"/>
          <w:marBottom w:val="0"/>
          <w:divBdr>
            <w:top w:val="none" w:sz="0" w:space="0" w:color="auto"/>
            <w:left w:val="none" w:sz="0" w:space="0" w:color="auto"/>
            <w:bottom w:val="none" w:sz="0" w:space="0" w:color="auto"/>
            <w:right w:val="none" w:sz="0" w:space="0" w:color="auto"/>
          </w:divBdr>
        </w:div>
        <w:div w:id="1653288896">
          <w:marLeft w:val="0"/>
          <w:marRight w:val="0"/>
          <w:marTop w:val="0"/>
          <w:marBottom w:val="0"/>
          <w:divBdr>
            <w:top w:val="none" w:sz="0" w:space="0" w:color="auto"/>
            <w:left w:val="none" w:sz="0" w:space="0" w:color="auto"/>
            <w:bottom w:val="none" w:sz="0" w:space="0" w:color="auto"/>
            <w:right w:val="none" w:sz="0" w:space="0" w:color="auto"/>
          </w:divBdr>
        </w:div>
      </w:divsChild>
    </w:div>
    <w:div w:id="1549949301">
      <w:bodyDiv w:val="1"/>
      <w:marLeft w:val="0"/>
      <w:marRight w:val="0"/>
      <w:marTop w:val="0"/>
      <w:marBottom w:val="0"/>
      <w:divBdr>
        <w:top w:val="none" w:sz="0" w:space="0" w:color="auto"/>
        <w:left w:val="none" w:sz="0" w:space="0" w:color="auto"/>
        <w:bottom w:val="none" w:sz="0" w:space="0" w:color="auto"/>
        <w:right w:val="none" w:sz="0" w:space="0" w:color="auto"/>
      </w:divBdr>
      <w:divsChild>
        <w:div w:id="85225112">
          <w:marLeft w:val="0"/>
          <w:marRight w:val="0"/>
          <w:marTop w:val="0"/>
          <w:marBottom w:val="0"/>
          <w:divBdr>
            <w:top w:val="none" w:sz="0" w:space="0" w:color="auto"/>
            <w:left w:val="none" w:sz="0" w:space="0" w:color="auto"/>
            <w:bottom w:val="none" w:sz="0" w:space="0" w:color="auto"/>
            <w:right w:val="none" w:sz="0" w:space="0" w:color="auto"/>
          </w:divBdr>
        </w:div>
        <w:div w:id="115370123">
          <w:marLeft w:val="0"/>
          <w:marRight w:val="0"/>
          <w:marTop w:val="0"/>
          <w:marBottom w:val="0"/>
          <w:divBdr>
            <w:top w:val="none" w:sz="0" w:space="0" w:color="auto"/>
            <w:left w:val="none" w:sz="0" w:space="0" w:color="auto"/>
            <w:bottom w:val="none" w:sz="0" w:space="0" w:color="auto"/>
            <w:right w:val="none" w:sz="0" w:space="0" w:color="auto"/>
          </w:divBdr>
        </w:div>
        <w:div w:id="161481068">
          <w:marLeft w:val="0"/>
          <w:marRight w:val="0"/>
          <w:marTop w:val="0"/>
          <w:marBottom w:val="0"/>
          <w:divBdr>
            <w:top w:val="none" w:sz="0" w:space="0" w:color="auto"/>
            <w:left w:val="none" w:sz="0" w:space="0" w:color="auto"/>
            <w:bottom w:val="none" w:sz="0" w:space="0" w:color="auto"/>
            <w:right w:val="none" w:sz="0" w:space="0" w:color="auto"/>
          </w:divBdr>
        </w:div>
        <w:div w:id="301884376">
          <w:marLeft w:val="0"/>
          <w:marRight w:val="0"/>
          <w:marTop w:val="0"/>
          <w:marBottom w:val="0"/>
          <w:divBdr>
            <w:top w:val="none" w:sz="0" w:space="0" w:color="auto"/>
            <w:left w:val="none" w:sz="0" w:space="0" w:color="auto"/>
            <w:bottom w:val="none" w:sz="0" w:space="0" w:color="auto"/>
            <w:right w:val="none" w:sz="0" w:space="0" w:color="auto"/>
          </w:divBdr>
        </w:div>
        <w:div w:id="326060798">
          <w:marLeft w:val="0"/>
          <w:marRight w:val="0"/>
          <w:marTop w:val="0"/>
          <w:marBottom w:val="0"/>
          <w:divBdr>
            <w:top w:val="none" w:sz="0" w:space="0" w:color="auto"/>
            <w:left w:val="none" w:sz="0" w:space="0" w:color="auto"/>
            <w:bottom w:val="none" w:sz="0" w:space="0" w:color="auto"/>
            <w:right w:val="none" w:sz="0" w:space="0" w:color="auto"/>
          </w:divBdr>
        </w:div>
        <w:div w:id="334042311">
          <w:marLeft w:val="0"/>
          <w:marRight w:val="0"/>
          <w:marTop w:val="0"/>
          <w:marBottom w:val="0"/>
          <w:divBdr>
            <w:top w:val="none" w:sz="0" w:space="0" w:color="auto"/>
            <w:left w:val="none" w:sz="0" w:space="0" w:color="auto"/>
            <w:bottom w:val="none" w:sz="0" w:space="0" w:color="auto"/>
            <w:right w:val="none" w:sz="0" w:space="0" w:color="auto"/>
          </w:divBdr>
        </w:div>
        <w:div w:id="603268948">
          <w:marLeft w:val="0"/>
          <w:marRight w:val="0"/>
          <w:marTop w:val="0"/>
          <w:marBottom w:val="0"/>
          <w:divBdr>
            <w:top w:val="none" w:sz="0" w:space="0" w:color="auto"/>
            <w:left w:val="none" w:sz="0" w:space="0" w:color="auto"/>
            <w:bottom w:val="none" w:sz="0" w:space="0" w:color="auto"/>
            <w:right w:val="none" w:sz="0" w:space="0" w:color="auto"/>
          </w:divBdr>
        </w:div>
        <w:div w:id="659235202">
          <w:marLeft w:val="0"/>
          <w:marRight w:val="0"/>
          <w:marTop w:val="0"/>
          <w:marBottom w:val="0"/>
          <w:divBdr>
            <w:top w:val="none" w:sz="0" w:space="0" w:color="auto"/>
            <w:left w:val="none" w:sz="0" w:space="0" w:color="auto"/>
            <w:bottom w:val="none" w:sz="0" w:space="0" w:color="auto"/>
            <w:right w:val="none" w:sz="0" w:space="0" w:color="auto"/>
          </w:divBdr>
        </w:div>
        <w:div w:id="904025548">
          <w:marLeft w:val="0"/>
          <w:marRight w:val="0"/>
          <w:marTop w:val="0"/>
          <w:marBottom w:val="0"/>
          <w:divBdr>
            <w:top w:val="none" w:sz="0" w:space="0" w:color="auto"/>
            <w:left w:val="none" w:sz="0" w:space="0" w:color="auto"/>
            <w:bottom w:val="none" w:sz="0" w:space="0" w:color="auto"/>
            <w:right w:val="none" w:sz="0" w:space="0" w:color="auto"/>
          </w:divBdr>
        </w:div>
        <w:div w:id="1332829808">
          <w:marLeft w:val="0"/>
          <w:marRight w:val="0"/>
          <w:marTop w:val="0"/>
          <w:marBottom w:val="0"/>
          <w:divBdr>
            <w:top w:val="none" w:sz="0" w:space="0" w:color="auto"/>
            <w:left w:val="none" w:sz="0" w:space="0" w:color="auto"/>
            <w:bottom w:val="none" w:sz="0" w:space="0" w:color="auto"/>
            <w:right w:val="none" w:sz="0" w:space="0" w:color="auto"/>
          </w:divBdr>
          <w:divsChild>
            <w:div w:id="1138038721">
              <w:marLeft w:val="-75"/>
              <w:marRight w:val="0"/>
              <w:marTop w:val="30"/>
              <w:marBottom w:val="30"/>
              <w:divBdr>
                <w:top w:val="none" w:sz="0" w:space="0" w:color="auto"/>
                <w:left w:val="none" w:sz="0" w:space="0" w:color="auto"/>
                <w:bottom w:val="none" w:sz="0" w:space="0" w:color="auto"/>
                <w:right w:val="none" w:sz="0" w:space="0" w:color="auto"/>
              </w:divBdr>
              <w:divsChild>
                <w:div w:id="494418630">
                  <w:marLeft w:val="0"/>
                  <w:marRight w:val="0"/>
                  <w:marTop w:val="0"/>
                  <w:marBottom w:val="0"/>
                  <w:divBdr>
                    <w:top w:val="none" w:sz="0" w:space="0" w:color="auto"/>
                    <w:left w:val="none" w:sz="0" w:space="0" w:color="auto"/>
                    <w:bottom w:val="none" w:sz="0" w:space="0" w:color="auto"/>
                    <w:right w:val="none" w:sz="0" w:space="0" w:color="auto"/>
                  </w:divBdr>
                  <w:divsChild>
                    <w:div w:id="279798618">
                      <w:marLeft w:val="0"/>
                      <w:marRight w:val="0"/>
                      <w:marTop w:val="0"/>
                      <w:marBottom w:val="0"/>
                      <w:divBdr>
                        <w:top w:val="none" w:sz="0" w:space="0" w:color="auto"/>
                        <w:left w:val="none" w:sz="0" w:space="0" w:color="auto"/>
                        <w:bottom w:val="none" w:sz="0" w:space="0" w:color="auto"/>
                        <w:right w:val="none" w:sz="0" w:space="0" w:color="auto"/>
                      </w:divBdr>
                    </w:div>
                  </w:divsChild>
                </w:div>
                <w:div w:id="988246486">
                  <w:marLeft w:val="0"/>
                  <w:marRight w:val="0"/>
                  <w:marTop w:val="0"/>
                  <w:marBottom w:val="0"/>
                  <w:divBdr>
                    <w:top w:val="none" w:sz="0" w:space="0" w:color="auto"/>
                    <w:left w:val="none" w:sz="0" w:space="0" w:color="auto"/>
                    <w:bottom w:val="none" w:sz="0" w:space="0" w:color="auto"/>
                    <w:right w:val="none" w:sz="0" w:space="0" w:color="auto"/>
                  </w:divBdr>
                  <w:divsChild>
                    <w:div w:id="408357270">
                      <w:marLeft w:val="0"/>
                      <w:marRight w:val="0"/>
                      <w:marTop w:val="0"/>
                      <w:marBottom w:val="0"/>
                      <w:divBdr>
                        <w:top w:val="none" w:sz="0" w:space="0" w:color="auto"/>
                        <w:left w:val="none" w:sz="0" w:space="0" w:color="auto"/>
                        <w:bottom w:val="none" w:sz="0" w:space="0" w:color="auto"/>
                        <w:right w:val="none" w:sz="0" w:space="0" w:color="auto"/>
                      </w:divBdr>
                    </w:div>
                  </w:divsChild>
                </w:div>
                <w:div w:id="997222134">
                  <w:marLeft w:val="0"/>
                  <w:marRight w:val="0"/>
                  <w:marTop w:val="0"/>
                  <w:marBottom w:val="0"/>
                  <w:divBdr>
                    <w:top w:val="none" w:sz="0" w:space="0" w:color="auto"/>
                    <w:left w:val="none" w:sz="0" w:space="0" w:color="auto"/>
                    <w:bottom w:val="none" w:sz="0" w:space="0" w:color="auto"/>
                    <w:right w:val="none" w:sz="0" w:space="0" w:color="auto"/>
                  </w:divBdr>
                  <w:divsChild>
                    <w:div w:id="899943664">
                      <w:marLeft w:val="0"/>
                      <w:marRight w:val="0"/>
                      <w:marTop w:val="0"/>
                      <w:marBottom w:val="0"/>
                      <w:divBdr>
                        <w:top w:val="none" w:sz="0" w:space="0" w:color="auto"/>
                        <w:left w:val="none" w:sz="0" w:space="0" w:color="auto"/>
                        <w:bottom w:val="none" w:sz="0" w:space="0" w:color="auto"/>
                        <w:right w:val="none" w:sz="0" w:space="0" w:color="auto"/>
                      </w:divBdr>
                    </w:div>
                    <w:div w:id="998003284">
                      <w:marLeft w:val="0"/>
                      <w:marRight w:val="0"/>
                      <w:marTop w:val="0"/>
                      <w:marBottom w:val="0"/>
                      <w:divBdr>
                        <w:top w:val="none" w:sz="0" w:space="0" w:color="auto"/>
                        <w:left w:val="none" w:sz="0" w:space="0" w:color="auto"/>
                        <w:bottom w:val="none" w:sz="0" w:space="0" w:color="auto"/>
                        <w:right w:val="none" w:sz="0" w:space="0" w:color="auto"/>
                      </w:divBdr>
                    </w:div>
                    <w:div w:id="1699699753">
                      <w:marLeft w:val="0"/>
                      <w:marRight w:val="0"/>
                      <w:marTop w:val="0"/>
                      <w:marBottom w:val="0"/>
                      <w:divBdr>
                        <w:top w:val="none" w:sz="0" w:space="0" w:color="auto"/>
                        <w:left w:val="none" w:sz="0" w:space="0" w:color="auto"/>
                        <w:bottom w:val="none" w:sz="0" w:space="0" w:color="auto"/>
                        <w:right w:val="none" w:sz="0" w:space="0" w:color="auto"/>
                      </w:divBdr>
                    </w:div>
                    <w:div w:id="1943417691">
                      <w:marLeft w:val="0"/>
                      <w:marRight w:val="0"/>
                      <w:marTop w:val="0"/>
                      <w:marBottom w:val="0"/>
                      <w:divBdr>
                        <w:top w:val="none" w:sz="0" w:space="0" w:color="auto"/>
                        <w:left w:val="none" w:sz="0" w:space="0" w:color="auto"/>
                        <w:bottom w:val="none" w:sz="0" w:space="0" w:color="auto"/>
                        <w:right w:val="none" w:sz="0" w:space="0" w:color="auto"/>
                      </w:divBdr>
                    </w:div>
                  </w:divsChild>
                </w:div>
                <w:div w:id="1260329022">
                  <w:marLeft w:val="0"/>
                  <w:marRight w:val="0"/>
                  <w:marTop w:val="0"/>
                  <w:marBottom w:val="0"/>
                  <w:divBdr>
                    <w:top w:val="none" w:sz="0" w:space="0" w:color="auto"/>
                    <w:left w:val="none" w:sz="0" w:space="0" w:color="auto"/>
                    <w:bottom w:val="none" w:sz="0" w:space="0" w:color="auto"/>
                    <w:right w:val="none" w:sz="0" w:space="0" w:color="auto"/>
                  </w:divBdr>
                  <w:divsChild>
                    <w:div w:id="1245651515">
                      <w:marLeft w:val="0"/>
                      <w:marRight w:val="0"/>
                      <w:marTop w:val="0"/>
                      <w:marBottom w:val="0"/>
                      <w:divBdr>
                        <w:top w:val="none" w:sz="0" w:space="0" w:color="auto"/>
                        <w:left w:val="none" w:sz="0" w:space="0" w:color="auto"/>
                        <w:bottom w:val="none" w:sz="0" w:space="0" w:color="auto"/>
                        <w:right w:val="none" w:sz="0" w:space="0" w:color="auto"/>
                      </w:divBdr>
                    </w:div>
                  </w:divsChild>
                </w:div>
                <w:div w:id="1320310191">
                  <w:marLeft w:val="0"/>
                  <w:marRight w:val="0"/>
                  <w:marTop w:val="0"/>
                  <w:marBottom w:val="0"/>
                  <w:divBdr>
                    <w:top w:val="none" w:sz="0" w:space="0" w:color="auto"/>
                    <w:left w:val="none" w:sz="0" w:space="0" w:color="auto"/>
                    <w:bottom w:val="none" w:sz="0" w:space="0" w:color="auto"/>
                    <w:right w:val="none" w:sz="0" w:space="0" w:color="auto"/>
                  </w:divBdr>
                  <w:divsChild>
                    <w:div w:id="1544754309">
                      <w:marLeft w:val="0"/>
                      <w:marRight w:val="0"/>
                      <w:marTop w:val="0"/>
                      <w:marBottom w:val="0"/>
                      <w:divBdr>
                        <w:top w:val="none" w:sz="0" w:space="0" w:color="auto"/>
                        <w:left w:val="none" w:sz="0" w:space="0" w:color="auto"/>
                        <w:bottom w:val="none" w:sz="0" w:space="0" w:color="auto"/>
                        <w:right w:val="none" w:sz="0" w:space="0" w:color="auto"/>
                      </w:divBdr>
                    </w:div>
                  </w:divsChild>
                </w:div>
                <w:div w:id="1904296580">
                  <w:marLeft w:val="0"/>
                  <w:marRight w:val="0"/>
                  <w:marTop w:val="0"/>
                  <w:marBottom w:val="0"/>
                  <w:divBdr>
                    <w:top w:val="none" w:sz="0" w:space="0" w:color="auto"/>
                    <w:left w:val="none" w:sz="0" w:space="0" w:color="auto"/>
                    <w:bottom w:val="none" w:sz="0" w:space="0" w:color="auto"/>
                    <w:right w:val="none" w:sz="0" w:space="0" w:color="auto"/>
                  </w:divBdr>
                  <w:divsChild>
                    <w:div w:id="92210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701167">
          <w:marLeft w:val="0"/>
          <w:marRight w:val="0"/>
          <w:marTop w:val="0"/>
          <w:marBottom w:val="0"/>
          <w:divBdr>
            <w:top w:val="none" w:sz="0" w:space="0" w:color="auto"/>
            <w:left w:val="none" w:sz="0" w:space="0" w:color="auto"/>
            <w:bottom w:val="none" w:sz="0" w:space="0" w:color="auto"/>
            <w:right w:val="none" w:sz="0" w:space="0" w:color="auto"/>
          </w:divBdr>
        </w:div>
        <w:div w:id="1617784940">
          <w:marLeft w:val="0"/>
          <w:marRight w:val="0"/>
          <w:marTop w:val="0"/>
          <w:marBottom w:val="0"/>
          <w:divBdr>
            <w:top w:val="none" w:sz="0" w:space="0" w:color="auto"/>
            <w:left w:val="none" w:sz="0" w:space="0" w:color="auto"/>
            <w:bottom w:val="none" w:sz="0" w:space="0" w:color="auto"/>
            <w:right w:val="none" w:sz="0" w:space="0" w:color="auto"/>
          </w:divBdr>
          <w:divsChild>
            <w:div w:id="1150563337">
              <w:marLeft w:val="-75"/>
              <w:marRight w:val="0"/>
              <w:marTop w:val="30"/>
              <w:marBottom w:val="30"/>
              <w:divBdr>
                <w:top w:val="none" w:sz="0" w:space="0" w:color="auto"/>
                <w:left w:val="none" w:sz="0" w:space="0" w:color="auto"/>
                <w:bottom w:val="none" w:sz="0" w:space="0" w:color="auto"/>
                <w:right w:val="none" w:sz="0" w:space="0" w:color="auto"/>
              </w:divBdr>
              <w:divsChild>
                <w:div w:id="46226496">
                  <w:marLeft w:val="0"/>
                  <w:marRight w:val="0"/>
                  <w:marTop w:val="0"/>
                  <w:marBottom w:val="0"/>
                  <w:divBdr>
                    <w:top w:val="none" w:sz="0" w:space="0" w:color="auto"/>
                    <w:left w:val="none" w:sz="0" w:space="0" w:color="auto"/>
                    <w:bottom w:val="none" w:sz="0" w:space="0" w:color="auto"/>
                    <w:right w:val="none" w:sz="0" w:space="0" w:color="auto"/>
                  </w:divBdr>
                  <w:divsChild>
                    <w:div w:id="1891112661">
                      <w:marLeft w:val="0"/>
                      <w:marRight w:val="0"/>
                      <w:marTop w:val="0"/>
                      <w:marBottom w:val="0"/>
                      <w:divBdr>
                        <w:top w:val="none" w:sz="0" w:space="0" w:color="auto"/>
                        <w:left w:val="none" w:sz="0" w:space="0" w:color="auto"/>
                        <w:bottom w:val="none" w:sz="0" w:space="0" w:color="auto"/>
                        <w:right w:val="none" w:sz="0" w:space="0" w:color="auto"/>
                      </w:divBdr>
                    </w:div>
                  </w:divsChild>
                </w:div>
                <w:div w:id="71323034">
                  <w:marLeft w:val="0"/>
                  <w:marRight w:val="0"/>
                  <w:marTop w:val="0"/>
                  <w:marBottom w:val="0"/>
                  <w:divBdr>
                    <w:top w:val="none" w:sz="0" w:space="0" w:color="auto"/>
                    <w:left w:val="none" w:sz="0" w:space="0" w:color="auto"/>
                    <w:bottom w:val="none" w:sz="0" w:space="0" w:color="auto"/>
                    <w:right w:val="none" w:sz="0" w:space="0" w:color="auto"/>
                  </w:divBdr>
                  <w:divsChild>
                    <w:div w:id="1573084503">
                      <w:marLeft w:val="0"/>
                      <w:marRight w:val="0"/>
                      <w:marTop w:val="0"/>
                      <w:marBottom w:val="0"/>
                      <w:divBdr>
                        <w:top w:val="none" w:sz="0" w:space="0" w:color="auto"/>
                        <w:left w:val="none" w:sz="0" w:space="0" w:color="auto"/>
                        <w:bottom w:val="none" w:sz="0" w:space="0" w:color="auto"/>
                        <w:right w:val="none" w:sz="0" w:space="0" w:color="auto"/>
                      </w:divBdr>
                    </w:div>
                  </w:divsChild>
                </w:div>
                <w:div w:id="76947081">
                  <w:marLeft w:val="0"/>
                  <w:marRight w:val="0"/>
                  <w:marTop w:val="0"/>
                  <w:marBottom w:val="0"/>
                  <w:divBdr>
                    <w:top w:val="none" w:sz="0" w:space="0" w:color="auto"/>
                    <w:left w:val="none" w:sz="0" w:space="0" w:color="auto"/>
                    <w:bottom w:val="none" w:sz="0" w:space="0" w:color="auto"/>
                    <w:right w:val="none" w:sz="0" w:space="0" w:color="auto"/>
                  </w:divBdr>
                  <w:divsChild>
                    <w:div w:id="815029158">
                      <w:marLeft w:val="0"/>
                      <w:marRight w:val="0"/>
                      <w:marTop w:val="0"/>
                      <w:marBottom w:val="0"/>
                      <w:divBdr>
                        <w:top w:val="none" w:sz="0" w:space="0" w:color="auto"/>
                        <w:left w:val="none" w:sz="0" w:space="0" w:color="auto"/>
                        <w:bottom w:val="none" w:sz="0" w:space="0" w:color="auto"/>
                        <w:right w:val="none" w:sz="0" w:space="0" w:color="auto"/>
                      </w:divBdr>
                    </w:div>
                  </w:divsChild>
                </w:div>
                <w:div w:id="86967370">
                  <w:marLeft w:val="0"/>
                  <w:marRight w:val="0"/>
                  <w:marTop w:val="0"/>
                  <w:marBottom w:val="0"/>
                  <w:divBdr>
                    <w:top w:val="none" w:sz="0" w:space="0" w:color="auto"/>
                    <w:left w:val="none" w:sz="0" w:space="0" w:color="auto"/>
                    <w:bottom w:val="none" w:sz="0" w:space="0" w:color="auto"/>
                    <w:right w:val="none" w:sz="0" w:space="0" w:color="auto"/>
                  </w:divBdr>
                  <w:divsChild>
                    <w:div w:id="865824145">
                      <w:marLeft w:val="0"/>
                      <w:marRight w:val="0"/>
                      <w:marTop w:val="0"/>
                      <w:marBottom w:val="0"/>
                      <w:divBdr>
                        <w:top w:val="none" w:sz="0" w:space="0" w:color="auto"/>
                        <w:left w:val="none" w:sz="0" w:space="0" w:color="auto"/>
                        <w:bottom w:val="none" w:sz="0" w:space="0" w:color="auto"/>
                        <w:right w:val="none" w:sz="0" w:space="0" w:color="auto"/>
                      </w:divBdr>
                    </w:div>
                  </w:divsChild>
                </w:div>
                <w:div w:id="107087215">
                  <w:marLeft w:val="0"/>
                  <w:marRight w:val="0"/>
                  <w:marTop w:val="0"/>
                  <w:marBottom w:val="0"/>
                  <w:divBdr>
                    <w:top w:val="none" w:sz="0" w:space="0" w:color="auto"/>
                    <w:left w:val="none" w:sz="0" w:space="0" w:color="auto"/>
                    <w:bottom w:val="none" w:sz="0" w:space="0" w:color="auto"/>
                    <w:right w:val="none" w:sz="0" w:space="0" w:color="auto"/>
                  </w:divBdr>
                  <w:divsChild>
                    <w:div w:id="1183284480">
                      <w:marLeft w:val="0"/>
                      <w:marRight w:val="0"/>
                      <w:marTop w:val="0"/>
                      <w:marBottom w:val="0"/>
                      <w:divBdr>
                        <w:top w:val="none" w:sz="0" w:space="0" w:color="auto"/>
                        <w:left w:val="none" w:sz="0" w:space="0" w:color="auto"/>
                        <w:bottom w:val="none" w:sz="0" w:space="0" w:color="auto"/>
                        <w:right w:val="none" w:sz="0" w:space="0" w:color="auto"/>
                      </w:divBdr>
                    </w:div>
                  </w:divsChild>
                </w:div>
                <w:div w:id="120658319">
                  <w:marLeft w:val="0"/>
                  <w:marRight w:val="0"/>
                  <w:marTop w:val="0"/>
                  <w:marBottom w:val="0"/>
                  <w:divBdr>
                    <w:top w:val="none" w:sz="0" w:space="0" w:color="auto"/>
                    <w:left w:val="none" w:sz="0" w:space="0" w:color="auto"/>
                    <w:bottom w:val="none" w:sz="0" w:space="0" w:color="auto"/>
                    <w:right w:val="none" w:sz="0" w:space="0" w:color="auto"/>
                  </w:divBdr>
                  <w:divsChild>
                    <w:div w:id="404033984">
                      <w:marLeft w:val="0"/>
                      <w:marRight w:val="0"/>
                      <w:marTop w:val="0"/>
                      <w:marBottom w:val="0"/>
                      <w:divBdr>
                        <w:top w:val="none" w:sz="0" w:space="0" w:color="auto"/>
                        <w:left w:val="none" w:sz="0" w:space="0" w:color="auto"/>
                        <w:bottom w:val="none" w:sz="0" w:space="0" w:color="auto"/>
                        <w:right w:val="none" w:sz="0" w:space="0" w:color="auto"/>
                      </w:divBdr>
                    </w:div>
                  </w:divsChild>
                </w:div>
                <w:div w:id="129641381">
                  <w:marLeft w:val="0"/>
                  <w:marRight w:val="0"/>
                  <w:marTop w:val="0"/>
                  <w:marBottom w:val="0"/>
                  <w:divBdr>
                    <w:top w:val="none" w:sz="0" w:space="0" w:color="auto"/>
                    <w:left w:val="none" w:sz="0" w:space="0" w:color="auto"/>
                    <w:bottom w:val="none" w:sz="0" w:space="0" w:color="auto"/>
                    <w:right w:val="none" w:sz="0" w:space="0" w:color="auto"/>
                  </w:divBdr>
                  <w:divsChild>
                    <w:div w:id="922908477">
                      <w:marLeft w:val="0"/>
                      <w:marRight w:val="0"/>
                      <w:marTop w:val="0"/>
                      <w:marBottom w:val="0"/>
                      <w:divBdr>
                        <w:top w:val="none" w:sz="0" w:space="0" w:color="auto"/>
                        <w:left w:val="none" w:sz="0" w:space="0" w:color="auto"/>
                        <w:bottom w:val="none" w:sz="0" w:space="0" w:color="auto"/>
                        <w:right w:val="none" w:sz="0" w:space="0" w:color="auto"/>
                      </w:divBdr>
                    </w:div>
                  </w:divsChild>
                </w:div>
                <w:div w:id="157120217">
                  <w:marLeft w:val="0"/>
                  <w:marRight w:val="0"/>
                  <w:marTop w:val="0"/>
                  <w:marBottom w:val="0"/>
                  <w:divBdr>
                    <w:top w:val="none" w:sz="0" w:space="0" w:color="auto"/>
                    <w:left w:val="none" w:sz="0" w:space="0" w:color="auto"/>
                    <w:bottom w:val="none" w:sz="0" w:space="0" w:color="auto"/>
                    <w:right w:val="none" w:sz="0" w:space="0" w:color="auto"/>
                  </w:divBdr>
                  <w:divsChild>
                    <w:div w:id="1260405788">
                      <w:marLeft w:val="0"/>
                      <w:marRight w:val="0"/>
                      <w:marTop w:val="0"/>
                      <w:marBottom w:val="0"/>
                      <w:divBdr>
                        <w:top w:val="none" w:sz="0" w:space="0" w:color="auto"/>
                        <w:left w:val="none" w:sz="0" w:space="0" w:color="auto"/>
                        <w:bottom w:val="none" w:sz="0" w:space="0" w:color="auto"/>
                        <w:right w:val="none" w:sz="0" w:space="0" w:color="auto"/>
                      </w:divBdr>
                    </w:div>
                  </w:divsChild>
                </w:div>
                <w:div w:id="171724051">
                  <w:marLeft w:val="0"/>
                  <w:marRight w:val="0"/>
                  <w:marTop w:val="0"/>
                  <w:marBottom w:val="0"/>
                  <w:divBdr>
                    <w:top w:val="none" w:sz="0" w:space="0" w:color="auto"/>
                    <w:left w:val="none" w:sz="0" w:space="0" w:color="auto"/>
                    <w:bottom w:val="none" w:sz="0" w:space="0" w:color="auto"/>
                    <w:right w:val="none" w:sz="0" w:space="0" w:color="auto"/>
                  </w:divBdr>
                  <w:divsChild>
                    <w:div w:id="1204829952">
                      <w:marLeft w:val="0"/>
                      <w:marRight w:val="0"/>
                      <w:marTop w:val="0"/>
                      <w:marBottom w:val="0"/>
                      <w:divBdr>
                        <w:top w:val="none" w:sz="0" w:space="0" w:color="auto"/>
                        <w:left w:val="none" w:sz="0" w:space="0" w:color="auto"/>
                        <w:bottom w:val="none" w:sz="0" w:space="0" w:color="auto"/>
                        <w:right w:val="none" w:sz="0" w:space="0" w:color="auto"/>
                      </w:divBdr>
                    </w:div>
                  </w:divsChild>
                </w:div>
                <w:div w:id="172308049">
                  <w:marLeft w:val="0"/>
                  <w:marRight w:val="0"/>
                  <w:marTop w:val="0"/>
                  <w:marBottom w:val="0"/>
                  <w:divBdr>
                    <w:top w:val="none" w:sz="0" w:space="0" w:color="auto"/>
                    <w:left w:val="none" w:sz="0" w:space="0" w:color="auto"/>
                    <w:bottom w:val="none" w:sz="0" w:space="0" w:color="auto"/>
                    <w:right w:val="none" w:sz="0" w:space="0" w:color="auto"/>
                  </w:divBdr>
                  <w:divsChild>
                    <w:div w:id="1950158822">
                      <w:marLeft w:val="0"/>
                      <w:marRight w:val="0"/>
                      <w:marTop w:val="0"/>
                      <w:marBottom w:val="0"/>
                      <w:divBdr>
                        <w:top w:val="none" w:sz="0" w:space="0" w:color="auto"/>
                        <w:left w:val="none" w:sz="0" w:space="0" w:color="auto"/>
                        <w:bottom w:val="none" w:sz="0" w:space="0" w:color="auto"/>
                        <w:right w:val="none" w:sz="0" w:space="0" w:color="auto"/>
                      </w:divBdr>
                    </w:div>
                  </w:divsChild>
                </w:div>
                <w:div w:id="176192949">
                  <w:marLeft w:val="0"/>
                  <w:marRight w:val="0"/>
                  <w:marTop w:val="0"/>
                  <w:marBottom w:val="0"/>
                  <w:divBdr>
                    <w:top w:val="none" w:sz="0" w:space="0" w:color="auto"/>
                    <w:left w:val="none" w:sz="0" w:space="0" w:color="auto"/>
                    <w:bottom w:val="none" w:sz="0" w:space="0" w:color="auto"/>
                    <w:right w:val="none" w:sz="0" w:space="0" w:color="auto"/>
                  </w:divBdr>
                  <w:divsChild>
                    <w:div w:id="165285866">
                      <w:marLeft w:val="0"/>
                      <w:marRight w:val="0"/>
                      <w:marTop w:val="0"/>
                      <w:marBottom w:val="0"/>
                      <w:divBdr>
                        <w:top w:val="none" w:sz="0" w:space="0" w:color="auto"/>
                        <w:left w:val="none" w:sz="0" w:space="0" w:color="auto"/>
                        <w:bottom w:val="none" w:sz="0" w:space="0" w:color="auto"/>
                        <w:right w:val="none" w:sz="0" w:space="0" w:color="auto"/>
                      </w:divBdr>
                    </w:div>
                  </w:divsChild>
                </w:div>
                <w:div w:id="179396921">
                  <w:marLeft w:val="0"/>
                  <w:marRight w:val="0"/>
                  <w:marTop w:val="0"/>
                  <w:marBottom w:val="0"/>
                  <w:divBdr>
                    <w:top w:val="none" w:sz="0" w:space="0" w:color="auto"/>
                    <w:left w:val="none" w:sz="0" w:space="0" w:color="auto"/>
                    <w:bottom w:val="none" w:sz="0" w:space="0" w:color="auto"/>
                    <w:right w:val="none" w:sz="0" w:space="0" w:color="auto"/>
                  </w:divBdr>
                  <w:divsChild>
                    <w:div w:id="615599673">
                      <w:marLeft w:val="0"/>
                      <w:marRight w:val="0"/>
                      <w:marTop w:val="0"/>
                      <w:marBottom w:val="0"/>
                      <w:divBdr>
                        <w:top w:val="none" w:sz="0" w:space="0" w:color="auto"/>
                        <w:left w:val="none" w:sz="0" w:space="0" w:color="auto"/>
                        <w:bottom w:val="none" w:sz="0" w:space="0" w:color="auto"/>
                        <w:right w:val="none" w:sz="0" w:space="0" w:color="auto"/>
                      </w:divBdr>
                    </w:div>
                  </w:divsChild>
                </w:div>
                <w:div w:id="209734986">
                  <w:marLeft w:val="0"/>
                  <w:marRight w:val="0"/>
                  <w:marTop w:val="0"/>
                  <w:marBottom w:val="0"/>
                  <w:divBdr>
                    <w:top w:val="none" w:sz="0" w:space="0" w:color="auto"/>
                    <w:left w:val="none" w:sz="0" w:space="0" w:color="auto"/>
                    <w:bottom w:val="none" w:sz="0" w:space="0" w:color="auto"/>
                    <w:right w:val="none" w:sz="0" w:space="0" w:color="auto"/>
                  </w:divBdr>
                  <w:divsChild>
                    <w:div w:id="248776414">
                      <w:marLeft w:val="0"/>
                      <w:marRight w:val="0"/>
                      <w:marTop w:val="0"/>
                      <w:marBottom w:val="0"/>
                      <w:divBdr>
                        <w:top w:val="none" w:sz="0" w:space="0" w:color="auto"/>
                        <w:left w:val="none" w:sz="0" w:space="0" w:color="auto"/>
                        <w:bottom w:val="none" w:sz="0" w:space="0" w:color="auto"/>
                        <w:right w:val="none" w:sz="0" w:space="0" w:color="auto"/>
                      </w:divBdr>
                    </w:div>
                  </w:divsChild>
                </w:div>
                <w:div w:id="234781376">
                  <w:marLeft w:val="0"/>
                  <w:marRight w:val="0"/>
                  <w:marTop w:val="0"/>
                  <w:marBottom w:val="0"/>
                  <w:divBdr>
                    <w:top w:val="none" w:sz="0" w:space="0" w:color="auto"/>
                    <w:left w:val="none" w:sz="0" w:space="0" w:color="auto"/>
                    <w:bottom w:val="none" w:sz="0" w:space="0" w:color="auto"/>
                    <w:right w:val="none" w:sz="0" w:space="0" w:color="auto"/>
                  </w:divBdr>
                  <w:divsChild>
                    <w:div w:id="1601179656">
                      <w:marLeft w:val="0"/>
                      <w:marRight w:val="0"/>
                      <w:marTop w:val="0"/>
                      <w:marBottom w:val="0"/>
                      <w:divBdr>
                        <w:top w:val="none" w:sz="0" w:space="0" w:color="auto"/>
                        <w:left w:val="none" w:sz="0" w:space="0" w:color="auto"/>
                        <w:bottom w:val="none" w:sz="0" w:space="0" w:color="auto"/>
                        <w:right w:val="none" w:sz="0" w:space="0" w:color="auto"/>
                      </w:divBdr>
                    </w:div>
                  </w:divsChild>
                </w:div>
                <w:div w:id="246112038">
                  <w:marLeft w:val="0"/>
                  <w:marRight w:val="0"/>
                  <w:marTop w:val="0"/>
                  <w:marBottom w:val="0"/>
                  <w:divBdr>
                    <w:top w:val="none" w:sz="0" w:space="0" w:color="auto"/>
                    <w:left w:val="none" w:sz="0" w:space="0" w:color="auto"/>
                    <w:bottom w:val="none" w:sz="0" w:space="0" w:color="auto"/>
                    <w:right w:val="none" w:sz="0" w:space="0" w:color="auto"/>
                  </w:divBdr>
                  <w:divsChild>
                    <w:div w:id="659895473">
                      <w:marLeft w:val="0"/>
                      <w:marRight w:val="0"/>
                      <w:marTop w:val="0"/>
                      <w:marBottom w:val="0"/>
                      <w:divBdr>
                        <w:top w:val="none" w:sz="0" w:space="0" w:color="auto"/>
                        <w:left w:val="none" w:sz="0" w:space="0" w:color="auto"/>
                        <w:bottom w:val="none" w:sz="0" w:space="0" w:color="auto"/>
                        <w:right w:val="none" w:sz="0" w:space="0" w:color="auto"/>
                      </w:divBdr>
                    </w:div>
                  </w:divsChild>
                </w:div>
                <w:div w:id="326712633">
                  <w:marLeft w:val="0"/>
                  <w:marRight w:val="0"/>
                  <w:marTop w:val="0"/>
                  <w:marBottom w:val="0"/>
                  <w:divBdr>
                    <w:top w:val="none" w:sz="0" w:space="0" w:color="auto"/>
                    <w:left w:val="none" w:sz="0" w:space="0" w:color="auto"/>
                    <w:bottom w:val="none" w:sz="0" w:space="0" w:color="auto"/>
                    <w:right w:val="none" w:sz="0" w:space="0" w:color="auto"/>
                  </w:divBdr>
                  <w:divsChild>
                    <w:div w:id="669481846">
                      <w:marLeft w:val="0"/>
                      <w:marRight w:val="0"/>
                      <w:marTop w:val="0"/>
                      <w:marBottom w:val="0"/>
                      <w:divBdr>
                        <w:top w:val="none" w:sz="0" w:space="0" w:color="auto"/>
                        <w:left w:val="none" w:sz="0" w:space="0" w:color="auto"/>
                        <w:bottom w:val="none" w:sz="0" w:space="0" w:color="auto"/>
                        <w:right w:val="none" w:sz="0" w:space="0" w:color="auto"/>
                      </w:divBdr>
                    </w:div>
                  </w:divsChild>
                </w:div>
                <w:div w:id="340008717">
                  <w:marLeft w:val="0"/>
                  <w:marRight w:val="0"/>
                  <w:marTop w:val="0"/>
                  <w:marBottom w:val="0"/>
                  <w:divBdr>
                    <w:top w:val="none" w:sz="0" w:space="0" w:color="auto"/>
                    <w:left w:val="none" w:sz="0" w:space="0" w:color="auto"/>
                    <w:bottom w:val="none" w:sz="0" w:space="0" w:color="auto"/>
                    <w:right w:val="none" w:sz="0" w:space="0" w:color="auto"/>
                  </w:divBdr>
                  <w:divsChild>
                    <w:div w:id="792020197">
                      <w:marLeft w:val="0"/>
                      <w:marRight w:val="0"/>
                      <w:marTop w:val="0"/>
                      <w:marBottom w:val="0"/>
                      <w:divBdr>
                        <w:top w:val="none" w:sz="0" w:space="0" w:color="auto"/>
                        <w:left w:val="none" w:sz="0" w:space="0" w:color="auto"/>
                        <w:bottom w:val="none" w:sz="0" w:space="0" w:color="auto"/>
                        <w:right w:val="none" w:sz="0" w:space="0" w:color="auto"/>
                      </w:divBdr>
                    </w:div>
                  </w:divsChild>
                </w:div>
                <w:div w:id="382146366">
                  <w:marLeft w:val="0"/>
                  <w:marRight w:val="0"/>
                  <w:marTop w:val="0"/>
                  <w:marBottom w:val="0"/>
                  <w:divBdr>
                    <w:top w:val="none" w:sz="0" w:space="0" w:color="auto"/>
                    <w:left w:val="none" w:sz="0" w:space="0" w:color="auto"/>
                    <w:bottom w:val="none" w:sz="0" w:space="0" w:color="auto"/>
                    <w:right w:val="none" w:sz="0" w:space="0" w:color="auto"/>
                  </w:divBdr>
                  <w:divsChild>
                    <w:div w:id="1725520626">
                      <w:marLeft w:val="0"/>
                      <w:marRight w:val="0"/>
                      <w:marTop w:val="0"/>
                      <w:marBottom w:val="0"/>
                      <w:divBdr>
                        <w:top w:val="none" w:sz="0" w:space="0" w:color="auto"/>
                        <w:left w:val="none" w:sz="0" w:space="0" w:color="auto"/>
                        <w:bottom w:val="none" w:sz="0" w:space="0" w:color="auto"/>
                        <w:right w:val="none" w:sz="0" w:space="0" w:color="auto"/>
                      </w:divBdr>
                    </w:div>
                  </w:divsChild>
                </w:div>
                <w:div w:id="427046502">
                  <w:marLeft w:val="0"/>
                  <w:marRight w:val="0"/>
                  <w:marTop w:val="0"/>
                  <w:marBottom w:val="0"/>
                  <w:divBdr>
                    <w:top w:val="none" w:sz="0" w:space="0" w:color="auto"/>
                    <w:left w:val="none" w:sz="0" w:space="0" w:color="auto"/>
                    <w:bottom w:val="none" w:sz="0" w:space="0" w:color="auto"/>
                    <w:right w:val="none" w:sz="0" w:space="0" w:color="auto"/>
                  </w:divBdr>
                  <w:divsChild>
                    <w:div w:id="1380319760">
                      <w:marLeft w:val="0"/>
                      <w:marRight w:val="0"/>
                      <w:marTop w:val="0"/>
                      <w:marBottom w:val="0"/>
                      <w:divBdr>
                        <w:top w:val="none" w:sz="0" w:space="0" w:color="auto"/>
                        <w:left w:val="none" w:sz="0" w:space="0" w:color="auto"/>
                        <w:bottom w:val="none" w:sz="0" w:space="0" w:color="auto"/>
                        <w:right w:val="none" w:sz="0" w:space="0" w:color="auto"/>
                      </w:divBdr>
                    </w:div>
                  </w:divsChild>
                </w:div>
                <w:div w:id="474030394">
                  <w:marLeft w:val="0"/>
                  <w:marRight w:val="0"/>
                  <w:marTop w:val="0"/>
                  <w:marBottom w:val="0"/>
                  <w:divBdr>
                    <w:top w:val="none" w:sz="0" w:space="0" w:color="auto"/>
                    <w:left w:val="none" w:sz="0" w:space="0" w:color="auto"/>
                    <w:bottom w:val="none" w:sz="0" w:space="0" w:color="auto"/>
                    <w:right w:val="none" w:sz="0" w:space="0" w:color="auto"/>
                  </w:divBdr>
                  <w:divsChild>
                    <w:div w:id="724328332">
                      <w:marLeft w:val="0"/>
                      <w:marRight w:val="0"/>
                      <w:marTop w:val="0"/>
                      <w:marBottom w:val="0"/>
                      <w:divBdr>
                        <w:top w:val="none" w:sz="0" w:space="0" w:color="auto"/>
                        <w:left w:val="none" w:sz="0" w:space="0" w:color="auto"/>
                        <w:bottom w:val="none" w:sz="0" w:space="0" w:color="auto"/>
                        <w:right w:val="none" w:sz="0" w:space="0" w:color="auto"/>
                      </w:divBdr>
                    </w:div>
                  </w:divsChild>
                </w:div>
                <w:div w:id="506556650">
                  <w:marLeft w:val="0"/>
                  <w:marRight w:val="0"/>
                  <w:marTop w:val="0"/>
                  <w:marBottom w:val="0"/>
                  <w:divBdr>
                    <w:top w:val="none" w:sz="0" w:space="0" w:color="auto"/>
                    <w:left w:val="none" w:sz="0" w:space="0" w:color="auto"/>
                    <w:bottom w:val="none" w:sz="0" w:space="0" w:color="auto"/>
                    <w:right w:val="none" w:sz="0" w:space="0" w:color="auto"/>
                  </w:divBdr>
                  <w:divsChild>
                    <w:div w:id="1491093930">
                      <w:marLeft w:val="0"/>
                      <w:marRight w:val="0"/>
                      <w:marTop w:val="0"/>
                      <w:marBottom w:val="0"/>
                      <w:divBdr>
                        <w:top w:val="none" w:sz="0" w:space="0" w:color="auto"/>
                        <w:left w:val="none" w:sz="0" w:space="0" w:color="auto"/>
                        <w:bottom w:val="none" w:sz="0" w:space="0" w:color="auto"/>
                        <w:right w:val="none" w:sz="0" w:space="0" w:color="auto"/>
                      </w:divBdr>
                    </w:div>
                  </w:divsChild>
                </w:div>
                <w:div w:id="567417752">
                  <w:marLeft w:val="0"/>
                  <w:marRight w:val="0"/>
                  <w:marTop w:val="0"/>
                  <w:marBottom w:val="0"/>
                  <w:divBdr>
                    <w:top w:val="none" w:sz="0" w:space="0" w:color="auto"/>
                    <w:left w:val="none" w:sz="0" w:space="0" w:color="auto"/>
                    <w:bottom w:val="none" w:sz="0" w:space="0" w:color="auto"/>
                    <w:right w:val="none" w:sz="0" w:space="0" w:color="auto"/>
                  </w:divBdr>
                  <w:divsChild>
                    <w:div w:id="1382053233">
                      <w:marLeft w:val="0"/>
                      <w:marRight w:val="0"/>
                      <w:marTop w:val="0"/>
                      <w:marBottom w:val="0"/>
                      <w:divBdr>
                        <w:top w:val="none" w:sz="0" w:space="0" w:color="auto"/>
                        <w:left w:val="none" w:sz="0" w:space="0" w:color="auto"/>
                        <w:bottom w:val="none" w:sz="0" w:space="0" w:color="auto"/>
                        <w:right w:val="none" w:sz="0" w:space="0" w:color="auto"/>
                      </w:divBdr>
                    </w:div>
                  </w:divsChild>
                </w:div>
                <w:div w:id="571282268">
                  <w:marLeft w:val="0"/>
                  <w:marRight w:val="0"/>
                  <w:marTop w:val="0"/>
                  <w:marBottom w:val="0"/>
                  <w:divBdr>
                    <w:top w:val="none" w:sz="0" w:space="0" w:color="auto"/>
                    <w:left w:val="none" w:sz="0" w:space="0" w:color="auto"/>
                    <w:bottom w:val="none" w:sz="0" w:space="0" w:color="auto"/>
                    <w:right w:val="none" w:sz="0" w:space="0" w:color="auto"/>
                  </w:divBdr>
                  <w:divsChild>
                    <w:div w:id="1081366241">
                      <w:marLeft w:val="0"/>
                      <w:marRight w:val="0"/>
                      <w:marTop w:val="0"/>
                      <w:marBottom w:val="0"/>
                      <w:divBdr>
                        <w:top w:val="none" w:sz="0" w:space="0" w:color="auto"/>
                        <w:left w:val="none" w:sz="0" w:space="0" w:color="auto"/>
                        <w:bottom w:val="none" w:sz="0" w:space="0" w:color="auto"/>
                        <w:right w:val="none" w:sz="0" w:space="0" w:color="auto"/>
                      </w:divBdr>
                    </w:div>
                  </w:divsChild>
                </w:div>
                <w:div w:id="586773166">
                  <w:marLeft w:val="0"/>
                  <w:marRight w:val="0"/>
                  <w:marTop w:val="0"/>
                  <w:marBottom w:val="0"/>
                  <w:divBdr>
                    <w:top w:val="none" w:sz="0" w:space="0" w:color="auto"/>
                    <w:left w:val="none" w:sz="0" w:space="0" w:color="auto"/>
                    <w:bottom w:val="none" w:sz="0" w:space="0" w:color="auto"/>
                    <w:right w:val="none" w:sz="0" w:space="0" w:color="auto"/>
                  </w:divBdr>
                  <w:divsChild>
                    <w:div w:id="931426096">
                      <w:marLeft w:val="0"/>
                      <w:marRight w:val="0"/>
                      <w:marTop w:val="0"/>
                      <w:marBottom w:val="0"/>
                      <w:divBdr>
                        <w:top w:val="none" w:sz="0" w:space="0" w:color="auto"/>
                        <w:left w:val="none" w:sz="0" w:space="0" w:color="auto"/>
                        <w:bottom w:val="none" w:sz="0" w:space="0" w:color="auto"/>
                        <w:right w:val="none" w:sz="0" w:space="0" w:color="auto"/>
                      </w:divBdr>
                    </w:div>
                  </w:divsChild>
                </w:div>
                <w:div w:id="588196289">
                  <w:marLeft w:val="0"/>
                  <w:marRight w:val="0"/>
                  <w:marTop w:val="0"/>
                  <w:marBottom w:val="0"/>
                  <w:divBdr>
                    <w:top w:val="none" w:sz="0" w:space="0" w:color="auto"/>
                    <w:left w:val="none" w:sz="0" w:space="0" w:color="auto"/>
                    <w:bottom w:val="none" w:sz="0" w:space="0" w:color="auto"/>
                    <w:right w:val="none" w:sz="0" w:space="0" w:color="auto"/>
                  </w:divBdr>
                  <w:divsChild>
                    <w:div w:id="796877888">
                      <w:marLeft w:val="0"/>
                      <w:marRight w:val="0"/>
                      <w:marTop w:val="0"/>
                      <w:marBottom w:val="0"/>
                      <w:divBdr>
                        <w:top w:val="none" w:sz="0" w:space="0" w:color="auto"/>
                        <w:left w:val="none" w:sz="0" w:space="0" w:color="auto"/>
                        <w:bottom w:val="none" w:sz="0" w:space="0" w:color="auto"/>
                        <w:right w:val="none" w:sz="0" w:space="0" w:color="auto"/>
                      </w:divBdr>
                    </w:div>
                  </w:divsChild>
                </w:div>
                <w:div w:id="592127375">
                  <w:marLeft w:val="0"/>
                  <w:marRight w:val="0"/>
                  <w:marTop w:val="0"/>
                  <w:marBottom w:val="0"/>
                  <w:divBdr>
                    <w:top w:val="none" w:sz="0" w:space="0" w:color="auto"/>
                    <w:left w:val="none" w:sz="0" w:space="0" w:color="auto"/>
                    <w:bottom w:val="none" w:sz="0" w:space="0" w:color="auto"/>
                    <w:right w:val="none" w:sz="0" w:space="0" w:color="auto"/>
                  </w:divBdr>
                  <w:divsChild>
                    <w:div w:id="1338458281">
                      <w:marLeft w:val="0"/>
                      <w:marRight w:val="0"/>
                      <w:marTop w:val="0"/>
                      <w:marBottom w:val="0"/>
                      <w:divBdr>
                        <w:top w:val="none" w:sz="0" w:space="0" w:color="auto"/>
                        <w:left w:val="none" w:sz="0" w:space="0" w:color="auto"/>
                        <w:bottom w:val="none" w:sz="0" w:space="0" w:color="auto"/>
                        <w:right w:val="none" w:sz="0" w:space="0" w:color="auto"/>
                      </w:divBdr>
                    </w:div>
                  </w:divsChild>
                </w:div>
                <w:div w:id="599141817">
                  <w:marLeft w:val="0"/>
                  <w:marRight w:val="0"/>
                  <w:marTop w:val="0"/>
                  <w:marBottom w:val="0"/>
                  <w:divBdr>
                    <w:top w:val="none" w:sz="0" w:space="0" w:color="auto"/>
                    <w:left w:val="none" w:sz="0" w:space="0" w:color="auto"/>
                    <w:bottom w:val="none" w:sz="0" w:space="0" w:color="auto"/>
                    <w:right w:val="none" w:sz="0" w:space="0" w:color="auto"/>
                  </w:divBdr>
                  <w:divsChild>
                    <w:div w:id="530807073">
                      <w:marLeft w:val="0"/>
                      <w:marRight w:val="0"/>
                      <w:marTop w:val="0"/>
                      <w:marBottom w:val="0"/>
                      <w:divBdr>
                        <w:top w:val="none" w:sz="0" w:space="0" w:color="auto"/>
                        <w:left w:val="none" w:sz="0" w:space="0" w:color="auto"/>
                        <w:bottom w:val="none" w:sz="0" w:space="0" w:color="auto"/>
                        <w:right w:val="none" w:sz="0" w:space="0" w:color="auto"/>
                      </w:divBdr>
                    </w:div>
                  </w:divsChild>
                </w:div>
                <w:div w:id="620917547">
                  <w:marLeft w:val="0"/>
                  <w:marRight w:val="0"/>
                  <w:marTop w:val="0"/>
                  <w:marBottom w:val="0"/>
                  <w:divBdr>
                    <w:top w:val="none" w:sz="0" w:space="0" w:color="auto"/>
                    <w:left w:val="none" w:sz="0" w:space="0" w:color="auto"/>
                    <w:bottom w:val="none" w:sz="0" w:space="0" w:color="auto"/>
                    <w:right w:val="none" w:sz="0" w:space="0" w:color="auto"/>
                  </w:divBdr>
                  <w:divsChild>
                    <w:div w:id="200946913">
                      <w:marLeft w:val="0"/>
                      <w:marRight w:val="0"/>
                      <w:marTop w:val="0"/>
                      <w:marBottom w:val="0"/>
                      <w:divBdr>
                        <w:top w:val="none" w:sz="0" w:space="0" w:color="auto"/>
                        <w:left w:val="none" w:sz="0" w:space="0" w:color="auto"/>
                        <w:bottom w:val="none" w:sz="0" w:space="0" w:color="auto"/>
                        <w:right w:val="none" w:sz="0" w:space="0" w:color="auto"/>
                      </w:divBdr>
                    </w:div>
                  </w:divsChild>
                </w:div>
                <w:div w:id="665212042">
                  <w:marLeft w:val="0"/>
                  <w:marRight w:val="0"/>
                  <w:marTop w:val="0"/>
                  <w:marBottom w:val="0"/>
                  <w:divBdr>
                    <w:top w:val="none" w:sz="0" w:space="0" w:color="auto"/>
                    <w:left w:val="none" w:sz="0" w:space="0" w:color="auto"/>
                    <w:bottom w:val="none" w:sz="0" w:space="0" w:color="auto"/>
                    <w:right w:val="none" w:sz="0" w:space="0" w:color="auto"/>
                  </w:divBdr>
                  <w:divsChild>
                    <w:div w:id="737822255">
                      <w:marLeft w:val="0"/>
                      <w:marRight w:val="0"/>
                      <w:marTop w:val="0"/>
                      <w:marBottom w:val="0"/>
                      <w:divBdr>
                        <w:top w:val="none" w:sz="0" w:space="0" w:color="auto"/>
                        <w:left w:val="none" w:sz="0" w:space="0" w:color="auto"/>
                        <w:bottom w:val="none" w:sz="0" w:space="0" w:color="auto"/>
                        <w:right w:val="none" w:sz="0" w:space="0" w:color="auto"/>
                      </w:divBdr>
                    </w:div>
                  </w:divsChild>
                </w:div>
                <w:div w:id="665789761">
                  <w:marLeft w:val="0"/>
                  <w:marRight w:val="0"/>
                  <w:marTop w:val="0"/>
                  <w:marBottom w:val="0"/>
                  <w:divBdr>
                    <w:top w:val="none" w:sz="0" w:space="0" w:color="auto"/>
                    <w:left w:val="none" w:sz="0" w:space="0" w:color="auto"/>
                    <w:bottom w:val="none" w:sz="0" w:space="0" w:color="auto"/>
                    <w:right w:val="none" w:sz="0" w:space="0" w:color="auto"/>
                  </w:divBdr>
                  <w:divsChild>
                    <w:div w:id="834107148">
                      <w:marLeft w:val="0"/>
                      <w:marRight w:val="0"/>
                      <w:marTop w:val="0"/>
                      <w:marBottom w:val="0"/>
                      <w:divBdr>
                        <w:top w:val="none" w:sz="0" w:space="0" w:color="auto"/>
                        <w:left w:val="none" w:sz="0" w:space="0" w:color="auto"/>
                        <w:bottom w:val="none" w:sz="0" w:space="0" w:color="auto"/>
                        <w:right w:val="none" w:sz="0" w:space="0" w:color="auto"/>
                      </w:divBdr>
                    </w:div>
                  </w:divsChild>
                </w:div>
                <w:div w:id="757991962">
                  <w:marLeft w:val="0"/>
                  <w:marRight w:val="0"/>
                  <w:marTop w:val="0"/>
                  <w:marBottom w:val="0"/>
                  <w:divBdr>
                    <w:top w:val="none" w:sz="0" w:space="0" w:color="auto"/>
                    <w:left w:val="none" w:sz="0" w:space="0" w:color="auto"/>
                    <w:bottom w:val="none" w:sz="0" w:space="0" w:color="auto"/>
                    <w:right w:val="none" w:sz="0" w:space="0" w:color="auto"/>
                  </w:divBdr>
                  <w:divsChild>
                    <w:div w:id="86197784">
                      <w:marLeft w:val="0"/>
                      <w:marRight w:val="0"/>
                      <w:marTop w:val="0"/>
                      <w:marBottom w:val="0"/>
                      <w:divBdr>
                        <w:top w:val="none" w:sz="0" w:space="0" w:color="auto"/>
                        <w:left w:val="none" w:sz="0" w:space="0" w:color="auto"/>
                        <w:bottom w:val="none" w:sz="0" w:space="0" w:color="auto"/>
                        <w:right w:val="none" w:sz="0" w:space="0" w:color="auto"/>
                      </w:divBdr>
                    </w:div>
                  </w:divsChild>
                </w:div>
                <w:div w:id="760370763">
                  <w:marLeft w:val="0"/>
                  <w:marRight w:val="0"/>
                  <w:marTop w:val="0"/>
                  <w:marBottom w:val="0"/>
                  <w:divBdr>
                    <w:top w:val="none" w:sz="0" w:space="0" w:color="auto"/>
                    <w:left w:val="none" w:sz="0" w:space="0" w:color="auto"/>
                    <w:bottom w:val="none" w:sz="0" w:space="0" w:color="auto"/>
                    <w:right w:val="none" w:sz="0" w:space="0" w:color="auto"/>
                  </w:divBdr>
                  <w:divsChild>
                    <w:div w:id="930625181">
                      <w:marLeft w:val="0"/>
                      <w:marRight w:val="0"/>
                      <w:marTop w:val="0"/>
                      <w:marBottom w:val="0"/>
                      <w:divBdr>
                        <w:top w:val="none" w:sz="0" w:space="0" w:color="auto"/>
                        <w:left w:val="none" w:sz="0" w:space="0" w:color="auto"/>
                        <w:bottom w:val="none" w:sz="0" w:space="0" w:color="auto"/>
                        <w:right w:val="none" w:sz="0" w:space="0" w:color="auto"/>
                      </w:divBdr>
                    </w:div>
                  </w:divsChild>
                </w:div>
                <w:div w:id="763916270">
                  <w:marLeft w:val="0"/>
                  <w:marRight w:val="0"/>
                  <w:marTop w:val="0"/>
                  <w:marBottom w:val="0"/>
                  <w:divBdr>
                    <w:top w:val="none" w:sz="0" w:space="0" w:color="auto"/>
                    <w:left w:val="none" w:sz="0" w:space="0" w:color="auto"/>
                    <w:bottom w:val="none" w:sz="0" w:space="0" w:color="auto"/>
                    <w:right w:val="none" w:sz="0" w:space="0" w:color="auto"/>
                  </w:divBdr>
                  <w:divsChild>
                    <w:div w:id="1703171796">
                      <w:marLeft w:val="0"/>
                      <w:marRight w:val="0"/>
                      <w:marTop w:val="0"/>
                      <w:marBottom w:val="0"/>
                      <w:divBdr>
                        <w:top w:val="none" w:sz="0" w:space="0" w:color="auto"/>
                        <w:left w:val="none" w:sz="0" w:space="0" w:color="auto"/>
                        <w:bottom w:val="none" w:sz="0" w:space="0" w:color="auto"/>
                        <w:right w:val="none" w:sz="0" w:space="0" w:color="auto"/>
                      </w:divBdr>
                    </w:div>
                  </w:divsChild>
                </w:div>
                <w:div w:id="766997326">
                  <w:marLeft w:val="0"/>
                  <w:marRight w:val="0"/>
                  <w:marTop w:val="0"/>
                  <w:marBottom w:val="0"/>
                  <w:divBdr>
                    <w:top w:val="none" w:sz="0" w:space="0" w:color="auto"/>
                    <w:left w:val="none" w:sz="0" w:space="0" w:color="auto"/>
                    <w:bottom w:val="none" w:sz="0" w:space="0" w:color="auto"/>
                    <w:right w:val="none" w:sz="0" w:space="0" w:color="auto"/>
                  </w:divBdr>
                  <w:divsChild>
                    <w:div w:id="635181623">
                      <w:marLeft w:val="0"/>
                      <w:marRight w:val="0"/>
                      <w:marTop w:val="0"/>
                      <w:marBottom w:val="0"/>
                      <w:divBdr>
                        <w:top w:val="none" w:sz="0" w:space="0" w:color="auto"/>
                        <w:left w:val="none" w:sz="0" w:space="0" w:color="auto"/>
                        <w:bottom w:val="none" w:sz="0" w:space="0" w:color="auto"/>
                        <w:right w:val="none" w:sz="0" w:space="0" w:color="auto"/>
                      </w:divBdr>
                    </w:div>
                  </w:divsChild>
                </w:div>
                <w:div w:id="783230098">
                  <w:marLeft w:val="0"/>
                  <w:marRight w:val="0"/>
                  <w:marTop w:val="0"/>
                  <w:marBottom w:val="0"/>
                  <w:divBdr>
                    <w:top w:val="none" w:sz="0" w:space="0" w:color="auto"/>
                    <w:left w:val="none" w:sz="0" w:space="0" w:color="auto"/>
                    <w:bottom w:val="none" w:sz="0" w:space="0" w:color="auto"/>
                    <w:right w:val="none" w:sz="0" w:space="0" w:color="auto"/>
                  </w:divBdr>
                  <w:divsChild>
                    <w:div w:id="1567762529">
                      <w:marLeft w:val="0"/>
                      <w:marRight w:val="0"/>
                      <w:marTop w:val="0"/>
                      <w:marBottom w:val="0"/>
                      <w:divBdr>
                        <w:top w:val="none" w:sz="0" w:space="0" w:color="auto"/>
                        <w:left w:val="none" w:sz="0" w:space="0" w:color="auto"/>
                        <w:bottom w:val="none" w:sz="0" w:space="0" w:color="auto"/>
                        <w:right w:val="none" w:sz="0" w:space="0" w:color="auto"/>
                      </w:divBdr>
                    </w:div>
                  </w:divsChild>
                </w:div>
                <w:div w:id="816646366">
                  <w:marLeft w:val="0"/>
                  <w:marRight w:val="0"/>
                  <w:marTop w:val="0"/>
                  <w:marBottom w:val="0"/>
                  <w:divBdr>
                    <w:top w:val="none" w:sz="0" w:space="0" w:color="auto"/>
                    <w:left w:val="none" w:sz="0" w:space="0" w:color="auto"/>
                    <w:bottom w:val="none" w:sz="0" w:space="0" w:color="auto"/>
                    <w:right w:val="none" w:sz="0" w:space="0" w:color="auto"/>
                  </w:divBdr>
                  <w:divsChild>
                    <w:div w:id="1960332274">
                      <w:marLeft w:val="0"/>
                      <w:marRight w:val="0"/>
                      <w:marTop w:val="0"/>
                      <w:marBottom w:val="0"/>
                      <w:divBdr>
                        <w:top w:val="none" w:sz="0" w:space="0" w:color="auto"/>
                        <w:left w:val="none" w:sz="0" w:space="0" w:color="auto"/>
                        <w:bottom w:val="none" w:sz="0" w:space="0" w:color="auto"/>
                        <w:right w:val="none" w:sz="0" w:space="0" w:color="auto"/>
                      </w:divBdr>
                    </w:div>
                  </w:divsChild>
                </w:div>
                <w:div w:id="831262280">
                  <w:marLeft w:val="0"/>
                  <w:marRight w:val="0"/>
                  <w:marTop w:val="0"/>
                  <w:marBottom w:val="0"/>
                  <w:divBdr>
                    <w:top w:val="none" w:sz="0" w:space="0" w:color="auto"/>
                    <w:left w:val="none" w:sz="0" w:space="0" w:color="auto"/>
                    <w:bottom w:val="none" w:sz="0" w:space="0" w:color="auto"/>
                    <w:right w:val="none" w:sz="0" w:space="0" w:color="auto"/>
                  </w:divBdr>
                  <w:divsChild>
                    <w:div w:id="1137604384">
                      <w:marLeft w:val="0"/>
                      <w:marRight w:val="0"/>
                      <w:marTop w:val="0"/>
                      <w:marBottom w:val="0"/>
                      <w:divBdr>
                        <w:top w:val="none" w:sz="0" w:space="0" w:color="auto"/>
                        <w:left w:val="none" w:sz="0" w:space="0" w:color="auto"/>
                        <w:bottom w:val="none" w:sz="0" w:space="0" w:color="auto"/>
                        <w:right w:val="none" w:sz="0" w:space="0" w:color="auto"/>
                      </w:divBdr>
                    </w:div>
                  </w:divsChild>
                </w:div>
                <w:div w:id="836071332">
                  <w:marLeft w:val="0"/>
                  <w:marRight w:val="0"/>
                  <w:marTop w:val="0"/>
                  <w:marBottom w:val="0"/>
                  <w:divBdr>
                    <w:top w:val="none" w:sz="0" w:space="0" w:color="auto"/>
                    <w:left w:val="none" w:sz="0" w:space="0" w:color="auto"/>
                    <w:bottom w:val="none" w:sz="0" w:space="0" w:color="auto"/>
                    <w:right w:val="none" w:sz="0" w:space="0" w:color="auto"/>
                  </w:divBdr>
                  <w:divsChild>
                    <w:div w:id="119421260">
                      <w:marLeft w:val="0"/>
                      <w:marRight w:val="0"/>
                      <w:marTop w:val="0"/>
                      <w:marBottom w:val="0"/>
                      <w:divBdr>
                        <w:top w:val="none" w:sz="0" w:space="0" w:color="auto"/>
                        <w:left w:val="none" w:sz="0" w:space="0" w:color="auto"/>
                        <w:bottom w:val="none" w:sz="0" w:space="0" w:color="auto"/>
                        <w:right w:val="none" w:sz="0" w:space="0" w:color="auto"/>
                      </w:divBdr>
                    </w:div>
                  </w:divsChild>
                </w:div>
                <w:div w:id="871263277">
                  <w:marLeft w:val="0"/>
                  <w:marRight w:val="0"/>
                  <w:marTop w:val="0"/>
                  <w:marBottom w:val="0"/>
                  <w:divBdr>
                    <w:top w:val="none" w:sz="0" w:space="0" w:color="auto"/>
                    <w:left w:val="none" w:sz="0" w:space="0" w:color="auto"/>
                    <w:bottom w:val="none" w:sz="0" w:space="0" w:color="auto"/>
                    <w:right w:val="none" w:sz="0" w:space="0" w:color="auto"/>
                  </w:divBdr>
                  <w:divsChild>
                    <w:div w:id="931206303">
                      <w:marLeft w:val="0"/>
                      <w:marRight w:val="0"/>
                      <w:marTop w:val="0"/>
                      <w:marBottom w:val="0"/>
                      <w:divBdr>
                        <w:top w:val="none" w:sz="0" w:space="0" w:color="auto"/>
                        <w:left w:val="none" w:sz="0" w:space="0" w:color="auto"/>
                        <w:bottom w:val="none" w:sz="0" w:space="0" w:color="auto"/>
                        <w:right w:val="none" w:sz="0" w:space="0" w:color="auto"/>
                      </w:divBdr>
                    </w:div>
                  </w:divsChild>
                </w:div>
                <w:div w:id="910122158">
                  <w:marLeft w:val="0"/>
                  <w:marRight w:val="0"/>
                  <w:marTop w:val="0"/>
                  <w:marBottom w:val="0"/>
                  <w:divBdr>
                    <w:top w:val="none" w:sz="0" w:space="0" w:color="auto"/>
                    <w:left w:val="none" w:sz="0" w:space="0" w:color="auto"/>
                    <w:bottom w:val="none" w:sz="0" w:space="0" w:color="auto"/>
                    <w:right w:val="none" w:sz="0" w:space="0" w:color="auto"/>
                  </w:divBdr>
                  <w:divsChild>
                    <w:div w:id="239877539">
                      <w:marLeft w:val="0"/>
                      <w:marRight w:val="0"/>
                      <w:marTop w:val="0"/>
                      <w:marBottom w:val="0"/>
                      <w:divBdr>
                        <w:top w:val="none" w:sz="0" w:space="0" w:color="auto"/>
                        <w:left w:val="none" w:sz="0" w:space="0" w:color="auto"/>
                        <w:bottom w:val="none" w:sz="0" w:space="0" w:color="auto"/>
                        <w:right w:val="none" w:sz="0" w:space="0" w:color="auto"/>
                      </w:divBdr>
                    </w:div>
                  </w:divsChild>
                </w:div>
                <w:div w:id="921376595">
                  <w:marLeft w:val="0"/>
                  <w:marRight w:val="0"/>
                  <w:marTop w:val="0"/>
                  <w:marBottom w:val="0"/>
                  <w:divBdr>
                    <w:top w:val="none" w:sz="0" w:space="0" w:color="auto"/>
                    <w:left w:val="none" w:sz="0" w:space="0" w:color="auto"/>
                    <w:bottom w:val="none" w:sz="0" w:space="0" w:color="auto"/>
                    <w:right w:val="none" w:sz="0" w:space="0" w:color="auto"/>
                  </w:divBdr>
                  <w:divsChild>
                    <w:div w:id="1237665625">
                      <w:marLeft w:val="0"/>
                      <w:marRight w:val="0"/>
                      <w:marTop w:val="0"/>
                      <w:marBottom w:val="0"/>
                      <w:divBdr>
                        <w:top w:val="none" w:sz="0" w:space="0" w:color="auto"/>
                        <w:left w:val="none" w:sz="0" w:space="0" w:color="auto"/>
                        <w:bottom w:val="none" w:sz="0" w:space="0" w:color="auto"/>
                        <w:right w:val="none" w:sz="0" w:space="0" w:color="auto"/>
                      </w:divBdr>
                    </w:div>
                  </w:divsChild>
                </w:div>
                <w:div w:id="932519245">
                  <w:marLeft w:val="0"/>
                  <w:marRight w:val="0"/>
                  <w:marTop w:val="0"/>
                  <w:marBottom w:val="0"/>
                  <w:divBdr>
                    <w:top w:val="none" w:sz="0" w:space="0" w:color="auto"/>
                    <w:left w:val="none" w:sz="0" w:space="0" w:color="auto"/>
                    <w:bottom w:val="none" w:sz="0" w:space="0" w:color="auto"/>
                    <w:right w:val="none" w:sz="0" w:space="0" w:color="auto"/>
                  </w:divBdr>
                  <w:divsChild>
                    <w:div w:id="1559634801">
                      <w:marLeft w:val="0"/>
                      <w:marRight w:val="0"/>
                      <w:marTop w:val="0"/>
                      <w:marBottom w:val="0"/>
                      <w:divBdr>
                        <w:top w:val="none" w:sz="0" w:space="0" w:color="auto"/>
                        <w:left w:val="none" w:sz="0" w:space="0" w:color="auto"/>
                        <w:bottom w:val="none" w:sz="0" w:space="0" w:color="auto"/>
                        <w:right w:val="none" w:sz="0" w:space="0" w:color="auto"/>
                      </w:divBdr>
                    </w:div>
                  </w:divsChild>
                </w:div>
                <w:div w:id="933049171">
                  <w:marLeft w:val="0"/>
                  <w:marRight w:val="0"/>
                  <w:marTop w:val="0"/>
                  <w:marBottom w:val="0"/>
                  <w:divBdr>
                    <w:top w:val="none" w:sz="0" w:space="0" w:color="auto"/>
                    <w:left w:val="none" w:sz="0" w:space="0" w:color="auto"/>
                    <w:bottom w:val="none" w:sz="0" w:space="0" w:color="auto"/>
                    <w:right w:val="none" w:sz="0" w:space="0" w:color="auto"/>
                  </w:divBdr>
                  <w:divsChild>
                    <w:div w:id="291642591">
                      <w:marLeft w:val="0"/>
                      <w:marRight w:val="0"/>
                      <w:marTop w:val="0"/>
                      <w:marBottom w:val="0"/>
                      <w:divBdr>
                        <w:top w:val="none" w:sz="0" w:space="0" w:color="auto"/>
                        <w:left w:val="none" w:sz="0" w:space="0" w:color="auto"/>
                        <w:bottom w:val="none" w:sz="0" w:space="0" w:color="auto"/>
                        <w:right w:val="none" w:sz="0" w:space="0" w:color="auto"/>
                      </w:divBdr>
                    </w:div>
                  </w:divsChild>
                </w:div>
                <w:div w:id="936522735">
                  <w:marLeft w:val="0"/>
                  <w:marRight w:val="0"/>
                  <w:marTop w:val="0"/>
                  <w:marBottom w:val="0"/>
                  <w:divBdr>
                    <w:top w:val="none" w:sz="0" w:space="0" w:color="auto"/>
                    <w:left w:val="none" w:sz="0" w:space="0" w:color="auto"/>
                    <w:bottom w:val="none" w:sz="0" w:space="0" w:color="auto"/>
                    <w:right w:val="none" w:sz="0" w:space="0" w:color="auto"/>
                  </w:divBdr>
                  <w:divsChild>
                    <w:div w:id="1827353461">
                      <w:marLeft w:val="0"/>
                      <w:marRight w:val="0"/>
                      <w:marTop w:val="0"/>
                      <w:marBottom w:val="0"/>
                      <w:divBdr>
                        <w:top w:val="none" w:sz="0" w:space="0" w:color="auto"/>
                        <w:left w:val="none" w:sz="0" w:space="0" w:color="auto"/>
                        <w:bottom w:val="none" w:sz="0" w:space="0" w:color="auto"/>
                        <w:right w:val="none" w:sz="0" w:space="0" w:color="auto"/>
                      </w:divBdr>
                    </w:div>
                  </w:divsChild>
                </w:div>
                <w:div w:id="955676284">
                  <w:marLeft w:val="0"/>
                  <w:marRight w:val="0"/>
                  <w:marTop w:val="0"/>
                  <w:marBottom w:val="0"/>
                  <w:divBdr>
                    <w:top w:val="none" w:sz="0" w:space="0" w:color="auto"/>
                    <w:left w:val="none" w:sz="0" w:space="0" w:color="auto"/>
                    <w:bottom w:val="none" w:sz="0" w:space="0" w:color="auto"/>
                    <w:right w:val="none" w:sz="0" w:space="0" w:color="auto"/>
                  </w:divBdr>
                  <w:divsChild>
                    <w:div w:id="1358920377">
                      <w:marLeft w:val="0"/>
                      <w:marRight w:val="0"/>
                      <w:marTop w:val="0"/>
                      <w:marBottom w:val="0"/>
                      <w:divBdr>
                        <w:top w:val="none" w:sz="0" w:space="0" w:color="auto"/>
                        <w:left w:val="none" w:sz="0" w:space="0" w:color="auto"/>
                        <w:bottom w:val="none" w:sz="0" w:space="0" w:color="auto"/>
                        <w:right w:val="none" w:sz="0" w:space="0" w:color="auto"/>
                      </w:divBdr>
                    </w:div>
                  </w:divsChild>
                </w:div>
                <w:div w:id="970792687">
                  <w:marLeft w:val="0"/>
                  <w:marRight w:val="0"/>
                  <w:marTop w:val="0"/>
                  <w:marBottom w:val="0"/>
                  <w:divBdr>
                    <w:top w:val="none" w:sz="0" w:space="0" w:color="auto"/>
                    <w:left w:val="none" w:sz="0" w:space="0" w:color="auto"/>
                    <w:bottom w:val="none" w:sz="0" w:space="0" w:color="auto"/>
                    <w:right w:val="none" w:sz="0" w:space="0" w:color="auto"/>
                  </w:divBdr>
                  <w:divsChild>
                    <w:div w:id="878666934">
                      <w:marLeft w:val="0"/>
                      <w:marRight w:val="0"/>
                      <w:marTop w:val="0"/>
                      <w:marBottom w:val="0"/>
                      <w:divBdr>
                        <w:top w:val="none" w:sz="0" w:space="0" w:color="auto"/>
                        <w:left w:val="none" w:sz="0" w:space="0" w:color="auto"/>
                        <w:bottom w:val="none" w:sz="0" w:space="0" w:color="auto"/>
                        <w:right w:val="none" w:sz="0" w:space="0" w:color="auto"/>
                      </w:divBdr>
                    </w:div>
                  </w:divsChild>
                </w:div>
                <w:div w:id="999043972">
                  <w:marLeft w:val="0"/>
                  <w:marRight w:val="0"/>
                  <w:marTop w:val="0"/>
                  <w:marBottom w:val="0"/>
                  <w:divBdr>
                    <w:top w:val="none" w:sz="0" w:space="0" w:color="auto"/>
                    <w:left w:val="none" w:sz="0" w:space="0" w:color="auto"/>
                    <w:bottom w:val="none" w:sz="0" w:space="0" w:color="auto"/>
                    <w:right w:val="none" w:sz="0" w:space="0" w:color="auto"/>
                  </w:divBdr>
                  <w:divsChild>
                    <w:div w:id="497188140">
                      <w:marLeft w:val="0"/>
                      <w:marRight w:val="0"/>
                      <w:marTop w:val="0"/>
                      <w:marBottom w:val="0"/>
                      <w:divBdr>
                        <w:top w:val="none" w:sz="0" w:space="0" w:color="auto"/>
                        <w:left w:val="none" w:sz="0" w:space="0" w:color="auto"/>
                        <w:bottom w:val="none" w:sz="0" w:space="0" w:color="auto"/>
                        <w:right w:val="none" w:sz="0" w:space="0" w:color="auto"/>
                      </w:divBdr>
                    </w:div>
                  </w:divsChild>
                </w:div>
                <w:div w:id="1009061334">
                  <w:marLeft w:val="0"/>
                  <w:marRight w:val="0"/>
                  <w:marTop w:val="0"/>
                  <w:marBottom w:val="0"/>
                  <w:divBdr>
                    <w:top w:val="none" w:sz="0" w:space="0" w:color="auto"/>
                    <w:left w:val="none" w:sz="0" w:space="0" w:color="auto"/>
                    <w:bottom w:val="none" w:sz="0" w:space="0" w:color="auto"/>
                    <w:right w:val="none" w:sz="0" w:space="0" w:color="auto"/>
                  </w:divBdr>
                  <w:divsChild>
                    <w:div w:id="1789156367">
                      <w:marLeft w:val="0"/>
                      <w:marRight w:val="0"/>
                      <w:marTop w:val="0"/>
                      <w:marBottom w:val="0"/>
                      <w:divBdr>
                        <w:top w:val="none" w:sz="0" w:space="0" w:color="auto"/>
                        <w:left w:val="none" w:sz="0" w:space="0" w:color="auto"/>
                        <w:bottom w:val="none" w:sz="0" w:space="0" w:color="auto"/>
                        <w:right w:val="none" w:sz="0" w:space="0" w:color="auto"/>
                      </w:divBdr>
                    </w:div>
                  </w:divsChild>
                </w:div>
                <w:div w:id="1029142686">
                  <w:marLeft w:val="0"/>
                  <w:marRight w:val="0"/>
                  <w:marTop w:val="0"/>
                  <w:marBottom w:val="0"/>
                  <w:divBdr>
                    <w:top w:val="none" w:sz="0" w:space="0" w:color="auto"/>
                    <w:left w:val="none" w:sz="0" w:space="0" w:color="auto"/>
                    <w:bottom w:val="none" w:sz="0" w:space="0" w:color="auto"/>
                    <w:right w:val="none" w:sz="0" w:space="0" w:color="auto"/>
                  </w:divBdr>
                  <w:divsChild>
                    <w:div w:id="156842870">
                      <w:marLeft w:val="0"/>
                      <w:marRight w:val="0"/>
                      <w:marTop w:val="0"/>
                      <w:marBottom w:val="0"/>
                      <w:divBdr>
                        <w:top w:val="none" w:sz="0" w:space="0" w:color="auto"/>
                        <w:left w:val="none" w:sz="0" w:space="0" w:color="auto"/>
                        <w:bottom w:val="none" w:sz="0" w:space="0" w:color="auto"/>
                        <w:right w:val="none" w:sz="0" w:space="0" w:color="auto"/>
                      </w:divBdr>
                    </w:div>
                  </w:divsChild>
                </w:div>
                <w:div w:id="1037894451">
                  <w:marLeft w:val="0"/>
                  <w:marRight w:val="0"/>
                  <w:marTop w:val="0"/>
                  <w:marBottom w:val="0"/>
                  <w:divBdr>
                    <w:top w:val="none" w:sz="0" w:space="0" w:color="auto"/>
                    <w:left w:val="none" w:sz="0" w:space="0" w:color="auto"/>
                    <w:bottom w:val="none" w:sz="0" w:space="0" w:color="auto"/>
                    <w:right w:val="none" w:sz="0" w:space="0" w:color="auto"/>
                  </w:divBdr>
                  <w:divsChild>
                    <w:div w:id="1601527389">
                      <w:marLeft w:val="0"/>
                      <w:marRight w:val="0"/>
                      <w:marTop w:val="0"/>
                      <w:marBottom w:val="0"/>
                      <w:divBdr>
                        <w:top w:val="none" w:sz="0" w:space="0" w:color="auto"/>
                        <w:left w:val="none" w:sz="0" w:space="0" w:color="auto"/>
                        <w:bottom w:val="none" w:sz="0" w:space="0" w:color="auto"/>
                        <w:right w:val="none" w:sz="0" w:space="0" w:color="auto"/>
                      </w:divBdr>
                    </w:div>
                  </w:divsChild>
                </w:div>
                <w:div w:id="1089082278">
                  <w:marLeft w:val="0"/>
                  <w:marRight w:val="0"/>
                  <w:marTop w:val="0"/>
                  <w:marBottom w:val="0"/>
                  <w:divBdr>
                    <w:top w:val="none" w:sz="0" w:space="0" w:color="auto"/>
                    <w:left w:val="none" w:sz="0" w:space="0" w:color="auto"/>
                    <w:bottom w:val="none" w:sz="0" w:space="0" w:color="auto"/>
                    <w:right w:val="none" w:sz="0" w:space="0" w:color="auto"/>
                  </w:divBdr>
                  <w:divsChild>
                    <w:div w:id="1227228912">
                      <w:marLeft w:val="0"/>
                      <w:marRight w:val="0"/>
                      <w:marTop w:val="0"/>
                      <w:marBottom w:val="0"/>
                      <w:divBdr>
                        <w:top w:val="none" w:sz="0" w:space="0" w:color="auto"/>
                        <w:left w:val="none" w:sz="0" w:space="0" w:color="auto"/>
                        <w:bottom w:val="none" w:sz="0" w:space="0" w:color="auto"/>
                        <w:right w:val="none" w:sz="0" w:space="0" w:color="auto"/>
                      </w:divBdr>
                    </w:div>
                  </w:divsChild>
                </w:div>
                <w:div w:id="1090858989">
                  <w:marLeft w:val="0"/>
                  <w:marRight w:val="0"/>
                  <w:marTop w:val="0"/>
                  <w:marBottom w:val="0"/>
                  <w:divBdr>
                    <w:top w:val="none" w:sz="0" w:space="0" w:color="auto"/>
                    <w:left w:val="none" w:sz="0" w:space="0" w:color="auto"/>
                    <w:bottom w:val="none" w:sz="0" w:space="0" w:color="auto"/>
                    <w:right w:val="none" w:sz="0" w:space="0" w:color="auto"/>
                  </w:divBdr>
                  <w:divsChild>
                    <w:div w:id="772939056">
                      <w:marLeft w:val="0"/>
                      <w:marRight w:val="0"/>
                      <w:marTop w:val="0"/>
                      <w:marBottom w:val="0"/>
                      <w:divBdr>
                        <w:top w:val="none" w:sz="0" w:space="0" w:color="auto"/>
                        <w:left w:val="none" w:sz="0" w:space="0" w:color="auto"/>
                        <w:bottom w:val="none" w:sz="0" w:space="0" w:color="auto"/>
                        <w:right w:val="none" w:sz="0" w:space="0" w:color="auto"/>
                      </w:divBdr>
                    </w:div>
                  </w:divsChild>
                </w:div>
                <w:div w:id="1117598935">
                  <w:marLeft w:val="0"/>
                  <w:marRight w:val="0"/>
                  <w:marTop w:val="0"/>
                  <w:marBottom w:val="0"/>
                  <w:divBdr>
                    <w:top w:val="none" w:sz="0" w:space="0" w:color="auto"/>
                    <w:left w:val="none" w:sz="0" w:space="0" w:color="auto"/>
                    <w:bottom w:val="none" w:sz="0" w:space="0" w:color="auto"/>
                    <w:right w:val="none" w:sz="0" w:space="0" w:color="auto"/>
                  </w:divBdr>
                  <w:divsChild>
                    <w:div w:id="1707949222">
                      <w:marLeft w:val="0"/>
                      <w:marRight w:val="0"/>
                      <w:marTop w:val="0"/>
                      <w:marBottom w:val="0"/>
                      <w:divBdr>
                        <w:top w:val="none" w:sz="0" w:space="0" w:color="auto"/>
                        <w:left w:val="none" w:sz="0" w:space="0" w:color="auto"/>
                        <w:bottom w:val="none" w:sz="0" w:space="0" w:color="auto"/>
                        <w:right w:val="none" w:sz="0" w:space="0" w:color="auto"/>
                      </w:divBdr>
                    </w:div>
                  </w:divsChild>
                </w:div>
                <w:div w:id="1159541412">
                  <w:marLeft w:val="0"/>
                  <w:marRight w:val="0"/>
                  <w:marTop w:val="0"/>
                  <w:marBottom w:val="0"/>
                  <w:divBdr>
                    <w:top w:val="none" w:sz="0" w:space="0" w:color="auto"/>
                    <w:left w:val="none" w:sz="0" w:space="0" w:color="auto"/>
                    <w:bottom w:val="none" w:sz="0" w:space="0" w:color="auto"/>
                    <w:right w:val="none" w:sz="0" w:space="0" w:color="auto"/>
                  </w:divBdr>
                  <w:divsChild>
                    <w:div w:id="524757554">
                      <w:marLeft w:val="0"/>
                      <w:marRight w:val="0"/>
                      <w:marTop w:val="0"/>
                      <w:marBottom w:val="0"/>
                      <w:divBdr>
                        <w:top w:val="none" w:sz="0" w:space="0" w:color="auto"/>
                        <w:left w:val="none" w:sz="0" w:space="0" w:color="auto"/>
                        <w:bottom w:val="none" w:sz="0" w:space="0" w:color="auto"/>
                        <w:right w:val="none" w:sz="0" w:space="0" w:color="auto"/>
                      </w:divBdr>
                    </w:div>
                  </w:divsChild>
                </w:div>
                <w:div w:id="1163931516">
                  <w:marLeft w:val="0"/>
                  <w:marRight w:val="0"/>
                  <w:marTop w:val="0"/>
                  <w:marBottom w:val="0"/>
                  <w:divBdr>
                    <w:top w:val="none" w:sz="0" w:space="0" w:color="auto"/>
                    <w:left w:val="none" w:sz="0" w:space="0" w:color="auto"/>
                    <w:bottom w:val="none" w:sz="0" w:space="0" w:color="auto"/>
                    <w:right w:val="none" w:sz="0" w:space="0" w:color="auto"/>
                  </w:divBdr>
                  <w:divsChild>
                    <w:div w:id="448474267">
                      <w:marLeft w:val="0"/>
                      <w:marRight w:val="0"/>
                      <w:marTop w:val="0"/>
                      <w:marBottom w:val="0"/>
                      <w:divBdr>
                        <w:top w:val="none" w:sz="0" w:space="0" w:color="auto"/>
                        <w:left w:val="none" w:sz="0" w:space="0" w:color="auto"/>
                        <w:bottom w:val="none" w:sz="0" w:space="0" w:color="auto"/>
                        <w:right w:val="none" w:sz="0" w:space="0" w:color="auto"/>
                      </w:divBdr>
                    </w:div>
                    <w:div w:id="571693428">
                      <w:marLeft w:val="0"/>
                      <w:marRight w:val="0"/>
                      <w:marTop w:val="0"/>
                      <w:marBottom w:val="0"/>
                      <w:divBdr>
                        <w:top w:val="none" w:sz="0" w:space="0" w:color="auto"/>
                        <w:left w:val="none" w:sz="0" w:space="0" w:color="auto"/>
                        <w:bottom w:val="none" w:sz="0" w:space="0" w:color="auto"/>
                        <w:right w:val="none" w:sz="0" w:space="0" w:color="auto"/>
                      </w:divBdr>
                    </w:div>
                    <w:div w:id="1243904733">
                      <w:marLeft w:val="0"/>
                      <w:marRight w:val="0"/>
                      <w:marTop w:val="0"/>
                      <w:marBottom w:val="0"/>
                      <w:divBdr>
                        <w:top w:val="none" w:sz="0" w:space="0" w:color="auto"/>
                        <w:left w:val="none" w:sz="0" w:space="0" w:color="auto"/>
                        <w:bottom w:val="none" w:sz="0" w:space="0" w:color="auto"/>
                        <w:right w:val="none" w:sz="0" w:space="0" w:color="auto"/>
                      </w:divBdr>
                    </w:div>
                  </w:divsChild>
                </w:div>
                <w:div w:id="1175454693">
                  <w:marLeft w:val="0"/>
                  <w:marRight w:val="0"/>
                  <w:marTop w:val="0"/>
                  <w:marBottom w:val="0"/>
                  <w:divBdr>
                    <w:top w:val="none" w:sz="0" w:space="0" w:color="auto"/>
                    <w:left w:val="none" w:sz="0" w:space="0" w:color="auto"/>
                    <w:bottom w:val="none" w:sz="0" w:space="0" w:color="auto"/>
                    <w:right w:val="none" w:sz="0" w:space="0" w:color="auto"/>
                  </w:divBdr>
                  <w:divsChild>
                    <w:div w:id="1428237677">
                      <w:marLeft w:val="0"/>
                      <w:marRight w:val="0"/>
                      <w:marTop w:val="0"/>
                      <w:marBottom w:val="0"/>
                      <w:divBdr>
                        <w:top w:val="none" w:sz="0" w:space="0" w:color="auto"/>
                        <w:left w:val="none" w:sz="0" w:space="0" w:color="auto"/>
                        <w:bottom w:val="none" w:sz="0" w:space="0" w:color="auto"/>
                        <w:right w:val="none" w:sz="0" w:space="0" w:color="auto"/>
                      </w:divBdr>
                    </w:div>
                  </w:divsChild>
                </w:div>
                <w:div w:id="1220048071">
                  <w:marLeft w:val="0"/>
                  <w:marRight w:val="0"/>
                  <w:marTop w:val="0"/>
                  <w:marBottom w:val="0"/>
                  <w:divBdr>
                    <w:top w:val="none" w:sz="0" w:space="0" w:color="auto"/>
                    <w:left w:val="none" w:sz="0" w:space="0" w:color="auto"/>
                    <w:bottom w:val="none" w:sz="0" w:space="0" w:color="auto"/>
                    <w:right w:val="none" w:sz="0" w:space="0" w:color="auto"/>
                  </w:divBdr>
                  <w:divsChild>
                    <w:div w:id="1885869339">
                      <w:marLeft w:val="0"/>
                      <w:marRight w:val="0"/>
                      <w:marTop w:val="0"/>
                      <w:marBottom w:val="0"/>
                      <w:divBdr>
                        <w:top w:val="none" w:sz="0" w:space="0" w:color="auto"/>
                        <w:left w:val="none" w:sz="0" w:space="0" w:color="auto"/>
                        <w:bottom w:val="none" w:sz="0" w:space="0" w:color="auto"/>
                        <w:right w:val="none" w:sz="0" w:space="0" w:color="auto"/>
                      </w:divBdr>
                    </w:div>
                  </w:divsChild>
                </w:div>
                <w:div w:id="1296835386">
                  <w:marLeft w:val="0"/>
                  <w:marRight w:val="0"/>
                  <w:marTop w:val="0"/>
                  <w:marBottom w:val="0"/>
                  <w:divBdr>
                    <w:top w:val="none" w:sz="0" w:space="0" w:color="auto"/>
                    <w:left w:val="none" w:sz="0" w:space="0" w:color="auto"/>
                    <w:bottom w:val="none" w:sz="0" w:space="0" w:color="auto"/>
                    <w:right w:val="none" w:sz="0" w:space="0" w:color="auto"/>
                  </w:divBdr>
                  <w:divsChild>
                    <w:div w:id="313066662">
                      <w:marLeft w:val="0"/>
                      <w:marRight w:val="0"/>
                      <w:marTop w:val="0"/>
                      <w:marBottom w:val="0"/>
                      <w:divBdr>
                        <w:top w:val="none" w:sz="0" w:space="0" w:color="auto"/>
                        <w:left w:val="none" w:sz="0" w:space="0" w:color="auto"/>
                        <w:bottom w:val="none" w:sz="0" w:space="0" w:color="auto"/>
                        <w:right w:val="none" w:sz="0" w:space="0" w:color="auto"/>
                      </w:divBdr>
                    </w:div>
                  </w:divsChild>
                </w:div>
                <w:div w:id="1364328664">
                  <w:marLeft w:val="0"/>
                  <w:marRight w:val="0"/>
                  <w:marTop w:val="0"/>
                  <w:marBottom w:val="0"/>
                  <w:divBdr>
                    <w:top w:val="none" w:sz="0" w:space="0" w:color="auto"/>
                    <w:left w:val="none" w:sz="0" w:space="0" w:color="auto"/>
                    <w:bottom w:val="none" w:sz="0" w:space="0" w:color="auto"/>
                    <w:right w:val="none" w:sz="0" w:space="0" w:color="auto"/>
                  </w:divBdr>
                  <w:divsChild>
                    <w:div w:id="409424844">
                      <w:marLeft w:val="0"/>
                      <w:marRight w:val="0"/>
                      <w:marTop w:val="0"/>
                      <w:marBottom w:val="0"/>
                      <w:divBdr>
                        <w:top w:val="none" w:sz="0" w:space="0" w:color="auto"/>
                        <w:left w:val="none" w:sz="0" w:space="0" w:color="auto"/>
                        <w:bottom w:val="none" w:sz="0" w:space="0" w:color="auto"/>
                        <w:right w:val="none" w:sz="0" w:space="0" w:color="auto"/>
                      </w:divBdr>
                    </w:div>
                  </w:divsChild>
                </w:div>
                <w:div w:id="1394811594">
                  <w:marLeft w:val="0"/>
                  <w:marRight w:val="0"/>
                  <w:marTop w:val="0"/>
                  <w:marBottom w:val="0"/>
                  <w:divBdr>
                    <w:top w:val="none" w:sz="0" w:space="0" w:color="auto"/>
                    <w:left w:val="none" w:sz="0" w:space="0" w:color="auto"/>
                    <w:bottom w:val="none" w:sz="0" w:space="0" w:color="auto"/>
                    <w:right w:val="none" w:sz="0" w:space="0" w:color="auto"/>
                  </w:divBdr>
                  <w:divsChild>
                    <w:div w:id="1638757573">
                      <w:marLeft w:val="0"/>
                      <w:marRight w:val="0"/>
                      <w:marTop w:val="0"/>
                      <w:marBottom w:val="0"/>
                      <w:divBdr>
                        <w:top w:val="none" w:sz="0" w:space="0" w:color="auto"/>
                        <w:left w:val="none" w:sz="0" w:space="0" w:color="auto"/>
                        <w:bottom w:val="none" w:sz="0" w:space="0" w:color="auto"/>
                        <w:right w:val="none" w:sz="0" w:space="0" w:color="auto"/>
                      </w:divBdr>
                    </w:div>
                  </w:divsChild>
                </w:div>
                <w:div w:id="1420253106">
                  <w:marLeft w:val="0"/>
                  <w:marRight w:val="0"/>
                  <w:marTop w:val="0"/>
                  <w:marBottom w:val="0"/>
                  <w:divBdr>
                    <w:top w:val="none" w:sz="0" w:space="0" w:color="auto"/>
                    <w:left w:val="none" w:sz="0" w:space="0" w:color="auto"/>
                    <w:bottom w:val="none" w:sz="0" w:space="0" w:color="auto"/>
                    <w:right w:val="none" w:sz="0" w:space="0" w:color="auto"/>
                  </w:divBdr>
                  <w:divsChild>
                    <w:div w:id="1604147952">
                      <w:marLeft w:val="0"/>
                      <w:marRight w:val="0"/>
                      <w:marTop w:val="0"/>
                      <w:marBottom w:val="0"/>
                      <w:divBdr>
                        <w:top w:val="none" w:sz="0" w:space="0" w:color="auto"/>
                        <w:left w:val="none" w:sz="0" w:space="0" w:color="auto"/>
                        <w:bottom w:val="none" w:sz="0" w:space="0" w:color="auto"/>
                        <w:right w:val="none" w:sz="0" w:space="0" w:color="auto"/>
                      </w:divBdr>
                    </w:div>
                  </w:divsChild>
                </w:div>
                <w:div w:id="1421566891">
                  <w:marLeft w:val="0"/>
                  <w:marRight w:val="0"/>
                  <w:marTop w:val="0"/>
                  <w:marBottom w:val="0"/>
                  <w:divBdr>
                    <w:top w:val="none" w:sz="0" w:space="0" w:color="auto"/>
                    <w:left w:val="none" w:sz="0" w:space="0" w:color="auto"/>
                    <w:bottom w:val="none" w:sz="0" w:space="0" w:color="auto"/>
                    <w:right w:val="none" w:sz="0" w:space="0" w:color="auto"/>
                  </w:divBdr>
                  <w:divsChild>
                    <w:div w:id="1147357201">
                      <w:marLeft w:val="0"/>
                      <w:marRight w:val="0"/>
                      <w:marTop w:val="0"/>
                      <w:marBottom w:val="0"/>
                      <w:divBdr>
                        <w:top w:val="none" w:sz="0" w:space="0" w:color="auto"/>
                        <w:left w:val="none" w:sz="0" w:space="0" w:color="auto"/>
                        <w:bottom w:val="none" w:sz="0" w:space="0" w:color="auto"/>
                        <w:right w:val="none" w:sz="0" w:space="0" w:color="auto"/>
                      </w:divBdr>
                    </w:div>
                  </w:divsChild>
                </w:div>
                <w:div w:id="1451316927">
                  <w:marLeft w:val="0"/>
                  <w:marRight w:val="0"/>
                  <w:marTop w:val="0"/>
                  <w:marBottom w:val="0"/>
                  <w:divBdr>
                    <w:top w:val="none" w:sz="0" w:space="0" w:color="auto"/>
                    <w:left w:val="none" w:sz="0" w:space="0" w:color="auto"/>
                    <w:bottom w:val="none" w:sz="0" w:space="0" w:color="auto"/>
                    <w:right w:val="none" w:sz="0" w:space="0" w:color="auto"/>
                  </w:divBdr>
                  <w:divsChild>
                    <w:div w:id="1312517053">
                      <w:marLeft w:val="0"/>
                      <w:marRight w:val="0"/>
                      <w:marTop w:val="0"/>
                      <w:marBottom w:val="0"/>
                      <w:divBdr>
                        <w:top w:val="none" w:sz="0" w:space="0" w:color="auto"/>
                        <w:left w:val="none" w:sz="0" w:space="0" w:color="auto"/>
                        <w:bottom w:val="none" w:sz="0" w:space="0" w:color="auto"/>
                        <w:right w:val="none" w:sz="0" w:space="0" w:color="auto"/>
                      </w:divBdr>
                    </w:div>
                  </w:divsChild>
                </w:div>
                <w:div w:id="1490712489">
                  <w:marLeft w:val="0"/>
                  <w:marRight w:val="0"/>
                  <w:marTop w:val="0"/>
                  <w:marBottom w:val="0"/>
                  <w:divBdr>
                    <w:top w:val="none" w:sz="0" w:space="0" w:color="auto"/>
                    <w:left w:val="none" w:sz="0" w:space="0" w:color="auto"/>
                    <w:bottom w:val="none" w:sz="0" w:space="0" w:color="auto"/>
                    <w:right w:val="none" w:sz="0" w:space="0" w:color="auto"/>
                  </w:divBdr>
                  <w:divsChild>
                    <w:div w:id="1529565278">
                      <w:marLeft w:val="0"/>
                      <w:marRight w:val="0"/>
                      <w:marTop w:val="0"/>
                      <w:marBottom w:val="0"/>
                      <w:divBdr>
                        <w:top w:val="none" w:sz="0" w:space="0" w:color="auto"/>
                        <w:left w:val="none" w:sz="0" w:space="0" w:color="auto"/>
                        <w:bottom w:val="none" w:sz="0" w:space="0" w:color="auto"/>
                        <w:right w:val="none" w:sz="0" w:space="0" w:color="auto"/>
                      </w:divBdr>
                    </w:div>
                  </w:divsChild>
                </w:div>
                <w:div w:id="1577936873">
                  <w:marLeft w:val="0"/>
                  <w:marRight w:val="0"/>
                  <w:marTop w:val="0"/>
                  <w:marBottom w:val="0"/>
                  <w:divBdr>
                    <w:top w:val="none" w:sz="0" w:space="0" w:color="auto"/>
                    <w:left w:val="none" w:sz="0" w:space="0" w:color="auto"/>
                    <w:bottom w:val="none" w:sz="0" w:space="0" w:color="auto"/>
                    <w:right w:val="none" w:sz="0" w:space="0" w:color="auto"/>
                  </w:divBdr>
                  <w:divsChild>
                    <w:div w:id="721096597">
                      <w:marLeft w:val="0"/>
                      <w:marRight w:val="0"/>
                      <w:marTop w:val="0"/>
                      <w:marBottom w:val="0"/>
                      <w:divBdr>
                        <w:top w:val="none" w:sz="0" w:space="0" w:color="auto"/>
                        <w:left w:val="none" w:sz="0" w:space="0" w:color="auto"/>
                        <w:bottom w:val="none" w:sz="0" w:space="0" w:color="auto"/>
                        <w:right w:val="none" w:sz="0" w:space="0" w:color="auto"/>
                      </w:divBdr>
                    </w:div>
                  </w:divsChild>
                </w:div>
                <w:div w:id="1606841063">
                  <w:marLeft w:val="0"/>
                  <w:marRight w:val="0"/>
                  <w:marTop w:val="0"/>
                  <w:marBottom w:val="0"/>
                  <w:divBdr>
                    <w:top w:val="none" w:sz="0" w:space="0" w:color="auto"/>
                    <w:left w:val="none" w:sz="0" w:space="0" w:color="auto"/>
                    <w:bottom w:val="none" w:sz="0" w:space="0" w:color="auto"/>
                    <w:right w:val="none" w:sz="0" w:space="0" w:color="auto"/>
                  </w:divBdr>
                  <w:divsChild>
                    <w:div w:id="1883594110">
                      <w:marLeft w:val="0"/>
                      <w:marRight w:val="0"/>
                      <w:marTop w:val="0"/>
                      <w:marBottom w:val="0"/>
                      <w:divBdr>
                        <w:top w:val="none" w:sz="0" w:space="0" w:color="auto"/>
                        <w:left w:val="none" w:sz="0" w:space="0" w:color="auto"/>
                        <w:bottom w:val="none" w:sz="0" w:space="0" w:color="auto"/>
                        <w:right w:val="none" w:sz="0" w:space="0" w:color="auto"/>
                      </w:divBdr>
                    </w:div>
                  </w:divsChild>
                </w:div>
                <w:div w:id="1654290537">
                  <w:marLeft w:val="0"/>
                  <w:marRight w:val="0"/>
                  <w:marTop w:val="0"/>
                  <w:marBottom w:val="0"/>
                  <w:divBdr>
                    <w:top w:val="none" w:sz="0" w:space="0" w:color="auto"/>
                    <w:left w:val="none" w:sz="0" w:space="0" w:color="auto"/>
                    <w:bottom w:val="none" w:sz="0" w:space="0" w:color="auto"/>
                    <w:right w:val="none" w:sz="0" w:space="0" w:color="auto"/>
                  </w:divBdr>
                  <w:divsChild>
                    <w:div w:id="1822581599">
                      <w:marLeft w:val="0"/>
                      <w:marRight w:val="0"/>
                      <w:marTop w:val="0"/>
                      <w:marBottom w:val="0"/>
                      <w:divBdr>
                        <w:top w:val="none" w:sz="0" w:space="0" w:color="auto"/>
                        <w:left w:val="none" w:sz="0" w:space="0" w:color="auto"/>
                        <w:bottom w:val="none" w:sz="0" w:space="0" w:color="auto"/>
                        <w:right w:val="none" w:sz="0" w:space="0" w:color="auto"/>
                      </w:divBdr>
                    </w:div>
                  </w:divsChild>
                </w:div>
                <w:div w:id="1659335426">
                  <w:marLeft w:val="0"/>
                  <w:marRight w:val="0"/>
                  <w:marTop w:val="0"/>
                  <w:marBottom w:val="0"/>
                  <w:divBdr>
                    <w:top w:val="none" w:sz="0" w:space="0" w:color="auto"/>
                    <w:left w:val="none" w:sz="0" w:space="0" w:color="auto"/>
                    <w:bottom w:val="none" w:sz="0" w:space="0" w:color="auto"/>
                    <w:right w:val="none" w:sz="0" w:space="0" w:color="auto"/>
                  </w:divBdr>
                  <w:divsChild>
                    <w:div w:id="291207716">
                      <w:marLeft w:val="0"/>
                      <w:marRight w:val="0"/>
                      <w:marTop w:val="0"/>
                      <w:marBottom w:val="0"/>
                      <w:divBdr>
                        <w:top w:val="none" w:sz="0" w:space="0" w:color="auto"/>
                        <w:left w:val="none" w:sz="0" w:space="0" w:color="auto"/>
                        <w:bottom w:val="none" w:sz="0" w:space="0" w:color="auto"/>
                        <w:right w:val="none" w:sz="0" w:space="0" w:color="auto"/>
                      </w:divBdr>
                    </w:div>
                    <w:div w:id="1912958226">
                      <w:marLeft w:val="0"/>
                      <w:marRight w:val="0"/>
                      <w:marTop w:val="0"/>
                      <w:marBottom w:val="0"/>
                      <w:divBdr>
                        <w:top w:val="none" w:sz="0" w:space="0" w:color="auto"/>
                        <w:left w:val="none" w:sz="0" w:space="0" w:color="auto"/>
                        <w:bottom w:val="none" w:sz="0" w:space="0" w:color="auto"/>
                        <w:right w:val="none" w:sz="0" w:space="0" w:color="auto"/>
                      </w:divBdr>
                    </w:div>
                  </w:divsChild>
                </w:div>
                <w:div w:id="1672752496">
                  <w:marLeft w:val="0"/>
                  <w:marRight w:val="0"/>
                  <w:marTop w:val="0"/>
                  <w:marBottom w:val="0"/>
                  <w:divBdr>
                    <w:top w:val="none" w:sz="0" w:space="0" w:color="auto"/>
                    <w:left w:val="none" w:sz="0" w:space="0" w:color="auto"/>
                    <w:bottom w:val="none" w:sz="0" w:space="0" w:color="auto"/>
                    <w:right w:val="none" w:sz="0" w:space="0" w:color="auto"/>
                  </w:divBdr>
                  <w:divsChild>
                    <w:div w:id="1691756169">
                      <w:marLeft w:val="0"/>
                      <w:marRight w:val="0"/>
                      <w:marTop w:val="0"/>
                      <w:marBottom w:val="0"/>
                      <w:divBdr>
                        <w:top w:val="none" w:sz="0" w:space="0" w:color="auto"/>
                        <w:left w:val="none" w:sz="0" w:space="0" w:color="auto"/>
                        <w:bottom w:val="none" w:sz="0" w:space="0" w:color="auto"/>
                        <w:right w:val="none" w:sz="0" w:space="0" w:color="auto"/>
                      </w:divBdr>
                    </w:div>
                  </w:divsChild>
                </w:div>
                <w:div w:id="1701204647">
                  <w:marLeft w:val="0"/>
                  <w:marRight w:val="0"/>
                  <w:marTop w:val="0"/>
                  <w:marBottom w:val="0"/>
                  <w:divBdr>
                    <w:top w:val="none" w:sz="0" w:space="0" w:color="auto"/>
                    <w:left w:val="none" w:sz="0" w:space="0" w:color="auto"/>
                    <w:bottom w:val="none" w:sz="0" w:space="0" w:color="auto"/>
                    <w:right w:val="none" w:sz="0" w:space="0" w:color="auto"/>
                  </w:divBdr>
                  <w:divsChild>
                    <w:div w:id="1435326963">
                      <w:marLeft w:val="0"/>
                      <w:marRight w:val="0"/>
                      <w:marTop w:val="0"/>
                      <w:marBottom w:val="0"/>
                      <w:divBdr>
                        <w:top w:val="none" w:sz="0" w:space="0" w:color="auto"/>
                        <w:left w:val="none" w:sz="0" w:space="0" w:color="auto"/>
                        <w:bottom w:val="none" w:sz="0" w:space="0" w:color="auto"/>
                        <w:right w:val="none" w:sz="0" w:space="0" w:color="auto"/>
                      </w:divBdr>
                    </w:div>
                  </w:divsChild>
                </w:div>
                <w:div w:id="1708065928">
                  <w:marLeft w:val="0"/>
                  <w:marRight w:val="0"/>
                  <w:marTop w:val="0"/>
                  <w:marBottom w:val="0"/>
                  <w:divBdr>
                    <w:top w:val="none" w:sz="0" w:space="0" w:color="auto"/>
                    <w:left w:val="none" w:sz="0" w:space="0" w:color="auto"/>
                    <w:bottom w:val="none" w:sz="0" w:space="0" w:color="auto"/>
                    <w:right w:val="none" w:sz="0" w:space="0" w:color="auto"/>
                  </w:divBdr>
                  <w:divsChild>
                    <w:div w:id="716592527">
                      <w:marLeft w:val="0"/>
                      <w:marRight w:val="0"/>
                      <w:marTop w:val="0"/>
                      <w:marBottom w:val="0"/>
                      <w:divBdr>
                        <w:top w:val="none" w:sz="0" w:space="0" w:color="auto"/>
                        <w:left w:val="none" w:sz="0" w:space="0" w:color="auto"/>
                        <w:bottom w:val="none" w:sz="0" w:space="0" w:color="auto"/>
                        <w:right w:val="none" w:sz="0" w:space="0" w:color="auto"/>
                      </w:divBdr>
                    </w:div>
                  </w:divsChild>
                </w:div>
                <w:div w:id="1720470559">
                  <w:marLeft w:val="0"/>
                  <w:marRight w:val="0"/>
                  <w:marTop w:val="0"/>
                  <w:marBottom w:val="0"/>
                  <w:divBdr>
                    <w:top w:val="none" w:sz="0" w:space="0" w:color="auto"/>
                    <w:left w:val="none" w:sz="0" w:space="0" w:color="auto"/>
                    <w:bottom w:val="none" w:sz="0" w:space="0" w:color="auto"/>
                    <w:right w:val="none" w:sz="0" w:space="0" w:color="auto"/>
                  </w:divBdr>
                  <w:divsChild>
                    <w:div w:id="344357682">
                      <w:marLeft w:val="0"/>
                      <w:marRight w:val="0"/>
                      <w:marTop w:val="0"/>
                      <w:marBottom w:val="0"/>
                      <w:divBdr>
                        <w:top w:val="none" w:sz="0" w:space="0" w:color="auto"/>
                        <w:left w:val="none" w:sz="0" w:space="0" w:color="auto"/>
                        <w:bottom w:val="none" w:sz="0" w:space="0" w:color="auto"/>
                        <w:right w:val="none" w:sz="0" w:space="0" w:color="auto"/>
                      </w:divBdr>
                    </w:div>
                    <w:div w:id="1718123841">
                      <w:marLeft w:val="0"/>
                      <w:marRight w:val="0"/>
                      <w:marTop w:val="0"/>
                      <w:marBottom w:val="0"/>
                      <w:divBdr>
                        <w:top w:val="none" w:sz="0" w:space="0" w:color="auto"/>
                        <w:left w:val="none" w:sz="0" w:space="0" w:color="auto"/>
                        <w:bottom w:val="none" w:sz="0" w:space="0" w:color="auto"/>
                        <w:right w:val="none" w:sz="0" w:space="0" w:color="auto"/>
                      </w:divBdr>
                    </w:div>
                  </w:divsChild>
                </w:div>
                <w:div w:id="1756852228">
                  <w:marLeft w:val="0"/>
                  <w:marRight w:val="0"/>
                  <w:marTop w:val="0"/>
                  <w:marBottom w:val="0"/>
                  <w:divBdr>
                    <w:top w:val="none" w:sz="0" w:space="0" w:color="auto"/>
                    <w:left w:val="none" w:sz="0" w:space="0" w:color="auto"/>
                    <w:bottom w:val="none" w:sz="0" w:space="0" w:color="auto"/>
                    <w:right w:val="none" w:sz="0" w:space="0" w:color="auto"/>
                  </w:divBdr>
                  <w:divsChild>
                    <w:div w:id="1323774819">
                      <w:marLeft w:val="0"/>
                      <w:marRight w:val="0"/>
                      <w:marTop w:val="0"/>
                      <w:marBottom w:val="0"/>
                      <w:divBdr>
                        <w:top w:val="none" w:sz="0" w:space="0" w:color="auto"/>
                        <w:left w:val="none" w:sz="0" w:space="0" w:color="auto"/>
                        <w:bottom w:val="none" w:sz="0" w:space="0" w:color="auto"/>
                        <w:right w:val="none" w:sz="0" w:space="0" w:color="auto"/>
                      </w:divBdr>
                    </w:div>
                  </w:divsChild>
                </w:div>
                <w:div w:id="1763254859">
                  <w:marLeft w:val="0"/>
                  <w:marRight w:val="0"/>
                  <w:marTop w:val="0"/>
                  <w:marBottom w:val="0"/>
                  <w:divBdr>
                    <w:top w:val="none" w:sz="0" w:space="0" w:color="auto"/>
                    <w:left w:val="none" w:sz="0" w:space="0" w:color="auto"/>
                    <w:bottom w:val="none" w:sz="0" w:space="0" w:color="auto"/>
                    <w:right w:val="none" w:sz="0" w:space="0" w:color="auto"/>
                  </w:divBdr>
                  <w:divsChild>
                    <w:div w:id="1802460549">
                      <w:marLeft w:val="0"/>
                      <w:marRight w:val="0"/>
                      <w:marTop w:val="0"/>
                      <w:marBottom w:val="0"/>
                      <w:divBdr>
                        <w:top w:val="none" w:sz="0" w:space="0" w:color="auto"/>
                        <w:left w:val="none" w:sz="0" w:space="0" w:color="auto"/>
                        <w:bottom w:val="none" w:sz="0" w:space="0" w:color="auto"/>
                        <w:right w:val="none" w:sz="0" w:space="0" w:color="auto"/>
                      </w:divBdr>
                    </w:div>
                  </w:divsChild>
                </w:div>
                <w:div w:id="1781102748">
                  <w:marLeft w:val="0"/>
                  <w:marRight w:val="0"/>
                  <w:marTop w:val="0"/>
                  <w:marBottom w:val="0"/>
                  <w:divBdr>
                    <w:top w:val="none" w:sz="0" w:space="0" w:color="auto"/>
                    <w:left w:val="none" w:sz="0" w:space="0" w:color="auto"/>
                    <w:bottom w:val="none" w:sz="0" w:space="0" w:color="auto"/>
                    <w:right w:val="none" w:sz="0" w:space="0" w:color="auto"/>
                  </w:divBdr>
                  <w:divsChild>
                    <w:div w:id="2096898186">
                      <w:marLeft w:val="0"/>
                      <w:marRight w:val="0"/>
                      <w:marTop w:val="0"/>
                      <w:marBottom w:val="0"/>
                      <w:divBdr>
                        <w:top w:val="none" w:sz="0" w:space="0" w:color="auto"/>
                        <w:left w:val="none" w:sz="0" w:space="0" w:color="auto"/>
                        <w:bottom w:val="none" w:sz="0" w:space="0" w:color="auto"/>
                        <w:right w:val="none" w:sz="0" w:space="0" w:color="auto"/>
                      </w:divBdr>
                    </w:div>
                  </w:divsChild>
                </w:div>
                <w:div w:id="1783725372">
                  <w:marLeft w:val="0"/>
                  <w:marRight w:val="0"/>
                  <w:marTop w:val="0"/>
                  <w:marBottom w:val="0"/>
                  <w:divBdr>
                    <w:top w:val="none" w:sz="0" w:space="0" w:color="auto"/>
                    <w:left w:val="none" w:sz="0" w:space="0" w:color="auto"/>
                    <w:bottom w:val="none" w:sz="0" w:space="0" w:color="auto"/>
                    <w:right w:val="none" w:sz="0" w:space="0" w:color="auto"/>
                  </w:divBdr>
                  <w:divsChild>
                    <w:div w:id="1098141451">
                      <w:marLeft w:val="0"/>
                      <w:marRight w:val="0"/>
                      <w:marTop w:val="0"/>
                      <w:marBottom w:val="0"/>
                      <w:divBdr>
                        <w:top w:val="none" w:sz="0" w:space="0" w:color="auto"/>
                        <w:left w:val="none" w:sz="0" w:space="0" w:color="auto"/>
                        <w:bottom w:val="none" w:sz="0" w:space="0" w:color="auto"/>
                        <w:right w:val="none" w:sz="0" w:space="0" w:color="auto"/>
                      </w:divBdr>
                    </w:div>
                  </w:divsChild>
                </w:div>
                <w:div w:id="1815219233">
                  <w:marLeft w:val="0"/>
                  <w:marRight w:val="0"/>
                  <w:marTop w:val="0"/>
                  <w:marBottom w:val="0"/>
                  <w:divBdr>
                    <w:top w:val="none" w:sz="0" w:space="0" w:color="auto"/>
                    <w:left w:val="none" w:sz="0" w:space="0" w:color="auto"/>
                    <w:bottom w:val="none" w:sz="0" w:space="0" w:color="auto"/>
                    <w:right w:val="none" w:sz="0" w:space="0" w:color="auto"/>
                  </w:divBdr>
                  <w:divsChild>
                    <w:div w:id="257719217">
                      <w:marLeft w:val="0"/>
                      <w:marRight w:val="0"/>
                      <w:marTop w:val="0"/>
                      <w:marBottom w:val="0"/>
                      <w:divBdr>
                        <w:top w:val="none" w:sz="0" w:space="0" w:color="auto"/>
                        <w:left w:val="none" w:sz="0" w:space="0" w:color="auto"/>
                        <w:bottom w:val="none" w:sz="0" w:space="0" w:color="auto"/>
                        <w:right w:val="none" w:sz="0" w:space="0" w:color="auto"/>
                      </w:divBdr>
                    </w:div>
                  </w:divsChild>
                </w:div>
                <w:div w:id="1845051850">
                  <w:marLeft w:val="0"/>
                  <w:marRight w:val="0"/>
                  <w:marTop w:val="0"/>
                  <w:marBottom w:val="0"/>
                  <w:divBdr>
                    <w:top w:val="none" w:sz="0" w:space="0" w:color="auto"/>
                    <w:left w:val="none" w:sz="0" w:space="0" w:color="auto"/>
                    <w:bottom w:val="none" w:sz="0" w:space="0" w:color="auto"/>
                    <w:right w:val="none" w:sz="0" w:space="0" w:color="auto"/>
                  </w:divBdr>
                  <w:divsChild>
                    <w:div w:id="2007897175">
                      <w:marLeft w:val="0"/>
                      <w:marRight w:val="0"/>
                      <w:marTop w:val="0"/>
                      <w:marBottom w:val="0"/>
                      <w:divBdr>
                        <w:top w:val="none" w:sz="0" w:space="0" w:color="auto"/>
                        <w:left w:val="none" w:sz="0" w:space="0" w:color="auto"/>
                        <w:bottom w:val="none" w:sz="0" w:space="0" w:color="auto"/>
                        <w:right w:val="none" w:sz="0" w:space="0" w:color="auto"/>
                      </w:divBdr>
                    </w:div>
                  </w:divsChild>
                </w:div>
                <w:div w:id="1846745596">
                  <w:marLeft w:val="0"/>
                  <w:marRight w:val="0"/>
                  <w:marTop w:val="0"/>
                  <w:marBottom w:val="0"/>
                  <w:divBdr>
                    <w:top w:val="none" w:sz="0" w:space="0" w:color="auto"/>
                    <w:left w:val="none" w:sz="0" w:space="0" w:color="auto"/>
                    <w:bottom w:val="none" w:sz="0" w:space="0" w:color="auto"/>
                    <w:right w:val="none" w:sz="0" w:space="0" w:color="auto"/>
                  </w:divBdr>
                  <w:divsChild>
                    <w:div w:id="1569538385">
                      <w:marLeft w:val="0"/>
                      <w:marRight w:val="0"/>
                      <w:marTop w:val="0"/>
                      <w:marBottom w:val="0"/>
                      <w:divBdr>
                        <w:top w:val="none" w:sz="0" w:space="0" w:color="auto"/>
                        <w:left w:val="none" w:sz="0" w:space="0" w:color="auto"/>
                        <w:bottom w:val="none" w:sz="0" w:space="0" w:color="auto"/>
                        <w:right w:val="none" w:sz="0" w:space="0" w:color="auto"/>
                      </w:divBdr>
                    </w:div>
                  </w:divsChild>
                </w:div>
                <w:div w:id="1852866551">
                  <w:marLeft w:val="0"/>
                  <w:marRight w:val="0"/>
                  <w:marTop w:val="0"/>
                  <w:marBottom w:val="0"/>
                  <w:divBdr>
                    <w:top w:val="none" w:sz="0" w:space="0" w:color="auto"/>
                    <w:left w:val="none" w:sz="0" w:space="0" w:color="auto"/>
                    <w:bottom w:val="none" w:sz="0" w:space="0" w:color="auto"/>
                    <w:right w:val="none" w:sz="0" w:space="0" w:color="auto"/>
                  </w:divBdr>
                  <w:divsChild>
                    <w:div w:id="262229057">
                      <w:marLeft w:val="0"/>
                      <w:marRight w:val="0"/>
                      <w:marTop w:val="0"/>
                      <w:marBottom w:val="0"/>
                      <w:divBdr>
                        <w:top w:val="none" w:sz="0" w:space="0" w:color="auto"/>
                        <w:left w:val="none" w:sz="0" w:space="0" w:color="auto"/>
                        <w:bottom w:val="none" w:sz="0" w:space="0" w:color="auto"/>
                        <w:right w:val="none" w:sz="0" w:space="0" w:color="auto"/>
                      </w:divBdr>
                    </w:div>
                  </w:divsChild>
                </w:div>
                <w:div w:id="1953315042">
                  <w:marLeft w:val="0"/>
                  <w:marRight w:val="0"/>
                  <w:marTop w:val="0"/>
                  <w:marBottom w:val="0"/>
                  <w:divBdr>
                    <w:top w:val="none" w:sz="0" w:space="0" w:color="auto"/>
                    <w:left w:val="none" w:sz="0" w:space="0" w:color="auto"/>
                    <w:bottom w:val="none" w:sz="0" w:space="0" w:color="auto"/>
                    <w:right w:val="none" w:sz="0" w:space="0" w:color="auto"/>
                  </w:divBdr>
                  <w:divsChild>
                    <w:div w:id="753236276">
                      <w:marLeft w:val="0"/>
                      <w:marRight w:val="0"/>
                      <w:marTop w:val="0"/>
                      <w:marBottom w:val="0"/>
                      <w:divBdr>
                        <w:top w:val="none" w:sz="0" w:space="0" w:color="auto"/>
                        <w:left w:val="none" w:sz="0" w:space="0" w:color="auto"/>
                        <w:bottom w:val="none" w:sz="0" w:space="0" w:color="auto"/>
                        <w:right w:val="none" w:sz="0" w:space="0" w:color="auto"/>
                      </w:divBdr>
                    </w:div>
                  </w:divsChild>
                </w:div>
                <w:div w:id="1959489895">
                  <w:marLeft w:val="0"/>
                  <w:marRight w:val="0"/>
                  <w:marTop w:val="0"/>
                  <w:marBottom w:val="0"/>
                  <w:divBdr>
                    <w:top w:val="none" w:sz="0" w:space="0" w:color="auto"/>
                    <w:left w:val="none" w:sz="0" w:space="0" w:color="auto"/>
                    <w:bottom w:val="none" w:sz="0" w:space="0" w:color="auto"/>
                    <w:right w:val="none" w:sz="0" w:space="0" w:color="auto"/>
                  </w:divBdr>
                  <w:divsChild>
                    <w:div w:id="2129742045">
                      <w:marLeft w:val="0"/>
                      <w:marRight w:val="0"/>
                      <w:marTop w:val="0"/>
                      <w:marBottom w:val="0"/>
                      <w:divBdr>
                        <w:top w:val="none" w:sz="0" w:space="0" w:color="auto"/>
                        <w:left w:val="none" w:sz="0" w:space="0" w:color="auto"/>
                        <w:bottom w:val="none" w:sz="0" w:space="0" w:color="auto"/>
                        <w:right w:val="none" w:sz="0" w:space="0" w:color="auto"/>
                      </w:divBdr>
                    </w:div>
                  </w:divsChild>
                </w:div>
                <w:div w:id="1992903156">
                  <w:marLeft w:val="0"/>
                  <w:marRight w:val="0"/>
                  <w:marTop w:val="0"/>
                  <w:marBottom w:val="0"/>
                  <w:divBdr>
                    <w:top w:val="none" w:sz="0" w:space="0" w:color="auto"/>
                    <w:left w:val="none" w:sz="0" w:space="0" w:color="auto"/>
                    <w:bottom w:val="none" w:sz="0" w:space="0" w:color="auto"/>
                    <w:right w:val="none" w:sz="0" w:space="0" w:color="auto"/>
                  </w:divBdr>
                  <w:divsChild>
                    <w:div w:id="1278560261">
                      <w:marLeft w:val="0"/>
                      <w:marRight w:val="0"/>
                      <w:marTop w:val="0"/>
                      <w:marBottom w:val="0"/>
                      <w:divBdr>
                        <w:top w:val="none" w:sz="0" w:space="0" w:color="auto"/>
                        <w:left w:val="none" w:sz="0" w:space="0" w:color="auto"/>
                        <w:bottom w:val="none" w:sz="0" w:space="0" w:color="auto"/>
                        <w:right w:val="none" w:sz="0" w:space="0" w:color="auto"/>
                      </w:divBdr>
                    </w:div>
                  </w:divsChild>
                </w:div>
                <w:div w:id="2013799239">
                  <w:marLeft w:val="0"/>
                  <w:marRight w:val="0"/>
                  <w:marTop w:val="0"/>
                  <w:marBottom w:val="0"/>
                  <w:divBdr>
                    <w:top w:val="none" w:sz="0" w:space="0" w:color="auto"/>
                    <w:left w:val="none" w:sz="0" w:space="0" w:color="auto"/>
                    <w:bottom w:val="none" w:sz="0" w:space="0" w:color="auto"/>
                    <w:right w:val="none" w:sz="0" w:space="0" w:color="auto"/>
                  </w:divBdr>
                  <w:divsChild>
                    <w:div w:id="1252395082">
                      <w:marLeft w:val="0"/>
                      <w:marRight w:val="0"/>
                      <w:marTop w:val="0"/>
                      <w:marBottom w:val="0"/>
                      <w:divBdr>
                        <w:top w:val="none" w:sz="0" w:space="0" w:color="auto"/>
                        <w:left w:val="none" w:sz="0" w:space="0" w:color="auto"/>
                        <w:bottom w:val="none" w:sz="0" w:space="0" w:color="auto"/>
                        <w:right w:val="none" w:sz="0" w:space="0" w:color="auto"/>
                      </w:divBdr>
                    </w:div>
                  </w:divsChild>
                </w:div>
                <w:div w:id="2042196646">
                  <w:marLeft w:val="0"/>
                  <w:marRight w:val="0"/>
                  <w:marTop w:val="0"/>
                  <w:marBottom w:val="0"/>
                  <w:divBdr>
                    <w:top w:val="none" w:sz="0" w:space="0" w:color="auto"/>
                    <w:left w:val="none" w:sz="0" w:space="0" w:color="auto"/>
                    <w:bottom w:val="none" w:sz="0" w:space="0" w:color="auto"/>
                    <w:right w:val="none" w:sz="0" w:space="0" w:color="auto"/>
                  </w:divBdr>
                  <w:divsChild>
                    <w:div w:id="1557207735">
                      <w:marLeft w:val="0"/>
                      <w:marRight w:val="0"/>
                      <w:marTop w:val="0"/>
                      <w:marBottom w:val="0"/>
                      <w:divBdr>
                        <w:top w:val="none" w:sz="0" w:space="0" w:color="auto"/>
                        <w:left w:val="none" w:sz="0" w:space="0" w:color="auto"/>
                        <w:bottom w:val="none" w:sz="0" w:space="0" w:color="auto"/>
                        <w:right w:val="none" w:sz="0" w:space="0" w:color="auto"/>
                      </w:divBdr>
                    </w:div>
                  </w:divsChild>
                </w:div>
                <w:div w:id="2068019564">
                  <w:marLeft w:val="0"/>
                  <w:marRight w:val="0"/>
                  <w:marTop w:val="0"/>
                  <w:marBottom w:val="0"/>
                  <w:divBdr>
                    <w:top w:val="none" w:sz="0" w:space="0" w:color="auto"/>
                    <w:left w:val="none" w:sz="0" w:space="0" w:color="auto"/>
                    <w:bottom w:val="none" w:sz="0" w:space="0" w:color="auto"/>
                    <w:right w:val="none" w:sz="0" w:space="0" w:color="auto"/>
                  </w:divBdr>
                  <w:divsChild>
                    <w:div w:id="863832124">
                      <w:marLeft w:val="0"/>
                      <w:marRight w:val="0"/>
                      <w:marTop w:val="0"/>
                      <w:marBottom w:val="0"/>
                      <w:divBdr>
                        <w:top w:val="none" w:sz="0" w:space="0" w:color="auto"/>
                        <w:left w:val="none" w:sz="0" w:space="0" w:color="auto"/>
                        <w:bottom w:val="none" w:sz="0" w:space="0" w:color="auto"/>
                        <w:right w:val="none" w:sz="0" w:space="0" w:color="auto"/>
                      </w:divBdr>
                    </w:div>
                  </w:divsChild>
                </w:div>
                <w:div w:id="2109419904">
                  <w:marLeft w:val="0"/>
                  <w:marRight w:val="0"/>
                  <w:marTop w:val="0"/>
                  <w:marBottom w:val="0"/>
                  <w:divBdr>
                    <w:top w:val="none" w:sz="0" w:space="0" w:color="auto"/>
                    <w:left w:val="none" w:sz="0" w:space="0" w:color="auto"/>
                    <w:bottom w:val="none" w:sz="0" w:space="0" w:color="auto"/>
                    <w:right w:val="none" w:sz="0" w:space="0" w:color="auto"/>
                  </w:divBdr>
                  <w:divsChild>
                    <w:div w:id="281619636">
                      <w:marLeft w:val="0"/>
                      <w:marRight w:val="0"/>
                      <w:marTop w:val="0"/>
                      <w:marBottom w:val="0"/>
                      <w:divBdr>
                        <w:top w:val="none" w:sz="0" w:space="0" w:color="auto"/>
                        <w:left w:val="none" w:sz="0" w:space="0" w:color="auto"/>
                        <w:bottom w:val="none" w:sz="0" w:space="0" w:color="auto"/>
                        <w:right w:val="none" w:sz="0" w:space="0" w:color="auto"/>
                      </w:divBdr>
                    </w:div>
                  </w:divsChild>
                </w:div>
                <w:div w:id="2132740984">
                  <w:marLeft w:val="0"/>
                  <w:marRight w:val="0"/>
                  <w:marTop w:val="0"/>
                  <w:marBottom w:val="0"/>
                  <w:divBdr>
                    <w:top w:val="none" w:sz="0" w:space="0" w:color="auto"/>
                    <w:left w:val="none" w:sz="0" w:space="0" w:color="auto"/>
                    <w:bottom w:val="none" w:sz="0" w:space="0" w:color="auto"/>
                    <w:right w:val="none" w:sz="0" w:space="0" w:color="auto"/>
                  </w:divBdr>
                  <w:divsChild>
                    <w:div w:id="173384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545239">
          <w:marLeft w:val="0"/>
          <w:marRight w:val="0"/>
          <w:marTop w:val="0"/>
          <w:marBottom w:val="0"/>
          <w:divBdr>
            <w:top w:val="none" w:sz="0" w:space="0" w:color="auto"/>
            <w:left w:val="none" w:sz="0" w:space="0" w:color="auto"/>
            <w:bottom w:val="none" w:sz="0" w:space="0" w:color="auto"/>
            <w:right w:val="none" w:sz="0" w:space="0" w:color="auto"/>
          </w:divBdr>
          <w:divsChild>
            <w:div w:id="2041197561">
              <w:marLeft w:val="-75"/>
              <w:marRight w:val="0"/>
              <w:marTop w:val="30"/>
              <w:marBottom w:val="30"/>
              <w:divBdr>
                <w:top w:val="none" w:sz="0" w:space="0" w:color="auto"/>
                <w:left w:val="none" w:sz="0" w:space="0" w:color="auto"/>
                <w:bottom w:val="none" w:sz="0" w:space="0" w:color="auto"/>
                <w:right w:val="none" w:sz="0" w:space="0" w:color="auto"/>
              </w:divBdr>
              <w:divsChild>
                <w:div w:id="44917688">
                  <w:marLeft w:val="0"/>
                  <w:marRight w:val="0"/>
                  <w:marTop w:val="0"/>
                  <w:marBottom w:val="0"/>
                  <w:divBdr>
                    <w:top w:val="none" w:sz="0" w:space="0" w:color="auto"/>
                    <w:left w:val="none" w:sz="0" w:space="0" w:color="auto"/>
                    <w:bottom w:val="none" w:sz="0" w:space="0" w:color="auto"/>
                    <w:right w:val="none" w:sz="0" w:space="0" w:color="auto"/>
                  </w:divBdr>
                  <w:divsChild>
                    <w:div w:id="163520367">
                      <w:marLeft w:val="0"/>
                      <w:marRight w:val="0"/>
                      <w:marTop w:val="0"/>
                      <w:marBottom w:val="0"/>
                      <w:divBdr>
                        <w:top w:val="none" w:sz="0" w:space="0" w:color="auto"/>
                        <w:left w:val="none" w:sz="0" w:space="0" w:color="auto"/>
                        <w:bottom w:val="none" w:sz="0" w:space="0" w:color="auto"/>
                        <w:right w:val="none" w:sz="0" w:space="0" w:color="auto"/>
                      </w:divBdr>
                    </w:div>
                  </w:divsChild>
                </w:div>
                <w:div w:id="249893191">
                  <w:marLeft w:val="0"/>
                  <w:marRight w:val="0"/>
                  <w:marTop w:val="0"/>
                  <w:marBottom w:val="0"/>
                  <w:divBdr>
                    <w:top w:val="none" w:sz="0" w:space="0" w:color="auto"/>
                    <w:left w:val="none" w:sz="0" w:space="0" w:color="auto"/>
                    <w:bottom w:val="none" w:sz="0" w:space="0" w:color="auto"/>
                    <w:right w:val="none" w:sz="0" w:space="0" w:color="auto"/>
                  </w:divBdr>
                  <w:divsChild>
                    <w:div w:id="1654867193">
                      <w:marLeft w:val="0"/>
                      <w:marRight w:val="0"/>
                      <w:marTop w:val="0"/>
                      <w:marBottom w:val="0"/>
                      <w:divBdr>
                        <w:top w:val="none" w:sz="0" w:space="0" w:color="auto"/>
                        <w:left w:val="none" w:sz="0" w:space="0" w:color="auto"/>
                        <w:bottom w:val="none" w:sz="0" w:space="0" w:color="auto"/>
                        <w:right w:val="none" w:sz="0" w:space="0" w:color="auto"/>
                      </w:divBdr>
                    </w:div>
                  </w:divsChild>
                </w:div>
                <w:div w:id="376439920">
                  <w:marLeft w:val="0"/>
                  <w:marRight w:val="0"/>
                  <w:marTop w:val="0"/>
                  <w:marBottom w:val="0"/>
                  <w:divBdr>
                    <w:top w:val="none" w:sz="0" w:space="0" w:color="auto"/>
                    <w:left w:val="none" w:sz="0" w:space="0" w:color="auto"/>
                    <w:bottom w:val="none" w:sz="0" w:space="0" w:color="auto"/>
                    <w:right w:val="none" w:sz="0" w:space="0" w:color="auto"/>
                  </w:divBdr>
                  <w:divsChild>
                    <w:div w:id="462697132">
                      <w:marLeft w:val="0"/>
                      <w:marRight w:val="0"/>
                      <w:marTop w:val="0"/>
                      <w:marBottom w:val="0"/>
                      <w:divBdr>
                        <w:top w:val="none" w:sz="0" w:space="0" w:color="auto"/>
                        <w:left w:val="none" w:sz="0" w:space="0" w:color="auto"/>
                        <w:bottom w:val="none" w:sz="0" w:space="0" w:color="auto"/>
                        <w:right w:val="none" w:sz="0" w:space="0" w:color="auto"/>
                      </w:divBdr>
                    </w:div>
                  </w:divsChild>
                </w:div>
                <w:div w:id="453720503">
                  <w:marLeft w:val="0"/>
                  <w:marRight w:val="0"/>
                  <w:marTop w:val="0"/>
                  <w:marBottom w:val="0"/>
                  <w:divBdr>
                    <w:top w:val="none" w:sz="0" w:space="0" w:color="auto"/>
                    <w:left w:val="none" w:sz="0" w:space="0" w:color="auto"/>
                    <w:bottom w:val="none" w:sz="0" w:space="0" w:color="auto"/>
                    <w:right w:val="none" w:sz="0" w:space="0" w:color="auto"/>
                  </w:divBdr>
                  <w:divsChild>
                    <w:div w:id="1794782476">
                      <w:marLeft w:val="0"/>
                      <w:marRight w:val="0"/>
                      <w:marTop w:val="0"/>
                      <w:marBottom w:val="0"/>
                      <w:divBdr>
                        <w:top w:val="none" w:sz="0" w:space="0" w:color="auto"/>
                        <w:left w:val="none" w:sz="0" w:space="0" w:color="auto"/>
                        <w:bottom w:val="none" w:sz="0" w:space="0" w:color="auto"/>
                        <w:right w:val="none" w:sz="0" w:space="0" w:color="auto"/>
                      </w:divBdr>
                    </w:div>
                  </w:divsChild>
                </w:div>
                <w:div w:id="784467368">
                  <w:marLeft w:val="0"/>
                  <w:marRight w:val="0"/>
                  <w:marTop w:val="0"/>
                  <w:marBottom w:val="0"/>
                  <w:divBdr>
                    <w:top w:val="none" w:sz="0" w:space="0" w:color="auto"/>
                    <w:left w:val="none" w:sz="0" w:space="0" w:color="auto"/>
                    <w:bottom w:val="none" w:sz="0" w:space="0" w:color="auto"/>
                    <w:right w:val="none" w:sz="0" w:space="0" w:color="auto"/>
                  </w:divBdr>
                  <w:divsChild>
                    <w:div w:id="1890409676">
                      <w:marLeft w:val="0"/>
                      <w:marRight w:val="0"/>
                      <w:marTop w:val="0"/>
                      <w:marBottom w:val="0"/>
                      <w:divBdr>
                        <w:top w:val="none" w:sz="0" w:space="0" w:color="auto"/>
                        <w:left w:val="none" w:sz="0" w:space="0" w:color="auto"/>
                        <w:bottom w:val="none" w:sz="0" w:space="0" w:color="auto"/>
                        <w:right w:val="none" w:sz="0" w:space="0" w:color="auto"/>
                      </w:divBdr>
                    </w:div>
                  </w:divsChild>
                </w:div>
                <w:div w:id="793060157">
                  <w:marLeft w:val="0"/>
                  <w:marRight w:val="0"/>
                  <w:marTop w:val="0"/>
                  <w:marBottom w:val="0"/>
                  <w:divBdr>
                    <w:top w:val="none" w:sz="0" w:space="0" w:color="auto"/>
                    <w:left w:val="none" w:sz="0" w:space="0" w:color="auto"/>
                    <w:bottom w:val="none" w:sz="0" w:space="0" w:color="auto"/>
                    <w:right w:val="none" w:sz="0" w:space="0" w:color="auto"/>
                  </w:divBdr>
                  <w:divsChild>
                    <w:div w:id="228882044">
                      <w:marLeft w:val="0"/>
                      <w:marRight w:val="0"/>
                      <w:marTop w:val="0"/>
                      <w:marBottom w:val="0"/>
                      <w:divBdr>
                        <w:top w:val="none" w:sz="0" w:space="0" w:color="auto"/>
                        <w:left w:val="none" w:sz="0" w:space="0" w:color="auto"/>
                        <w:bottom w:val="none" w:sz="0" w:space="0" w:color="auto"/>
                        <w:right w:val="none" w:sz="0" w:space="0" w:color="auto"/>
                      </w:divBdr>
                    </w:div>
                  </w:divsChild>
                </w:div>
                <w:div w:id="800196706">
                  <w:marLeft w:val="0"/>
                  <w:marRight w:val="0"/>
                  <w:marTop w:val="0"/>
                  <w:marBottom w:val="0"/>
                  <w:divBdr>
                    <w:top w:val="none" w:sz="0" w:space="0" w:color="auto"/>
                    <w:left w:val="none" w:sz="0" w:space="0" w:color="auto"/>
                    <w:bottom w:val="none" w:sz="0" w:space="0" w:color="auto"/>
                    <w:right w:val="none" w:sz="0" w:space="0" w:color="auto"/>
                  </w:divBdr>
                  <w:divsChild>
                    <w:div w:id="795679387">
                      <w:marLeft w:val="0"/>
                      <w:marRight w:val="0"/>
                      <w:marTop w:val="0"/>
                      <w:marBottom w:val="0"/>
                      <w:divBdr>
                        <w:top w:val="none" w:sz="0" w:space="0" w:color="auto"/>
                        <w:left w:val="none" w:sz="0" w:space="0" w:color="auto"/>
                        <w:bottom w:val="none" w:sz="0" w:space="0" w:color="auto"/>
                        <w:right w:val="none" w:sz="0" w:space="0" w:color="auto"/>
                      </w:divBdr>
                    </w:div>
                  </w:divsChild>
                </w:div>
                <w:div w:id="856384528">
                  <w:marLeft w:val="0"/>
                  <w:marRight w:val="0"/>
                  <w:marTop w:val="0"/>
                  <w:marBottom w:val="0"/>
                  <w:divBdr>
                    <w:top w:val="none" w:sz="0" w:space="0" w:color="auto"/>
                    <w:left w:val="none" w:sz="0" w:space="0" w:color="auto"/>
                    <w:bottom w:val="none" w:sz="0" w:space="0" w:color="auto"/>
                    <w:right w:val="none" w:sz="0" w:space="0" w:color="auto"/>
                  </w:divBdr>
                  <w:divsChild>
                    <w:div w:id="1263220821">
                      <w:marLeft w:val="0"/>
                      <w:marRight w:val="0"/>
                      <w:marTop w:val="0"/>
                      <w:marBottom w:val="0"/>
                      <w:divBdr>
                        <w:top w:val="none" w:sz="0" w:space="0" w:color="auto"/>
                        <w:left w:val="none" w:sz="0" w:space="0" w:color="auto"/>
                        <w:bottom w:val="none" w:sz="0" w:space="0" w:color="auto"/>
                        <w:right w:val="none" w:sz="0" w:space="0" w:color="auto"/>
                      </w:divBdr>
                    </w:div>
                  </w:divsChild>
                </w:div>
                <w:div w:id="890967670">
                  <w:marLeft w:val="0"/>
                  <w:marRight w:val="0"/>
                  <w:marTop w:val="0"/>
                  <w:marBottom w:val="0"/>
                  <w:divBdr>
                    <w:top w:val="none" w:sz="0" w:space="0" w:color="auto"/>
                    <w:left w:val="none" w:sz="0" w:space="0" w:color="auto"/>
                    <w:bottom w:val="none" w:sz="0" w:space="0" w:color="auto"/>
                    <w:right w:val="none" w:sz="0" w:space="0" w:color="auto"/>
                  </w:divBdr>
                  <w:divsChild>
                    <w:div w:id="13239344">
                      <w:marLeft w:val="0"/>
                      <w:marRight w:val="0"/>
                      <w:marTop w:val="0"/>
                      <w:marBottom w:val="0"/>
                      <w:divBdr>
                        <w:top w:val="none" w:sz="0" w:space="0" w:color="auto"/>
                        <w:left w:val="none" w:sz="0" w:space="0" w:color="auto"/>
                        <w:bottom w:val="none" w:sz="0" w:space="0" w:color="auto"/>
                        <w:right w:val="none" w:sz="0" w:space="0" w:color="auto"/>
                      </w:divBdr>
                    </w:div>
                  </w:divsChild>
                </w:div>
                <w:div w:id="903100911">
                  <w:marLeft w:val="0"/>
                  <w:marRight w:val="0"/>
                  <w:marTop w:val="0"/>
                  <w:marBottom w:val="0"/>
                  <w:divBdr>
                    <w:top w:val="none" w:sz="0" w:space="0" w:color="auto"/>
                    <w:left w:val="none" w:sz="0" w:space="0" w:color="auto"/>
                    <w:bottom w:val="none" w:sz="0" w:space="0" w:color="auto"/>
                    <w:right w:val="none" w:sz="0" w:space="0" w:color="auto"/>
                  </w:divBdr>
                  <w:divsChild>
                    <w:div w:id="1328896675">
                      <w:marLeft w:val="0"/>
                      <w:marRight w:val="0"/>
                      <w:marTop w:val="0"/>
                      <w:marBottom w:val="0"/>
                      <w:divBdr>
                        <w:top w:val="none" w:sz="0" w:space="0" w:color="auto"/>
                        <w:left w:val="none" w:sz="0" w:space="0" w:color="auto"/>
                        <w:bottom w:val="none" w:sz="0" w:space="0" w:color="auto"/>
                        <w:right w:val="none" w:sz="0" w:space="0" w:color="auto"/>
                      </w:divBdr>
                    </w:div>
                  </w:divsChild>
                </w:div>
                <w:div w:id="1052998488">
                  <w:marLeft w:val="0"/>
                  <w:marRight w:val="0"/>
                  <w:marTop w:val="0"/>
                  <w:marBottom w:val="0"/>
                  <w:divBdr>
                    <w:top w:val="none" w:sz="0" w:space="0" w:color="auto"/>
                    <w:left w:val="none" w:sz="0" w:space="0" w:color="auto"/>
                    <w:bottom w:val="none" w:sz="0" w:space="0" w:color="auto"/>
                    <w:right w:val="none" w:sz="0" w:space="0" w:color="auto"/>
                  </w:divBdr>
                  <w:divsChild>
                    <w:div w:id="130753733">
                      <w:marLeft w:val="0"/>
                      <w:marRight w:val="0"/>
                      <w:marTop w:val="0"/>
                      <w:marBottom w:val="0"/>
                      <w:divBdr>
                        <w:top w:val="none" w:sz="0" w:space="0" w:color="auto"/>
                        <w:left w:val="none" w:sz="0" w:space="0" w:color="auto"/>
                        <w:bottom w:val="none" w:sz="0" w:space="0" w:color="auto"/>
                        <w:right w:val="none" w:sz="0" w:space="0" w:color="auto"/>
                      </w:divBdr>
                    </w:div>
                  </w:divsChild>
                </w:div>
                <w:div w:id="1057708709">
                  <w:marLeft w:val="0"/>
                  <w:marRight w:val="0"/>
                  <w:marTop w:val="0"/>
                  <w:marBottom w:val="0"/>
                  <w:divBdr>
                    <w:top w:val="none" w:sz="0" w:space="0" w:color="auto"/>
                    <w:left w:val="none" w:sz="0" w:space="0" w:color="auto"/>
                    <w:bottom w:val="none" w:sz="0" w:space="0" w:color="auto"/>
                    <w:right w:val="none" w:sz="0" w:space="0" w:color="auto"/>
                  </w:divBdr>
                  <w:divsChild>
                    <w:div w:id="1789200916">
                      <w:marLeft w:val="0"/>
                      <w:marRight w:val="0"/>
                      <w:marTop w:val="0"/>
                      <w:marBottom w:val="0"/>
                      <w:divBdr>
                        <w:top w:val="none" w:sz="0" w:space="0" w:color="auto"/>
                        <w:left w:val="none" w:sz="0" w:space="0" w:color="auto"/>
                        <w:bottom w:val="none" w:sz="0" w:space="0" w:color="auto"/>
                        <w:right w:val="none" w:sz="0" w:space="0" w:color="auto"/>
                      </w:divBdr>
                    </w:div>
                  </w:divsChild>
                </w:div>
                <w:div w:id="1103769984">
                  <w:marLeft w:val="0"/>
                  <w:marRight w:val="0"/>
                  <w:marTop w:val="0"/>
                  <w:marBottom w:val="0"/>
                  <w:divBdr>
                    <w:top w:val="none" w:sz="0" w:space="0" w:color="auto"/>
                    <w:left w:val="none" w:sz="0" w:space="0" w:color="auto"/>
                    <w:bottom w:val="none" w:sz="0" w:space="0" w:color="auto"/>
                    <w:right w:val="none" w:sz="0" w:space="0" w:color="auto"/>
                  </w:divBdr>
                  <w:divsChild>
                    <w:div w:id="1557886596">
                      <w:marLeft w:val="0"/>
                      <w:marRight w:val="0"/>
                      <w:marTop w:val="0"/>
                      <w:marBottom w:val="0"/>
                      <w:divBdr>
                        <w:top w:val="none" w:sz="0" w:space="0" w:color="auto"/>
                        <w:left w:val="none" w:sz="0" w:space="0" w:color="auto"/>
                        <w:bottom w:val="none" w:sz="0" w:space="0" w:color="auto"/>
                        <w:right w:val="none" w:sz="0" w:space="0" w:color="auto"/>
                      </w:divBdr>
                    </w:div>
                  </w:divsChild>
                </w:div>
                <w:div w:id="1244684895">
                  <w:marLeft w:val="0"/>
                  <w:marRight w:val="0"/>
                  <w:marTop w:val="0"/>
                  <w:marBottom w:val="0"/>
                  <w:divBdr>
                    <w:top w:val="none" w:sz="0" w:space="0" w:color="auto"/>
                    <w:left w:val="none" w:sz="0" w:space="0" w:color="auto"/>
                    <w:bottom w:val="none" w:sz="0" w:space="0" w:color="auto"/>
                    <w:right w:val="none" w:sz="0" w:space="0" w:color="auto"/>
                  </w:divBdr>
                  <w:divsChild>
                    <w:div w:id="339115886">
                      <w:marLeft w:val="0"/>
                      <w:marRight w:val="0"/>
                      <w:marTop w:val="0"/>
                      <w:marBottom w:val="0"/>
                      <w:divBdr>
                        <w:top w:val="none" w:sz="0" w:space="0" w:color="auto"/>
                        <w:left w:val="none" w:sz="0" w:space="0" w:color="auto"/>
                        <w:bottom w:val="none" w:sz="0" w:space="0" w:color="auto"/>
                        <w:right w:val="none" w:sz="0" w:space="0" w:color="auto"/>
                      </w:divBdr>
                    </w:div>
                  </w:divsChild>
                </w:div>
                <w:div w:id="1259673665">
                  <w:marLeft w:val="0"/>
                  <w:marRight w:val="0"/>
                  <w:marTop w:val="0"/>
                  <w:marBottom w:val="0"/>
                  <w:divBdr>
                    <w:top w:val="none" w:sz="0" w:space="0" w:color="auto"/>
                    <w:left w:val="none" w:sz="0" w:space="0" w:color="auto"/>
                    <w:bottom w:val="none" w:sz="0" w:space="0" w:color="auto"/>
                    <w:right w:val="none" w:sz="0" w:space="0" w:color="auto"/>
                  </w:divBdr>
                  <w:divsChild>
                    <w:div w:id="535310228">
                      <w:marLeft w:val="0"/>
                      <w:marRight w:val="0"/>
                      <w:marTop w:val="0"/>
                      <w:marBottom w:val="0"/>
                      <w:divBdr>
                        <w:top w:val="none" w:sz="0" w:space="0" w:color="auto"/>
                        <w:left w:val="none" w:sz="0" w:space="0" w:color="auto"/>
                        <w:bottom w:val="none" w:sz="0" w:space="0" w:color="auto"/>
                        <w:right w:val="none" w:sz="0" w:space="0" w:color="auto"/>
                      </w:divBdr>
                    </w:div>
                  </w:divsChild>
                </w:div>
                <w:div w:id="1338658021">
                  <w:marLeft w:val="0"/>
                  <w:marRight w:val="0"/>
                  <w:marTop w:val="0"/>
                  <w:marBottom w:val="0"/>
                  <w:divBdr>
                    <w:top w:val="none" w:sz="0" w:space="0" w:color="auto"/>
                    <w:left w:val="none" w:sz="0" w:space="0" w:color="auto"/>
                    <w:bottom w:val="none" w:sz="0" w:space="0" w:color="auto"/>
                    <w:right w:val="none" w:sz="0" w:space="0" w:color="auto"/>
                  </w:divBdr>
                  <w:divsChild>
                    <w:div w:id="1237008617">
                      <w:marLeft w:val="0"/>
                      <w:marRight w:val="0"/>
                      <w:marTop w:val="0"/>
                      <w:marBottom w:val="0"/>
                      <w:divBdr>
                        <w:top w:val="none" w:sz="0" w:space="0" w:color="auto"/>
                        <w:left w:val="none" w:sz="0" w:space="0" w:color="auto"/>
                        <w:bottom w:val="none" w:sz="0" w:space="0" w:color="auto"/>
                        <w:right w:val="none" w:sz="0" w:space="0" w:color="auto"/>
                      </w:divBdr>
                    </w:div>
                  </w:divsChild>
                </w:div>
                <w:div w:id="1371803691">
                  <w:marLeft w:val="0"/>
                  <w:marRight w:val="0"/>
                  <w:marTop w:val="0"/>
                  <w:marBottom w:val="0"/>
                  <w:divBdr>
                    <w:top w:val="none" w:sz="0" w:space="0" w:color="auto"/>
                    <w:left w:val="none" w:sz="0" w:space="0" w:color="auto"/>
                    <w:bottom w:val="none" w:sz="0" w:space="0" w:color="auto"/>
                    <w:right w:val="none" w:sz="0" w:space="0" w:color="auto"/>
                  </w:divBdr>
                  <w:divsChild>
                    <w:div w:id="1101148759">
                      <w:marLeft w:val="0"/>
                      <w:marRight w:val="0"/>
                      <w:marTop w:val="0"/>
                      <w:marBottom w:val="0"/>
                      <w:divBdr>
                        <w:top w:val="none" w:sz="0" w:space="0" w:color="auto"/>
                        <w:left w:val="none" w:sz="0" w:space="0" w:color="auto"/>
                        <w:bottom w:val="none" w:sz="0" w:space="0" w:color="auto"/>
                        <w:right w:val="none" w:sz="0" w:space="0" w:color="auto"/>
                      </w:divBdr>
                    </w:div>
                  </w:divsChild>
                </w:div>
                <w:div w:id="1446196274">
                  <w:marLeft w:val="0"/>
                  <w:marRight w:val="0"/>
                  <w:marTop w:val="0"/>
                  <w:marBottom w:val="0"/>
                  <w:divBdr>
                    <w:top w:val="none" w:sz="0" w:space="0" w:color="auto"/>
                    <w:left w:val="none" w:sz="0" w:space="0" w:color="auto"/>
                    <w:bottom w:val="none" w:sz="0" w:space="0" w:color="auto"/>
                    <w:right w:val="none" w:sz="0" w:space="0" w:color="auto"/>
                  </w:divBdr>
                  <w:divsChild>
                    <w:div w:id="62603988">
                      <w:marLeft w:val="0"/>
                      <w:marRight w:val="0"/>
                      <w:marTop w:val="0"/>
                      <w:marBottom w:val="0"/>
                      <w:divBdr>
                        <w:top w:val="none" w:sz="0" w:space="0" w:color="auto"/>
                        <w:left w:val="none" w:sz="0" w:space="0" w:color="auto"/>
                        <w:bottom w:val="none" w:sz="0" w:space="0" w:color="auto"/>
                        <w:right w:val="none" w:sz="0" w:space="0" w:color="auto"/>
                      </w:divBdr>
                    </w:div>
                  </w:divsChild>
                </w:div>
                <w:div w:id="1450320716">
                  <w:marLeft w:val="0"/>
                  <w:marRight w:val="0"/>
                  <w:marTop w:val="0"/>
                  <w:marBottom w:val="0"/>
                  <w:divBdr>
                    <w:top w:val="none" w:sz="0" w:space="0" w:color="auto"/>
                    <w:left w:val="none" w:sz="0" w:space="0" w:color="auto"/>
                    <w:bottom w:val="none" w:sz="0" w:space="0" w:color="auto"/>
                    <w:right w:val="none" w:sz="0" w:space="0" w:color="auto"/>
                  </w:divBdr>
                  <w:divsChild>
                    <w:div w:id="1861626435">
                      <w:marLeft w:val="0"/>
                      <w:marRight w:val="0"/>
                      <w:marTop w:val="0"/>
                      <w:marBottom w:val="0"/>
                      <w:divBdr>
                        <w:top w:val="none" w:sz="0" w:space="0" w:color="auto"/>
                        <w:left w:val="none" w:sz="0" w:space="0" w:color="auto"/>
                        <w:bottom w:val="none" w:sz="0" w:space="0" w:color="auto"/>
                        <w:right w:val="none" w:sz="0" w:space="0" w:color="auto"/>
                      </w:divBdr>
                    </w:div>
                  </w:divsChild>
                </w:div>
                <w:div w:id="1585065349">
                  <w:marLeft w:val="0"/>
                  <w:marRight w:val="0"/>
                  <w:marTop w:val="0"/>
                  <w:marBottom w:val="0"/>
                  <w:divBdr>
                    <w:top w:val="none" w:sz="0" w:space="0" w:color="auto"/>
                    <w:left w:val="none" w:sz="0" w:space="0" w:color="auto"/>
                    <w:bottom w:val="none" w:sz="0" w:space="0" w:color="auto"/>
                    <w:right w:val="none" w:sz="0" w:space="0" w:color="auto"/>
                  </w:divBdr>
                  <w:divsChild>
                    <w:div w:id="348797905">
                      <w:marLeft w:val="0"/>
                      <w:marRight w:val="0"/>
                      <w:marTop w:val="0"/>
                      <w:marBottom w:val="0"/>
                      <w:divBdr>
                        <w:top w:val="none" w:sz="0" w:space="0" w:color="auto"/>
                        <w:left w:val="none" w:sz="0" w:space="0" w:color="auto"/>
                        <w:bottom w:val="none" w:sz="0" w:space="0" w:color="auto"/>
                        <w:right w:val="none" w:sz="0" w:space="0" w:color="auto"/>
                      </w:divBdr>
                    </w:div>
                  </w:divsChild>
                </w:div>
                <w:div w:id="1707176468">
                  <w:marLeft w:val="0"/>
                  <w:marRight w:val="0"/>
                  <w:marTop w:val="0"/>
                  <w:marBottom w:val="0"/>
                  <w:divBdr>
                    <w:top w:val="none" w:sz="0" w:space="0" w:color="auto"/>
                    <w:left w:val="none" w:sz="0" w:space="0" w:color="auto"/>
                    <w:bottom w:val="none" w:sz="0" w:space="0" w:color="auto"/>
                    <w:right w:val="none" w:sz="0" w:space="0" w:color="auto"/>
                  </w:divBdr>
                  <w:divsChild>
                    <w:div w:id="792871813">
                      <w:marLeft w:val="0"/>
                      <w:marRight w:val="0"/>
                      <w:marTop w:val="0"/>
                      <w:marBottom w:val="0"/>
                      <w:divBdr>
                        <w:top w:val="none" w:sz="0" w:space="0" w:color="auto"/>
                        <w:left w:val="none" w:sz="0" w:space="0" w:color="auto"/>
                        <w:bottom w:val="none" w:sz="0" w:space="0" w:color="auto"/>
                        <w:right w:val="none" w:sz="0" w:space="0" w:color="auto"/>
                      </w:divBdr>
                    </w:div>
                  </w:divsChild>
                </w:div>
                <w:div w:id="1813868620">
                  <w:marLeft w:val="0"/>
                  <w:marRight w:val="0"/>
                  <w:marTop w:val="0"/>
                  <w:marBottom w:val="0"/>
                  <w:divBdr>
                    <w:top w:val="none" w:sz="0" w:space="0" w:color="auto"/>
                    <w:left w:val="none" w:sz="0" w:space="0" w:color="auto"/>
                    <w:bottom w:val="none" w:sz="0" w:space="0" w:color="auto"/>
                    <w:right w:val="none" w:sz="0" w:space="0" w:color="auto"/>
                  </w:divBdr>
                  <w:divsChild>
                    <w:div w:id="656959812">
                      <w:marLeft w:val="0"/>
                      <w:marRight w:val="0"/>
                      <w:marTop w:val="0"/>
                      <w:marBottom w:val="0"/>
                      <w:divBdr>
                        <w:top w:val="none" w:sz="0" w:space="0" w:color="auto"/>
                        <w:left w:val="none" w:sz="0" w:space="0" w:color="auto"/>
                        <w:bottom w:val="none" w:sz="0" w:space="0" w:color="auto"/>
                        <w:right w:val="none" w:sz="0" w:space="0" w:color="auto"/>
                      </w:divBdr>
                    </w:div>
                  </w:divsChild>
                </w:div>
                <w:div w:id="1958095733">
                  <w:marLeft w:val="0"/>
                  <w:marRight w:val="0"/>
                  <w:marTop w:val="0"/>
                  <w:marBottom w:val="0"/>
                  <w:divBdr>
                    <w:top w:val="none" w:sz="0" w:space="0" w:color="auto"/>
                    <w:left w:val="none" w:sz="0" w:space="0" w:color="auto"/>
                    <w:bottom w:val="none" w:sz="0" w:space="0" w:color="auto"/>
                    <w:right w:val="none" w:sz="0" w:space="0" w:color="auto"/>
                  </w:divBdr>
                  <w:divsChild>
                    <w:div w:id="686560387">
                      <w:marLeft w:val="0"/>
                      <w:marRight w:val="0"/>
                      <w:marTop w:val="0"/>
                      <w:marBottom w:val="0"/>
                      <w:divBdr>
                        <w:top w:val="none" w:sz="0" w:space="0" w:color="auto"/>
                        <w:left w:val="none" w:sz="0" w:space="0" w:color="auto"/>
                        <w:bottom w:val="none" w:sz="0" w:space="0" w:color="auto"/>
                        <w:right w:val="none" w:sz="0" w:space="0" w:color="auto"/>
                      </w:divBdr>
                    </w:div>
                  </w:divsChild>
                </w:div>
                <w:div w:id="2058044211">
                  <w:marLeft w:val="0"/>
                  <w:marRight w:val="0"/>
                  <w:marTop w:val="0"/>
                  <w:marBottom w:val="0"/>
                  <w:divBdr>
                    <w:top w:val="none" w:sz="0" w:space="0" w:color="auto"/>
                    <w:left w:val="none" w:sz="0" w:space="0" w:color="auto"/>
                    <w:bottom w:val="none" w:sz="0" w:space="0" w:color="auto"/>
                    <w:right w:val="none" w:sz="0" w:space="0" w:color="auto"/>
                  </w:divBdr>
                  <w:divsChild>
                    <w:div w:id="1628775346">
                      <w:marLeft w:val="0"/>
                      <w:marRight w:val="0"/>
                      <w:marTop w:val="0"/>
                      <w:marBottom w:val="0"/>
                      <w:divBdr>
                        <w:top w:val="none" w:sz="0" w:space="0" w:color="auto"/>
                        <w:left w:val="none" w:sz="0" w:space="0" w:color="auto"/>
                        <w:bottom w:val="none" w:sz="0" w:space="0" w:color="auto"/>
                        <w:right w:val="none" w:sz="0" w:space="0" w:color="auto"/>
                      </w:divBdr>
                    </w:div>
                  </w:divsChild>
                </w:div>
                <w:div w:id="2143189218">
                  <w:marLeft w:val="0"/>
                  <w:marRight w:val="0"/>
                  <w:marTop w:val="0"/>
                  <w:marBottom w:val="0"/>
                  <w:divBdr>
                    <w:top w:val="none" w:sz="0" w:space="0" w:color="auto"/>
                    <w:left w:val="none" w:sz="0" w:space="0" w:color="auto"/>
                    <w:bottom w:val="none" w:sz="0" w:space="0" w:color="auto"/>
                    <w:right w:val="none" w:sz="0" w:space="0" w:color="auto"/>
                  </w:divBdr>
                  <w:divsChild>
                    <w:div w:id="48424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025561">
      <w:bodyDiv w:val="1"/>
      <w:marLeft w:val="0"/>
      <w:marRight w:val="0"/>
      <w:marTop w:val="0"/>
      <w:marBottom w:val="0"/>
      <w:divBdr>
        <w:top w:val="none" w:sz="0" w:space="0" w:color="auto"/>
        <w:left w:val="none" w:sz="0" w:space="0" w:color="auto"/>
        <w:bottom w:val="none" w:sz="0" w:space="0" w:color="auto"/>
        <w:right w:val="none" w:sz="0" w:space="0" w:color="auto"/>
      </w:divBdr>
    </w:div>
    <w:div w:id="1609702867">
      <w:bodyDiv w:val="1"/>
      <w:marLeft w:val="0"/>
      <w:marRight w:val="0"/>
      <w:marTop w:val="0"/>
      <w:marBottom w:val="0"/>
      <w:divBdr>
        <w:top w:val="none" w:sz="0" w:space="0" w:color="auto"/>
        <w:left w:val="none" w:sz="0" w:space="0" w:color="auto"/>
        <w:bottom w:val="none" w:sz="0" w:space="0" w:color="auto"/>
        <w:right w:val="none" w:sz="0" w:space="0" w:color="auto"/>
      </w:divBdr>
      <w:divsChild>
        <w:div w:id="4403389">
          <w:marLeft w:val="0"/>
          <w:marRight w:val="0"/>
          <w:marTop w:val="0"/>
          <w:marBottom w:val="0"/>
          <w:divBdr>
            <w:top w:val="none" w:sz="0" w:space="0" w:color="auto"/>
            <w:left w:val="none" w:sz="0" w:space="0" w:color="auto"/>
            <w:bottom w:val="none" w:sz="0" w:space="0" w:color="auto"/>
            <w:right w:val="none" w:sz="0" w:space="0" w:color="auto"/>
          </w:divBdr>
        </w:div>
        <w:div w:id="103967207">
          <w:marLeft w:val="0"/>
          <w:marRight w:val="0"/>
          <w:marTop w:val="0"/>
          <w:marBottom w:val="0"/>
          <w:divBdr>
            <w:top w:val="none" w:sz="0" w:space="0" w:color="auto"/>
            <w:left w:val="none" w:sz="0" w:space="0" w:color="auto"/>
            <w:bottom w:val="none" w:sz="0" w:space="0" w:color="auto"/>
            <w:right w:val="none" w:sz="0" w:space="0" w:color="auto"/>
          </w:divBdr>
        </w:div>
        <w:div w:id="510416505">
          <w:marLeft w:val="0"/>
          <w:marRight w:val="0"/>
          <w:marTop w:val="0"/>
          <w:marBottom w:val="0"/>
          <w:divBdr>
            <w:top w:val="none" w:sz="0" w:space="0" w:color="auto"/>
            <w:left w:val="none" w:sz="0" w:space="0" w:color="auto"/>
            <w:bottom w:val="none" w:sz="0" w:space="0" w:color="auto"/>
            <w:right w:val="none" w:sz="0" w:space="0" w:color="auto"/>
          </w:divBdr>
          <w:divsChild>
            <w:div w:id="1420060880">
              <w:marLeft w:val="-75"/>
              <w:marRight w:val="0"/>
              <w:marTop w:val="30"/>
              <w:marBottom w:val="30"/>
              <w:divBdr>
                <w:top w:val="none" w:sz="0" w:space="0" w:color="auto"/>
                <w:left w:val="none" w:sz="0" w:space="0" w:color="auto"/>
                <w:bottom w:val="none" w:sz="0" w:space="0" w:color="auto"/>
                <w:right w:val="none" w:sz="0" w:space="0" w:color="auto"/>
              </w:divBdr>
              <w:divsChild>
                <w:div w:id="467209391">
                  <w:marLeft w:val="0"/>
                  <w:marRight w:val="0"/>
                  <w:marTop w:val="0"/>
                  <w:marBottom w:val="0"/>
                  <w:divBdr>
                    <w:top w:val="none" w:sz="0" w:space="0" w:color="auto"/>
                    <w:left w:val="none" w:sz="0" w:space="0" w:color="auto"/>
                    <w:bottom w:val="none" w:sz="0" w:space="0" w:color="auto"/>
                    <w:right w:val="none" w:sz="0" w:space="0" w:color="auto"/>
                  </w:divBdr>
                  <w:divsChild>
                    <w:div w:id="600800313">
                      <w:marLeft w:val="0"/>
                      <w:marRight w:val="0"/>
                      <w:marTop w:val="0"/>
                      <w:marBottom w:val="0"/>
                      <w:divBdr>
                        <w:top w:val="none" w:sz="0" w:space="0" w:color="auto"/>
                        <w:left w:val="none" w:sz="0" w:space="0" w:color="auto"/>
                        <w:bottom w:val="none" w:sz="0" w:space="0" w:color="auto"/>
                        <w:right w:val="none" w:sz="0" w:space="0" w:color="auto"/>
                      </w:divBdr>
                    </w:div>
                    <w:div w:id="1010984611">
                      <w:marLeft w:val="0"/>
                      <w:marRight w:val="0"/>
                      <w:marTop w:val="0"/>
                      <w:marBottom w:val="0"/>
                      <w:divBdr>
                        <w:top w:val="none" w:sz="0" w:space="0" w:color="auto"/>
                        <w:left w:val="none" w:sz="0" w:space="0" w:color="auto"/>
                        <w:bottom w:val="none" w:sz="0" w:space="0" w:color="auto"/>
                        <w:right w:val="none" w:sz="0" w:space="0" w:color="auto"/>
                      </w:divBdr>
                    </w:div>
                  </w:divsChild>
                </w:div>
                <w:div w:id="568613212">
                  <w:marLeft w:val="0"/>
                  <w:marRight w:val="0"/>
                  <w:marTop w:val="0"/>
                  <w:marBottom w:val="0"/>
                  <w:divBdr>
                    <w:top w:val="none" w:sz="0" w:space="0" w:color="auto"/>
                    <w:left w:val="none" w:sz="0" w:space="0" w:color="auto"/>
                    <w:bottom w:val="none" w:sz="0" w:space="0" w:color="auto"/>
                    <w:right w:val="none" w:sz="0" w:space="0" w:color="auto"/>
                  </w:divBdr>
                  <w:divsChild>
                    <w:div w:id="300815385">
                      <w:marLeft w:val="0"/>
                      <w:marRight w:val="0"/>
                      <w:marTop w:val="0"/>
                      <w:marBottom w:val="0"/>
                      <w:divBdr>
                        <w:top w:val="none" w:sz="0" w:space="0" w:color="auto"/>
                        <w:left w:val="none" w:sz="0" w:space="0" w:color="auto"/>
                        <w:bottom w:val="none" w:sz="0" w:space="0" w:color="auto"/>
                        <w:right w:val="none" w:sz="0" w:space="0" w:color="auto"/>
                      </w:divBdr>
                    </w:div>
                  </w:divsChild>
                </w:div>
                <w:div w:id="913467967">
                  <w:marLeft w:val="0"/>
                  <w:marRight w:val="0"/>
                  <w:marTop w:val="0"/>
                  <w:marBottom w:val="0"/>
                  <w:divBdr>
                    <w:top w:val="none" w:sz="0" w:space="0" w:color="auto"/>
                    <w:left w:val="none" w:sz="0" w:space="0" w:color="auto"/>
                    <w:bottom w:val="none" w:sz="0" w:space="0" w:color="auto"/>
                    <w:right w:val="none" w:sz="0" w:space="0" w:color="auto"/>
                  </w:divBdr>
                  <w:divsChild>
                    <w:div w:id="35080278">
                      <w:marLeft w:val="0"/>
                      <w:marRight w:val="0"/>
                      <w:marTop w:val="0"/>
                      <w:marBottom w:val="0"/>
                      <w:divBdr>
                        <w:top w:val="none" w:sz="0" w:space="0" w:color="auto"/>
                        <w:left w:val="none" w:sz="0" w:space="0" w:color="auto"/>
                        <w:bottom w:val="none" w:sz="0" w:space="0" w:color="auto"/>
                        <w:right w:val="none" w:sz="0" w:space="0" w:color="auto"/>
                      </w:divBdr>
                    </w:div>
                  </w:divsChild>
                </w:div>
                <w:div w:id="948707927">
                  <w:marLeft w:val="0"/>
                  <w:marRight w:val="0"/>
                  <w:marTop w:val="0"/>
                  <w:marBottom w:val="0"/>
                  <w:divBdr>
                    <w:top w:val="none" w:sz="0" w:space="0" w:color="auto"/>
                    <w:left w:val="none" w:sz="0" w:space="0" w:color="auto"/>
                    <w:bottom w:val="none" w:sz="0" w:space="0" w:color="auto"/>
                    <w:right w:val="none" w:sz="0" w:space="0" w:color="auto"/>
                  </w:divBdr>
                  <w:divsChild>
                    <w:div w:id="1212115119">
                      <w:marLeft w:val="0"/>
                      <w:marRight w:val="0"/>
                      <w:marTop w:val="0"/>
                      <w:marBottom w:val="0"/>
                      <w:divBdr>
                        <w:top w:val="none" w:sz="0" w:space="0" w:color="auto"/>
                        <w:left w:val="none" w:sz="0" w:space="0" w:color="auto"/>
                        <w:bottom w:val="none" w:sz="0" w:space="0" w:color="auto"/>
                        <w:right w:val="none" w:sz="0" w:space="0" w:color="auto"/>
                      </w:divBdr>
                    </w:div>
                    <w:div w:id="1971544363">
                      <w:marLeft w:val="0"/>
                      <w:marRight w:val="0"/>
                      <w:marTop w:val="0"/>
                      <w:marBottom w:val="0"/>
                      <w:divBdr>
                        <w:top w:val="none" w:sz="0" w:space="0" w:color="auto"/>
                        <w:left w:val="none" w:sz="0" w:space="0" w:color="auto"/>
                        <w:bottom w:val="none" w:sz="0" w:space="0" w:color="auto"/>
                        <w:right w:val="none" w:sz="0" w:space="0" w:color="auto"/>
                      </w:divBdr>
                    </w:div>
                  </w:divsChild>
                </w:div>
                <w:div w:id="991175348">
                  <w:marLeft w:val="0"/>
                  <w:marRight w:val="0"/>
                  <w:marTop w:val="0"/>
                  <w:marBottom w:val="0"/>
                  <w:divBdr>
                    <w:top w:val="none" w:sz="0" w:space="0" w:color="auto"/>
                    <w:left w:val="none" w:sz="0" w:space="0" w:color="auto"/>
                    <w:bottom w:val="none" w:sz="0" w:space="0" w:color="auto"/>
                    <w:right w:val="none" w:sz="0" w:space="0" w:color="auto"/>
                  </w:divBdr>
                  <w:divsChild>
                    <w:div w:id="98066697">
                      <w:marLeft w:val="0"/>
                      <w:marRight w:val="0"/>
                      <w:marTop w:val="0"/>
                      <w:marBottom w:val="0"/>
                      <w:divBdr>
                        <w:top w:val="none" w:sz="0" w:space="0" w:color="auto"/>
                        <w:left w:val="none" w:sz="0" w:space="0" w:color="auto"/>
                        <w:bottom w:val="none" w:sz="0" w:space="0" w:color="auto"/>
                        <w:right w:val="none" w:sz="0" w:space="0" w:color="auto"/>
                      </w:divBdr>
                    </w:div>
                  </w:divsChild>
                </w:div>
                <w:div w:id="1313220623">
                  <w:marLeft w:val="0"/>
                  <w:marRight w:val="0"/>
                  <w:marTop w:val="0"/>
                  <w:marBottom w:val="0"/>
                  <w:divBdr>
                    <w:top w:val="none" w:sz="0" w:space="0" w:color="auto"/>
                    <w:left w:val="none" w:sz="0" w:space="0" w:color="auto"/>
                    <w:bottom w:val="none" w:sz="0" w:space="0" w:color="auto"/>
                    <w:right w:val="none" w:sz="0" w:space="0" w:color="auto"/>
                  </w:divBdr>
                  <w:divsChild>
                    <w:div w:id="370349847">
                      <w:marLeft w:val="0"/>
                      <w:marRight w:val="0"/>
                      <w:marTop w:val="0"/>
                      <w:marBottom w:val="0"/>
                      <w:divBdr>
                        <w:top w:val="none" w:sz="0" w:space="0" w:color="auto"/>
                        <w:left w:val="none" w:sz="0" w:space="0" w:color="auto"/>
                        <w:bottom w:val="none" w:sz="0" w:space="0" w:color="auto"/>
                        <w:right w:val="none" w:sz="0" w:space="0" w:color="auto"/>
                      </w:divBdr>
                    </w:div>
                  </w:divsChild>
                </w:div>
                <w:div w:id="1537422857">
                  <w:marLeft w:val="0"/>
                  <w:marRight w:val="0"/>
                  <w:marTop w:val="0"/>
                  <w:marBottom w:val="0"/>
                  <w:divBdr>
                    <w:top w:val="none" w:sz="0" w:space="0" w:color="auto"/>
                    <w:left w:val="none" w:sz="0" w:space="0" w:color="auto"/>
                    <w:bottom w:val="none" w:sz="0" w:space="0" w:color="auto"/>
                    <w:right w:val="none" w:sz="0" w:space="0" w:color="auto"/>
                  </w:divBdr>
                  <w:divsChild>
                    <w:div w:id="1940410770">
                      <w:marLeft w:val="0"/>
                      <w:marRight w:val="0"/>
                      <w:marTop w:val="0"/>
                      <w:marBottom w:val="0"/>
                      <w:divBdr>
                        <w:top w:val="none" w:sz="0" w:space="0" w:color="auto"/>
                        <w:left w:val="none" w:sz="0" w:space="0" w:color="auto"/>
                        <w:bottom w:val="none" w:sz="0" w:space="0" w:color="auto"/>
                        <w:right w:val="none" w:sz="0" w:space="0" w:color="auto"/>
                      </w:divBdr>
                    </w:div>
                  </w:divsChild>
                </w:div>
                <w:div w:id="1595087045">
                  <w:marLeft w:val="0"/>
                  <w:marRight w:val="0"/>
                  <w:marTop w:val="0"/>
                  <w:marBottom w:val="0"/>
                  <w:divBdr>
                    <w:top w:val="none" w:sz="0" w:space="0" w:color="auto"/>
                    <w:left w:val="none" w:sz="0" w:space="0" w:color="auto"/>
                    <w:bottom w:val="none" w:sz="0" w:space="0" w:color="auto"/>
                    <w:right w:val="none" w:sz="0" w:space="0" w:color="auto"/>
                  </w:divBdr>
                  <w:divsChild>
                    <w:div w:id="1008563441">
                      <w:marLeft w:val="0"/>
                      <w:marRight w:val="0"/>
                      <w:marTop w:val="0"/>
                      <w:marBottom w:val="0"/>
                      <w:divBdr>
                        <w:top w:val="none" w:sz="0" w:space="0" w:color="auto"/>
                        <w:left w:val="none" w:sz="0" w:space="0" w:color="auto"/>
                        <w:bottom w:val="none" w:sz="0" w:space="0" w:color="auto"/>
                        <w:right w:val="none" w:sz="0" w:space="0" w:color="auto"/>
                      </w:divBdr>
                    </w:div>
                  </w:divsChild>
                </w:div>
                <w:div w:id="1625573708">
                  <w:marLeft w:val="0"/>
                  <w:marRight w:val="0"/>
                  <w:marTop w:val="0"/>
                  <w:marBottom w:val="0"/>
                  <w:divBdr>
                    <w:top w:val="none" w:sz="0" w:space="0" w:color="auto"/>
                    <w:left w:val="none" w:sz="0" w:space="0" w:color="auto"/>
                    <w:bottom w:val="none" w:sz="0" w:space="0" w:color="auto"/>
                    <w:right w:val="none" w:sz="0" w:space="0" w:color="auto"/>
                  </w:divBdr>
                  <w:divsChild>
                    <w:div w:id="1429695701">
                      <w:marLeft w:val="0"/>
                      <w:marRight w:val="0"/>
                      <w:marTop w:val="0"/>
                      <w:marBottom w:val="0"/>
                      <w:divBdr>
                        <w:top w:val="none" w:sz="0" w:space="0" w:color="auto"/>
                        <w:left w:val="none" w:sz="0" w:space="0" w:color="auto"/>
                        <w:bottom w:val="none" w:sz="0" w:space="0" w:color="auto"/>
                        <w:right w:val="none" w:sz="0" w:space="0" w:color="auto"/>
                      </w:divBdr>
                    </w:div>
                  </w:divsChild>
                </w:div>
                <w:div w:id="1632786712">
                  <w:marLeft w:val="0"/>
                  <w:marRight w:val="0"/>
                  <w:marTop w:val="0"/>
                  <w:marBottom w:val="0"/>
                  <w:divBdr>
                    <w:top w:val="none" w:sz="0" w:space="0" w:color="auto"/>
                    <w:left w:val="none" w:sz="0" w:space="0" w:color="auto"/>
                    <w:bottom w:val="none" w:sz="0" w:space="0" w:color="auto"/>
                    <w:right w:val="none" w:sz="0" w:space="0" w:color="auto"/>
                  </w:divBdr>
                  <w:divsChild>
                    <w:div w:id="1849443605">
                      <w:marLeft w:val="0"/>
                      <w:marRight w:val="0"/>
                      <w:marTop w:val="0"/>
                      <w:marBottom w:val="0"/>
                      <w:divBdr>
                        <w:top w:val="none" w:sz="0" w:space="0" w:color="auto"/>
                        <w:left w:val="none" w:sz="0" w:space="0" w:color="auto"/>
                        <w:bottom w:val="none" w:sz="0" w:space="0" w:color="auto"/>
                        <w:right w:val="none" w:sz="0" w:space="0" w:color="auto"/>
                      </w:divBdr>
                    </w:div>
                  </w:divsChild>
                </w:div>
                <w:div w:id="1981307674">
                  <w:marLeft w:val="0"/>
                  <w:marRight w:val="0"/>
                  <w:marTop w:val="0"/>
                  <w:marBottom w:val="0"/>
                  <w:divBdr>
                    <w:top w:val="none" w:sz="0" w:space="0" w:color="auto"/>
                    <w:left w:val="none" w:sz="0" w:space="0" w:color="auto"/>
                    <w:bottom w:val="none" w:sz="0" w:space="0" w:color="auto"/>
                    <w:right w:val="none" w:sz="0" w:space="0" w:color="auto"/>
                  </w:divBdr>
                  <w:divsChild>
                    <w:div w:id="1065563927">
                      <w:marLeft w:val="0"/>
                      <w:marRight w:val="0"/>
                      <w:marTop w:val="0"/>
                      <w:marBottom w:val="0"/>
                      <w:divBdr>
                        <w:top w:val="none" w:sz="0" w:space="0" w:color="auto"/>
                        <w:left w:val="none" w:sz="0" w:space="0" w:color="auto"/>
                        <w:bottom w:val="none" w:sz="0" w:space="0" w:color="auto"/>
                        <w:right w:val="none" w:sz="0" w:space="0" w:color="auto"/>
                      </w:divBdr>
                    </w:div>
                  </w:divsChild>
                </w:div>
                <w:div w:id="1992638900">
                  <w:marLeft w:val="0"/>
                  <w:marRight w:val="0"/>
                  <w:marTop w:val="0"/>
                  <w:marBottom w:val="0"/>
                  <w:divBdr>
                    <w:top w:val="none" w:sz="0" w:space="0" w:color="auto"/>
                    <w:left w:val="none" w:sz="0" w:space="0" w:color="auto"/>
                    <w:bottom w:val="none" w:sz="0" w:space="0" w:color="auto"/>
                    <w:right w:val="none" w:sz="0" w:space="0" w:color="auto"/>
                  </w:divBdr>
                  <w:divsChild>
                    <w:div w:id="14177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112487">
          <w:marLeft w:val="0"/>
          <w:marRight w:val="0"/>
          <w:marTop w:val="0"/>
          <w:marBottom w:val="0"/>
          <w:divBdr>
            <w:top w:val="none" w:sz="0" w:space="0" w:color="auto"/>
            <w:left w:val="none" w:sz="0" w:space="0" w:color="auto"/>
            <w:bottom w:val="none" w:sz="0" w:space="0" w:color="auto"/>
            <w:right w:val="none" w:sz="0" w:space="0" w:color="auto"/>
          </w:divBdr>
        </w:div>
        <w:div w:id="1547646027">
          <w:marLeft w:val="0"/>
          <w:marRight w:val="0"/>
          <w:marTop w:val="0"/>
          <w:marBottom w:val="0"/>
          <w:divBdr>
            <w:top w:val="none" w:sz="0" w:space="0" w:color="auto"/>
            <w:left w:val="none" w:sz="0" w:space="0" w:color="auto"/>
            <w:bottom w:val="none" w:sz="0" w:space="0" w:color="auto"/>
            <w:right w:val="none" w:sz="0" w:space="0" w:color="auto"/>
          </w:divBdr>
        </w:div>
        <w:div w:id="1624771931">
          <w:marLeft w:val="0"/>
          <w:marRight w:val="0"/>
          <w:marTop w:val="0"/>
          <w:marBottom w:val="0"/>
          <w:divBdr>
            <w:top w:val="none" w:sz="0" w:space="0" w:color="auto"/>
            <w:left w:val="none" w:sz="0" w:space="0" w:color="auto"/>
            <w:bottom w:val="none" w:sz="0" w:space="0" w:color="auto"/>
            <w:right w:val="none" w:sz="0" w:space="0" w:color="auto"/>
          </w:divBdr>
        </w:div>
        <w:div w:id="1899633452">
          <w:marLeft w:val="0"/>
          <w:marRight w:val="0"/>
          <w:marTop w:val="0"/>
          <w:marBottom w:val="0"/>
          <w:divBdr>
            <w:top w:val="none" w:sz="0" w:space="0" w:color="auto"/>
            <w:left w:val="none" w:sz="0" w:space="0" w:color="auto"/>
            <w:bottom w:val="none" w:sz="0" w:space="0" w:color="auto"/>
            <w:right w:val="none" w:sz="0" w:space="0" w:color="auto"/>
          </w:divBdr>
        </w:div>
        <w:div w:id="1973972646">
          <w:marLeft w:val="0"/>
          <w:marRight w:val="0"/>
          <w:marTop w:val="0"/>
          <w:marBottom w:val="0"/>
          <w:divBdr>
            <w:top w:val="none" w:sz="0" w:space="0" w:color="auto"/>
            <w:left w:val="none" w:sz="0" w:space="0" w:color="auto"/>
            <w:bottom w:val="none" w:sz="0" w:space="0" w:color="auto"/>
            <w:right w:val="none" w:sz="0" w:space="0" w:color="auto"/>
          </w:divBdr>
          <w:divsChild>
            <w:div w:id="1649507243">
              <w:marLeft w:val="-75"/>
              <w:marRight w:val="0"/>
              <w:marTop w:val="30"/>
              <w:marBottom w:val="30"/>
              <w:divBdr>
                <w:top w:val="none" w:sz="0" w:space="0" w:color="auto"/>
                <w:left w:val="none" w:sz="0" w:space="0" w:color="auto"/>
                <w:bottom w:val="none" w:sz="0" w:space="0" w:color="auto"/>
                <w:right w:val="none" w:sz="0" w:space="0" w:color="auto"/>
              </w:divBdr>
              <w:divsChild>
                <w:div w:id="318004883">
                  <w:marLeft w:val="0"/>
                  <w:marRight w:val="0"/>
                  <w:marTop w:val="0"/>
                  <w:marBottom w:val="0"/>
                  <w:divBdr>
                    <w:top w:val="none" w:sz="0" w:space="0" w:color="auto"/>
                    <w:left w:val="none" w:sz="0" w:space="0" w:color="auto"/>
                    <w:bottom w:val="none" w:sz="0" w:space="0" w:color="auto"/>
                    <w:right w:val="none" w:sz="0" w:space="0" w:color="auto"/>
                  </w:divBdr>
                  <w:divsChild>
                    <w:div w:id="1360930249">
                      <w:marLeft w:val="0"/>
                      <w:marRight w:val="0"/>
                      <w:marTop w:val="0"/>
                      <w:marBottom w:val="0"/>
                      <w:divBdr>
                        <w:top w:val="none" w:sz="0" w:space="0" w:color="auto"/>
                        <w:left w:val="none" w:sz="0" w:space="0" w:color="auto"/>
                        <w:bottom w:val="none" w:sz="0" w:space="0" w:color="auto"/>
                        <w:right w:val="none" w:sz="0" w:space="0" w:color="auto"/>
                      </w:divBdr>
                    </w:div>
                  </w:divsChild>
                </w:div>
                <w:div w:id="1524392846">
                  <w:marLeft w:val="0"/>
                  <w:marRight w:val="0"/>
                  <w:marTop w:val="0"/>
                  <w:marBottom w:val="0"/>
                  <w:divBdr>
                    <w:top w:val="none" w:sz="0" w:space="0" w:color="auto"/>
                    <w:left w:val="none" w:sz="0" w:space="0" w:color="auto"/>
                    <w:bottom w:val="none" w:sz="0" w:space="0" w:color="auto"/>
                    <w:right w:val="none" w:sz="0" w:space="0" w:color="auto"/>
                  </w:divBdr>
                  <w:divsChild>
                    <w:div w:id="810945069">
                      <w:marLeft w:val="0"/>
                      <w:marRight w:val="0"/>
                      <w:marTop w:val="0"/>
                      <w:marBottom w:val="0"/>
                      <w:divBdr>
                        <w:top w:val="none" w:sz="0" w:space="0" w:color="auto"/>
                        <w:left w:val="none" w:sz="0" w:space="0" w:color="auto"/>
                        <w:bottom w:val="none" w:sz="0" w:space="0" w:color="auto"/>
                        <w:right w:val="none" w:sz="0" w:space="0" w:color="auto"/>
                      </w:divBdr>
                    </w:div>
                    <w:div w:id="1444225498">
                      <w:marLeft w:val="0"/>
                      <w:marRight w:val="0"/>
                      <w:marTop w:val="0"/>
                      <w:marBottom w:val="0"/>
                      <w:divBdr>
                        <w:top w:val="none" w:sz="0" w:space="0" w:color="auto"/>
                        <w:left w:val="none" w:sz="0" w:space="0" w:color="auto"/>
                        <w:bottom w:val="none" w:sz="0" w:space="0" w:color="auto"/>
                        <w:right w:val="none" w:sz="0" w:space="0" w:color="auto"/>
                      </w:divBdr>
                    </w:div>
                    <w:div w:id="1885365244">
                      <w:marLeft w:val="0"/>
                      <w:marRight w:val="0"/>
                      <w:marTop w:val="0"/>
                      <w:marBottom w:val="0"/>
                      <w:divBdr>
                        <w:top w:val="none" w:sz="0" w:space="0" w:color="auto"/>
                        <w:left w:val="none" w:sz="0" w:space="0" w:color="auto"/>
                        <w:bottom w:val="none" w:sz="0" w:space="0" w:color="auto"/>
                        <w:right w:val="none" w:sz="0" w:space="0" w:color="auto"/>
                      </w:divBdr>
                    </w:div>
                  </w:divsChild>
                </w:div>
                <w:div w:id="1642346986">
                  <w:marLeft w:val="0"/>
                  <w:marRight w:val="0"/>
                  <w:marTop w:val="0"/>
                  <w:marBottom w:val="0"/>
                  <w:divBdr>
                    <w:top w:val="none" w:sz="0" w:space="0" w:color="auto"/>
                    <w:left w:val="none" w:sz="0" w:space="0" w:color="auto"/>
                    <w:bottom w:val="none" w:sz="0" w:space="0" w:color="auto"/>
                    <w:right w:val="none" w:sz="0" w:space="0" w:color="auto"/>
                  </w:divBdr>
                  <w:divsChild>
                    <w:div w:id="722406567">
                      <w:marLeft w:val="0"/>
                      <w:marRight w:val="0"/>
                      <w:marTop w:val="0"/>
                      <w:marBottom w:val="0"/>
                      <w:divBdr>
                        <w:top w:val="none" w:sz="0" w:space="0" w:color="auto"/>
                        <w:left w:val="none" w:sz="0" w:space="0" w:color="auto"/>
                        <w:bottom w:val="none" w:sz="0" w:space="0" w:color="auto"/>
                        <w:right w:val="none" w:sz="0" w:space="0" w:color="auto"/>
                      </w:divBdr>
                    </w:div>
                  </w:divsChild>
                </w:div>
                <w:div w:id="1819106193">
                  <w:marLeft w:val="0"/>
                  <w:marRight w:val="0"/>
                  <w:marTop w:val="0"/>
                  <w:marBottom w:val="0"/>
                  <w:divBdr>
                    <w:top w:val="none" w:sz="0" w:space="0" w:color="auto"/>
                    <w:left w:val="none" w:sz="0" w:space="0" w:color="auto"/>
                    <w:bottom w:val="none" w:sz="0" w:space="0" w:color="auto"/>
                    <w:right w:val="none" w:sz="0" w:space="0" w:color="auto"/>
                  </w:divBdr>
                  <w:divsChild>
                    <w:div w:id="899629814">
                      <w:marLeft w:val="0"/>
                      <w:marRight w:val="0"/>
                      <w:marTop w:val="0"/>
                      <w:marBottom w:val="0"/>
                      <w:divBdr>
                        <w:top w:val="none" w:sz="0" w:space="0" w:color="auto"/>
                        <w:left w:val="none" w:sz="0" w:space="0" w:color="auto"/>
                        <w:bottom w:val="none" w:sz="0" w:space="0" w:color="auto"/>
                        <w:right w:val="none" w:sz="0" w:space="0" w:color="auto"/>
                      </w:divBdr>
                    </w:div>
                    <w:div w:id="1871184100">
                      <w:marLeft w:val="0"/>
                      <w:marRight w:val="0"/>
                      <w:marTop w:val="0"/>
                      <w:marBottom w:val="0"/>
                      <w:divBdr>
                        <w:top w:val="none" w:sz="0" w:space="0" w:color="auto"/>
                        <w:left w:val="none" w:sz="0" w:space="0" w:color="auto"/>
                        <w:bottom w:val="none" w:sz="0" w:space="0" w:color="auto"/>
                        <w:right w:val="none" w:sz="0" w:space="0" w:color="auto"/>
                      </w:divBdr>
                    </w:div>
                  </w:divsChild>
                </w:div>
                <w:div w:id="1843742269">
                  <w:marLeft w:val="0"/>
                  <w:marRight w:val="0"/>
                  <w:marTop w:val="0"/>
                  <w:marBottom w:val="0"/>
                  <w:divBdr>
                    <w:top w:val="none" w:sz="0" w:space="0" w:color="auto"/>
                    <w:left w:val="none" w:sz="0" w:space="0" w:color="auto"/>
                    <w:bottom w:val="none" w:sz="0" w:space="0" w:color="auto"/>
                    <w:right w:val="none" w:sz="0" w:space="0" w:color="auto"/>
                  </w:divBdr>
                  <w:divsChild>
                    <w:div w:id="792600024">
                      <w:marLeft w:val="0"/>
                      <w:marRight w:val="0"/>
                      <w:marTop w:val="0"/>
                      <w:marBottom w:val="0"/>
                      <w:divBdr>
                        <w:top w:val="none" w:sz="0" w:space="0" w:color="auto"/>
                        <w:left w:val="none" w:sz="0" w:space="0" w:color="auto"/>
                        <w:bottom w:val="none" w:sz="0" w:space="0" w:color="auto"/>
                        <w:right w:val="none" w:sz="0" w:space="0" w:color="auto"/>
                      </w:divBdr>
                    </w:div>
                  </w:divsChild>
                </w:div>
                <w:div w:id="1999533585">
                  <w:marLeft w:val="0"/>
                  <w:marRight w:val="0"/>
                  <w:marTop w:val="0"/>
                  <w:marBottom w:val="0"/>
                  <w:divBdr>
                    <w:top w:val="none" w:sz="0" w:space="0" w:color="auto"/>
                    <w:left w:val="none" w:sz="0" w:space="0" w:color="auto"/>
                    <w:bottom w:val="none" w:sz="0" w:space="0" w:color="auto"/>
                    <w:right w:val="none" w:sz="0" w:space="0" w:color="auto"/>
                  </w:divBdr>
                  <w:divsChild>
                    <w:div w:id="15814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272652">
          <w:marLeft w:val="0"/>
          <w:marRight w:val="0"/>
          <w:marTop w:val="0"/>
          <w:marBottom w:val="0"/>
          <w:divBdr>
            <w:top w:val="none" w:sz="0" w:space="0" w:color="auto"/>
            <w:left w:val="none" w:sz="0" w:space="0" w:color="auto"/>
            <w:bottom w:val="none" w:sz="0" w:space="0" w:color="auto"/>
            <w:right w:val="none" w:sz="0" w:space="0" w:color="auto"/>
          </w:divBdr>
          <w:divsChild>
            <w:div w:id="795103638">
              <w:marLeft w:val="-75"/>
              <w:marRight w:val="0"/>
              <w:marTop w:val="30"/>
              <w:marBottom w:val="30"/>
              <w:divBdr>
                <w:top w:val="none" w:sz="0" w:space="0" w:color="auto"/>
                <w:left w:val="none" w:sz="0" w:space="0" w:color="auto"/>
                <w:bottom w:val="none" w:sz="0" w:space="0" w:color="auto"/>
                <w:right w:val="none" w:sz="0" w:space="0" w:color="auto"/>
              </w:divBdr>
              <w:divsChild>
                <w:div w:id="51003379">
                  <w:marLeft w:val="0"/>
                  <w:marRight w:val="0"/>
                  <w:marTop w:val="0"/>
                  <w:marBottom w:val="0"/>
                  <w:divBdr>
                    <w:top w:val="none" w:sz="0" w:space="0" w:color="auto"/>
                    <w:left w:val="none" w:sz="0" w:space="0" w:color="auto"/>
                    <w:bottom w:val="none" w:sz="0" w:space="0" w:color="auto"/>
                    <w:right w:val="none" w:sz="0" w:space="0" w:color="auto"/>
                  </w:divBdr>
                  <w:divsChild>
                    <w:div w:id="1800411158">
                      <w:marLeft w:val="0"/>
                      <w:marRight w:val="0"/>
                      <w:marTop w:val="0"/>
                      <w:marBottom w:val="0"/>
                      <w:divBdr>
                        <w:top w:val="none" w:sz="0" w:space="0" w:color="auto"/>
                        <w:left w:val="none" w:sz="0" w:space="0" w:color="auto"/>
                        <w:bottom w:val="none" w:sz="0" w:space="0" w:color="auto"/>
                        <w:right w:val="none" w:sz="0" w:space="0" w:color="auto"/>
                      </w:divBdr>
                    </w:div>
                  </w:divsChild>
                </w:div>
                <w:div w:id="140848452">
                  <w:marLeft w:val="0"/>
                  <w:marRight w:val="0"/>
                  <w:marTop w:val="0"/>
                  <w:marBottom w:val="0"/>
                  <w:divBdr>
                    <w:top w:val="none" w:sz="0" w:space="0" w:color="auto"/>
                    <w:left w:val="none" w:sz="0" w:space="0" w:color="auto"/>
                    <w:bottom w:val="none" w:sz="0" w:space="0" w:color="auto"/>
                    <w:right w:val="none" w:sz="0" w:space="0" w:color="auto"/>
                  </w:divBdr>
                  <w:divsChild>
                    <w:div w:id="1834907473">
                      <w:marLeft w:val="0"/>
                      <w:marRight w:val="0"/>
                      <w:marTop w:val="0"/>
                      <w:marBottom w:val="0"/>
                      <w:divBdr>
                        <w:top w:val="none" w:sz="0" w:space="0" w:color="auto"/>
                        <w:left w:val="none" w:sz="0" w:space="0" w:color="auto"/>
                        <w:bottom w:val="none" w:sz="0" w:space="0" w:color="auto"/>
                        <w:right w:val="none" w:sz="0" w:space="0" w:color="auto"/>
                      </w:divBdr>
                    </w:div>
                  </w:divsChild>
                </w:div>
                <w:div w:id="169760972">
                  <w:marLeft w:val="0"/>
                  <w:marRight w:val="0"/>
                  <w:marTop w:val="0"/>
                  <w:marBottom w:val="0"/>
                  <w:divBdr>
                    <w:top w:val="none" w:sz="0" w:space="0" w:color="auto"/>
                    <w:left w:val="none" w:sz="0" w:space="0" w:color="auto"/>
                    <w:bottom w:val="none" w:sz="0" w:space="0" w:color="auto"/>
                    <w:right w:val="none" w:sz="0" w:space="0" w:color="auto"/>
                  </w:divBdr>
                  <w:divsChild>
                    <w:div w:id="1119183652">
                      <w:marLeft w:val="0"/>
                      <w:marRight w:val="0"/>
                      <w:marTop w:val="0"/>
                      <w:marBottom w:val="0"/>
                      <w:divBdr>
                        <w:top w:val="none" w:sz="0" w:space="0" w:color="auto"/>
                        <w:left w:val="none" w:sz="0" w:space="0" w:color="auto"/>
                        <w:bottom w:val="none" w:sz="0" w:space="0" w:color="auto"/>
                        <w:right w:val="none" w:sz="0" w:space="0" w:color="auto"/>
                      </w:divBdr>
                    </w:div>
                  </w:divsChild>
                </w:div>
                <w:div w:id="255752196">
                  <w:marLeft w:val="0"/>
                  <w:marRight w:val="0"/>
                  <w:marTop w:val="0"/>
                  <w:marBottom w:val="0"/>
                  <w:divBdr>
                    <w:top w:val="none" w:sz="0" w:space="0" w:color="auto"/>
                    <w:left w:val="none" w:sz="0" w:space="0" w:color="auto"/>
                    <w:bottom w:val="none" w:sz="0" w:space="0" w:color="auto"/>
                    <w:right w:val="none" w:sz="0" w:space="0" w:color="auto"/>
                  </w:divBdr>
                  <w:divsChild>
                    <w:div w:id="422647269">
                      <w:marLeft w:val="0"/>
                      <w:marRight w:val="0"/>
                      <w:marTop w:val="0"/>
                      <w:marBottom w:val="0"/>
                      <w:divBdr>
                        <w:top w:val="none" w:sz="0" w:space="0" w:color="auto"/>
                        <w:left w:val="none" w:sz="0" w:space="0" w:color="auto"/>
                        <w:bottom w:val="none" w:sz="0" w:space="0" w:color="auto"/>
                        <w:right w:val="none" w:sz="0" w:space="0" w:color="auto"/>
                      </w:divBdr>
                    </w:div>
                  </w:divsChild>
                </w:div>
                <w:div w:id="268901216">
                  <w:marLeft w:val="0"/>
                  <w:marRight w:val="0"/>
                  <w:marTop w:val="0"/>
                  <w:marBottom w:val="0"/>
                  <w:divBdr>
                    <w:top w:val="none" w:sz="0" w:space="0" w:color="auto"/>
                    <w:left w:val="none" w:sz="0" w:space="0" w:color="auto"/>
                    <w:bottom w:val="none" w:sz="0" w:space="0" w:color="auto"/>
                    <w:right w:val="none" w:sz="0" w:space="0" w:color="auto"/>
                  </w:divBdr>
                  <w:divsChild>
                    <w:div w:id="1045787853">
                      <w:marLeft w:val="0"/>
                      <w:marRight w:val="0"/>
                      <w:marTop w:val="0"/>
                      <w:marBottom w:val="0"/>
                      <w:divBdr>
                        <w:top w:val="none" w:sz="0" w:space="0" w:color="auto"/>
                        <w:left w:val="none" w:sz="0" w:space="0" w:color="auto"/>
                        <w:bottom w:val="none" w:sz="0" w:space="0" w:color="auto"/>
                        <w:right w:val="none" w:sz="0" w:space="0" w:color="auto"/>
                      </w:divBdr>
                    </w:div>
                  </w:divsChild>
                </w:div>
                <w:div w:id="272785536">
                  <w:marLeft w:val="0"/>
                  <w:marRight w:val="0"/>
                  <w:marTop w:val="0"/>
                  <w:marBottom w:val="0"/>
                  <w:divBdr>
                    <w:top w:val="none" w:sz="0" w:space="0" w:color="auto"/>
                    <w:left w:val="none" w:sz="0" w:space="0" w:color="auto"/>
                    <w:bottom w:val="none" w:sz="0" w:space="0" w:color="auto"/>
                    <w:right w:val="none" w:sz="0" w:space="0" w:color="auto"/>
                  </w:divBdr>
                  <w:divsChild>
                    <w:div w:id="1345088823">
                      <w:marLeft w:val="0"/>
                      <w:marRight w:val="0"/>
                      <w:marTop w:val="0"/>
                      <w:marBottom w:val="0"/>
                      <w:divBdr>
                        <w:top w:val="none" w:sz="0" w:space="0" w:color="auto"/>
                        <w:left w:val="none" w:sz="0" w:space="0" w:color="auto"/>
                        <w:bottom w:val="none" w:sz="0" w:space="0" w:color="auto"/>
                        <w:right w:val="none" w:sz="0" w:space="0" w:color="auto"/>
                      </w:divBdr>
                    </w:div>
                  </w:divsChild>
                </w:div>
                <w:div w:id="299649323">
                  <w:marLeft w:val="0"/>
                  <w:marRight w:val="0"/>
                  <w:marTop w:val="0"/>
                  <w:marBottom w:val="0"/>
                  <w:divBdr>
                    <w:top w:val="none" w:sz="0" w:space="0" w:color="auto"/>
                    <w:left w:val="none" w:sz="0" w:space="0" w:color="auto"/>
                    <w:bottom w:val="none" w:sz="0" w:space="0" w:color="auto"/>
                    <w:right w:val="none" w:sz="0" w:space="0" w:color="auto"/>
                  </w:divBdr>
                  <w:divsChild>
                    <w:div w:id="1880504988">
                      <w:marLeft w:val="0"/>
                      <w:marRight w:val="0"/>
                      <w:marTop w:val="0"/>
                      <w:marBottom w:val="0"/>
                      <w:divBdr>
                        <w:top w:val="none" w:sz="0" w:space="0" w:color="auto"/>
                        <w:left w:val="none" w:sz="0" w:space="0" w:color="auto"/>
                        <w:bottom w:val="none" w:sz="0" w:space="0" w:color="auto"/>
                        <w:right w:val="none" w:sz="0" w:space="0" w:color="auto"/>
                      </w:divBdr>
                    </w:div>
                  </w:divsChild>
                </w:div>
                <w:div w:id="344214424">
                  <w:marLeft w:val="0"/>
                  <w:marRight w:val="0"/>
                  <w:marTop w:val="0"/>
                  <w:marBottom w:val="0"/>
                  <w:divBdr>
                    <w:top w:val="none" w:sz="0" w:space="0" w:color="auto"/>
                    <w:left w:val="none" w:sz="0" w:space="0" w:color="auto"/>
                    <w:bottom w:val="none" w:sz="0" w:space="0" w:color="auto"/>
                    <w:right w:val="none" w:sz="0" w:space="0" w:color="auto"/>
                  </w:divBdr>
                  <w:divsChild>
                    <w:div w:id="1182860179">
                      <w:marLeft w:val="0"/>
                      <w:marRight w:val="0"/>
                      <w:marTop w:val="0"/>
                      <w:marBottom w:val="0"/>
                      <w:divBdr>
                        <w:top w:val="none" w:sz="0" w:space="0" w:color="auto"/>
                        <w:left w:val="none" w:sz="0" w:space="0" w:color="auto"/>
                        <w:bottom w:val="none" w:sz="0" w:space="0" w:color="auto"/>
                        <w:right w:val="none" w:sz="0" w:space="0" w:color="auto"/>
                      </w:divBdr>
                    </w:div>
                  </w:divsChild>
                </w:div>
                <w:div w:id="550076195">
                  <w:marLeft w:val="0"/>
                  <w:marRight w:val="0"/>
                  <w:marTop w:val="0"/>
                  <w:marBottom w:val="0"/>
                  <w:divBdr>
                    <w:top w:val="none" w:sz="0" w:space="0" w:color="auto"/>
                    <w:left w:val="none" w:sz="0" w:space="0" w:color="auto"/>
                    <w:bottom w:val="none" w:sz="0" w:space="0" w:color="auto"/>
                    <w:right w:val="none" w:sz="0" w:space="0" w:color="auto"/>
                  </w:divBdr>
                  <w:divsChild>
                    <w:div w:id="826168500">
                      <w:marLeft w:val="0"/>
                      <w:marRight w:val="0"/>
                      <w:marTop w:val="0"/>
                      <w:marBottom w:val="0"/>
                      <w:divBdr>
                        <w:top w:val="none" w:sz="0" w:space="0" w:color="auto"/>
                        <w:left w:val="none" w:sz="0" w:space="0" w:color="auto"/>
                        <w:bottom w:val="none" w:sz="0" w:space="0" w:color="auto"/>
                        <w:right w:val="none" w:sz="0" w:space="0" w:color="auto"/>
                      </w:divBdr>
                    </w:div>
                  </w:divsChild>
                </w:div>
                <w:div w:id="572008104">
                  <w:marLeft w:val="0"/>
                  <w:marRight w:val="0"/>
                  <w:marTop w:val="0"/>
                  <w:marBottom w:val="0"/>
                  <w:divBdr>
                    <w:top w:val="none" w:sz="0" w:space="0" w:color="auto"/>
                    <w:left w:val="none" w:sz="0" w:space="0" w:color="auto"/>
                    <w:bottom w:val="none" w:sz="0" w:space="0" w:color="auto"/>
                    <w:right w:val="none" w:sz="0" w:space="0" w:color="auto"/>
                  </w:divBdr>
                  <w:divsChild>
                    <w:div w:id="1026784743">
                      <w:marLeft w:val="0"/>
                      <w:marRight w:val="0"/>
                      <w:marTop w:val="0"/>
                      <w:marBottom w:val="0"/>
                      <w:divBdr>
                        <w:top w:val="none" w:sz="0" w:space="0" w:color="auto"/>
                        <w:left w:val="none" w:sz="0" w:space="0" w:color="auto"/>
                        <w:bottom w:val="none" w:sz="0" w:space="0" w:color="auto"/>
                        <w:right w:val="none" w:sz="0" w:space="0" w:color="auto"/>
                      </w:divBdr>
                    </w:div>
                  </w:divsChild>
                </w:div>
                <w:div w:id="630599546">
                  <w:marLeft w:val="0"/>
                  <w:marRight w:val="0"/>
                  <w:marTop w:val="0"/>
                  <w:marBottom w:val="0"/>
                  <w:divBdr>
                    <w:top w:val="none" w:sz="0" w:space="0" w:color="auto"/>
                    <w:left w:val="none" w:sz="0" w:space="0" w:color="auto"/>
                    <w:bottom w:val="none" w:sz="0" w:space="0" w:color="auto"/>
                    <w:right w:val="none" w:sz="0" w:space="0" w:color="auto"/>
                  </w:divBdr>
                  <w:divsChild>
                    <w:div w:id="1683973371">
                      <w:marLeft w:val="0"/>
                      <w:marRight w:val="0"/>
                      <w:marTop w:val="0"/>
                      <w:marBottom w:val="0"/>
                      <w:divBdr>
                        <w:top w:val="none" w:sz="0" w:space="0" w:color="auto"/>
                        <w:left w:val="none" w:sz="0" w:space="0" w:color="auto"/>
                        <w:bottom w:val="none" w:sz="0" w:space="0" w:color="auto"/>
                        <w:right w:val="none" w:sz="0" w:space="0" w:color="auto"/>
                      </w:divBdr>
                    </w:div>
                  </w:divsChild>
                </w:div>
                <w:div w:id="645663746">
                  <w:marLeft w:val="0"/>
                  <w:marRight w:val="0"/>
                  <w:marTop w:val="0"/>
                  <w:marBottom w:val="0"/>
                  <w:divBdr>
                    <w:top w:val="none" w:sz="0" w:space="0" w:color="auto"/>
                    <w:left w:val="none" w:sz="0" w:space="0" w:color="auto"/>
                    <w:bottom w:val="none" w:sz="0" w:space="0" w:color="auto"/>
                    <w:right w:val="none" w:sz="0" w:space="0" w:color="auto"/>
                  </w:divBdr>
                  <w:divsChild>
                    <w:div w:id="1581712492">
                      <w:marLeft w:val="0"/>
                      <w:marRight w:val="0"/>
                      <w:marTop w:val="0"/>
                      <w:marBottom w:val="0"/>
                      <w:divBdr>
                        <w:top w:val="none" w:sz="0" w:space="0" w:color="auto"/>
                        <w:left w:val="none" w:sz="0" w:space="0" w:color="auto"/>
                        <w:bottom w:val="none" w:sz="0" w:space="0" w:color="auto"/>
                        <w:right w:val="none" w:sz="0" w:space="0" w:color="auto"/>
                      </w:divBdr>
                    </w:div>
                  </w:divsChild>
                </w:div>
                <w:div w:id="814417442">
                  <w:marLeft w:val="0"/>
                  <w:marRight w:val="0"/>
                  <w:marTop w:val="0"/>
                  <w:marBottom w:val="0"/>
                  <w:divBdr>
                    <w:top w:val="none" w:sz="0" w:space="0" w:color="auto"/>
                    <w:left w:val="none" w:sz="0" w:space="0" w:color="auto"/>
                    <w:bottom w:val="none" w:sz="0" w:space="0" w:color="auto"/>
                    <w:right w:val="none" w:sz="0" w:space="0" w:color="auto"/>
                  </w:divBdr>
                  <w:divsChild>
                    <w:div w:id="314918534">
                      <w:marLeft w:val="0"/>
                      <w:marRight w:val="0"/>
                      <w:marTop w:val="0"/>
                      <w:marBottom w:val="0"/>
                      <w:divBdr>
                        <w:top w:val="none" w:sz="0" w:space="0" w:color="auto"/>
                        <w:left w:val="none" w:sz="0" w:space="0" w:color="auto"/>
                        <w:bottom w:val="none" w:sz="0" w:space="0" w:color="auto"/>
                        <w:right w:val="none" w:sz="0" w:space="0" w:color="auto"/>
                      </w:divBdr>
                    </w:div>
                  </w:divsChild>
                </w:div>
                <w:div w:id="881751747">
                  <w:marLeft w:val="0"/>
                  <w:marRight w:val="0"/>
                  <w:marTop w:val="0"/>
                  <w:marBottom w:val="0"/>
                  <w:divBdr>
                    <w:top w:val="none" w:sz="0" w:space="0" w:color="auto"/>
                    <w:left w:val="none" w:sz="0" w:space="0" w:color="auto"/>
                    <w:bottom w:val="none" w:sz="0" w:space="0" w:color="auto"/>
                    <w:right w:val="none" w:sz="0" w:space="0" w:color="auto"/>
                  </w:divBdr>
                  <w:divsChild>
                    <w:div w:id="125128027">
                      <w:marLeft w:val="0"/>
                      <w:marRight w:val="0"/>
                      <w:marTop w:val="0"/>
                      <w:marBottom w:val="0"/>
                      <w:divBdr>
                        <w:top w:val="none" w:sz="0" w:space="0" w:color="auto"/>
                        <w:left w:val="none" w:sz="0" w:space="0" w:color="auto"/>
                        <w:bottom w:val="none" w:sz="0" w:space="0" w:color="auto"/>
                        <w:right w:val="none" w:sz="0" w:space="0" w:color="auto"/>
                      </w:divBdr>
                    </w:div>
                  </w:divsChild>
                </w:div>
                <w:div w:id="987902616">
                  <w:marLeft w:val="0"/>
                  <w:marRight w:val="0"/>
                  <w:marTop w:val="0"/>
                  <w:marBottom w:val="0"/>
                  <w:divBdr>
                    <w:top w:val="none" w:sz="0" w:space="0" w:color="auto"/>
                    <w:left w:val="none" w:sz="0" w:space="0" w:color="auto"/>
                    <w:bottom w:val="none" w:sz="0" w:space="0" w:color="auto"/>
                    <w:right w:val="none" w:sz="0" w:space="0" w:color="auto"/>
                  </w:divBdr>
                  <w:divsChild>
                    <w:div w:id="328103045">
                      <w:marLeft w:val="0"/>
                      <w:marRight w:val="0"/>
                      <w:marTop w:val="0"/>
                      <w:marBottom w:val="0"/>
                      <w:divBdr>
                        <w:top w:val="none" w:sz="0" w:space="0" w:color="auto"/>
                        <w:left w:val="none" w:sz="0" w:space="0" w:color="auto"/>
                        <w:bottom w:val="none" w:sz="0" w:space="0" w:color="auto"/>
                        <w:right w:val="none" w:sz="0" w:space="0" w:color="auto"/>
                      </w:divBdr>
                    </w:div>
                  </w:divsChild>
                </w:div>
                <w:div w:id="990451120">
                  <w:marLeft w:val="0"/>
                  <w:marRight w:val="0"/>
                  <w:marTop w:val="0"/>
                  <w:marBottom w:val="0"/>
                  <w:divBdr>
                    <w:top w:val="none" w:sz="0" w:space="0" w:color="auto"/>
                    <w:left w:val="none" w:sz="0" w:space="0" w:color="auto"/>
                    <w:bottom w:val="none" w:sz="0" w:space="0" w:color="auto"/>
                    <w:right w:val="none" w:sz="0" w:space="0" w:color="auto"/>
                  </w:divBdr>
                  <w:divsChild>
                    <w:div w:id="1517502570">
                      <w:marLeft w:val="0"/>
                      <w:marRight w:val="0"/>
                      <w:marTop w:val="0"/>
                      <w:marBottom w:val="0"/>
                      <w:divBdr>
                        <w:top w:val="none" w:sz="0" w:space="0" w:color="auto"/>
                        <w:left w:val="none" w:sz="0" w:space="0" w:color="auto"/>
                        <w:bottom w:val="none" w:sz="0" w:space="0" w:color="auto"/>
                        <w:right w:val="none" w:sz="0" w:space="0" w:color="auto"/>
                      </w:divBdr>
                    </w:div>
                  </w:divsChild>
                </w:div>
                <w:div w:id="1016225033">
                  <w:marLeft w:val="0"/>
                  <w:marRight w:val="0"/>
                  <w:marTop w:val="0"/>
                  <w:marBottom w:val="0"/>
                  <w:divBdr>
                    <w:top w:val="none" w:sz="0" w:space="0" w:color="auto"/>
                    <w:left w:val="none" w:sz="0" w:space="0" w:color="auto"/>
                    <w:bottom w:val="none" w:sz="0" w:space="0" w:color="auto"/>
                    <w:right w:val="none" w:sz="0" w:space="0" w:color="auto"/>
                  </w:divBdr>
                  <w:divsChild>
                    <w:div w:id="458189176">
                      <w:marLeft w:val="0"/>
                      <w:marRight w:val="0"/>
                      <w:marTop w:val="0"/>
                      <w:marBottom w:val="0"/>
                      <w:divBdr>
                        <w:top w:val="none" w:sz="0" w:space="0" w:color="auto"/>
                        <w:left w:val="none" w:sz="0" w:space="0" w:color="auto"/>
                        <w:bottom w:val="none" w:sz="0" w:space="0" w:color="auto"/>
                        <w:right w:val="none" w:sz="0" w:space="0" w:color="auto"/>
                      </w:divBdr>
                    </w:div>
                  </w:divsChild>
                </w:div>
                <w:div w:id="1042363834">
                  <w:marLeft w:val="0"/>
                  <w:marRight w:val="0"/>
                  <w:marTop w:val="0"/>
                  <w:marBottom w:val="0"/>
                  <w:divBdr>
                    <w:top w:val="none" w:sz="0" w:space="0" w:color="auto"/>
                    <w:left w:val="none" w:sz="0" w:space="0" w:color="auto"/>
                    <w:bottom w:val="none" w:sz="0" w:space="0" w:color="auto"/>
                    <w:right w:val="none" w:sz="0" w:space="0" w:color="auto"/>
                  </w:divBdr>
                  <w:divsChild>
                    <w:div w:id="140081382">
                      <w:marLeft w:val="0"/>
                      <w:marRight w:val="0"/>
                      <w:marTop w:val="0"/>
                      <w:marBottom w:val="0"/>
                      <w:divBdr>
                        <w:top w:val="none" w:sz="0" w:space="0" w:color="auto"/>
                        <w:left w:val="none" w:sz="0" w:space="0" w:color="auto"/>
                        <w:bottom w:val="none" w:sz="0" w:space="0" w:color="auto"/>
                        <w:right w:val="none" w:sz="0" w:space="0" w:color="auto"/>
                      </w:divBdr>
                    </w:div>
                  </w:divsChild>
                </w:div>
                <w:div w:id="1095243497">
                  <w:marLeft w:val="0"/>
                  <w:marRight w:val="0"/>
                  <w:marTop w:val="0"/>
                  <w:marBottom w:val="0"/>
                  <w:divBdr>
                    <w:top w:val="none" w:sz="0" w:space="0" w:color="auto"/>
                    <w:left w:val="none" w:sz="0" w:space="0" w:color="auto"/>
                    <w:bottom w:val="none" w:sz="0" w:space="0" w:color="auto"/>
                    <w:right w:val="none" w:sz="0" w:space="0" w:color="auto"/>
                  </w:divBdr>
                  <w:divsChild>
                    <w:div w:id="494732990">
                      <w:marLeft w:val="0"/>
                      <w:marRight w:val="0"/>
                      <w:marTop w:val="0"/>
                      <w:marBottom w:val="0"/>
                      <w:divBdr>
                        <w:top w:val="none" w:sz="0" w:space="0" w:color="auto"/>
                        <w:left w:val="none" w:sz="0" w:space="0" w:color="auto"/>
                        <w:bottom w:val="none" w:sz="0" w:space="0" w:color="auto"/>
                        <w:right w:val="none" w:sz="0" w:space="0" w:color="auto"/>
                      </w:divBdr>
                    </w:div>
                  </w:divsChild>
                </w:div>
                <w:div w:id="1117793531">
                  <w:marLeft w:val="0"/>
                  <w:marRight w:val="0"/>
                  <w:marTop w:val="0"/>
                  <w:marBottom w:val="0"/>
                  <w:divBdr>
                    <w:top w:val="none" w:sz="0" w:space="0" w:color="auto"/>
                    <w:left w:val="none" w:sz="0" w:space="0" w:color="auto"/>
                    <w:bottom w:val="none" w:sz="0" w:space="0" w:color="auto"/>
                    <w:right w:val="none" w:sz="0" w:space="0" w:color="auto"/>
                  </w:divBdr>
                  <w:divsChild>
                    <w:div w:id="1784226143">
                      <w:marLeft w:val="0"/>
                      <w:marRight w:val="0"/>
                      <w:marTop w:val="0"/>
                      <w:marBottom w:val="0"/>
                      <w:divBdr>
                        <w:top w:val="none" w:sz="0" w:space="0" w:color="auto"/>
                        <w:left w:val="none" w:sz="0" w:space="0" w:color="auto"/>
                        <w:bottom w:val="none" w:sz="0" w:space="0" w:color="auto"/>
                        <w:right w:val="none" w:sz="0" w:space="0" w:color="auto"/>
                      </w:divBdr>
                    </w:div>
                  </w:divsChild>
                </w:div>
                <w:div w:id="1198157318">
                  <w:marLeft w:val="0"/>
                  <w:marRight w:val="0"/>
                  <w:marTop w:val="0"/>
                  <w:marBottom w:val="0"/>
                  <w:divBdr>
                    <w:top w:val="none" w:sz="0" w:space="0" w:color="auto"/>
                    <w:left w:val="none" w:sz="0" w:space="0" w:color="auto"/>
                    <w:bottom w:val="none" w:sz="0" w:space="0" w:color="auto"/>
                    <w:right w:val="none" w:sz="0" w:space="0" w:color="auto"/>
                  </w:divBdr>
                  <w:divsChild>
                    <w:div w:id="1543010704">
                      <w:marLeft w:val="0"/>
                      <w:marRight w:val="0"/>
                      <w:marTop w:val="0"/>
                      <w:marBottom w:val="0"/>
                      <w:divBdr>
                        <w:top w:val="none" w:sz="0" w:space="0" w:color="auto"/>
                        <w:left w:val="none" w:sz="0" w:space="0" w:color="auto"/>
                        <w:bottom w:val="none" w:sz="0" w:space="0" w:color="auto"/>
                        <w:right w:val="none" w:sz="0" w:space="0" w:color="auto"/>
                      </w:divBdr>
                    </w:div>
                  </w:divsChild>
                </w:div>
                <w:div w:id="1280066630">
                  <w:marLeft w:val="0"/>
                  <w:marRight w:val="0"/>
                  <w:marTop w:val="0"/>
                  <w:marBottom w:val="0"/>
                  <w:divBdr>
                    <w:top w:val="none" w:sz="0" w:space="0" w:color="auto"/>
                    <w:left w:val="none" w:sz="0" w:space="0" w:color="auto"/>
                    <w:bottom w:val="none" w:sz="0" w:space="0" w:color="auto"/>
                    <w:right w:val="none" w:sz="0" w:space="0" w:color="auto"/>
                  </w:divBdr>
                  <w:divsChild>
                    <w:div w:id="1170683319">
                      <w:marLeft w:val="0"/>
                      <w:marRight w:val="0"/>
                      <w:marTop w:val="0"/>
                      <w:marBottom w:val="0"/>
                      <w:divBdr>
                        <w:top w:val="none" w:sz="0" w:space="0" w:color="auto"/>
                        <w:left w:val="none" w:sz="0" w:space="0" w:color="auto"/>
                        <w:bottom w:val="none" w:sz="0" w:space="0" w:color="auto"/>
                        <w:right w:val="none" w:sz="0" w:space="0" w:color="auto"/>
                      </w:divBdr>
                    </w:div>
                  </w:divsChild>
                </w:div>
                <w:div w:id="1299142141">
                  <w:marLeft w:val="0"/>
                  <w:marRight w:val="0"/>
                  <w:marTop w:val="0"/>
                  <w:marBottom w:val="0"/>
                  <w:divBdr>
                    <w:top w:val="none" w:sz="0" w:space="0" w:color="auto"/>
                    <w:left w:val="none" w:sz="0" w:space="0" w:color="auto"/>
                    <w:bottom w:val="none" w:sz="0" w:space="0" w:color="auto"/>
                    <w:right w:val="none" w:sz="0" w:space="0" w:color="auto"/>
                  </w:divBdr>
                  <w:divsChild>
                    <w:div w:id="302929674">
                      <w:marLeft w:val="0"/>
                      <w:marRight w:val="0"/>
                      <w:marTop w:val="0"/>
                      <w:marBottom w:val="0"/>
                      <w:divBdr>
                        <w:top w:val="none" w:sz="0" w:space="0" w:color="auto"/>
                        <w:left w:val="none" w:sz="0" w:space="0" w:color="auto"/>
                        <w:bottom w:val="none" w:sz="0" w:space="0" w:color="auto"/>
                        <w:right w:val="none" w:sz="0" w:space="0" w:color="auto"/>
                      </w:divBdr>
                    </w:div>
                  </w:divsChild>
                </w:div>
                <w:div w:id="1370567785">
                  <w:marLeft w:val="0"/>
                  <w:marRight w:val="0"/>
                  <w:marTop w:val="0"/>
                  <w:marBottom w:val="0"/>
                  <w:divBdr>
                    <w:top w:val="none" w:sz="0" w:space="0" w:color="auto"/>
                    <w:left w:val="none" w:sz="0" w:space="0" w:color="auto"/>
                    <w:bottom w:val="none" w:sz="0" w:space="0" w:color="auto"/>
                    <w:right w:val="none" w:sz="0" w:space="0" w:color="auto"/>
                  </w:divBdr>
                  <w:divsChild>
                    <w:div w:id="1399136731">
                      <w:marLeft w:val="0"/>
                      <w:marRight w:val="0"/>
                      <w:marTop w:val="0"/>
                      <w:marBottom w:val="0"/>
                      <w:divBdr>
                        <w:top w:val="none" w:sz="0" w:space="0" w:color="auto"/>
                        <w:left w:val="none" w:sz="0" w:space="0" w:color="auto"/>
                        <w:bottom w:val="none" w:sz="0" w:space="0" w:color="auto"/>
                        <w:right w:val="none" w:sz="0" w:space="0" w:color="auto"/>
                      </w:divBdr>
                    </w:div>
                  </w:divsChild>
                </w:div>
                <w:div w:id="1398747128">
                  <w:marLeft w:val="0"/>
                  <w:marRight w:val="0"/>
                  <w:marTop w:val="0"/>
                  <w:marBottom w:val="0"/>
                  <w:divBdr>
                    <w:top w:val="none" w:sz="0" w:space="0" w:color="auto"/>
                    <w:left w:val="none" w:sz="0" w:space="0" w:color="auto"/>
                    <w:bottom w:val="none" w:sz="0" w:space="0" w:color="auto"/>
                    <w:right w:val="none" w:sz="0" w:space="0" w:color="auto"/>
                  </w:divBdr>
                  <w:divsChild>
                    <w:div w:id="1233925156">
                      <w:marLeft w:val="0"/>
                      <w:marRight w:val="0"/>
                      <w:marTop w:val="0"/>
                      <w:marBottom w:val="0"/>
                      <w:divBdr>
                        <w:top w:val="none" w:sz="0" w:space="0" w:color="auto"/>
                        <w:left w:val="none" w:sz="0" w:space="0" w:color="auto"/>
                        <w:bottom w:val="none" w:sz="0" w:space="0" w:color="auto"/>
                        <w:right w:val="none" w:sz="0" w:space="0" w:color="auto"/>
                      </w:divBdr>
                    </w:div>
                  </w:divsChild>
                </w:div>
                <w:div w:id="1533809512">
                  <w:marLeft w:val="0"/>
                  <w:marRight w:val="0"/>
                  <w:marTop w:val="0"/>
                  <w:marBottom w:val="0"/>
                  <w:divBdr>
                    <w:top w:val="none" w:sz="0" w:space="0" w:color="auto"/>
                    <w:left w:val="none" w:sz="0" w:space="0" w:color="auto"/>
                    <w:bottom w:val="none" w:sz="0" w:space="0" w:color="auto"/>
                    <w:right w:val="none" w:sz="0" w:space="0" w:color="auto"/>
                  </w:divBdr>
                  <w:divsChild>
                    <w:div w:id="993216786">
                      <w:marLeft w:val="0"/>
                      <w:marRight w:val="0"/>
                      <w:marTop w:val="0"/>
                      <w:marBottom w:val="0"/>
                      <w:divBdr>
                        <w:top w:val="none" w:sz="0" w:space="0" w:color="auto"/>
                        <w:left w:val="none" w:sz="0" w:space="0" w:color="auto"/>
                        <w:bottom w:val="none" w:sz="0" w:space="0" w:color="auto"/>
                        <w:right w:val="none" w:sz="0" w:space="0" w:color="auto"/>
                      </w:divBdr>
                    </w:div>
                  </w:divsChild>
                </w:div>
                <w:div w:id="1591617499">
                  <w:marLeft w:val="0"/>
                  <w:marRight w:val="0"/>
                  <w:marTop w:val="0"/>
                  <w:marBottom w:val="0"/>
                  <w:divBdr>
                    <w:top w:val="none" w:sz="0" w:space="0" w:color="auto"/>
                    <w:left w:val="none" w:sz="0" w:space="0" w:color="auto"/>
                    <w:bottom w:val="none" w:sz="0" w:space="0" w:color="auto"/>
                    <w:right w:val="none" w:sz="0" w:space="0" w:color="auto"/>
                  </w:divBdr>
                  <w:divsChild>
                    <w:div w:id="1018854017">
                      <w:marLeft w:val="0"/>
                      <w:marRight w:val="0"/>
                      <w:marTop w:val="0"/>
                      <w:marBottom w:val="0"/>
                      <w:divBdr>
                        <w:top w:val="none" w:sz="0" w:space="0" w:color="auto"/>
                        <w:left w:val="none" w:sz="0" w:space="0" w:color="auto"/>
                        <w:bottom w:val="none" w:sz="0" w:space="0" w:color="auto"/>
                        <w:right w:val="none" w:sz="0" w:space="0" w:color="auto"/>
                      </w:divBdr>
                    </w:div>
                  </w:divsChild>
                </w:div>
                <w:div w:id="1634823043">
                  <w:marLeft w:val="0"/>
                  <w:marRight w:val="0"/>
                  <w:marTop w:val="0"/>
                  <w:marBottom w:val="0"/>
                  <w:divBdr>
                    <w:top w:val="none" w:sz="0" w:space="0" w:color="auto"/>
                    <w:left w:val="none" w:sz="0" w:space="0" w:color="auto"/>
                    <w:bottom w:val="none" w:sz="0" w:space="0" w:color="auto"/>
                    <w:right w:val="none" w:sz="0" w:space="0" w:color="auto"/>
                  </w:divBdr>
                  <w:divsChild>
                    <w:div w:id="212892713">
                      <w:marLeft w:val="0"/>
                      <w:marRight w:val="0"/>
                      <w:marTop w:val="0"/>
                      <w:marBottom w:val="0"/>
                      <w:divBdr>
                        <w:top w:val="none" w:sz="0" w:space="0" w:color="auto"/>
                        <w:left w:val="none" w:sz="0" w:space="0" w:color="auto"/>
                        <w:bottom w:val="none" w:sz="0" w:space="0" w:color="auto"/>
                        <w:right w:val="none" w:sz="0" w:space="0" w:color="auto"/>
                      </w:divBdr>
                    </w:div>
                  </w:divsChild>
                </w:div>
                <w:div w:id="1965846254">
                  <w:marLeft w:val="0"/>
                  <w:marRight w:val="0"/>
                  <w:marTop w:val="0"/>
                  <w:marBottom w:val="0"/>
                  <w:divBdr>
                    <w:top w:val="none" w:sz="0" w:space="0" w:color="auto"/>
                    <w:left w:val="none" w:sz="0" w:space="0" w:color="auto"/>
                    <w:bottom w:val="none" w:sz="0" w:space="0" w:color="auto"/>
                    <w:right w:val="none" w:sz="0" w:space="0" w:color="auto"/>
                  </w:divBdr>
                  <w:divsChild>
                    <w:div w:id="984048356">
                      <w:marLeft w:val="0"/>
                      <w:marRight w:val="0"/>
                      <w:marTop w:val="0"/>
                      <w:marBottom w:val="0"/>
                      <w:divBdr>
                        <w:top w:val="none" w:sz="0" w:space="0" w:color="auto"/>
                        <w:left w:val="none" w:sz="0" w:space="0" w:color="auto"/>
                        <w:bottom w:val="none" w:sz="0" w:space="0" w:color="auto"/>
                        <w:right w:val="none" w:sz="0" w:space="0" w:color="auto"/>
                      </w:divBdr>
                    </w:div>
                  </w:divsChild>
                </w:div>
                <w:div w:id="2036688948">
                  <w:marLeft w:val="0"/>
                  <w:marRight w:val="0"/>
                  <w:marTop w:val="0"/>
                  <w:marBottom w:val="0"/>
                  <w:divBdr>
                    <w:top w:val="none" w:sz="0" w:space="0" w:color="auto"/>
                    <w:left w:val="none" w:sz="0" w:space="0" w:color="auto"/>
                    <w:bottom w:val="none" w:sz="0" w:space="0" w:color="auto"/>
                    <w:right w:val="none" w:sz="0" w:space="0" w:color="auto"/>
                  </w:divBdr>
                  <w:divsChild>
                    <w:div w:id="639311173">
                      <w:marLeft w:val="0"/>
                      <w:marRight w:val="0"/>
                      <w:marTop w:val="0"/>
                      <w:marBottom w:val="0"/>
                      <w:divBdr>
                        <w:top w:val="none" w:sz="0" w:space="0" w:color="auto"/>
                        <w:left w:val="none" w:sz="0" w:space="0" w:color="auto"/>
                        <w:bottom w:val="none" w:sz="0" w:space="0" w:color="auto"/>
                        <w:right w:val="none" w:sz="0" w:space="0" w:color="auto"/>
                      </w:divBdr>
                    </w:div>
                  </w:divsChild>
                </w:div>
                <w:div w:id="2044090933">
                  <w:marLeft w:val="0"/>
                  <w:marRight w:val="0"/>
                  <w:marTop w:val="0"/>
                  <w:marBottom w:val="0"/>
                  <w:divBdr>
                    <w:top w:val="none" w:sz="0" w:space="0" w:color="auto"/>
                    <w:left w:val="none" w:sz="0" w:space="0" w:color="auto"/>
                    <w:bottom w:val="none" w:sz="0" w:space="0" w:color="auto"/>
                    <w:right w:val="none" w:sz="0" w:space="0" w:color="auto"/>
                  </w:divBdr>
                  <w:divsChild>
                    <w:div w:id="1439182341">
                      <w:marLeft w:val="0"/>
                      <w:marRight w:val="0"/>
                      <w:marTop w:val="0"/>
                      <w:marBottom w:val="0"/>
                      <w:divBdr>
                        <w:top w:val="none" w:sz="0" w:space="0" w:color="auto"/>
                        <w:left w:val="none" w:sz="0" w:space="0" w:color="auto"/>
                        <w:bottom w:val="none" w:sz="0" w:space="0" w:color="auto"/>
                        <w:right w:val="none" w:sz="0" w:space="0" w:color="auto"/>
                      </w:divBdr>
                    </w:div>
                  </w:divsChild>
                </w:div>
                <w:div w:id="2088186796">
                  <w:marLeft w:val="0"/>
                  <w:marRight w:val="0"/>
                  <w:marTop w:val="0"/>
                  <w:marBottom w:val="0"/>
                  <w:divBdr>
                    <w:top w:val="none" w:sz="0" w:space="0" w:color="auto"/>
                    <w:left w:val="none" w:sz="0" w:space="0" w:color="auto"/>
                    <w:bottom w:val="none" w:sz="0" w:space="0" w:color="auto"/>
                    <w:right w:val="none" w:sz="0" w:space="0" w:color="auto"/>
                  </w:divBdr>
                  <w:divsChild>
                    <w:div w:id="777136421">
                      <w:marLeft w:val="0"/>
                      <w:marRight w:val="0"/>
                      <w:marTop w:val="0"/>
                      <w:marBottom w:val="0"/>
                      <w:divBdr>
                        <w:top w:val="none" w:sz="0" w:space="0" w:color="auto"/>
                        <w:left w:val="none" w:sz="0" w:space="0" w:color="auto"/>
                        <w:bottom w:val="none" w:sz="0" w:space="0" w:color="auto"/>
                        <w:right w:val="none" w:sz="0" w:space="0" w:color="auto"/>
                      </w:divBdr>
                    </w:div>
                  </w:divsChild>
                </w:div>
                <w:div w:id="2093044534">
                  <w:marLeft w:val="0"/>
                  <w:marRight w:val="0"/>
                  <w:marTop w:val="0"/>
                  <w:marBottom w:val="0"/>
                  <w:divBdr>
                    <w:top w:val="none" w:sz="0" w:space="0" w:color="auto"/>
                    <w:left w:val="none" w:sz="0" w:space="0" w:color="auto"/>
                    <w:bottom w:val="none" w:sz="0" w:space="0" w:color="auto"/>
                    <w:right w:val="none" w:sz="0" w:space="0" w:color="auto"/>
                  </w:divBdr>
                  <w:divsChild>
                    <w:div w:id="201098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009079">
      <w:bodyDiv w:val="1"/>
      <w:marLeft w:val="0"/>
      <w:marRight w:val="0"/>
      <w:marTop w:val="0"/>
      <w:marBottom w:val="0"/>
      <w:divBdr>
        <w:top w:val="none" w:sz="0" w:space="0" w:color="auto"/>
        <w:left w:val="none" w:sz="0" w:space="0" w:color="auto"/>
        <w:bottom w:val="none" w:sz="0" w:space="0" w:color="auto"/>
        <w:right w:val="none" w:sz="0" w:space="0" w:color="auto"/>
      </w:divBdr>
      <w:divsChild>
        <w:div w:id="328171254">
          <w:marLeft w:val="0"/>
          <w:marRight w:val="0"/>
          <w:marTop w:val="0"/>
          <w:marBottom w:val="0"/>
          <w:divBdr>
            <w:top w:val="none" w:sz="0" w:space="0" w:color="auto"/>
            <w:left w:val="none" w:sz="0" w:space="0" w:color="auto"/>
            <w:bottom w:val="none" w:sz="0" w:space="0" w:color="auto"/>
            <w:right w:val="none" w:sz="0" w:space="0" w:color="auto"/>
          </w:divBdr>
          <w:divsChild>
            <w:div w:id="896818730">
              <w:marLeft w:val="-75"/>
              <w:marRight w:val="0"/>
              <w:marTop w:val="30"/>
              <w:marBottom w:val="30"/>
              <w:divBdr>
                <w:top w:val="none" w:sz="0" w:space="0" w:color="auto"/>
                <w:left w:val="none" w:sz="0" w:space="0" w:color="auto"/>
                <w:bottom w:val="none" w:sz="0" w:space="0" w:color="auto"/>
                <w:right w:val="none" w:sz="0" w:space="0" w:color="auto"/>
              </w:divBdr>
              <w:divsChild>
                <w:div w:id="403838848">
                  <w:marLeft w:val="0"/>
                  <w:marRight w:val="0"/>
                  <w:marTop w:val="0"/>
                  <w:marBottom w:val="0"/>
                  <w:divBdr>
                    <w:top w:val="none" w:sz="0" w:space="0" w:color="auto"/>
                    <w:left w:val="none" w:sz="0" w:space="0" w:color="auto"/>
                    <w:bottom w:val="none" w:sz="0" w:space="0" w:color="auto"/>
                    <w:right w:val="none" w:sz="0" w:space="0" w:color="auto"/>
                  </w:divBdr>
                  <w:divsChild>
                    <w:div w:id="1127971886">
                      <w:marLeft w:val="0"/>
                      <w:marRight w:val="0"/>
                      <w:marTop w:val="0"/>
                      <w:marBottom w:val="0"/>
                      <w:divBdr>
                        <w:top w:val="none" w:sz="0" w:space="0" w:color="auto"/>
                        <w:left w:val="none" w:sz="0" w:space="0" w:color="auto"/>
                        <w:bottom w:val="none" w:sz="0" w:space="0" w:color="auto"/>
                        <w:right w:val="none" w:sz="0" w:space="0" w:color="auto"/>
                      </w:divBdr>
                    </w:div>
                  </w:divsChild>
                </w:div>
                <w:div w:id="553658739">
                  <w:marLeft w:val="0"/>
                  <w:marRight w:val="0"/>
                  <w:marTop w:val="0"/>
                  <w:marBottom w:val="0"/>
                  <w:divBdr>
                    <w:top w:val="none" w:sz="0" w:space="0" w:color="auto"/>
                    <w:left w:val="none" w:sz="0" w:space="0" w:color="auto"/>
                    <w:bottom w:val="none" w:sz="0" w:space="0" w:color="auto"/>
                    <w:right w:val="none" w:sz="0" w:space="0" w:color="auto"/>
                  </w:divBdr>
                  <w:divsChild>
                    <w:div w:id="1851328750">
                      <w:marLeft w:val="0"/>
                      <w:marRight w:val="0"/>
                      <w:marTop w:val="0"/>
                      <w:marBottom w:val="0"/>
                      <w:divBdr>
                        <w:top w:val="none" w:sz="0" w:space="0" w:color="auto"/>
                        <w:left w:val="none" w:sz="0" w:space="0" w:color="auto"/>
                        <w:bottom w:val="none" w:sz="0" w:space="0" w:color="auto"/>
                        <w:right w:val="none" w:sz="0" w:space="0" w:color="auto"/>
                      </w:divBdr>
                    </w:div>
                  </w:divsChild>
                </w:div>
                <w:div w:id="888345321">
                  <w:marLeft w:val="0"/>
                  <w:marRight w:val="0"/>
                  <w:marTop w:val="0"/>
                  <w:marBottom w:val="0"/>
                  <w:divBdr>
                    <w:top w:val="none" w:sz="0" w:space="0" w:color="auto"/>
                    <w:left w:val="none" w:sz="0" w:space="0" w:color="auto"/>
                    <w:bottom w:val="none" w:sz="0" w:space="0" w:color="auto"/>
                    <w:right w:val="none" w:sz="0" w:space="0" w:color="auto"/>
                  </w:divBdr>
                  <w:divsChild>
                    <w:div w:id="360473949">
                      <w:marLeft w:val="0"/>
                      <w:marRight w:val="0"/>
                      <w:marTop w:val="0"/>
                      <w:marBottom w:val="0"/>
                      <w:divBdr>
                        <w:top w:val="none" w:sz="0" w:space="0" w:color="auto"/>
                        <w:left w:val="none" w:sz="0" w:space="0" w:color="auto"/>
                        <w:bottom w:val="none" w:sz="0" w:space="0" w:color="auto"/>
                        <w:right w:val="none" w:sz="0" w:space="0" w:color="auto"/>
                      </w:divBdr>
                    </w:div>
                  </w:divsChild>
                </w:div>
                <w:div w:id="1481337812">
                  <w:marLeft w:val="0"/>
                  <w:marRight w:val="0"/>
                  <w:marTop w:val="0"/>
                  <w:marBottom w:val="0"/>
                  <w:divBdr>
                    <w:top w:val="none" w:sz="0" w:space="0" w:color="auto"/>
                    <w:left w:val="none" w:sz="0" w:space="0" w:color="auto"/>
                    <w:bottom w:val="none" w:sz="0" w:space="0" w:color="auto"/>
                    <w:right w:val="none" w:sz="0" w:space="0" w:color="auto"/>
                  </w:divBdr>
                  <w:divsChild>
                    <w:div w:id="2038658399">
                      <w:marLeft w:val="0"/>
                      <w:marRight w:val="0"/>
                      <w:marTop w:val="0"/>
                      <w:marBottom w:val="0"/>
                      <w:divBdr>
                        <w:top w:val="none" w:sz="0" w:space="0" w:color="auto"/>
                        <w:left w:val="none" w:sz="0" w:space="0" w:color="auto"/>
                        <w:bottom w:val="none" w:sz="0" w:space="0" w:color="auto"/>
                        <w:right w:val="none" w:sz="0" w:space="0" w:color="auto"/>
                      </w:divBdr>
                    </w:div>
                  </w:divsChild>
                </w:div>
                <w:div w:id="1821267503">
                  <w:marLeft w:val="0"/>
                  <w:marRight w:val="0"/>
                  <w:marTop w:val="0"/>
                  <w:marBottom w:val="0"/>
                  <w:divBdr>
                    <w:top w:val="none" w:sz="0" w:space="0" w:color="auto"/>
                    <w:left w:val="none" w:sz="0" w:space="0" w:color="auto"/>
                    <w:bottom w:val="none" w:sz="0" w:space="0" w:color="auto"/>
                    <w:right w:val="none" w:sz="0" w:space="0" w:color="auto"/>
                  </w:divBdr>
                  <w:divsChild>
                    <w:div w:id="1573275809">
                      <w:marLeft w:val="0"/>
                      <w:marRight w:val="0"/>
                      <w:marTop w:val="0"/>
                      <w:marBottom w:val="0"/>
                      <w:divBdr>
                        <w:top w:val="none" w:sz="0" w:space="0" w:color="auto"/>
                        <w:left w:val="none" w:sz="0" w:space="0" w:color="auto"/>
                        <w:bottom w:val="none" w:sz="0" w:space="0" w:color="auto"/>
                        <w:right w:val="none" w:sz="0" w:space="0" w:color="auto"/>
                      </w:divBdr>
                    </w:div>
                  </w:divsChild>
                </w:div>
                <w:div w:id="1897811275">
                  <w:marLeft w:val="0"/>
                  <w:marRight w:val="0"/>
                  <w:marTop w:val="0"/>
                  <w:marBottom w:val="0"/>
                  <w:divBdr>
                    <w:top w:val="none" w:sz="0" w:space="0" w:color="auto"/>
                    <w:left w:val="none" w:sz="0" w:space="0" w:color="auto"/>
                    <w:bottom w:val="none" w:sz="0" w:space="0" w:color="auto"/>
                    <w:right w:val="none" w:sz="0" w:space="0" w:color="auto"/>
                  </w:divBdr>
                  <w:divsChild>
                    <w:div w:id="135928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290237">
          <w:marLeft w:val="0"/>
          <w:marRight w:val="0"/>
          <w:marTop w:val="0"/>
          <w:marBottom w:val="0"/>
          <w:divBdr>
            <w:top w:val="none" w:sz="0" w:space="0" w:color="auto"/>
            <w:left w:val="none" w:sz="0" w:space="0" w:color="auto"/>
            <w:bottom w:val="none" w:sz="0" w:space="0" w:color="auto"/>
            <w:right w:val="none" w:sz="0" w:space="0" w:color="auto"/>
          </w:divBdr>
        </w:div>
        <w:div w:id="453645396">
          <w:marLeft w:val="0"/>
          <w:marRight w:val="0"/>
          <w:marTop w:val="0"/>
          <w:marBottom w:val="0"/>
          <w:divBdr>
            <w:top w:val="none" w:sz="0" w:space="0" w:color="auto"/>
            <w:left w:val="none" w:sz="0" w:space="0" w:color="auto"/>
            <w:bottom w:val="none" w:sz="0" w:space="0" w:color="auto"/>
            <w:right w:val="none" w:sz="0" w:space="0" w:color="auto"/>
          </w:divBdr>
          <w:divsChild>
            <w:div w:id="138812829">
              <w:marLeft w:val="-75"/>
              <w:marRight w:val="0"/>
              <w:marTop w:val="30"/>
              <w:marBottom w:val="30"/>
              <w:divBdr>
                <w:top w:val="none" w:sz="0" w:space="0" w:color="auto"/>
                <w:left w:val="none" w:sz="0" w:space="0" w:color="auto"/>
                <w:bottom w:val="none" w:sz="0" w:space="0" w:color="auto"/>
                <w:right w:val="none" w:sz="0" w:space="0" w:color="auto"/>
              </w:divBdr>
              <w:divsChild>
                <w:div w:id="311445542">
                  <w:marLeft w:val="0"/>
                  <w:marRight w:val="0"/>
                  <w:marTop w:val="0"/>
                  <w:marBottom w:val="0"/>
                  <w:divBdr>
                    <w:top w:val="none" w:sz="0" w:space="0" w:color="auto"/>
                    <w:left w:val="none" w:sz="0" w:space="0" w:color="auto"/>
                    <w:bottom w:val="none" w:sz="0" w:space="0" w:color="auto"/>
                    <w:right w:val="none" w:sz="0" w:space="0" w:color="auto"/>
                  </w:divBdr>
                  <w:divsChild>
                    <w:div w:id="219442928">
                      <w:marLeft w:val="0"/>
                      <w:marRight w:val="0"/>
                      <w:marTop w:val="0"/>
                      <w:marBottom w:val="0"/>
                      <w:divBdr>
                        <w:top w:val="none" w:sz="0" w:space="0" w:color="auto"/>
                        <w:left w:val="none" w:sz="0" w:space="0" w:color="auto"/>
                        <w:bottom w:val="none" w:sz="0" w:space="0" w:color="auto"/>
                        <w:right w:val="none" w:sz="0" w:space="0" w:color="auto"/>
                      </w:divBdr>
                    </w:div>
                  </w:divsChild>
                </w:div>
                <w:div w:id="458382644">
                  <w:marLeft w:val="0"/>
                  <w:marRight w:val="0"/>
                  <w:marTop w:val="0"/>
                  <w:marBottom w:val="0"/>
                  <w:divBdr>
                    <w:top w:val="none" w:sz="0" w:space="0" w:color="auto"/>
                    <w:left w:val="none" w:sz="0" w:space="0" w:color="auto"/>
                    <w:bottom w:val="none" w:sz="0" w:space="0" w:color="auto"/>
                    <w:right w:val="none" w:sz="0" w:space="0" w:color="auto"/>
                  </w:divBdr>
                  <w:divsChild>
                    <w:div w:id="1813250682">
                      <w:marLeft w:val="0"/>
                      <w:marRight w:val="0"/>
                      <w:marTop w:val="0"/>
                      <w:marBottom w:val="0"/>
                      <w:divBdr>
                        <w:top w:val="none" w:sz="0" w:space="0" w:color="auto"/>
                        <w:left w:val="none" w:sz="0" w:space="0" w:color="auto"/>
                        <w:bottom w:val="none" w:sz="0" w:space="0" w:color="auto"/>
                        <w:right w:val="none" w:sz="0" w:space="0" w:color="auto"/>
                      </w:divBdr>
                    </w:div>
                  </w:divsChild>
                </w:div>
                <w:div w:id="582498188">
                  <w:marLeft w:val="0"/>
                  <w:marRight w:val="0"/>
                  <w:marTop w:val="0"/>
                  <w:marBottom w:val="0"/>
                  <w:divBdr>
                    <w:top w:val="none" w:sz="0" w:space="0" w:color="auto"/>
                    <w:left w:val="none" w:sz="0" w:space="0" w:color="auto"/>
                    <w:bottom w:val="none" w:sz="0" w:space="0" w:color="auto"/>
                    <w:right w:val="none" w:sz="0" w:space="0" w:color="auto"/>
                  </w:divBdr>
                  <w:divsChild>
                    <w:div w:id="558248040">
                      <w:marLeft w:val="0"/>
                      <w:marRight w:val="0"/>
                      <w:marTop w:val="0"/>
                      <w:marBottom w:val="0"/>
                      <w:divBdr>
                        <w:top w:val="none" w:sz="0" w:space="0" w:color="auto"/>
                        <w:left w:val="none" w:sz="0" w:space="0" w:color="auto"/>
                        <w:bottom w:val="none" w:sz="0" w:space="0" w:color="auto"/>
                        <w:right w:val="none" w:sz="0" w:space="0" w:color="auto"/>
                      </w:divBdr>
                    </w:div>
                  </w:divsChild>
                </w:div>
                <w:div w:id="907110829">
                  <w:marLeft w:val="0"/>
                  <w:marRight w:val="0"/>
                  <w:marTop w:val="0"/>
                  <w:marBottom w:val="0"/>
                  <w:divBdr>
                    <w:top w:val="none" w:sz="0" w:space="0" w:color="auto"/>
                    <w:left w:val="none" w:sz="0" w:space="0" w:color="auto"/>
                    <w:bottom w:val="none" w:sz="0" w:space="0" w:color="auto"/>
                    <w:right w:val="none" w:sz="0" w:space="0" w:color="auto"/>
                  </w:divBdr>
                  <w:divsChild>
                    <w:div w:id="1571306535">
                      <w:marLeft w:val="0"/>
                      <w:marRight w:val="0"/>
                      <w:marTop w:val="0"/>
                      <w:marBottom w:val="0"/>
                      <w:divBdr>
                        <w:top w:val="none" w:sz="0" w:space="0" w:color="auto"/>
                        <w:left w:val="none" w:sz="0" w:space="0" w:color="auto"/>
                        <w:bottom w:val="none" w:sz="0" w:space="0" w:color="auto"/>
                        <w:right w:val="none" w:sz="0" w:space="0" w:color="auto"/>
                      </w:divBdr>
                    </w:div>
                  </w:divsChild>
                </w:div>
                <w:div w:id="1032726217">
                  <w:marLeft w:val="0"/>
                  <w:marRight w:val="0"/>
                  <w:marTop w:val="0"/>
                  <w:marBottom w:val="0"/>
                  <w:divBdr>
                    <w:top w:val="none" w:sz="0" w:space="0" w:color="auto"/>
                    <w:left w:val="none" w:sz="0" w:space="0" w:color="auto"/>
                    <w:bottom w:val="none" w:sz="0" w:space="0" w:color="auto"/>
                    <w:right w:val="none" w:sz="0" w:space="0" w:color="auto"/>
                  </w:divBdr>
                  <w:divsChild>
                    <w:div w:id="1636134147">
                      <w:marLeft w:val="0"/>
                      <w:marRight w:val="0"/>
                      <w:marTop w:val="0"/>
                      <w:marBottom w:val="0"/>
                      <w:divBdr>
                        <w:top w:val="none" w:sz="0" w:space="0" w:color="auto"/>
                        <w:left w:val="none" w:sz="0" w:space="0" w:color="auto"/>
                        <w:bottom w:val="none" w:sz="0" w:space="0" w:color="auto"/>
                        <w:right w:val="none" w:sz="0" w:space="0" w:color="auto"/>
                      </w:divBdr>
                    </w:div>
                  </w:divsChild>
                </w:div>
                <w:div w:id="1239555952">
                  <w:marLeft w:val="0"/>
                  <w:marRight w:val="0"/>
                  <w:marTop w:val="0"/>
                  <w:marBottom w:val="0"/>
                  <w:divBdr>
                    <w:top w:val="none" w:sz="0" w:space="0" w:color="auto"/>
                    <w:left w:val="none" w:sz="0" w:space="0" w:color="auto"/>
                    <w:bottom w:val="none" w:sz="0" w:space="0" w:color="auto"/>
                    <w:right w:val="none" w:sz="0" w:space="0" w:color="auto"/>
                  </w:divBdr>
                  <w:divsChild>
                    <w:div w:id="480394036">
                      <w:marLeft w:val="0"/>
                      <w:marRight w:val="0"/>
                      <w:marTop w:val="0"/>
                      <w:marBottom w:val="0"/>
                      <w:divBdr>
                        <w:top w:val="none" w:sz="0" w:space="0" w:color="auto"/>
                        <w:left w:val="none" w:sz="0" w:space="0" w:color="auto"/>
                        <w:bottom w:val="none" w:sz="0" w:space="0" w:color="auto"/>
                        <w:right w:val="none" w:sz="0" w:space="0" w:color="auto"/>
                      </w:divBdr>
                    </w:div>
                  </w:divsChild>
                </w:div>
                <w:div w:id="1298872737">
                  <w:marLeft w:val="0"/>
                  <w:marRight w:val="0"/>
                  <w:marTop w:val="0"/>
                  <w:marBottom w:val="0"/>
                  <w:divBdr>
                    <w:top w:val="none" w:sz="0" w:space="0" w:color="auto"/>
                    <w:left w:val="none" w:sz="0" w:space="0" w:color="auto"/>
                    <w:bottom w:val="none" w:sz="0" w:space="0" w:color="auto"/>
                    <w:right w:val="none" w:sz="0" w:space="0" w:color="auto"/>
                  </w:divBdr>
                  <w:divsChild>
                    <w:div w:id="145780629">
                      <w:marLeft w:val="0"/>
                      <w:marRight w:val="0"/>
                      <w:marTop w:val="0"/>
                      <w:marBottom w:val="0"/>
                      <w:divBdr>
                        <w:top w:val="none" w:sz="0" w:space="0" w:color="auto"/>
                        <w:left w:val="none" w:sz="0" w:space="0" w:color="auto"/>
                        <w:bottom w:val="none" w:sz="0" w:space="0" w:color="auto"/>
                        <w:right w:val="none" w:sz="0" w:space="0" w:color="auto"/>
                      </w:divBdr>
                    </w:div>
                  </w:divsChild>
                </w:div>
                <w:div w:id="1662350545">
                  <w:marLeft w:val="0"/>
                  <w:marRight w:val="0"/>
                  <w:marTop w:val="0"/>
                  <w:marBottom w:val="0"/>
                  <w:divBdr>
                    <w:top w:val="none" w:sz="0" w:space="0" w:color="auto"/>
                    <w:left w:val="none" w:sz="0" w:space="0" w:color="auto"/>
                    <w:bottom w:val="none" w:sz="0" w:space="0" w:color="auto"/>
                    <w:right w:val="none" w:sz="0" w:space="0" w:color="auto"/>
                  </w:divBdr>
                  <w:divsChild>
                    <w:div w:id="189539957">
                      <w:marLeft w:val="0"/>
                      <w:marRight w:val="0"/>
                      <w:marTop w:val="0"/>
                      <w:marBottom w:val="0"/>
                      <w:divBdr>
                        <w:top w:val="none" w:sz="0" w:space="0" w:color="auto"/>
                        <w:left w:val="none" w:sz="0" w:space="0" w:color="auto"/>
                        <w:bottom w:val="none" w:sz="0" w:space="0" w:color="auto"/>
                        <w:right w:val="none" w:sz="0" w:space="0" w:color="auto"/>
                      </w:divBdr>
                    </w:div>
                  </w:divsChild>
                </w:div>
                <w:div w:id="1719815426">
                  <w:marLeft w:val="0"/>
                  <w:marRight w:val="0"/>
                  <w:marTop w:val="0"/>
                  <w:marBottom w:val="0"/>
                  <w:divBdr>
                    <w:top w:val="none" w:sz="0" w:space="0" w:color="auto"/>
                    <w:left w:val="none" w:sz="0" w:space="0" w:color="auto"/>
                    <w:bottom w:val="none" w:sz="0" w:space="0" w:color="auto"/>
                    <w:right w:val="none" w:sz="0" w:space="0" w:color="auto"/>
                  </w:divBdr>
                  <w:divsChild>
                    <w:div w:id="981696033">
                      <w:marLeft w:val="0"/>
                      <w:marRight w:val="0"/>
                      <w:marTop w:val="0"/>
                      <w:marBottom w:val="0"/>
                      <w:divBdr>
                        <w:top w:val="none" w:sz="0" w:space="0" w:color="auto"/>
                        <w:left w:val="none" w:sz="0" w:space="0" w:color="auto"/>
                        <w:bottom w:val="none" w:sz="0" w:space="0" w:color="auto"/>
                        <w:right w:val="none" w:sz="0" w:space="0" w:color="auto"/>
                      </w:divBdr>
                    </w:div>
                  </w:divsChild>
                </w:div>
                <w:div w:id="1726684505">
                  <w:marLeft w:val="0"/>
                  <w:marRight w:val="0"/>
                  <w:marTop w:val="0"/>
                  <w:marBottom w:val="0"/>
                  <w:divBdr>
                    <w:top w:val="none" w:sz="0" w:space="0" w:color="auto"/>
                    <w:left w:val="none" w:sz="0" w:space="0" w:color="auto"/>
                    <w:bottom w:val="none" w:sz="0" w:space="0" w:color="auto"/>
                    <w:right w:val="none" w:sz="0" w:space="0" w:color="auto"/>
                  </w:divBdr>
                  <w:divsChild>
                    <w:div w:id="2086297392">
                      <w:marLeft w:val="0"/>
                      <w:marRight w:val="0"/>
                      <w:marTop w:val="0"/>
                      <w:marBottom w:val="0"/>
                      <w:divBdr>
                        <w:top w:val="none" w:sz="0" w:space="0" w:color="auto"/>
                        <w:left w:val="none" w:sz="0" w:space="0" w:color="auto"/>
                        <w:bottom w:val="none" w:sz="0" w:space="0" w:color="auto"/>
                        <w:right w:val="none" w:sz="0" w:space="0" w:color="auto"/>
                      </w:divBdr>
                    </w:div>
                  </w:divsChild>
                </w:div>
                <w:div w:id="1974285727">
                  <w:marLeft w:val="0"/>
                  <w:marRight w:val="0"/>
                  <w:marTop w:val="0"/>
                  <w:marBottom w:val="0"/>
                  <w:divBdr>
                    <w:top w:val="none" w:sz="0" w:space="0" w:color="auto"/>
                    <w:left w:val="none" w:sz="0" w:space="0" w:color="auto"/>
                    <w:bottom w:val="none" w:sz="0" w:space="0" w:color="auto"/>
                    <w:right w:val="none" w:sz="0" w:space="0" w:color="auto"/>
                  </w:divBdr>
                  <w:divsChild>
                    <w:div w:id="2069575320">
                      <w:marLeft w:val="0"/>
                      <w:marRight w:val="0"/>
                      <w:marTop w:val="0"/>
                      <w:marBottom w:val="0"/>
                      <w:divBdr>
                        <w:top w:val="none" w:sz="0" w:space="0" w:color="auto"/>
                        <w:left w:val="none" w:sz="0" w:space="0" w:color="auto"/>
                        <w:bottom w:val="none" w:sz="0" w:space="0" w:color="auto"/>
                        <w:right w:val="none" w:sz="0" w:space="0" w:color="auto"/>
                      </w:divBdr>
                    </w:div>
                  </w:divsChild>
                </w:div>
                <w:div w:id="2032101934">
                  <w:marLeft w:val="0"/>
                  <w:marRight w:val="0"/>
                  <w:marTop w:val="0"/>
                  <w:marBottom w:val="0"/>
                  <w:divBdr>
                    <w:top w:val="none" w:sz="0" w:space="0" w:color="auto"/>
                    <w:left w:val="none" w:sz="0" w:space="0" w:color="auto"/>
                    <w:bottom w:val="none" w:sz="0" w:space="0" w:color="auto"/>
                    <w:right w:val="none" w:sz="0" w:space="0" w:color="auto"/>
                  </w:divBdr>
                  <w:divsChild>
                    <w:div w:id="88371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119711">
          <w:marLeft w:val="0"/>
          <w:marRight w:val="0"/>
          <w:marTop w:val="0"/>
          <w:marBottom w:val="0"/>
          <w:divBdr>
            <w:top w:val="none" w:sz="0" w:space="0" w:color="auto"/>
            <w:left w:val="none" w:sz="0" w:space="0" w:color="auto"/>
            <w:bottom w:val="none" w:sz="0" w:space="0" w:color="auto"/>
            <w:right w:val="none" w:sz="0" w:space="0" w:color="auto"/>
          </w:divBdr>
        </w:div>
        <w:div w:id="1042291273">
          <w:marLeft w:val="0"/>
          <w:marRight w:val="0"/>
          <w:marTop w:val="0"/>
          <w:marBottom w:val="0"/>
          <w:divBdr>
            <w:top w:val="none" w:sz="0" w:space="0" w:color="auto"/>
            <w:left w:val="none" w:sz="0" w:space="0" w:color="auto"/>
            <w:bottom w:val="none" w:sz="0" w:space="0" w:color="auto"/>
            <w:right w:val="none" w:sz="0" w:space="0" w:color="auto"/>
          </w:divBdr>
        </w:div>
        <w:div w:id="1124929507">
          <w:marLeft w:val="0"/>
          <w:marRight w:val="0"/>
          <w:marTop w:val="0"/>
          <w:marBottom w:val="0"/>
          <w:divBdr>
            <w:top w:val="none" w:sz="0" w:space="0" w:color="auto"/>
            <w:left w:val="none" w:sz="0" w:space="0" w:color="auto"/>
            <w:bottom w:val="none" w:sz="0" w:space="0" w:color="auto"/>
            <w:right w:val="none" w:sz="0" w:space="0" w:color="auto"/>
          </w:divBdr>
        </w:div>
        <w:div w:id="1143233607">
          <w:marLeft w:val="0"/>
          <w:marRight w:val="0"/>
          <w:marTop w:val="0"/>
          <w:marBottom w:val="0"/>
          <w:divBdr>
            <w:top w:val="none" w:sz="0" w:space="0" w:color="auto"/>
            <w:left w:val="none" w:sz="0" w:space="0" w:color="auto"/>
            <w:bottom w:val="none" w:sz="0" w:space="0" w:color="auto"/>
            <w:right w:val="none" w:sz="0" w:space="0" w:color="auto"/>
          </w:divBdr>
        </w:div>
        <w:div w:id="1788812218">
          <w:marLeft w:val="0"/>
          <w:marRight w:val="0"/>
          <w:marTop w:val="0"/>
          <w:marBottom w:val="0"/>
          <w:divBdr>
            <w:top w:val="none" w:sz="0" w:space="0" w:color="auto"/>
            <w:left w:val="none" w:sz="0" w:space="0" w:color="auto"/>
            <w:bottom w:val="none" w:sz="0" w:space="0" w:color="auto"/>
            <w:right w:val="none" w:sz="0" w:space="0" w:color="auto"/>
          </w:divBdr>
          <w:divsChild>
            <w:div w:id="840201901">
              <w:marLeft w:val="-75"/>
              <w:marRight w:val="0"/>
              <w:marTop w:val="30"/>
              <w:marBottom w:val="30"/>
              <w:divBdr>
                <w:top w:val="none" w:sz="0" w:space="0" w:color="auto"/>
                <w:left w:val="none" w:sz="0" w:space="0" w:color="auto"/>
                <w:bottom w:val="none" w:sz="0" w:space="0" w:color="auto"/>
                <w:right w:val="none" w:sz="0" w:space="0" w:color="auto"/>
              </w:divBdr>
              <w:divsChild>
                <w:div w:id="48844097">
                  <w:marLeft w:val="0"/>
                  <w:marRight w:val="0"/>
                  <w:marTop w:val="0"/>
                  <w:marBottom w:val="0"/>
                  <w:divBdr>
                    <w:top w:val="none" w:sz="0" w:space="0" w:color="auto"/>
                    <w:left w:val="none" w:sz="0" w:space="0" w:color="auto"/>
                    <w:bottom w:val="none" w:sz="0" w:space="0" w:color="auto"/>
                    <w:right w:val="none" w:sz="0" w:space="0" w:color="auto"/>
                  </w:divBdr>
                  <w:divsChild>
                    <w:div w:id="388769324">
                      <w:marLeft w:val="0"/>
                      <w:marRight w:val="0"/>
                      <w:marTop w:val="0"/>
                      <w:marBottom w:val="0"/>
                      <w:divBdr>
                        <w:top w:val="none" w:sz="0" w:space="0" w:color="auto"/>
                        <w:left w:val="none" w:sz="0" w:space="0" w:color="auto"/>
                        <w:bottom w:val="none" w:sz="0" w:space="0" w:color="auto"/>
                        <w:right w:val="none" w:sz="0" w:space="0" w:color="auto"/>
                      </w:divBdr>
                    </w:div>
                  </w:divsChild>
                </w:div>
                <w:div w:id="243297922">
                  <w:marLeft w:val="0"/>
                  <w:marRight w:val="0"/>
                  <w:marTop w:val="0"/>
                  <w:marBottom w:val="0"/>
                  <w:divBdr>
                    <w:top w:val="none" w:sz="0" w:space="0" w:color="auto"/>
                    <w:left w:val="none" w:sz="0" w:space="0" w:color="auto"/>
                    <w:bottom w:val="none" w:sz="0" w:space="0" w:color="auto"/>
                    <w:right w:val="none" w:sz="0" w:space="0" w:color="auto"/>
                  </w:divBdr>
                  <w:divsChild>
                    <w:div w:id="293482456">
                      <w:marLeft w:val="0"/>
                      <w:marRight w:val="0"/>
                      <w:marTop w:val="0"/>
                      <w:marBottom w:val="0"/>
                      <w:divBdr>
                        <w:top w:val="none" w:sz="0" w:space="0" w:color="auto"/>
                        <w:left w:val="none" w:sz="0" w:space="0" w:color="auto"/>
                        <w:bottom w:val="none" w:sz="0" w:space="0" w:color="auto"/>
                        <w:right w:val="none" w:sz="0" w:space="0" w:color="auto"/>
                      </w:divBdr>
                    </w:div>
                  </w:divsChild>
                </w:div>
                <w:div w:id="380906995">
                  <w:marLeft w:val="0"/>
                  <w:marRight w:val="0"/>
                  <w:marTop w:val="0"/>
                  <w:marBottom w:val="0"/>
                  <w:divBdr>
                    <w:top w:val="none" w:sz="0" w:space="0" w:color="auto"/>
                    <w:left w:val="none" w:sz="0" w:space="0" w:color="auto"/>
                    <w:bottom w:val="none" w:sz="0" w:space="0" w:color="auto"/>
                    <w:right w:val="none" w:sz="0" w:space="0" w:color="auto"/>
                  </w:divBdr>
                  <w:divsChild>
                    <w:div w:id="611745331">
                      <w:marLeft w:val="0"/>
                      <w:marRight w:val="0"/>
                      <w:marTop w:val="0"/>
                      <w:marBottom w:val="0"/>
                      <w:divBdr>
                        <w:top w:val="none" w:sz="0" w:space="0" w:color="auto"/>
                        <w:left w:val="none" w:sz="0" w:space="0" w:color="auto"/>
                        <w:bottom w:val="none" w:sz="0" w:space="0" w:color="auto"/>
                        <w:right w:val="none" w:sz="0" w:space="0" w:color="auto"/>
                      </w:divBdr>
                    </w:div>
                  </w:divsChild>
                </w:div>
                <w:div w:id="622347429">
                  <w:marLeft w:val="0"/>
                  <w:marRight w:val="0"/>
                  <w:marTop w:val="0"/>
                  <w:marBottom w:val="0"/>
                  <w:divBdr>
                    <w:top w:val="none" w:sz="0" w:space="0" w:color="auto"/>
                    <w:left w:val="none" w:sz="0" w:space="0" w:color="auto"/>
                    <w:bottom w:val="none" w:sz="0" w:space="0" w:color="auto"/>
                    <w:right w:val="none" w:sz="0" w:space="0" w:color="auto"/>
                  </w:divBdr>
                  <w:divsChild>
                    <w:div w:id="1668362594">
                      <w:marLeft w:val="0"/>
                      <w:marRight w:val="0"/>
                      <w:marTop w:val="0"/>
                      <w:marBottom w:val="0"/>
                      <w:divBdr>
                        <w:top w:val="none" w:sz="0" w:space="0" w:color="auto"/>
                        <w:left w:val="none" w:sz="0" w:space="0" w:color="auto"/>
                        <w:bottom w:val="none" w:sz="0" w:space="0" w:color="auto"/>
                        <w:right w:val="none" w:sz="0" w:space="0" w:color="auto"/>
                      </w:divBdr>
                    </w:div>
                  </w:divsChild>
                </w:div>
                <w:div w:id="634724468">
                  <w:marLeft w:val="0"/>
                  <w:marRight w:val="0"/>
                  <w:marTop w:val="0"/>
                  <w:marBottom w:val="0"/>
                  <w:divBdr>
                    <w:top w:val="none" w:sz="0" w:space="0" w:color="auto"/>
                    <w:left w:val="none" w:sz="0" w:space="0" w:color="auto"/>
                    <w:bottom w:val="none" w:sz="0" w:space="0" w:color="auto"/>
                    <w:right w:val="none" w:sz="0" w:space="0" w:color="auto"/>
                  </w:divBdr>
                  <w:divsChild>
                    <w:div w:id="847208959">
                      <w:marLeft w:val="0"/>
                      <w:marRight w:val="0"/>
                      <w:marTop w:val="0"/>
                      <w:marBottom w:val="0"/>
                      <w:divBdr>
                        <w:top w:val="none" w:sz="0" w:space="0" w:color="auto"/>
                        <w:left w:val="none" w:sz="0" w:space="0" w:color="auto"/>
                        <w:bottom w:val="none" w:sz="0" w:space="0" w:color="auto"/>
                        <w:right w:val="none" w:sz="0" w:space="0" w:color="auto"/>
                      </w:divBdr>
                    </w:div>
                  </w:divsChild>
                </w:div>
                <w:div w:id="782578512">
                  <w:marLeft w:val="0"/>
                  <w:marRight w:val="0"/>
                  <w:marTop w:val="0"/>
                  <w:marBottom w:val="0"/>
                  <w:divBdr>
                    <w:top w:val="none" w:sz="0" w:space="0" w:color="auto"/>
                    <w:left w:val="none" w:sz="0" w:space="0" w:color="auto"/>
                    <w:bottom w:val="none" w:sz="0" w:space="0" w:color="auto"/>
                    <w:right w:val="none" w:sz="0" w:space="0" w:color="auto"/>
                  </w:divBdr>
                  <w:divsChild>
                    <w:div w:id="893859028">
                      <w:marLeft w:val="0"/>
                      <w:marRight w:val="0"/>
                      <w:marTop w:val="0"/>
                      <w:marBottom w:val="0"/>
                      <w:divBdr>
                        <w:top w:val="none" w:sz="0" w:space="0" w:color="auto"/>
                        <w:left w:val="none" w:sz="0" w:space="0" w:color="auto"/>
                        <w:bottom w:val="none" w:sz="0" w:space="0" w:color="auto"/>
                        <w:right w:val="none" w:sz="0" w:space="0" w:color="auto"/>
                      </w:divBdr>
                    </w:div>
                  </w:divsChild>
                </w:div>
                <w:div w:id="838929509">
                  <w:marLeft w:val="0"/>
                  <w:marRight w:val="0"/>
                  <w:marTop w:val="0"/>
                  <w:marBottom w:val="0"/>
                  <w:divBdr>
                    <w:top w:val="none" w:sz="0" w:space="0" w:color="auto"/>
                    <w:left w:val="none" w:sz="0" w:space="0" w:color="auto"/>
                    <w:bottom w:val="none" w:sz="0" w:space="0" w:color="auto"/>
                    <w:right w:val="none" w:sz="0" w:space="0" w:color="auto"/>
                  </w:divBdr>
                  <w:divsChild>
                    <w:div w:id="235827362">
                      <w:marLeft w:val="0"/>
                      <w:marRight w:val="0"/>
                      <w:marTop w:val="0"/>
                      <w:marBottom w:val="0"/>
                      <w:divBdr>
                        <w:top w:val="none" w:sz="0" w:space="0" w:color="auto"/>
                        <w:left w:val="none" w:sz="0" w:space="0" w:color="auto"/>
                        <w:bottom w:val="none" w:sz="0" w:space="0" w:color="auto"/>
                        <w:right w:val="none" w:sz="0" w:space="0" w:color="auto"/>
                      </w:divBdr>
                    </w:div>
                  </w:divsChild>
                </w:div>
                <w:div w:id="879710786">
                  <w:marLeft w:val="0"/>
                  <w:marRight w:val="0"/>
                  <w:marTop w:val="0"/>
                  <w:marBottom w:val="0"/>
                  <w:divBdr>
                    <w:top w:val="none" w:sz="0" w:space="0" w:color="auto"/>
                    <w:left w:val="none" w:sz="0" w:space="0" w:color="auto"/>
                    <w:bottom w:val="none" w:sz="0" w:space="0" w:color="auto"/>
                    <w:right w:val="none" w:sz="0" w:space="0" w:color="auto"/>
                  </w:divBdr>
                  <w:divsChild>
                    <w:div w:id="112287675">
                      <w:marLeft w:val="0"/>
                      <w:marRight w:val="0"/>
                      <w:marTop w:val="0"/>
                      <w:marBottom w:val="0"/>
                      <w:divBdr>
                        <w:top w:val="none" w:sz="0" w:space="0" w:color="auto"/>
                        <w:left w:val="none" w:sz="0" w:space="0" w:color="auto"/>
                        <w:bottom w:val="none" w:sz="0" w:space="0" w:color="auto"/>
                        <w:right w:val="none" w:sz="0" w:space="0" w:color="auto"/>
                      </w:divBdr>
                    </w:div>
                  </w:divsChild>
                </w:div>
                <w:div w:id="1003973855">
                  <w:marLeft w:val="0"/>
                  <w:marRight w:val="0"/>
                  <w:marTop w:val="0"/>
                  <w:marBottom w:val="0"/>
                  <w:divBdr>
                    <w:top w:val="none" w:sz="0" w:space="0" w:color="auto"/>
                    <w:left w:val="none" w:sz="0" w:space="0" w:color="auto"/>
                    <w:bottom w:val="none" w:sz="0" w:space="0" w:color="auto"/>
                    <w:right w:val="none" w:sz="0" w:space="0" w:color="auto"/>
                  </w:divBdr>
                  <w:divsChild>
                    <w:div w:id="1072116621">
                      <w:marLeft w:val="0"/>
                      <w:marRight w:val="0"/>
                      <w:marTop w:val="0"/>
                      <w:marBottom w:val="0"/>
                      <w:divBdr>
                        <w:top w:val="none" w:sz="0" w:space="0" w:color="auto"/>
                        <w:left w:val="none" w:sz="0" w:space="0" w:color="auto"/>
                        <w:bottom w:val="none" w:sz="0" w:space="0" w:color="auto"/>
                        <w:right w:val="none" w:sz="0" w:space="0" w:color="auto"/>
                      </w:divBdr>
                    </w:div>
                  </w:divsChild>
                </w:div>
                <w:div w:id="1036659893">
                  <w:marLeft w:val="0"/>
                  <w:marRight w:val="0"/>
                  <w:marTop w:val="0"/>
                  <w:marBottom w:val="0"/>
                  <w:divBdr>
                    <w:top w:val="none" w:sz="0" w:space="0" w:color="auto"/>
                    <w:left w:val="none" w:sz="0" w:space="0" w:color="auto"/>
                    <w:bottom w:val="none" w:sz="0" w:space="0" w:color="auto"/>
                    <w:right w:val="none" w:sz="0" w:space="0" w:color="auto"/>
                  </w:divBdr>
                  <w:divsChild>
                    <w:div w:id="994650553">
                      <w:marLeft w:val="0"/>
                      <w:marRight w:val="0"/>
                      <w:marTop w:val="0"/>
                      <w:marBottom w:val="0"/>
                      <w:divBdr>
                        <w:top w:val="none" w:sz="0" w:space="0" w:color="auto"/>
                        <w:left w:val="none" w:sz="0" w:space="0" w:color="auto"/>
                        <w:bottom w:val="none" w:sz="0" w:space="0" w:color="auto"/>
                        <w:right w:val="none" w:sz="0" w:space="0" w:color="auto"/>
                      </w:divBdr>
                    </w:div>
                  </w:divsChild>
                </w:div>
                <w:div w:id="1050036384">
                  <w:marLeft w:val="0"/>
                  <w:marRight w:val="0"/>
                  <w:marTop w:val="0"/>
                  <w:marBottom w:val="0"/>
                  <w:divBdr>
                    <w:top w:val="none" w:sz="0" w:space="0" w:color="auto"/>
                    <w:left w:val="none" w:sz="0" w:space="0" w:color="auto"/>
                    <w:bottom w:val="none" w:sz="0" w:space="0" w:color="auto"/>
                    <w:right w:val="none" w:sz="0" w:space="0" w:color="auto"/>
                  </w:divBdr>
                  <w:divsChild>
                    <w:div w:id="45682931">
                      <w:marLeft w:val="0"/>
                      <w:marRight w:val="0"/>
                      <w:marTop w:val="0"/>
                      <w:marBottom w:val="0"/>
                      <w:divBdr>
                        <w:top w:val="none" w:sz="0" w:space="0" w:color="auto"/>
                        <w:left w:val="none" w:sz="0" w:space="0" w:color="auto"/>
                        <w:bottom w:val="none" w:sz="0" w:space="0" w:color="auto"/>
                        <w:right w:val="none" w:sz="0" w:space="0" w:color="auto"/>
                      </w:divBdr>
                    </w:div>
                  </w:divsChild>
                </w:div>
                <w:div w:id="1136339825">
                  <w:marLeft w:val="0"/>
                  <w:marRight w:val="0"/>
                  <w:marTop w:val="0"/>
                  <w:marBottom w:val="0"/>
                  <w:divBdr>
                    <w:top w:val="none" w:sz="0" w:space="0" w:color="auto"/>
                    <w:left w:val="none" w:sz="0" w:space="0" w:color="auto"/>
                    <w:bottom w:val="none" w:sz="0" w:space="0" w:color="auto"/>
                    <w:right w:val="none" w:sz="0" w:space="0" w:color="auto"/>
                  </w:divBdr>
                  <w:divsChild>
                    <w:div w:id="647394140">
                      <w:marLeft w:val="0"/>
                      <w:marRight w:val="0"/>
                      <w:marTop w:val="0"/>
                      <w:marBottom w:val="0"/>
                      <w:divBdr>
                        <w:top w:val="none" w:sz="0" w:space="0" w:color="auto"/>
                        <w:left w:val="none" w:sz="0" w:space="0" w:color="auto"/>
                        <w:bottom w:val="none" w:sz="0" w:space="0" w:color="auto"/>
                        <w:right w:val="none" w:sz="0" w:space="0" w:color="auto"/>
                      </w:divBdr>
                    </w:div>
                  </w:divsChild>
                </w:div>
                <w:div w:id="1156461312">
                  <w:marLeft w:val="0"/>
                  <w:marRight w:val="0"/>
                  <w:marTop w:val="0"/>
                  <w:marBottom w:val="0"/>
                  <w:divBdr>
                    <w:top w:val="none" w:sz="0" w:space="0" w:color="auto"/>
                    <w:left w:val="none" w:sz="0" w:space="0" w:color="auto"/>
                    <w:bottom w:val="none" w:sz="0" w:space="0" w:color="auto"/>
                    <w:right w:val="none" w:sz="0" w:space="0" w:color="auto"/>
                  </w:divBdr>
                  <w:divsChild>
                    <w:div w:id="623082099">
                      <w:marLeft w:val="0"/>
                      <w:marRight w:val="0"/>
                      <w:marTop w:val="0"/>
                      <w:marBottom w:val="0"/>
                      <w:divBdr>
                        <w:top w:val="none" w:sz="0" w:space="0" w:color="auto"/>
                        <w:left w:val="none" w:sz="0" w:space="0" w:color="auto"/>
                        <w:bottom w:val="none" w:sz="0" w:space="0" w:color="auto"/>
                        <w:right w:val="none" w:sz="0" w:space="0" w:color="auto"/>
                      </w:divBdr>
                    </w:div>
                  </w:divsChild>
                </w:div>
                <w:div w:id="1268804680">
                  <w:marLeft w:val="0"/>
                  <w:marRight w:val="0"/>
                  <w:marTop w:val="0"/>
                  <w:marBottom w:val="0"/>
                  <w:divBdr>
                    <w:top w:val="none" w:sz="0" w:space="0" w:color="auto"/>
                    <w:left w:val="none" w:sz="0" w:space="0" w:color="auto"/>
                    <w:bottom w:val="none" w:sz="0" w:space="0" w:color="auto"/>
                    <w:right w:val="none" w:sz="0" w:space="0" w:color="auto"/>
                  </w:divBdr>
                  <w:divsChild>
                    <w:div w:id="282343049">
                      <w:marLeft w:val="0"/>
                      <w:marRight w:val="0"/>
                      <w:marTop w:val="0"/>
                      <w:marBottom w:val="0"/>
                      <w:divBdr>
                        <w:top w:val="none" w:sz="0" w:space="0" w:color="auto"/>
                        <w:left w:val="none" w:sz="0" w:space="0" w:color="auto"/>
                        <w:bottom w:val="none" w:sz="0" w:space="0" w:color="auto"/>
                        <w:right w:val="none" w:sz="0" w:space="0" w:color="auto"/>
                      </w:divBdr>
                    </w:div>
                  </w:divsChild>
                </w:div>
                <w:div w:id="1330602188">
                  <w:marLeft w:val="0"/>
                  <w:marRight w:val="0"/>
                  <w:marTop w:val="0"/>
                  <w:marBottom w:val="0"/>
                  <w:divBdr>
                    <w:top w:val="none" w:sz="0" w:space="0" w:color="auto"/>
                    <w:left w:val="none" w:sz="0" w:space="0" w:color="auto"/>
                    <w:bottom w:val="none" w:sz="0" w:space="0" w:color="auto"/>
                    <w:right w:val="none" w:sz="0" w:space="0" w:color="auto"/>
                  </w:divBdr>
                  <w:divsChild>
                    <w:div w:id="595360271">
                      <w:marLeft w:val="0"/>
                      <w:marRight w:val="0"/>
                      <w:marTop w:val="0"/>
                      <w:marBottom w:val="0"/>
                      <w:divBdr>
                        <w:top w:val="none" w:sz="0" w:space="0" w:color="auto"/>
                        <w:left w:val="none" w:sz="0" w:space="0" w:color="auto"/>
                        <w:bottom w:val="none" w:sz="0" w:space="0" w:color="auto"/>
                        <w:right w:val="none" w:sz="0" w:space="0" w:color="auto"/>
                      </w:divBdr>
                    </w:div>
                  </w:divsChild>
                </w:div>
                <w:div w:id="1393890769">
                  <w:marLeft w:val="0"/>
                  <w:marRight w:val="0"/>
                  <w:marTop w:val="0"/>
                  <w:marBottom w:val="0"/>
                  <w:divBdr>
                    <w:top w:val="none" w:sz="0" w:space="0" w:color="auto"/>
                    <w:left w:val="none" w:sz="0" w:space="0" w:color="auto"/>
                    <w:bottom w:val="none" w:sz="0" w:space="0" w:color="auto"/>
                    <w:right w:val="none" w:sz="0" w:space="0" w:color="auto"/>
                  </w:divBdr>
                  <w:divsChild>
                    <w:div w:id="1031609154">
                      <w:marLeft w:val="0"/>
                      <w:marRight w:val="0"/>
                      <w:marTop w:val="0"/>
                      <w:marBottom w:val="0"/>
                      <w:divBdr>
                        <w:top w:val="none" w:sz="0" w:space="0" w:color="auto"/>
                        <w:left w:val="none" w:sz="0" w:space="0" w:color="auto"/>
                        <w:bottom w:val="none" w:sz="0" w:space="0" w:color="auto"/>
                        <w:right w:val="none" w:sz="0" w:space="0" w:color="auto"/>
                      </w:divBdr>
                    </w:div>
                  </w:divsChild>
                </w:div>
                <w:div w:id="1493835535">
                  <w:marLeft w:val="0"/>
                  <w:marRight w:val="0"/>
                  <w:marTop w:val="0"/>
                  <w:marBottom w:val="0"/>
                  <w:divBdr>
                    <w:top w:val="none" w:sz="0" w:space="0" w:color="auto"/>
                    <w:left w:val="none" w:sz="0" w:space="0" w:color="auto"/>
                    <w:bottom w:val="none" w:sz="0" w:space="0" w:color="auto"/>
                    <w:right w:val="none" w:sz="0" w:space="0" w:color="auto"/>
                  </w:divBdr>
                  <w:divsChild>
                    <w:div w:id="454910154">
                      <w:marLeft w:val="0"/>
                      <w:marRight w:val="0"/>
                      <w:marTop w:val="0"/>
                      <w:marBottom w:val="0"/>
                      <w:divBdr>
                        <w:top w:val="none" w:sz="0" w:space="0" w:color="auto"/>
                        <w:left w:val="none" w:sz="0" w:space="0" w:color="auto"/>
                        <w:bottom w:val="none" w:sz="0" w:space="0" w:color="auto"/>
                        <w:right w:val="none" w:sz="0" w:space="0" w:color="auto"/>
                      </w:divBdr>
                    </w:div>
                  </w:divsChild>
                </w:div>
                <w:div w:id="1544831068">
                  <w:marLeft w:val="0"/>
                  <w:marRight w:val="0"/>
                  <w:marTop w:val="0"/>
                  <w:marBottom w:val="0"/>
                  <w:divBdr>
                    <w:top w:val="none" w:sz="0" w:space="0" w:color="auto"/>
                    <w:left w:val="none" w:sz="0" w:space="0" w:color="auto"/>
                    <w:bottom w:val="none" w:sz="0" w:space="0" w:color="auto"/>
                    <w:right w:val="none" w:sz="0" w:space="0" w:color="auto"/>
                  </w:divBdr>
                  <w:divsChild>
                    <w:div w:id="2005813222">
                      <w:marLeft w:val="0"/>
                      <w:marRight w:val="0"/>
                      <w:marTop w:val="0"/>
                      <w:marBottom w:val="0"/>
                      <w:divBdr>
                        <w:top w:val="none" w:sz="0" w:space="0" w:color="auto"/>
                        <w:left w:val="none" w:sz="0" w:space="0" w:color="auto"/>
                        <w:bottom w:val="none" w:sz="0" w:space="0" w:color="auto"/>
                        <w:right w:val="none" w:sz="0" w:space="0" w:color="auto"/>
                      </w:divBdr>
                    </w:div>
                  </w:divsChild>
                </w:div>
                <w:div w:id="1623026657">
                  <w:marLeft w:val="0"/>
                  <w:marRight w:val="0"/>
                  <w:marTop w:val="0"/>
                  <w:marBottom w:val="0"/>
                  <w:divBdr>
                    <w:top w:val="none" w:sz="0" w:space="0" w:color="auto"/>
                    <w:left w:val="none" w:sz="0" w:space="0" w:color="auto"/>
                    <w:bottom w:val="none" w:sz="0" w:space="0" w:color="auto"/>
                    <w:right w:val="none" w:sz="0" w:space="0" w:color="auto"/>
                  </w:divBdr>
                  <w:divsChild>
                    <w:div w:id="1413510131">
                      <w:marLeft w:val="0"/>
                      <w:marRight w:val="0"/>
                      <w:marTop w:val="0"/>
                      <w:marBottom w:val="0"/>
                      <w:divBdr>
                        <w:top w:val="none" w:sz="0" w:space="0" w:color="auto"/>
                        <w:left w:val="none" w:sz="0" w:space="0" w:color="auto"/>
                        <w:bottom w:val="none" w:sz="0" w:space="0" w:color="auto"/>
                        <w:right w:val="none" w:sz="0" w:space="0" w:color="auto"/>
                      </w:divBdr>
                    </w:div>
                  </w:divsChild>
                </w:div>
                <w:div w:id="1671837130">
                  <w:marLeft w:val="0"/>
                  <w:marRight w:val="0"/>
                  <w:marTop w:val="0"/>
                  <w:marBottom w:val="0"/>
                  <w:divBdr>
                    <w:top w:val="none" w:sz="0" w:space="0" w:color="auto"/>
                    <w:left w:val="none" w:sz="0" w:space="0" w:color="auto"/>
                    <w:bottom w:val="none" w:sz="0" w:space="0" w:color="auto"/>
                    <w:right w:val="none" w:sz="0" w:space="0" w:color="auto"/>
                  </w:divBdr>
                  <w:divsChild>
                    <w:div w:id="598685125">
                      <w:marLeft w:val="0"/>
                      <w:marRight w:val="0"/>
                      <w:marTop w:val="0"/>
                      <w:marBottom w:val="0"/>
                      <w:divBdr>
                        <w:top w:val="none" w:sz="0" w:space="0" w:color="auto"/>
                        <w:left w:val="none" w:sz="0" w:space="0" w:color="auto"/>
                        <w:bottom w:val="none" w:sz="0" w:space="0" w:color="auto"/>
                        <w:right w:val="none" w:sz="0" w:space="0" w:color="auto"/>
                      </w:divBdr>
                    </w:div>
                  </w:divsChild>
                </w:div>
                <w:div w:id="1685936019">
                  <w:marLeft w:val="0"/>
                  <w:marRight w:val="0"/>
                  <w:marTop w:val="0"/>
                  <w:marBottom w:val="0"/>
                  <w:divBdr>
                    <w:top w:val="none" w:sz="0" w:space="0" w:color="auto"/>
                    <w:left w:val="none" w:sz="0" w:space="0" w:color="auto"/>
                    <w:bottom w:val="none" w:sz="0" w:space="0" w:color="auto"/>
                    <w:right w:val="none" w:sz="0" w:space="0" w:color="auto"/>
                  </w:divBdr>
                  <w:divsChild>
                    <w:div w:id="1218543487">
                      <w:marLeft w:val="0"/>
                      <w:marRight w:val="0"/>
                      <w:marTop w:val="0"/>
                      <w:marBottom w:val="0"/>
                      <w:divBdr>
                        <w:top w:val="none" w:sz="0" w:space="0" w:color="auto"/>
                        <w:left w:val="none" w:sz="0" w:space="0" w:color="auto"/>
                        <w:bottom w:val="none" w:sz="0" w:space="0" w:color="auto"/>
                        <w:right w:val="none" w:sz="0" w:space="0" w:color="auto"/>
                      </w:divBdr>
                    </w:div>
                  </w:divsChild>
                </w:div>
                <w:div w:id="1743327541">
                  <w:marLeft w:val="0"/>
                  <w:marRight w:val="0"/>
                  <w:marTop w:val="0"/>
                  <w:marBottom w:val="0"/>
                  <w:divBdr>
                    <w:top w:val="none" w:sz="0" w:space="0" w:color="auto"/>
                    <w:left w:val="none" w:sz="0" w:space="0" w:color="auto"/>
                    <w:bottom w:val="none" w:sz="0" w:space="0" w:color="auto"/>
                    <w:right w:val="none" w:sz="0" w:space="0" w:color="auto"/>
                  </w:divBdr>
                  <w:divsChild>
                    <w:div w:id="1469283172">
                      <w:marLeft w:val="0"/>
                      <w:marRight w:val="0"/>
                      <w:marTop w:val="0"/>
                      <w:marBottom w:val="0"/>
                      <w:divBdr>
                        <w:top w:val="none" w:sz="0" w:space="0" w:color="auto"/>
                        <w:left w:val="none" w:sz="0" w:space="0" w:color="auto"/>
                        <w:bottom w:val="none" w:sz="0" w:space="0" w:color="auto"/>
                        <w:right w:val="none" w:sz="0" w:space="0" w:color="auto"/>
                      </w:divBdr>
                    </w:div>
                  </w:divsChild>
                </w:div>
                <w:div w:id="1751928044">
                  <w:marLeft w:val="0"/>
                  <w:marRight w:val="0"/>
                  <w:marTop w:val="0"/>
                  <w:marBottom w:val="0"/>
                  <w:divBdr>
                    <w:top w:val="none" w:sz="0" w:space="0" w:color="auto"/>
                    <w:left w:val="none" w:sz="0" w:space="0" w:color="auto"/>
                    <w:bottom w:val="none" w:sz="0" w:space="0" w:color="auto"/>
                    <w:right w:val="none" w:sz="0" w:space="0" w:color="auto"/>
                  </w:divBdr>
                  <w:divsChild>
                    <w:div w:id="330302447">
                      <w:marLeft w:val="0"/>
                      <w:marRight w:val="0"/>
                      <w:marTop w:val="0"/>
                      <w:marBottom w:val="0"/>
                      <w:divBdr>
                        <w:top w:val="none" w:sz="0" w:space="0" w:color="auto"/>
                        <w:left w:val="none" w:sz="0" w:space="0" w:color="auto"/>
                        <w:bottom w:val="none" w:sz="0" w:space="0" w:color="auto"/>
                        <w:right w:val="none" w:sz="0" w:space="0" w:color="auto"/>
                      </w:divBdr>
                    </w:div>
                  </w:divsChild>
                </w:div>
                <w:div w:id="1811827884">
                  <w:marLeft w:val="0"/>
                  <w:marRight w:val="0"/>
                  <w:marTop w:val="0"/>
                  <w:marBottom w:val="0"/>
                  <w:divBdr>
                    <w:top w:val="none" w:sz="0" w:space="0" w:color="auto"/>
                    <w:left w:val="none" w:sz="0" w:space="0" w:color="auto"/>
                    <w:bottom w:val="none" w:sz="0" w:space="0" w:color="auto"/>
                    <w:right w:val="none" w:sz="0" w:space="0" w:color="auto"/>
                  </w:divBdr>
                  <w:divsChild>
                    <w:div w:id="359093153">
                      <w:marLeft w:val="0"/>
                      <w:marRight w:val="0"/>
                      <w:marTop w:val="0"/>
                      <w:marBottom w:val="0"/>
                      <w:divBdr>
                        <w:top w:val="none" w:sz="0" w:space="0" w:color="auto"/>
                        <w:left w:val="none" w:sz="0" w:space="0" w:color="auto"/>
                        <w:bottom w:val="none" w:sz="0" w:space="0" w:color="auto"/>
                        <w:right w:val="none" w:sz="0" w:space="0" w:color="auto"/>
                      </w:divBdr>
                    </w:div>
                  </w:divsChild>
                </w:div>
                <w:div w:id="1815096282">
                  <w:marLeft w:val="0"/>
                  <w:marRight w:val="0"/>
                  <w:marTop w:val="0"/>
                  <w:marBottom w:val="0"/>
                  <w:divBdr>
                    <w:top w:val="none" w:sz="0" w:space="0" w:color="auto"/>
                    <w:left w:val="none" w:sz="0" w:space="0" w:color="auto"/>
                    <w:bottom w:val="none" w:sz="0" w:space="0" w:color="auto"/>
                    <w:right w:val="none" w:sz="0" w:space="0" w:color="auto"/>
                  </w:divBdr>
                  <w:divsChild>
                    <w:div w:id="1055347510">
                      <w:marLeft w:val="0"/>
                      <w:marRight w:val="0"/>
                      <w:marTop w:val="0"/>
                      <w:marBottom w:val="0"/>
                      <w:divBdr>
                        <w:top w:val="none" w:sz="0" w:space="0" w:color="auto"/>
                        <w:left w:val="none" w:sz="0" w:space="0" w:color="auto"/>
                        <w:bottom w:val="none" w:sz="0" w:space="0" w:color="auto"/>
                        <w:right w:val="none" w:sz="0" w:space="0" w:color="auto"/>
                      </w:divBdr>
                    </w:div>
                  </w:divsChild>
                </w:div>
                <w:div w:id="1860309195">
                  <w:marLeft w:val="0"/>
                  <w:marRight w:val="0"/>
                  <w:marTop w:val="0"/>
                  <w:marBottom w:val="0"/>
                  <w:divBdr>
                    <w:top w:val="none" w:sz="0" w:space="0" w:color="auto"/>
                    <w:left w:val="none" w:sz="0" w:space="0" w:color="auto"/>
                    <w:bottom w:val="none" w:sz="0" w:space="0" w:color="auto"/>
                    <w:right w:val="none" w:sz="0" w:space="0" w:color="auto"/>
                  </w:divBdr>
                  <w:divsChild>
                    <w:div w:id="1464733993">
                      <w:marLeft w:val="0"/>
                      <w:marRight w:val="0"/>
                      <w:marTop w:val="0"/>
                      <w:marBottom w:val="0"/>
                      <w:divBdr>
                        <w:top w:val="none" w:sz="0" w:space="0" w:color="auto"/>
                        <w:left w:val="none" w:sz="0" w:space="0" w:color="auto"/>
                        <w:bottom w:val="none" w:sz="0" w:space="0" w:color="auto"/>
                        <w:right w:val="none" w:sz="0" w:space="0" w:color="auto"/>
                      </w:divBdr>
                    </w:div>
                  </w:divsChild>
                </w:div>
                <w:div w:id="1887595845">
                  <w:marLeft w:val="0"/>
                  <w:marRight w:val="0"/>
                  <w:marTop w:val="0"/>
                  <w:marBottom w:val="0"/>
                  <w:divBdr>
                    <w:top w:val="none" w:sz="0" w:space="0" w:color="auto"/>
                    <w:left w:val="none" w:sz="0" w:space="0" w:color="auto"/>
                    <w:bottom w:val="none" w:sz="0" w:space="0" w:color="auto"/>
                    <w:right w:val="none" w:sz="0" w:space="0" w:color="auto"/>
                  </w:divBdr>
                  <w:divsChild>
                    <w:div w:id="666514852">
                      <w:marLeft w:val="0"/>
                      <w:marRight w:val="0"/>
                      <w:marTop w:val="0"/>
                      <w:marBottom w:val="0"/>
                      <w:divBdr>
                        <w:top w:val="none" w:sz="0" w:space="0" w:color="auto"/>
                        <w:left w:val="none" w:sz="0" w:space="0" w:color="auto"/>
                        <w:bottom w:val="none" w:sz="0" w:space="0" w:color="auto"/>
                        <w:right w:val="none" w:sz="0" w:space="0" w:color="auto"/>
                      </w:divBdr>
                    </w:div>
                  </w:divsChild>
                </w:div>
                <w:div w:id="1942495308">
                  <w:marLeft w:val="0"/>
                  <w:marRight w:val="0"/>
                  <w:marTop w:val="0"/>
                  <w:marBottom w:val="0"/>
                  <w:divBdr>
                    <w:top w:val="none" w:sz="0" w:space="0" w:color="auto"/>
                    <w:left w:val="none" w:sz="0" w:space="0" w:color="auto"/>
                    <w:bottom w:val="none" w:sz="0" w:space="0" w:color="auto"/>
                    <w:right w:val="none" w:sz="0" w:space="0" w:color="auto"/>
                  </w:divBdr>
                  <w:divsChild>
                    <w:div w:id="1034424284">
                      <w:marLeft w:val="0"/>
                      <w:marRight w:val="0"/>
                      <w:marTop w:val="0"/>
                      <w:marBottom w:val="0"/>
                      <w:divBdr>
                        <w:top w:val="none" w:sz="0" w:space="0" w:color="auto"/>
                        <w:left w:val="none" w:sz="0" w:space="0" w:color="auto"/>
                        <w:bottom w:val="none" w:sz="0" w:space="0" w:color="auto"/>
                        <w:right w:val="none" w:sz="0" w:space="0" w:color="auto"/>
                      </w:divBdr>
                    </w:div>
                  </w:divsChild>
                </w:div>
                <w:div w:id="1943759744">
                  <w:marLeft w:val="0"/>
                  <w:marRight w:val="0"/>
                  <w:marTop w:val="0"/>
                  <w:marBottom w:val="0"/>
                  <w:divBdr>
                    <w:top w:val="none" w:sz="0" w:space="0" w:color="auto"/>
                    <w:left w:val="none" w:sz="0" w:space="0" w:color="auto"/>
                    <w:bottom w:val="none" w:sz="0" w:space="0" w:color="auto"/>
                    <w:right w:val="none" w:sz="0" w:space="0" w:color="auto"/>
                  </w:divBdr>
                  <w:divsChild>
                    <w:div w:id="5704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76984">
          <w:marLeft w:val="0"/>
          <w:marRight w:val="0"/>
          <w:marTop w:val="0"/>
          <w:marBottom w:val="0"/>
          <w:divBdr>
            <w:top w:val="none" w:sz="0" w:space="0" w:color="auto"/>
            <w:left w:val="none" w:sz="0" w:space="0" w:color="auto"/>
            <w:bottom w:val="none" w:sz="0" w:space="0" w:color="auto"/>
            <w:right w:val="none" w:sz="0" w:space="0" w:color="auto"/>
          </w:divBdr>
        </w:div>
        <w:div w:id="2146122571">
          <w:marLeft w:val="0"/>
          <w:marRight w:val="0"/>
          <w:marTop w:val="0"/>
          <w:marBottom w:val="0"/>
          <w:divBdr>
            <w:top w:val="none" w:sz="0" w:space="0" w:color="auto"/>
            <w:left w:val="none" w:sz="0" w:space="0" w:color="auto"/>
            <w:bottom w:val="none" w:sz="0" w:space="0" w:color="auto"/>
            <w:right w:val="none" w:sz="0" w:space="0" w:color="auto"/>
          </w:divBdr>
        </w:div>
      </w:divsChild>
    </w:div>
    <w:div w:id="1694066569">
      <w:bodyDiv w:val="1"/>
      <w:marLeft w:val="0"/>
      <w:marRight w:val="0"/>
      <w:marTop w:val="0"/>
      <w:marBottom w:val="0"/>
      <w:divBdr>
        <w:top w:val="none" w:sz="0" w:space="0" w:color="auto"/>
        <w:left w:val="none" w:sz="0" w:space="0" w:color="auto"/>
        <w:bottom w:val="none" w:sz="0" w:space="0" w:color="auto"/>
        <w:right w:val="none" w:sz="0" w:space="0" w:color="auto"/>
      </w:divBdr>
      <w:divsChild>
        <w:div w:id="30300823">
          <w:marLeft w:val="0"/>
          <w:marRight w:val="0"/>
          <w:marTop w:val="0"/>
          <w:marBottom w:val="0"/>
          <w:divBdr>
            <w:top w:val="none" w:sz="0" w:space="0" w:color="auto"/>
            <w:left w:val="none" w:sz="0" w:space="0" w:color="auto"/>
            <w:bottom w:val="none" w:sz="0" w:space="0" w:color="auto"/>
            <w:right w:val="none" w:sz="0" w:space="0" w:color="auto"/>
          </w:divBdr>
        </w:div>
        <w:div w:id="382291237">
          <w:marLeft w:val="0"/>
          <w:marRight w:val="0"/>
          <w:marTop w:val="0"/>
          <w:marBottom w:val="0"/>
          <w:divBdr>
            <w:top w:val="none" w:sz="0" w:space="0" w:color="auto"/>
            <w:left w:val="none" w:sz="0" w:space="0" w:color="auto"/>
            <w:bottom w:val="none" w:sz="0" w:space="0" w:color="auto"/>
            <w:right w:val="none" w:sz="0" w:space="0" w:color="auto"/>
          </w:divBdr>
        </w:div>
        <w:div w:id="797456246">
          <w:marLeft w:val="0"/>
          <w:marRight w:val="0"/>
          <w:marTop w:val="0"/>
          <w:marBottom w:val="0"/>
          <w:divBdr>
            <w:top w:val="none" w:sz="0" w:space="0" w:color="auto"/>
            <w:left w:val="none" w:sz="0" w:space="0" w:color="auto"/>
            <w:bottom w:val="none" w:sz="0" w:space="0" w:color="auto"/>
            <w:right w:val="none" w:sz="0" w:space="0" w:color="auto"/>
          </w:divBdr>
          <w:divsChild>
            <w:div w:id="1216887710">
              <w:marLeft w:val="-75"/>
              <w:marRight w:val="0"/>
              <w:marTop w:val="30"/>
              <w:marBottom w:val="30"/>
              <w:divBdr>
                <w:top w:val="none" w:sz="0" w:space="0" w:color="auto"/>
                <w:left w:val="none" w:sz="0" w:space="0" w:color="auto"/>
                <w:bottom w:val="none" w:sz="0" w:space="0" w:color="auto"/>
                <w:right w:val="none" w:sz="0" w:space="0" w:color="auto"/>
              </w:divBdr>
              <w:divsChild>
                <w:div w:id="258488803">
                  <w:marLeft w:val="0"/>
                  <w:marRight w:val="0"/>
                  <w:marTop w:val="0"/>
                  <w:marBottom w:val="0"/>
                  <w:divBdr>
                    <w:top w:val="none" w:sz="0" w:space="0" w:color="auto"/>
                    <w:left w:val="none" w:sz="0" w:space="0" w:color="auto"/>
                    <w:bottom w:val="none" w:sz="0" w:space="0" w:color="auto"/>
                    <w:right w:val="none" w:sz="0" w:space="0" w:color="auto"/>
                  </w:divBdr>
                  <w:divsChild>
                    <w:div w:id="430127566">
                      <w:marLeft w:val="0"/>
                      <w:marRight w:val="0"/>
                      <w:marTop w:val="0"/>
                      <w:marBottom w:val="0"/>
                      <w:divBdr>
                        <w:top w:val="none" w:sz="0" w:space="0" w:color="auto"/>
                        <w:left w:val="none" w:sz="0" w:space="0" w:color="auto"/>
                        <w:bottom w:val="none" w:sz="0" w:space="0" w:color="auto"/>
                        <w:right w:val="none" w:sz="0" w:space="0" w:color="auto"/>
                      </w:divBdr>
                    </w:div>
                    <w:div w:id="682786308">
                      <w:marLeft w:val="0"/>
                      <w:marRight w:val="0"/>
                      <w:marTop w:val="0"/>
                      <w:marBottom w:val="0"/>
                      <w:divBdr>
                        <w:top w:val="none" w:sz="0" w:space="0" w:color="auto"/>
                        <w:left w:val="none" w:sz="0" w:space="0" w:color="auto"/>
                        <w:bottom w:val="none" w:sz="0" w:space="0" w:color="auto"/>
                        <w:right w:val="none" w:sz="0" w:space="0" w:color="auto"/>
                      </w:divBdr>
                    </w:div>
                  </w:divsChild>
                </w:div>
                <w:div w:id="470756965">
                  <w:marLeft w:val="0"/>
                  <w:marRight w:val="0"/>
                  <w:marTop w:val="0"/>
                  <w:marBottom w:val="0"/>
                  <w:divBdr>
                    <w:top w:val="none" w:sz="0" w:space="0" w:color="auto"/>
                    <w:left w:val="none" w:sz="0" w:space="0" w:color="auto"/>
                    <w:bottom w:val="none" w:sz="0" w:space="0" w:color="auto"/>
                    <w:right w:val="none" w:sz="0" w:space="0" w:color="auto"/>
                  </w:divBdr>
                  <w:divsChild>
                    <w:div w:id="14629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378518">
          <w:marLeft w:val="0"/>
          <w:marRight w:val="0"/>
          <w:marTop w:val="0"/>
          <w:marBottom w:val="0"/>
          <w:divBdr>
            <w:top w:val="none" w:sz="0" w:space="0" w:color="auto"/>
            <w:left w:val="none" w:sz="0" w:space="0" w:color="auto"/>
            <w:bottom w:val="none" w:sz="0" w:space="0" w:color="auto"/>
            <w:right w:val="none" w:sz="0" w:space="0" w:color="auto"/>
          </w:divBdr>
        </w:div>
        <w:div w:id="854150312">
          <w:marLeft w:val="0"/>
          <w:marRight w:val="0"/>
          <w:marTop w:val="0"/>
          <w:marBottom w:val="0"/>
          <w:divBdr>
            <w:top w:val="none" w:sz="0" w:space="0" w:color="auto"/>
            <w:left w:val="none" w:sz="0" w:space="0" w:color="auto"/>
            <w:bottom w:val="none" w:sz="0" w:space="0" w:color="auto"/>
            <w:right w:val="none" w:sz="0" w:space="0" w:color="auto"/>
          </w:divBdr>
        </w:div>
        <w:div w:id="860976574">
          <w:marLeft w:val="0"/>
          <w:marRight w:val="0"/>
          <w:marTop w:val="0"/>
          <w:marBottom w:val="0"/>
          <w:divBdr>
            <w:top w:val="none" w:sz="0" w:space="0" w:color="auto"/>
            <w:left w:val="none" w:sz="0" w:space="0" w:color="auto"/>
            <w:bottom w:val="none" w:sz="0" w:space="0" w:color="auto"/>
            <w:right w:val="none" w:sz="0" w:space="0" w:color="auto"/>
          </w:divBdr>
        </w:div>
        <w:div w:id="900365339">
          <w:marLeft w:val="0"/>
          <w:marRight w:val="0"/>
          <w:marTop w:val="0"/>
          <w:marBottom w:val="0"/>
          <w:divBdr>
            <w:top w:val="none" w:sz="0" w:space="0" w:color="auto"/>
            <w:left w:val="none" w:sz="0" w:space="0" w:color="auto"/>
            <w:bottom w:val="none" w:sz="0" w:space="0" w:color="auto"/>
            <w:right w:val="none" w:sz="0" w:space="0" w:color="auto"/>
          </w:divBdr>
        </w:div>
        <w:div w:id="1067919352">
          <w:marLeft w:val="0"/>
          <w:marRight w:val="0"/>
          <w:marTop w:val="0"/>
          <w:marBottom w:val="0"/>
          <w:divBdr>
            <w:top w:val="none" w:sz="0" w:space="0" w:color="auto"/>
            <w:left w:val="none" w:sz="0" w:space="0" w:color="auto"/>
            <w:bottom w:val="none" w:sz="0" w:space="0" w:color="auto"/>
            <w:right w:val="none" w:sz="0" w:space="0" w:color="auto"/>
          </w:divBdr>
        </w:div>
        <w:div w:id="1139954825">
          <w:marLeft w:val="0"/>
          <w:marRight w:val="0"/>
          <w:marTop w:val="0"/>
          <w:marBottom w:val="0"/>
          <w:divBdr>
            <w:top w:val="none" w:sz="0" w:space="0" w:color="auto"/>
            <w:left w:val="none" w:sz="0" w:space="0" w:color="auto"/>
            <w:bottom w:val="none" w:sz="0" w:space="0" w:color="auto"/>
            <w:right w:val="none" w:sz="0" w:space="0" w:color="auto"/>
          </w:divBdr>
          <w:divsChild>
            <w:div w:id="20323702">
              <w:marLeft w:val="-75"/>
              <w:marRight w:val="0"/>
              <w:marTop w:val="30"/>
              <w:marBottom w:val="30"/>
              <w:divBdr>
                <w:top w:val="none" w:sz="0" w:space="0" w:color="auto"/>
                <w:left w:val="none" w:sz="0" w:space="0" w:color="auto"/>
                <w:bottom w:val="none" w:sz="0" w:space="0" w:color="auto"/>
                <w:right w:val="none" w:sz="0" w:space="0" w:color="auto"/>
              </w:divBdr>
              <w:divsChild>
                <w:div w:id="252672047">
                  <w:marLeft w:val="0"/>
                  <w:marRight w:val="0"/>
                  <w:marTop w:val="0"/>
                  <w:marBottom w:val="0"/>
                  <w:divBdr>
                    <w:top w:val="none" w:sz="0" w:space="0" w:color="auto"/>
                    <w:left w:val="none" w:sz="0" w:space="0" w:color="auto"/>
                    <w:bottom w:val="none" w:sz="0" w:space="0" w:color="auto"/>
                    <w:right w:val="none" w:sz="0" w:space="0" w:color="auto"/>
                  </w:divBdr>
                  <w:divsChild>
                    <w:div w:id="1288925626">
                      <w:marLeft w:val="0"/>
                      <w:marRight w:val="0"/>
                      <w:marTop w:val="0"/>
                      <w:marBottom w:val="0"/>
                      <w:divBdr>
                        <w:top w:val="none" w:sz="0" w:space="0" w:color="auto"/>
                        <w:left w:val="none" w:sz="0" w:space="0" w:color="auto"/>
                        <w:bottom w:val="none" w:sz="0" w:space="0" w:color="auto"/>
                        <w:right w:val="none" w:sz="0" w:space="0" w:color="auto"/>
                      </w:divBdr>
                    </w:div>
                  </w:divsChild>
                </w:div>
                <w:div w:id="341662267">
                  <w:marLeft w:val="0"/>
                  <w:marRight w:val="0"/>
                  <w:marTop w:val="0"/>
                  <w:marBottom w:val="0"/>
                  <w:divBdr>
                    <w:top w:val="none" w:sz="0" w:space="0" w:color="auto"/>
                    <w:left w:val="none" w:sz="0" w:space="0" w:color="auto"/>
                    <w:bottom w:val="none" w:sz="0" w:space="0" w:color="auto"/>
                    <w:right w:val="none" w:sz="0" w:space="0" w:color="auto"/>
                  </w:divBdr>
                  <w:divsChild>
                    <w:div w:id="727723602">
                      <w:marLeft w:val="0"/>
                      <w:marRight w:val="0"/>
                      <w:marTop w:val="0"/>
                      <w:marBottom w:val="0"/>
                      <w:divBdr>
                        <w:top w:val="none" w:sz="0" w:space="0" w:color="auto"/>
                        <w:left w:val="none" w:sz="0" w:space="0" w:color="auto"/>
                        <w:bottom w:val="none" w:sz="0" w:space="0" w:color="auto"/>
                        <w:right w:val="none" w:sz="0" w:space="0" w:color="auto"/>
                      </w:divBdr>
                    </w:div>
                  </w:divsChild>
                </w:div>
                <w:div w:id="386955531">
                  <w:marLeft w:val="0"/>
                  <w:marRight w:val="0"/>
                  <w:marTop w:val="0"/>
                  <w:marBottom w:val="0"/>
                  <w:divBdr>
                    <w:top w:val="none" w:sz="0" w:space="0" w:color="auto"/>
                    <w:left w:val="none" w:sz="0" w:space="0" w:color="auto"/>
                    <w:bottom w:val="none" w:sz="0" w:space="0" w:color="auto"/>
                    <w:right w:val="none" w:sz="0" w:space="0" w:color="auto"/>
                  </w:divBdr>
                  <w:divsChild>
                    <w:div w:id="217279509">
                      <w:marLeft w:val="0"/>
                      <w:marRight w:val="0"/>
                      <w:marTop w:val="0"/>
                      <w:marBottom w:val="0"/>
                      <w:divBdr>
                        <w:top w:val="none" w:sz="0" w:space="0" w:color="auto"/>
                        <w:left w:val="none" w:sz="0" w:space="0" w:color="auto"/>
                        <w:bottom w:val="none" w:sz="0" w:space="0" w:color="auto"/>
                        <w:right w:val="none" w:sz="0" w:space="0" w:color="auto"/>
                      </w:divBdr>
                    </w:div>
                  </w:divsChild>
                </w:div>
                <w:div w:id="437992382">
                  <w:marLeft w:val="0"/>
                  <w:marRight w:val="0"/>
                  <w:marTop w:val="0"/>
                  <w:marBottom w:val="0"/>
                  <w:divBdr>
                    <w:top w:val="none" w:sz="0" w:space="0" w:color="auto"/>
                    <w:left w:val="none" w:sz="0" w:space="0" w:color="auto"/>
                    <w:bottom w:val="none" w:sz="0" w:space="0" w:color="auto"/>
                    <w:right w:val="none" w:sz="0" w:space="0" w:color="auto"/>
                  </w:divBdr>
                  <w:divsChild>
                    <w:div w:id="74740735">
                      <w:marLeft w:val="0"/>
                      <w:marRight w:val="0"/>
                      <w:marTop w:val="0"/>
                      <w:marBottom w:val="0"/>
                      <w:divBdr>
                        <w:top w:val="none" w:sz="0" w:space="0" w:color="auto"/>
                        <w:left w:val="none" w:sz="0" w:space="0" w:color="auto"/>
                        <w:bottom w:val="none" w:sz="0" w:space="0" w:color="auto"/>
                        <w:right w:val="none" w:sz="0" w:space="0" w:color="auto"/>
                      </w:divBdr>
                    </w:div>
                  </w:divsChild>
                </w:div>
                <w:div w:id="531111019">
                  <w:marLeft w:val="0"/>
                  <w:marRight w:val="0"/>
                  <w:marTop w:val="0"/>
                  <w:marBottom w:val="0"/>
                  <w:divBdr>
                    <w:top w:val="none" w:sz="0" w:space="0" w:color="auto"/>
                    <w:left w:val="none" w:sz="0" w:space="0" w:color="auto"/>
                    <w:bottom w:val="none" w:sz="0" w:space="0" w:color="auto"/>
                    <w:right w:val="none" w:sz="0" w:space="0" w:color="auto"/>
                  </w:divBdr>
                  <w:divsChild>
                    <w:div w:id="1774588526">
                      <w:marLeft w:val="0"/>
                      <w:marRight w:val="0"/>
                      <w:marTop w:val="0"/>
                      <w:marBottom w:val="0"/>
                      <w:divBdr>
                        <w:top w:val="none" w:sz="0" w:space="0" w:color="auto"/>
                        <w:left w:val="none" w:sz="0" w:space="0" w:color="auto"/>
                        <w:bottom w:val="none" w:sz="0" w:space="0" w:color="auto"/>
                        <w:right w:val="none" w:sz="0" w:space="0" w:color="auto"/>
                      </w:divBdr>
                    </w:div>
                  </w:divsChild>
                </w:div>
                <w:div w:id="633363972">
                  <w:marLeft w:val="0"/>
                  <w:marRight w:val="0"/>
                  <w:marTop w:val="0"/>
                  <w:marBottom w:val="0"/>
                  <w:divBdr>
                    <w:top w:val="none" w:sz="0" w:space="0" w:color="auto"/>
                    <w:left w:val="none" w:sz="0" w:space="0" w:color="auto"/>
                    <w:bottom w:val="none" w:sz="0" w:space="0" w:color="auto"/>
                    <w:right w:val="none" w:sz="0" w:space="0" w:color="auto"/>
                  </w:divBdr>
                  <w:divsChild>
                    <w:div w:id="1013804975">
                      <w:marLeft w:val="0"/>
                      <w:marRight w:val="0"/>
                      <w:marTop w:val="0"/>
                      <w:marBottom w:val="0"/>
                      <w:divBdr>
                        <w:top w:val="none" w:sz="0" w:space="0" w:color="auto"/>
                        <w:left w:val="none" w:sz="0" w:space="0" w:color="auto"/>
                        <w:bottom w:val="none" w:sz="0" w:space="0" w:color="auto"/>
                        <w:right w:val="none" w:sz="0" w:space="0" w:color="auto"/>
                      </w:divBdr>
                    </w:div>
                  </w:divsChild>
                </w:div>
                <w:div w:id="831793382">
                  <w:marLeft w:val="0"/>
                  <w:marRight w:val="0"/>
                  <w:marTop w:val="0"/>
                  <w:marBottom w:val="0"/>
                  <w:divBdr>
                    <w:top w:val="none" w:sz="0" w:space="0" w:color="auto"/>
                    <w:left w:val="none" w:sz="0" w:space="0" w:color="auto"/>
                    <w:bottom w:val="none" w:sz="0" w:space="0" w:color="auto"/>
                    <w:right w:val="none" w:sz="0" w:space="0" w:color="auto"/>
                  </w:divBdr>
                  <w:divsChild>
                    <w:div w:id="1046755573">
                      <w:marLeft w:val="0"/>
                      <w:marRight w:val="0"/>
                      <w:marTop w:val="0"/>
                      <w:marBottom w:val="0"/>
                      <w:divBdr>
                        <w:top w:val="none" w:sz="0" w:space="0" w:color="auto"/>
                        <w:left w:val="none" w:sz="0" w:space="0" w:color="auto"/>
                        <w:bottom w:val="none" w:sz="0" w:space="0" w:color="auto"/>
                        <w:right w:val="none" w:sz="0" w:space="0" w:color="auto"/>
                      </w:divBdr>
                    </w:div>
                  </w:divsChild>
                </w:div>
                <w:div w:id="836775433">
                  <w:marLeft w:val="0"/>
                  <w:marRight w:val="0"/>
                  <w:marTop w:val="0"/>
                  <w:marBottom w:val="0"/>
                  <w:divBdr>
                    <w:top w:val="none" w:sz="0" w:space="0" w:color="auto"/>
                    <w:left w:val="none" w:sz="0" w:space="0" w:color="auto"/>
                    <w:bottom w:val="none" w:sz="0" w:space="0" w:color="auto"/>
                    <w:right w:val="none" w:sz="0" w:space="0" w:color="auto"/>
                  </w:divBdr>
                  <w:divsChild>
                    <w:div w:id="249430401">
                      <w:marLeft w:val="0"/>
                      <w:marRight w:val="0"/>
                      <w:marTop w:val="0"/>
                      <w:marBottom w:val="0"/>
                      <w:divBdr>
                        <w:top w:val="none" w:sz="0" w:space="0" w:color="auto"/>
                        <w:left w:val="none" w:sz="0" w:space="0" w:color="auto"/>
                        <w:bottom w:val="none" w:sz="0" w:space="0" w:color="auto"/>
                        <w:right w:val="none" w:sz="0" w:space="0" w:color="auto"/>
                      </w:divBdr>
                    </w:div>
                  </w:divsChild>
                </w:div>
                <w:div w:id="915431995">
                  <w:marLeft w:val="0"/>
                  <w:marRight w:val="0"/>
                  <w:marTop w:val="0"/>
                  <w:marBottom w:val="0"/>
                  <w:divBdr>
                    <w:top w:val="none" w:sz="0" w:space="0" w:color="auto"/>
                    <w:left w:val="none" w:sz="0" w:space="0" w:color="auto"/>
                    <w:bottom w:val="none" w:sz="0" w:space="0" w:color="auto"/>
                    <w:right w:val="none" w:sz="0" w:space="0" w:color="auto"/>
                  </w:divBdr>
                  <w:divsChild>
                    <w:div w:id="441151320">
                      <w:marLeft w:val="0"/>
                      <w:marRight w:val="0"/>
                      <w:marTop w:val="0"/>
                      <w:marBottom w:val="0"/>
                      <w:divBdr>
                        <w:top w:val="none" w:sz="0" w:space="0" w:color="auto"/>
                        <w:left w:val="none" w:sz="0" w:space="0" w:color="auto"/>
                        <w:bottom w:val="none" w:sz="0" w:space="0" w:color="auto"/>
                        <w:right w:val="none" w:sz="0" w:space="0" w:color="auto"/>
                      </w:divBdr>
                    </w:div>
                  </w:divsChild>
                </w:div>
                <w:div w:id="981227826">
                  <w:marLeft w:val="0"/>
                  <w:marRight w:val="0"/>
                  <w:marTop w:val="0"/>
                  <w:marBottom w:val="0"/>
                  <w:divBdr>
                    <w:top w:val="none" w:sz="0" w:space="0" w:color="auto"/>
                    <w:left w:val="none" w:sz="0" w:space="0" w:color="auto"/>
                    <w:bottom w:val="none" w:sz="0" w:space="0" w:color="auto"/>
                    <w:right w:val="none" w:sz="0" w:space="0" w:color="auto"/>
                  </w:divBdr>
                  <w:divsChild>
                    <w:div w:id="558632652">
                      <w:marLeft w:val="0"/>
                      <w:marRight w:val="0"/>
                      <w:marTop w:val="0"/>
                      <w:marBottom w:val="0"/>
                      <w:divBdr>
                        <w:top w:val="none" w:sz="0" w:space="0" w:color="auto"/>
                        <w:left w:val="none" w:sz="0" w:space="0" w:color="auto"/>
                        <w:bottom w:val="none" w:sz="0" w:space="0" w:color="auto"/>
                        <w:right w:val="none" w:sz="0" w:space="0" w:color="auto"/>
                      </w:divBdr>
                    </w:div>
                  </w:divsChild>
                </w:div>
                <w:div w:id="1048332902">
                  <w:marLeft w:val="0"/>
                  <w:marRight w:val="0"/>
                  <w:marTop w:val="0"/>
                  <w:marBottom w:val="0"/>
                  <w:divBdr>
                    <w:top w:val="none" w:sz="0" w:space="0" w:color="auto"/>
                    <w:left w:val="none" w:sz="0" w:space="0" w:color="auto"/>
                    <w:bottom w:val="none" w:sz="0" w:space="0" w:color="auto"/>
                    <w:right w:val="none" w:sz="0" w:space="0" w:color="auto"/>
                  </w:divBdr>
                  <w:divsChild>
                    <w:div w:id="1346127768">
                      <w:marLeft w:val="0"/>
                      <w:marRight w:val="0"/>
                      <w:marTop w:val="0"/>
                      <w:marBottom w:val="0"/>
                      <w:divBdr>
                        <w:top w:val="none" w:sz="0" w:space="0" w:color="auto"/>
                        <w:left w:val="none" w:sz="0" w:space="0" w:color="auto"/>
                        <w:bottom w:val="none" w:sz="0" w:space="0" w:color="auto"/>
                        <w:right w:val="none" w:sz="0" w:space="0" w:color="auto"/>
                      </w:divBdr>
                    </w:div>
                  </w:divsChild>
                </w:div>
                <w:div w:id="1107850954">
                  <w:marLeft w:val="0"/>
                  <w:marRight w:val="0"/>
                  <w:marTop w:val="0"/>
                  <w:marBottom w:val="0"/>
                  <w:divBdr>
                    <w:top w:val="none" w:sz="0" w:space="0" w:color="auto"/>
                    <w:left w:val="none" w:sz="0" w:space="0" w:color="auto"/>
                    <w:bottom w:val="none" w:sz="0" w:space="0" w:color="auto"/>
                    <w:right w:val="none" w:sz="0" w:space="0" w:color="auto"/>
                  </w:divBdr>
                  <w:divsChild>
                    <w:div w:id="1262759958">
                      <w:marLeft w:val="0"/>
                      <w:marRight w:val="0"/>
                      <w:marTop w:val="0"/>
                      <w:marBottom w:val="0"/>
                      <w:divBdr>
                        <w:top w:val="none" w:sz="0" w:space="0" w:color="auto"/>
                        <w:left w:val="none" w:sz="0" w:space="0" w:color="auto"/>
                        <w:bottom w:val="none" w:sz="0" w:space="0" w:color="auto"/>
                        <w:right w:val="none" w:sz="0" w:space="0" w:color="auto"/>
                      </w:divBdr>
                    </w:div>
                  </w:divsChild>
                </w:div>
                <w:div w:id="1184587679">
                  <w:marLeft w:val="0"/>
                  <w:marRight w:val="0"/>
                  <w:marTop w:val="0"/>
                  <w:marBottom w:val="0"/>
                  <w:divBdr>
                    <w:top w:val="none" w:sz="0" w:space="0" w:color="auto"/>
                    <w:left w:val="none" w:sz="0" w:space="0" w:color="auto"/>
                    <w:bottom w:val="none" w:sz="0" w:space="0" w:color="auto"/>
                    <w:right w:val="none" w:sz="0" w:space="0" w:color="auto"/>
                  </w:divBdr>
                  <w:divsChild>
                    <w:div w:id="523712251">
                      <w:marLeft w:val="0"/>
                      <w:marRight w:val="0"/>
                      <w:marTop w:val="0"/>
                      <w:marBottom w:val="0"/>
                      <w:divBdr>
                        <w:top w:val="none" w:sz="0" w:space="0" w:color="auto"/>
                        <w:left w:val="none" w:sz="0" w:space="0" w:color="auto"/>
                        <w:bottom w:val="none" w:sz="0" w:space="0" w:color="auto"/>
                        <w:right w:val="none" w:sz="0" w:space="0" w:color="auto"/>
                      </w:divBdr>
                    </w:div>
                  </w:divsChild>
                </w:div>
                <w:div w:id="1251817005">
                  <w:marLeft w:val="0"/>
                  <w:marRight w:val="0"/>
                  <w:marTop w:val="0"/>
                  <w:marBottom w:val="0"/>
                  <w:divBdr>
                    <w:top w:val="none" w:sz="0" w:space="0" w:color="auto"/>
                    <w:left w:val="none" w:sz="0" w:space="0" w:color="auto"/>
                    <w:bottom w:val="none" w:sz="0" w:space="0" w:color="auto"/>
                    <w:right w:val="none" w:sz="0" w:space="0" w:color="auto"/>
                  </w:divBdr>
                  <w:divsChild>
                    <w:div w:id="90247748">
                      <w:marLeft w:val="0"/>
                      <w:marRight w:val="0"/>
                      <w:marTop w:val="0"/>
                      <w:marBottom w:val="0"/>
                      <w:divBdr>
                        <w:top w:val="none" w:sz="0" w:space="0" w:color="auto"/>
                        <w:left w:val="none" w:sz="0" w:space="0" w:color="auto"/>
                        <w:bottom w:val="none" w:sz="0" w:space="0" w:color="auto"/>
                        <w:right w:val="none" w:sz="0" w:space="0" w:color="auto"/>
                      </w:divBdr>
                    </w:div>
                  </w:divsChild>
                </w:div>
                <w:div w:id="1337074948">
                  <w:marLeft w:val="0"/>
                  <w:marRight w:val="0"/>
                  <w:marTop w:val="0"/>
                  <w:marBottom w:val="0"/>
                  <w:divBdr>
                    <w:top w:val="none" w:sz="0" w:space="0" w:color="auto"/>
                    <w:left w:val="none" w:sz="0" w:space="0" w:color="auto"/>
                    <w:bottom w:val="none" w:sz="0" w:space="0" w:color="auto"/>
                    <w:right w:val="none" w:sz="0" w:space="0" w:color="auto"/>
                  </w:divBdr>
                  <w:divsChild>
                    <w:div w:id="429811321">
                      <w:marLeft w:val="0"/>
                      <w:marRight w:val="0"/>
                      <w:marTop w:val="0"/>
                      <w:marBottom w:val="0"/>
                      <w:divBdr>
                        <w:top w:val="none" w:sz="0" w:space="0" w:color="auto"/>
                        <w:left w:val="none" w:sz="0" w:space="0" w:color="auto"/>
                        <w:bottom w:val="none" w:sz="0" w:space="0" w:color="auto"/>
                        <w:right w:val="none" w:sz="0" w:space="0" w:color="auto"/>
                      </w:divBdr>
                    </w:div>
                  </w:divsChild>
                </w:div>
                <w:div w:id="1356350049">
                  <w:marLeft w:val="0"/>
                  <w:marRight w:val="0"/>
                  <w:marTop w:val="0"/>
                  <w:marBottom w:val="0"/>
                  <w:divBdr>
                    <w:top w:val="none" w:sz="0" w:space="0" w:color="auto"/>
                    <w:left w:val="none" w:sz="0" w:space="0" w:color="auto"/>
                    <w:bottom w:val="none" w:sz="0" w:space="0" w:color="auto"/>
                    <w:right w:val="none" w:sz="0" w:space="0" w:color="auto"/>
                  </w:divBdr>
                  <w:divsChild>
                    <w:div w:id="1464346949">
                      <w:marLeft w:val="0"/>
                      <w:marRight w:val="0"/>
                      <w:marTop w:val="0"/>
                      <w:marBottom w:val="0"/>
                      <w:divBdr>
                        <w:top w:val="none" w:sz="0" w:space="0" w:color="auto"/>
                        <w:left w:val="none" w:sz="0" w:space="0" w:color="auto"/>
                        <w:bottom w:val="none" w:sz="0" w:space="0" w:color="auto"/>
                        <w:right w:val="none" w:sz="0" w:space="0" w:color="auto"/>
                      </w:divBdr>
                    </w:div>
                  </w:divsChild>
                </w:div>
                <w:div w:id="1385837950">
                  <w:marLeft w:val="0"/>
                  <w:marRight w:val="0"/>
                  <w:marTop w:val="0"/>
                  <w:marBottom w:val="0"/>
                  <w:divBdr>
                    <w:top w:val="none" w:sz="0" w:space="0" w:color="auto"/>
                    <w:left w:val="none" w:sz="0" w:space="0" w:color="auto"/>
                    <w:bottom w:val="none" w:sz="0" w:space="0" w:color="auto"/>
                    <w:right w:val="none" w:sz="0" w:space="0" w:color="auto"/>
                  </w:divBdr>
                  <w:divsChild>
                    <w:div w:id="689337514">
                      <w:marLeft w:val="0"/>
                      <w:marRight w:val="0"/>
                      <w:marTop w:val="0"/>
                      <w:marBottom w:val="0"/>
                      <w:divBdr>
                        <w:top w:val="none" w:sz="0" w:space="0" w:color="auto"/>
                        <w:left w:val="none" w:sz="0" w:space="0" w:color="auto"/>
                        <w:bottom w:val="none" w:sz="0" w:space="0" w:color="auto"/>
                        <w:right w:val="none" w:sz="0" w:space="0" w:color="auto"/>
                      </w:divBdr>
                    </w:div>
                  </w:divsChild>
                </w:div>
                <w:div w:id="1441489571">
                  <w:marLeft w:val="0"/>
                  <w:marRight w:val="0"/>
                  <w:marTop w:val="0"/>
                  <w:marBottom w:val="0"/>
                  <w:divBdr>
                    <w:top w:val="none" w:sz="0" w:space="0" w:color="auto"/>
                    <w:left w:val="none" w:sz="0" w:space="0" w:color="auto"/>
                    <w:bottom w:val="none" w:sz="0" w:space="0" w:color="auto"/>
                    <w:right w:val="none" w:sz="0" w:space="0" w:color="auto"/>
                  </w:divBdr>
                  <w:divsChild>
                    <w:div w:id="357780818">
                      <w:marLeft w:val="0"/>
                      <w:marRight w:val="0"/>
                      <w:marTop w:val="0"/>
                      <w:marBottom w:val="0"/>
                      <w:divBdr>
                        <w:top w:val="none" w:sz="0" w:space="0" w:color="auto"/>
                        <w:left w:val="none" w:sz="0" w:space="0" w:color="auto"/>
                        <w:bottom w:val="none" w:sz="0" w:space="0" w:color="auto"/>
                        <w:right w:val="none" w:sz="0" w:space="0" w:color="auto"/>
                      </w:divBdr>
                    </w:div>
                  </w:divsChild>
                </w:div>
                <w:div w:id="1467776264">
                  <w:marLeft w:val="0"/>
                  <w:marRight w:val="0"/>
                  <w:marTop w:val="0"/>
                  <w:marBottom w:val="0"/>
                  <w:divBdr>
                    <w:top w:val="none" w:sz="0" w:space="0" w:color="auto"/>
                    <w:left w:val="none" w:sz="0" w:space="0" w:color="auto"/>
                    <w:bottom w:val="none" w:sz="0" w:space="0" w:color="auto"/>
                    <w:right w:val="none" w:sz="0" w:space="0" w:color="auto"/>
                  </w:divBdr>
                  <w:divsChild>
                    <w:div w:id="1776555849">
                      <w:marLeft w:val="0"/>
                      <w:marRight w:val="0"/>
                      <w:marTop w:val="0"/>
                      <w:marBottom w:val="0"/>
                      <w:divBdr>
                        <w:top w:val="none" w:sz="0" w:space="0" w:color="auto"/>
                        <w:left w:val="none" w:sz="0" w:space="0" w:color="auto"/>
                        <w:bottom w:val="none" w:sz="0" w:space="0" w:color="auto"/>
                        <w:right w:val="none" w:sz="0" w:space="0" w:color="auto"/>
                      </w:divBdr>
                    </w:div>
                  </w:divsChild>
                </w:div>
                <w:div w:id="1488790282">
                  <w:marLeft w:val="0"/>
                  <w:marRight w:val="0"/>
                  <w:marTop w:val="0"/>
                  <w:marBottom w:val="0"/>
                  <w:divBdr>
                    <w:top w:val="none" w:sz="0" w:space="0" w:color="auto"/>
                    <w:left w:val="none" w:sz="0" w:space="0" w:color="auto"/>
                    <w:bottom w:val="none" w:sz="0" w:space="0" w:color="auto"/>
                    <w:right w:val="none" w:sz="0" w:space="0" w:color="auto"/>
                  </w:divBdr>
                  <w:divsChild>
                    <w:div w:id="1214538774">
                      <w:marLeft w:val="0"/>
                      <w:marRight w:val="0"/>
                      <w:marTop w:val="0"/>
                      <w:marBottom w:val="0"/>
                      <w:divBdr>
                        <w:top w:val="none" w:sz="0" w:space="0" w:color="auto"/>
                        <w:left w:val="none" w:sz="0" w:space="0" w:color="auto"/>
                        <w:bottom w:val="none" w:sz="0" w:space="0" w:color="auto"/>
                        <w:right w:val="none" w:sz="0" w:space="0" w:color="auto"/>
                      </w:divBdr>
                    </w:div>
                  </w:divsChild>
                </w:div>
                <w:div w:id="1495141089">
                  <w:marLeft w:val="0"/>
                  <w:marRight w:val="0"/>
                  <w:marTop w:val="0"/>
                  <w:marBottom w:val="0"/>
                  <w:divBdr>
                    <w:top w:val="none" w:sz="0" w:space="0" w:color="auto"/>
                    <w:left w:val="none" w:sz="0" w:space="0" w:color="auto"/>
                    <w:bottom w:val="none" w:sz="0" w:space="0" w:color="auto"/>
                    <w:right w:val="none" w:sz="0" w:space="0" w:color="auto"/>
                  </w:divBdr>
                  <w:divsChild>
                    <w:div w:id="1459031664">
                      <w:marLeft w:val="0"/>
                      <w:marRight w:val="0"/>
                      <w:marTop w:val="0"/>
                      <w:marBottom w:val="0"/>
                      <w:divBdr>
                        <w:top w:val="none" w:sz="0" w:space="0" w:color="auto"/>
                        <w:left w:val="none" w:sz="0" w:space="0" w:color="auto"/>
                        <w:bottom w:val="none" w:sz="0" w:space="0" w:color="auto"/>
                        <w:right w:val="none" w:sz="0" w:space="0" w:color="auto"/>
                      </w:divBdr>
                    </w:div>
                  </w:divsChild>
                </w:div>
                <w:div w:id="1495877100">
                  <w:marLeft w:val="0"/>
                  <w:marRight w:val="0"/>
                  <w:marTop w:val="0"/>
                  <w:marBottom w:val="0"/>
                  <w:divBdr>
                    <w:top w:val="none" w:sz="0" w:space="0" w:color="auto"/>
                    <w:left w:val="none" w:sz="0" w:space="0" w:color="auto"/>
                    <w:bottom w:val="none" w:sz="0" w:space="0" w:color="auto"/>
                    <w:right w:val="none" w:sz="0" w:space="0" w:color="auto"/>
                  </w:divBdr>
                  <w:divsChild>
                    <w:div w:id="791023946">
                      <w:marLeft w:val="0"/>
                      <w:marRight w:val="0"/>
                      <w:marTop w:val="0"/>
                      <w:marBottom w:val="0"/>
                      <w:divBdr>
                        <w:top w:val="none" w:sz="0" w:space="0" w:color="auto"/>
                        <w:left w:val="none" w:sz="0" w:space="0" w:color="auto"/>
                        <w:bottom w:val="none" w:sz="0" w:space="0" w:color="auto"/>
                        <w:right w:val="none" w:sz="0" w:space="0" w:color="auto"/>
                      </w:divBdr>
                    </w:div>
                  </w:divsChild>
                </w:div>
                <w:div w:id="1659843274">
                  <w:marLeft w:val="0"/>
                  <w:marRight w:val="0"/>
                  <w:marTop w:val="0"/>
                  <w:marBottom w:val="0"/>
                  <w:divBdr>
                    <w:top w:val="none" w:sz="0" w:space="0" w:color="auto"/>
                    <w:left w:val="none" w:sz="0" w:space="0" w:color="auto"/>
                    <w:bottom w:val="none" w:sz="0" w:space="0" w:color="auto"/>
                    <w:right w:val="none" w:sz="0" w:space="0" w:color="auto"/>
                  </w:divBdr>
                  <w:divsChild>
                    <w:div w:id="1513497855">
                      <w:marLeft w:val="0"/>
                      <w:marRight w:val="0"/>
                      <w:marTop w:val="0"/>
                      <w:marBottom w:val="0"/>
                      <w:divBdr>
                        <w:top w:val="none" w:sz="0" w:space="0" w:color="auto"/>
                        <w:left w:val="none" w:sz="0" w:space="0" w:color="auto"/>
                        <w:bottom w:val="none" w:sz="0" w:space="0" w:color="auto"/>
                        <w:right w:val="none" w:sz="0" w:space="0" w:color="auto"/>
                      </w:divBdr>
                    </w:div>
                  </w:divsChild>
                </w:div>
                <w:div w:id="1741364763">
                  <w:marLeft w:val="0"/>
                  <w:marRight w:val="0"/>
                  <w:marTop w:val="0"/>
                  <w:marBottom w:val="0"/>
                  <w:divBdr>
                    <w:top w:val="none" w:sz="0" w:space="0" w:color="auto"/>
                    <w:left w:val="none" w:sz="0" w:space="0" w:color="auto"/>
                    <w:bottom w:val="none" w:sz="0" w:space="0" w:color="auto"/>
                    <w:right w:val="none" w:sz="0" w:space="0" w:color="auto"/>
                  </w:divBdr>
                  <w:divsChild>
                    <w:div w:id="1488400343">
                      <w:marLeft w:val="0"/>
                      <w:marRight w:val="0"/>
                      <w:marTop w:val="0"/>
                      <w:marBottom w:val="0"/>
                      <w:divBdr>
                        <w:top w:val="none" w:sz="0" w:space="0" w:color="auto"/>
                        <w:left w:val="none" w:sz="0" w:space="0" w:color="auto"/>
                        <w:bottom w:val="none" w:sz="0" w:space="0" w:color="auto"/>
                        <w:right w:val="none" w:sz="0" w:space="0" w:color="auto"/>
                      </w:divBdr>
                    </w:div>
                  </w:divsChild>
                </w:div>
                <w:div w:id="1842693318">
                  <w:marLeft w:val="0"/>
                  <w:marRight w:val="0"/>
                  <w:marTop w:val="0"/>
                  <w:marBottom w:val="0"/>
                  <w:divBdr>
                    <w:top w:val="none" w:sz="0" w:space="0" w:color="auto"/>
                    <w:left w:val="none" w:sz="0" w:space="0" w:color="auto"/>
                    <w:bottom w:val="none" w:sz="0" w:space="0" w:color="auto"/>
                    <w:right w:val="none" w:sz="0" w:space="0" w:color="auto"/>
                  </w:divBdr>
                  <w:divsChild>
                    <w:div w:id="2109349803">
                      <w:marLeft w:val="0"/>
                      <w:marRight w:val="0"/>
                      <w:marTop w:val="0"/>
                      <w:marBottom w:val="0"/>
                      <w:divBdr>
                        <w:top w:val="none" w:sz="0" w:space="0" w:color="auto"/>
                        <w:left w:val="none" w:sz="0" w:space="0" w:color="auto"/>
                        <w:bottom w:val="none" w:sz="0" w:space="0" w:color="auto"/>
                        <w:right w:val="none" w:sz="0" w:space="0" w:color="auto"/>
                      </w:divBdr>
                    </w:div>
                  </w:divsChild>
                </w:div>
                <w:div w:id="1936592308">
                  <w:marLeft w:val="0"/>
                  <w:marRight w:val="0"/>
                  <w:marTop w:val="0"/>
                  <w:marBottom w:val="0"/>
                  <w:divBdr>
                    <w:top w:val="none" w:sz="0" w:space="0" w:color="auto"/>
                    <w:left w:val="none" w:sz="0" w:space="0" w:color="auto"/>
                    <w:bottom w:val="none" w:sz="0" w:space="0" w:color="auto"/>
                    <w:right w:val="none" w:sz="0" w:space="0" w:color="auto"/>
                  </w:divBdr>
                  <w:divsChild>
                    <w:div w:id="1185947136">
                      <w:marLeft w:val="0"/>
                      <w:marRight w:val="0"/>
                      <w:marTop w:val="0"/>
                      <w:marBottom w:val="0"/>
                      <w:divBdr>
                        <w:top w:val="none" w:sz="0" w:space="0" w:color="auto"/>
                        <w:left w:val="none" w:sz="0" w:space="0" w:color="auto"/>
                        <w:bottom w:val="none" w:sz="0" w:space="0" w:color="auto"/>
                        <w:right w:val="none" w:sz="0" w:space="0" w:color="auto"/>
                      </w:divBdr>
                    </w:div>
                  </w:divsChild>
                </w:div>
                <w:div w:id="1971857102">
                  <w:marLeft w:val="0"/>
                  <w:marRight w:val="0"/>
                  <w:marTop w:val="0"/>
                  <w:marBottom w:val="0"/>
                  <w:divBdr>
                    <w:top w:val="none" w:sz="0" w:space="0" w:color="auto"/>
                    <w:left w:val="none" w:sz="0" w:space="0" w:color="auto"/>
                    <w:bottom w:val="none" w:sz="0" w:space="0" w:color="auto"/>
                    <w:right w:val="none" w:sz="0" w:space="0" w:color="auto"/>
                  </w:divBdr>
                  <w:divsChild>
                    <w:div w:id="744451436">
                      <w:marLeft w:val="0"/>
                      <w:marRight w:val="0"/>
                      <w:marTop w:val="0"/>
                      <w:marBottom w:val="0"/>
                      <w:divBdr>
                        <w:top w:val="none" w:sz="0" w:space="0" w:color="auto"/>
                        <w:left w:val="none" w:sz="0" w:space="0" w:color="auto"/>
                        <w:bottom w:val="none" w:sz="0" w:space="0" w:color="auto"/>
                        <w:right w:val="none" w:sz="0" w:space="0" w:color="auto"/>
                      </w:divBdr>
                    </w:div>
                  </w:divsChild>
                </w:div>
                <w:div w:id="2021202504">
                  <w:marLeft w:val="0"/>
                  <w:marRight w:val="0"/>
                  <w:marTop w:val="0"/>
                  <w:marBottom w:val="0"/>
                  <w:divBdr>
                    <w:top w:val="none" w:sz="0" w:space="0" w:color="auto"/>
                    <w:left w:val="none" w:sz="0" w:space="0" w:color="auto"/>
                    <w:bottom w:val="none" w:sz="0" w:space="0" w:color="auto"/>
                    <w:right w:val="none" w:sz="0" w:space="0" w:color="auto"/>
                  </w:divBdr>
                  <w:divsChild>
                    <w:div w:id="142340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554592">
          <w:marLeft w:val="0"/>
          <w:marRight w:val="0"/>
          <w:marTop w:val="0"/>
          <w:marBottom w:val="0"/>
          <w:divBdr>
            <w:top w:val="none" w:sz="0" w:space="0" w:color="auto"/>
            <w:left w:val="none" w:sz="0" w:space="0" w:color="auto"/>
            <w:bottom w:val="none" w:sz="0" w:space="0" w:color="auto"/>
            <w:right w:val="none" w:sz="0" w:space="0" w:color="auto"/>
          </w:divBdr>
        </w:div>
        <w:div w:id="1720325884">
          <w:marLeft w:val="0"/>
          <w:marRight w:val="0"/>
          <w:marTop w:val="0"/>
          <w:marBottom w:val="0"/>
          <w:divBdr>
            <w:top w:val="none" w:sz="0" w:space="0" w:color="auto"/>
            <w:left w:val="none" w:sz="0" w:space="0" w:color="auto"/>
            <w:bottom w:val="none" w:sz="0" w:space="0" w:color="auto"/>
            <w:right w:val="none" w:sz="0" w:space="0" w:color="auto"/>
          </w:divBdr>
        </w:div>
        <w:div w:id="1825663224">
          <w:marLeft w:val="0"/>
          <w:marRight w:val="0"/>
          <w:marTop w:val="0"/>
          <w:marBottom w:val="0"/>
          <w:divBdr>
            <w:top w:val="none" w:sz="0" w:space="0" w:color="auto"/>
            <w:left w:val="none" w:sz="0" w:space="0" w:color="auto"/>
            <w:bottom w:val="none" w:sz="0" w:space="0" w:color="auto"/>
            <w:right w:val="none" w:sz="0" w:space="0" w:color="auto"/>
          </w:divBdr>
        </w:div>
        <w:div w:id="1973944718">
          <w:marLeft w:val="0"/>
          <w:marRight w:val="0"/>
          <w:marTop w:val="0"/>
          <w:marBottom w:val="0"/>
          <w:divBdr>
            <w:top w:val="none" w:sz="0" w:space="0" w:color="auto"/>
            <w:left w:val="none" w:sz="0" w:space="0" w:color="auto"/>
            <w:bottom w:val="none" w:sz="0" w:space="0" w:color="auto"/>
            <w:right w:val="none" w:sz="0" w:space="0" w:color="auto"/>
          </w:divBdr>
          <w:divsChild>
            <w:div w:id="178546848">
              <w:marLeft w:val="-75"/>
              <w:marRight w:val="0"/>
              <w:marTop w:val="30"/>
              <w:marBottom w:val="30"/>
              <w:divBdr>
                <w:top w:val="none" w:sz="0" w:space="0" w:color="auto"/>
                <w:left w:val="none" w:sz="0" w:space="0" w:color="auto"/>
                <w:bottom w:val="none" w:sz="0" w:space="0" w:color="auto"/>
                <w:right w:val="none" w:sz="0" w:space="0" w:color="auto"/>
              </w:divBdr>
              <w:divsChild>
                <w:div w:id="168059901">
                  <w:marLeft w:val="0"/>
                  <w:marRight w:val="0"/>
                  <w:marTop w:val="0"/>
                  <w:marBottom w:val="0"/>
                  <w:divBdr>
                    <w:top w:val="none" w:sz="0" w:space="0" w:color="auto"/>
                    <w:left w:val="none" w:sz="0" w:space="0" w:color="auto"/>
                    <w:bottom w:val="none" w:sz="0" w:space="0" w:color="auto"/>
                    <w:right w:val="none" w:sz="0" w:space="0" w:color="auto"/>
                  </w:divBdr>
                  <w:divsChild>
                    <w:div w:id="1067457168">
                      <w:marLeft w:val="0"/>
                      <w:marRight w:val="0"/>
                      <w:marTop w:val="0"/>
                      <w:marBottom w:val="0"/>
                      <w:divBdr>
                        <w:top w:val="none" w:sz="0" w:space="0" w:color="auto"/>
                        <w:left w:val="none" w:sz="0" w:space="0" w:color="auto"/>
                        <w:bottom w:val="none" w:sz="0" w:space="0" w:color="auto"/>
                        <w:right w:val="none" w:sz="0" w:space="0" w:color="auto"/>
                      </w:divBdr>
                    </w:div>
                  </w:divsChild>
                </w:div>
                <w:div w:id="218976867">
                  <w:marLeft w:val="0"/>
                  <w:marRight w:val="0"/>
                  <w:marTop w:val="0"/>
                  <w:marBottom w:val="0"/>
                  <w:divBdr>
                    <w:top w:val="none" w:sz="0" w:space="0" w:color="auto"/>
                    <w:left w:val="none" w:sz="0" w:space="0" w:color="auto"/>
                    <w:bottom w:val="none" w:sz="0" w:space="0" w:color="auto"/>
                    <w:right w:val="none" w:sz="0" w:space="0" w:color="auto"/>
                  </w:divBdr>
                  <w:divsChild>
                    <w:div w:id="1838572815">
                      <w:marLeft w:val="0"/>
                      <w:marRight w:val="0"/>
                      <w:marTop w:val="0"/>
                      <w:marBottom w:val="0"/>
                      <w:divBdr>
                        <w:top w:val="none" w:sz="0" w:space="0" w:color="auto"/>
                        <w:left w:val="none" w:sz="0" w:space="0" w:color="auto"/>
                        <w:bottom w:val="none" w:sz="0" w:space="0" w:color="auto"/>
                        <w:right w:val="none" w:sz="0" w:space="0" w:color="auto"/>
                      </w:divBdr>
                    </w:div>
                  </w:divsChild>
                </w:div>
                <w:div w:id="312805284">
                  <w:marLeft w:val="0"/>
                  <w:marRight w:val="0"/>
                  <w:marTop w:val="0"/>
                  <w:marBottom w:val="0"/>
                  <w:divBdr>
                    <w:top w:val="none" w:sz="0" w:space="0" w:color="auto"/>
                    <w:left w:val="none" w:sz="0" w:space="0" w:color="auto"/>
                    <w:bottom w:val="none" w:sz="0" w:space="0" w:color="auto"/>
                    <w:right w:val="none" w:sz="0" w:space="0" w:color="auto"/>
                  </w:divBdr>
                  <w:divsChild>
                    <w:div w:id="1526361410">
                      <w:marLeft w:val="0"/>
                      <w:marRight w:val="0"/>
                      <w:marTop w:val="0"/>
                      <w:marBottom w:val="0"/>
                      <w:divBdr>
                        <w:top w:val="none" w:sz="0" w:space="0" w:color="auto"/>
                        <w:left w:val="none" w:sz="0" w:space="0" w:color="auto"/>
                        <w:bottom w:val="none" w:sz="0" w:space="0" w:color="auto"/>
                        <w:right w:val="none" w:sz="0" w:space="0" w:color="auto"/>
                      </w:divBdr>
                    </w:div>
                  </w:divsChild>
                </w:div>
                <w:div w:id="497379221">
                  <w:marLeft w:val="0"/>
                  <w:marRight w:val="0"/>
                  <w:marTop w:val="0"/>
                  <w:marBottom w:val="0"/>
                  <w:divBdr>
                    <w:top w:val="none" w:sz="0" w:space="0" w:color="auto"/>
                    <w:left w:val="none" w:sz="0" w:space="0" w:color="auto"/>
                    <w:bottom w:val="none" w:sz="0" w:space="0" w:color="auto"/>
                    <w:right w:val="none" w:sz="0" w:space="0" w:color="auto"/>
                  </w:divBdr>
                  <w:divsChild>
                    <w:div w:id="1438215770">
                      <w:marLeft w:val="0"/>
                      <w:marRight w:val="0"/>
                      <w:marTop w:val="0"/>
                      <w:marBottom w:val="0"/>
                      <w:divBdr>
                        <w:top w:val="none" w:sz="0" w:space="0" w:color="auto"/>
                        <w:left w:val="none" w:sz="0" w:space="0" w:color="auto"/>
                        <w:bottom w:val="none" w:sz="0" w:space="0" w:color="auto"/>
                        <w:right w:val="none" w:sz="0" w:space="0" w:color="auto"/>
                      </w:divBdr>
                    </w:div>
                  </w:divsChild>
                </w:div>
                <w:div w:id="591279327">
                  <w:marLeft w:val="0"/>
                  <w:marRight w:val="0"/>
                  <w:marTop w:val="0"/>
                  <w:marBottom w:val="0"/>
                  <w:divBdr>
                    <w:top w:val="none" w:sz="0" w:space="0" w:color="auto"/>
                    <w:left w:val="none" w:sz="0" w:space="0" w:color="auto"/>
                    <w:bottom w:val="none" w:sz="0" w:space="0" w:color="auto"/>
                    <w:right w:val="none" w:sz="0" w:space="0" w:color="auto"/>
                  </w:divBdr>
                  <w:divsChild>
                    <w:div w:id="154686110">
                      <w:marLeft w:val="0"/>
                      <w:marRight w:val="0"/>
                      <w:marTop w:val="0"/>
                      <w:marBottom w:val="0"/>
                      <w:divBdr>
                        <w:top w:val="none" w:sz="0" w:space="0" w:color="auto"/>
                        <w:left w:val="none" w:sz="0" w:space="0" w:color="auto"/>
                        <w:bottom w:val="none" w:sz="0" w:space="0" w:color="auto"/>
                        <w:right w:val="none" w:sz="0" w:space="0" w:color="auto"/>
                      </w:divBdr>
                    </w:div>
                  </w:divsChild>
                </w:div>
                <w:div w:id="626930860">
                  <w:marLeft w:val="0"/>
                  <w:marRight w:val="0"/>
                  <w:marTop w:val="0"/>
                  <w:marBottom w:val="0"/>
                  <w:divBdr>
                    <w:top w:val="none" w:sz="0" w:space="0" w:color="auto"/>
                    <w:left w:val="none" w:sz="0" w:space="0" w:color="auto"/>
                    <w:bottom w:val="none" w:sz="0" w:space="0" w:color="auto"/>
                    <w:right w:val="none" w:sz="0" w:space="0" w:color="auto"/>
                  </w:divBdr>
                  <w:divsChild>
                    <w:div w:id="1338193838">
                      <w:marLeft w:val="0"/>
                      <w:marRight w:val="0"/>
                      <w:marTop w:val="0"/>
                      <w:marBottom w:val="0"/>
                      <w:divBdr>
                        <w:top w:val="none" w:sz="0" w:space="0" w:color="auto"/>
                        <w:left w:val="none" w:sz="0" w:space="0" w:color="auto"/>
                        <w:bottom w:val="none" w:sz="0" w:space="0" w:color="auto"/>
                        <w:right w:val="none" w:sz="0" w:space="0" w:color="auto"/>
                      </w:divBdr>
                    </w:div>
                  </w:divsChild>
                </w:div>
                <w:div w:id="797994097">
                  <w:marLeft w:val="0"/>
                  <w:marRight w:val="0"/>
                  <w:marTop w:val="0"/>
                  <w:marBottom w:val="0"/>
                  <w:divBdr>
                    <w:top w:val="none" w:sz="0" w:space="0" w:color="auto"/>
                    <w:left w:val="none" w:sz="0" w:space="0" w:color="auto"/>
                    <w:bottom w:val="none" w:sz="0" w:space="0" w:color="auto"/>
                    <w:right w:val="none" w:sz="0" w:space="0" w:color="auto"/>
                  </w:divBdr>
                  <w:divsChild>
                    <w:div w:id="201478021">
                      <w:marLeft w:val="0"/>
                      <w:marRight w:val="0"/>
                      <w:marTop w:val="0"/>
                      <w:marBottom w:val="0"/>
                      <w:divBdr>
                        <w:top w:val="none" w:sz="0" w:space="0" w:color="auto"/>
                        <w:left w:val="none" w:sz="0" w:space="0" w:color="auto"/>
                        <w:bottom w:val="none" w:sz="0" w:space="0" w:color="auto"/>
                        <w:right w:val="none" w:sz="0" w:space="0" w:color="auto"/>
                      </w:divBdr>
                    </w:div>
                    <w:div w:id="277563194">
                      <w:marLeft w:val="0"/>
                      <w:marRight w:val="0"/>
                      <w:marTop w:val="0"/>
                      <w:marBottom w:val="0"/>
                      <w:divBdr>
                        <w:top w:val="none" w:sz="0" w:space="0" w:color="auto"/>
                        <w:left w:val="none" w:sz="0" w:space="0" w:color="auto"/>
                        <w:bottom w:val="none" w:sz="0" w:space="0" w:color="auto"/>
                        <w:right w:val="none" w:sz="0" w:space="0" w:color="auto"/>
                      </w:divBdr>
                    </w:div>
                  </w:divsChild>
                </w:div>
                <w:div w:id="871772524">
                  <w:marLeft w:val="0"/>
                  <w:marRight w:val="0"/>
                  <w:marTop w:val="0"/>
                  <w:marBottom w:val="0"/>
                  <w:divBdr>
                    <w:top w:val="none" w:sz="0" w:space="0" w:color="auto"/>
                    <w:left w:val="none" w:sz="0" w:space="0" w:color="auto"/>
                    <w:bottom w:val="none" w:sz="0" w:space="0" w:color="auto"/>
                    <w:right w:val="none" w:sz="0" w:space="0" w:color="auto"/>
                  </w:divBdr>
                  <w:divsChild>
                    <w:div w:id="1352030359">
                      <w:marLeft w:val="0"/>
                      <w:marRight w:val="0"/>
                      <w:marTop w:val="0"/>
                      <w:marBottom w:val="0"/>
                      <w:divBdr>
                        <w:top w:val="none" w:sz="0" w:space="0" w:color="auto"/>
                        <w:left w:val="none" w:sz="0" w:space="0" w:color="auto"/>
                        <w:bottom w:val="none" w:sz="0" w:space="0" w:color="auto"/>
                        <w:right w:val="none" w:sz="0" w:space="0" w:color="auto"/>
                      </w:divBdr>
                    </w:div>
                  </w:divsChild>
                </w:div>
                <w:div w:id="1027754629">
                  <w:marLeft w:val="0"/>
                  <w:marRight w:val="0"/>
                  <w:marTop w:val="0"/>
                  <w:marBottom w:val="0"/>
                  <w:divBdr>
                    <w:top w:val="none" w:sz="0" w:space="0" w:color="auto"/>
                    <w:left w:val="none" w:sz="0" w:space="0" w:color="auto"/>
                    <w:bottom w:val="none" w:sz="0" w:space="0" w:color="auto"/>
                    <w:right w:val="none" w:sz="0" w:space="0" w:color="auto"/>
                  </w:divBdr>
                  <w:divsChild>
                    <w:div w:id="1679962751">
                      <w:marLeft w:val="0"/>
                      <w:marRight w:val="0"/>
                      <w:marTop w:val="0"/>
                      <w:marBottom w:val="0"/>
                      <w:divBdr>
                        <w:top w:val="none" w:sz="0" w:space="0" w:color="auto"/>
                        <w:left w:val="none" w:sz="0" w:space="0" w:color="auto"/>
                        <w:bottom w:val="none" w:sz="0" w:space="0" w:color="auto"/>
                        <w:right w:val="none" w:sz="0" w:space="0" w:color="auto"/>
                      </w:divBdr>
                    </w:div>
                  </w:divsChild>
                </w:div>
                <w:div w:id="1081100190">
                  <w:marLeft w:val="0"/>
                  <w:marRight w:val="0"/>
                  <w:marTop w:val="0"/>
                  <w:marBottom w:val="0"/>
                  <w:divBdr>
                    <w:top w:val="none" w:sz="0" w:space="0" w:color="auto"/>
                    <w:left w:val="none" w:sz="0" w:space="0" w:color="auto"/>
                    <w:bottom w:val="none" w:sz="0" w:space="0" w:color="auto"/>
                    <w:right w:val="none" w:sz="0" w:space="0" w:color="auto"/>
                  </w:divBdr>
                  <w:divsChild>
                    <w:div w:id="1596552276">
                      <w:marLeft w:val="0"/>
                      <w:marRight w:val="0"/>
                      <w:marTop w:val="0"/>
                      <w:marBottom w:val="0"/>
                      <w:divBdr>
                        <w:top w:val="none" w:sz="0" w:space="0" w:color="auto"/>
                        <w:left w:val="none" w:sz="0" w:space="0" w:color="auto"/>
                        <w:bottom w:val="none" w:sz="0" w:space="0" w:color="auto"/>
                        <w:right w:val="none" w:sz="0" w:space="0" w:color="auto"/>
                      </w:divBdr>
                    </w:div>
                    <w:div w:id="1849977782">
                      <w:marLeft w:val="0"/>
                      <w:marRight w:val="0"/>
                      <w:marTop w:val="0"/>
                      <w:marBottom w:val="0"/>
                      <w:divBdr>
                        <w:top w:val="none" w:sz="0" w:space="0" w:color="auto"/>
                        <w:left w:val="none" w:sz="0" w:space="0" w:color="auto"/>
                        <w:bottom w:val="none" w:sz="0" w:space="0" w:color="auto"/>
                        <w:right w:val="none" w:sz="0" w:space="0" w:color="auto"/>
                      </w:divBdr>
                    </w:div>
                  </w:divsChild>
                </w:div>
                <w:div w:id="1151599855">
                  <w:marLeft w:val="0"/>
                  <w:marRight w:val="0"/>
                  <w:marTop w:val="0"/>
                  <w:marBottom w:val="0"/>
                  <w:divBdr>
                    <w:top w:val="none" w:sz="0" w:space="0" w:color="auto"/>
                    <w:left w:val="none" w:sz="0" w:space="0" w:color="auto"/>
                    <w:bottom w:val="none" w:sz="0" w:space="0" w:color="auto"/>
                    <w:right w:val="none" w:sz="0" w:space="0" w:color="auto"/>
                  </w:divBdr>
                  <w:divsChild>
                    <w:div w:id="422990352">
                      <w:marLeft w:val="0"/>
                      <w:marRight w:val="0"/>
                      <w:marTop w:val="0"/>
                      <w:marBottom w:val="0"/>
                      <w:divBdr>
                        <w:top w:val="none" w:sz="0" w:space="0" w:color="auto"/>
                        <w:left w:val="none" w:sz="0" w:space="0" w:color="auto"/>
                        <w:bottom w:val="none" w:sz="0" w:space="0" w:color="auto"/>
                        <w:right w:val="none" w:sz="0" w:space="0" w:color="auto"/>
                      </w:divBdr>
                    </w:div>
                  </w:divsChild>
                </w:div>
                <w:div w:id="1311711744">
                  <w:marLeft w:val="0"/>
                  <w:marRight w:val="0"/>
                  <w:marTop w:val="0"/>
                  <w:marBottom w:val="0"/>
                  <w:divBdr>
                    <w:top w:val="none" w:sz="0" w:space="0" w:color="auto"/>
                    <w:left w:val="none" w:sz="0" w:space="0" w:color="auto"/>
                    <w:bottom w:val="none" w:sz="0" w:space="0" w:color="auto"/>
                    <w:right w:val="none" w:sz="0" w:space="0" w:color="auto"/>
                  </w:divBdr>
                  <w:divsChild>
                    <w:div w:id="57092691">
                      <w:marLeft w:val="0"/>
                      <w:marRight w:val="0"/>
                      <w:marTop w:val="0"/>
                      <w:marBottom w:val="0"/>
                      <w:divBdr>
                        <w:top w:val="none" w:sz="0" w:space="0" w:color="auto"/>
                        <w:left w:val="none" w:sz="0" w:space="0" w:color="auto"/>
                        <w:bottom w:val="none" w:sz="0" w:space="0" w:color="auto"/>
                        <w:right w:val="none" w:sz="0" w:space="0" w:color="auto"/>
                      </w:divBdr>
                    </w:div>
                    <w:div w:id="1358972256">
                      <w:marLeft w:val="0"/>
                      <w:marRight w:val="0"/>
                      <w:marTop w:val="0"/>
                      <w:marBottom w:val="0"/>
                      <w:divBdr>
                        <w:top w:val="none" w:sz="0" w:space="0" w:color="auto"/>
                        <w:left w:val="none" w:sz="0" w:space="0" w:color="auto"/>
                        <w:bottom w:val="none" w:sz="0" w:space="0" w:color="auto"/>
                        <w:right w:val="none" w:sz="0" w:space="0" w:color="auto"/>
                      </w:divBdr>
                    </w:div>
                  </w:divsChild>
                </w:div>
                <w:div w:id="1506172181">
                  <w:marLeft w:val="0"/>
                  <w:marRight w:val="0"/>
                  <w:marTop w:val="0"/>
                  <w:marBottom w:val="0"/>
                  <w:divBdr>
                    <w:top w:val="none" w:sz="0" w:space="0" w:color="auto"/>
                    <w:left w:val="none" w:sz="0" w:space="0" w:color="auto"/>
                    <w:bottom w:val="none" w:sz="0" w:space="0" w:color="auto"/>
                    <w:right w:val="none" w:sz="0" w:space="0" w:color="auto"/>
                  </w:divBdr>
                  <w:divsChild>
                    <w:div w:id="104464753">
                      <w:marLeft w:val="0"/>
                      <w:marRight w:val="0"/>
                      <w:marTop w:val="0"/>
                      <w:marBottom w:val="0"/>
                      <w:divBdr>
                        <w:top w:val="none" w:sz="0" w:space="0" w:color="auto"/>
                        <w:left w:val="none" w:sz="0" w:space="0" w:color="auto"/>
                        <w:bottom w:val="none" w:sz="0" w:space="0" w:color="auto"/>
                        <w:right w:val="none" w:sz="0" w:space="0" w:color="auto"/>
                      </w:divBdr>
                    </w:div>
                  </w:divsChild>
                </w:div>
                <w:div w:id="1917932706">
                  <w:marLeft w:val="0"/>
                  <w:marRight w:val="0"/>
                  <w:marTop w:val="0"/>
                  <w:marBottom w:val="0"/>
                  <w:divBdr>
                    <w:top w:val="none" w:sz="0" w:space="0" w:color="auto"/>
                    <w:left w:val="none" w:sz="0" w:space="0" w:color="auto"/>
                    <w:bottom w:val="none" w:sz="0" w:space="0" w:color="auto"/>
                    <w:right w:val="none" w:sz="0" w:space="0" w:color="auto"/>
                  </w:divBdr>
                  <w:divsChild>
                    <w:div w:id="1230311461">
                      <w:marLeft w:val="0"/>
                      <w:marRight w:val="0"/>
                      <w:marTop w:val="0"/>
                      <w:marBottom w:val="0"/>
                      <w:divBdr>
                        <w:top w:val="none" w:sz="0" w:space="0" w:color="auto"/>
                        <w:left w:val="none" w:sz="0" w:space="0" w:color="auto"/>
                        <w:bottom w:val="none" w:sz="0" w:space="0" w:color="auto"/>
                        <w:right w:val="none" w:sz="0" w:space="0" w:color="auto"/>
                      </w:divBdr>
                    </w:div>
                  </w:divsChild>
                </w:div>
                <w:div w:id="1946955709">
                  <w:marLeft w:val="0"/>
                  <w:marRight w:val="0"/>
                  <w:marTop w:val="0"/>
                  <w:marBottom w:val="0"/>
                  <w:divBdr>
                    <w:top w:val="none" w:sz="0" w:space="0" w:color="auto"/>
                    <w:left w:val="none" w:sz="0" w:space="0" w:color="auto"/>
                    <w:bottom w:val="none" w:sz="0" w:space="0" w:color="auto"/>
                    <w:right w:val="none" w:sz="0" w:space="0" w:color="auto"/>
                  </w:divBdr>
                  <w:divsChild>
                    <w:div w:id="1830173046">
                      <w:marLeft w:val="0"/>
                      <w:marRight w:val="0"/>
                      <w:marTop w:val="0"/>
                      <w:marBottom w:val="0"/>
                      <w:divBdr>
                        <w:top w:val="none" w:sz="0" w:space="0" w:color="auto"/>
                        <w:left w:val="none" w:sz="0" w:space="0" w:color="auto"/>
                        <w:bottom w:val="none" w:sz="0" w:space="0" w:color="auto"/>
                        <w:right w:val="none" w:sz="0" w:space="0" w:color="auto"/>
                      </w:divBdr>
                    </w:div>
                  </w:divsChild>
                </w:div>
                <w:div w:id="1976139053">
                  <w:marLeft w:val="0"/>
                  <w:marRight w:val="0"/>
                  <w:marTop w:val="0"/>
                  <w:marBottom w:val="0"/>
                  <w:divBdr>
                    <w:top w:val="none" w:sz="0" w:space="0" w:color="auto"/>
                    <w:left w:val="none" w:sz="0" w:space="0" w:color="auto"/>
                    <w:bottom w:val="none" w:sz="0" w:space="0" w:color="auto"/>
                    <w:right w:val="none" w:sz="0" w:space="0" w:color="auto"/>
                  </w:divBdr>
                  <w:divsChild>
                    <w:div w:id="894047400">
                      <w:marLeft w:val="0"/>
                      <w:marRight w:val="0"/>
                      <w:marTop w:val="0"/>
                      <w:marBottom w:val="0"/>
                      <w:divBdr>
                        <w:top w:val="none" w:sz="0" w:space="0" w:color="auto"/>
                        <w:left w:val="none" w:sz="0" w:space="0" w:color="auto"/>
                        <w:bottom w:val="none" w:sz="0" w:space="0" w:color="auto"/>
                        <w:right w:val="none" w:sz="0" w:space="0" w:color="auto"/>
                      </w:divBdr>
                    </w:div>
                  </w:divsChild>
                </w:div>
                <w:div w:id="2054693351">
                  <w:marLeft w:val="0"/>
                  <w:marRight w:val="0"/>
                  <w:marTop w:val="0"/>
                  <w:marBottom w:val="0"/>
                  <w:divBdr>
                    <w:top w:val="none" w:sz="0" w:space="0" w:color="auto"/>
                    <w:left w:val="none" w:sz="0" w:space="0" w:color="auto"/>
                    <w:bottom w:val="none" w:sz="0" w:space="0" w:color="auto"/>
                    <w:right w:val="none" w:sz="0" w:space="0" w:color="auto"/>
                  </w:divBdr>
                  <w:divsChild>
                    <w:div w:id="123474748">
                      <w:marLeft w:val="0"/>
                      <w:marRight w:val="0"/>
                      <w:marTop w:val="0"/>
                      <w:marBottom w:val="0"/>
                      <w:divBdr>
                        <w:top w:val="none" w:sz="0" w:space="0" w:color="auto"/>
                        <w:left w:val="none" w:sz="0" w:space="0" w:color="auto"/>
                        <w:bottom w:val="none" w:sz="0" w:space="0" w:color="auto"/>
                        <w:right w:val="none" w:sz="0" w:space="0" w:color="auto"/>
                      </w:divBdr>
                    </w:div>
                  </w:divsChild>
                </w:div>
                <w:div w:id="2131242578">
                  <w:marLeft w:val="0"/>
                  <w:marRight w:val="0"/>
                  <w:marTop w:val="0"/>
                  <w:marBottom w:val="0"/>
                  <w:divBdr>
                    <w:top w:val="none" w:sz="0" w:space="0" w:color="auto"/>
                    <w:left w:val="none" w:sz="0" w:space="0" w:color="auto"/>
                    <w:bottom w:val="none" w:sz="0" w:space="0" w:color="auto"/>
                    <w:right w:val="none" w:sz="0" w:space="0" w:color="auto"/>
                  </w:divBdr>
                  <w:divsChild>
                    <w:div w:id="209906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315436">
      <w:bodyDiv w:val="1"/>
      <w:marLeft w:val="0"/>
      <w:marRight w:val="0"/>
      <w:marTop w:val="0"/>
      <w:marBottom w:val="0"/>
      <w:divBdr>
        <w:top w:val="none" w:sz="0" w:space="0" w:color="auto"/>
        <w:left w:val="none" w:sz="0" w:space="0" w:color="auto"/>
        <w:bottom w:val="none" w:sz="0" w:space="0" w:color="auto"/>
        <w:right w:val="none" w:sz="0" w:space="0" w:color="auto"/>
      </w:divBdr>
      <w:divsChild>
        <w:div w:id="689911259">
          <w:marLeft w:val="0"/>
          <w:marRight w:val="0"/>
          <w:marTop w:val="0"/>
          <w:marBottom w:val="0"/>
          <w:divBdr>
            <w:top w:val="none" w:sz="0" w:space="0" w:color="auto"/>
            <w:left w:val="none" w:sz="0" w:space="0" w:color="auto"/>
            <w:bottom w:val="none" w:sz="0" w:space="0" w:color="auto"/>
            <w:right w:val="none" w:sz="0" w:space="0" w:color="auto"/>
          </w:divBdr>
        </w:div>
        <w:div w:id="737895894">
          <w:marLeft w:val="0"/>
          <w:marRight w:val="0"/>
          <w:marTop w:val="0"/>
          <w:marBottom w:val="0"/>
          <w:divBdr>
            <w:top w:val="none" w:sz="0" w:space="0" w:color="auto"/>
            <w:left w:val="none" w:sz="0" w:space="0" w:color="auto"/>
            <w:bottom w:val="none" w:sz="0" w:space="0" w:color="auto"/>
            <w:right w:val="none" w:sz="0" w:space="0" w:color="auto"/>
          </w:divBdr>
          <w:divsChild>
            <w:div w:id="215825213">
              <w:marLeft w:val="-75"/>
              <w:marRight w:val="0"/>
              <w:marTop w:val="30"/>
              <w:marBottom w:val="30"/>
              <w:divBdr>
                <w:top w:val="none" w:sz="0" w:space="0" w:color="auto"/>
                <w:left w:val="none" w:sz="0" w:space="0" w:color="auto"/>
                <w:bottom w:val="none" w:sz="0" w:space="0" w:color="auto"/>
                <w:right w:val="none" w:sz="0" w:space="0" w:color="auto"/>
              </w:divBdr>
              <w:divsChild>
                <w:div w:id="859556">
                  <w:marLeft w:val="0"/>
                  <w:marRight w:val="0"/>
                  <w:marTop w:val="0"/>
                  <w:marBottom w:val="0"/>
                  <w:divBdr>
                    <w:top w:val="none" w:sz="0" w:space="0" w:color="auto"/>
                    <w:left w:val="none" w:sz="0" w:space="0" w:color="auto"/>
                    <w:bottom w:val="none" w:sz="0" w:space="0" w:color="auto"/>
                    <w:right w:val="none" w:sz="0" w:space="0" w:color="auto"/>
                  </w:divBdr>
                  <w:divsChild>
                    <w:div w:id="553657530">
                      <w:marLeft w:val="0"/>
                      <w:marRight w:val="0"/>
                      <w:marTop w:val="0"/>
                      <w:marBottom w:val="0"/>
                      <w:divBdr>
                        <w:top w:val="none" w:sz="0" w:space="0" w:color="auto"/>
                        <w:left w:val="none" w:sz="0" w:space="0" w:color="auto"/>
                        <w:bottom w:val="none" w:sz="0" w:space="0" w:color="auto"/>
                        <w:right w:val="none" w:sz="0" w:space="0" w:color="auto"/>
                      </w:divBdr>
                    </w:div>
                  </w:divsChild>
                </w:div>
                <w:div w:id="198058072">
                  <w:marLeft w:val="0"/>
                  <w:marRight w:val="0"/>
                  <w:marTop w:val="0"/>
                  <w:marBottom w:val="0"/>
                  <w:divBdr>
                    <w:top w:val="none" w:sz="0" w:space="0" w:color="auto"/>
                    <w:left w:val="none" w:sz="0" w:space="0" w:color="auto"/>
                    <w:bottom w:val="none" w:sz="0" w:space="0" w:color="auto"/>
                    <w:right w:val="none" w:sz="0" w:space="0" w:color="auto"/>
                  </w:divBdr>
                  <w:divsChild>
                    <w:div w:id="1799644474">
                      <w:marLeft w:val="0"/>
                      <w:marRight w:val="0"/>
                      <w:marTop w:val="0"/>
                      <w:marBottom w:val="0"/>
                      <w:divBdr>
                        <w:top w:val="none" w:sz="0" w:space="0" w:color="auto"/>
                        <w:left w:val="none" w:sz="0" w:space="0" w:color="auto"/>
                        <w:bottom w:val="none" w:sz="0" w:space="0" w:color="auto"/>
                        <w:right w:val="none" w:sz="0" w:space="0" w:color="auto"/>
                      </w:divBdr>
                    </w:div>
                  </w:divsChild>
                </w:div>
                <w:div w:id="211354703">
                  <w:marLeft w:val="0"/>
                  <w:marRight w:val="0"/>
                  <w:marTop w:val="0"/>
                  <w:marBottom w:val="0"/>
                  <w:divBdr>
                    <w:top w:val="none" w:sz="0" w:space="0" w:color="auto"/>
                    <w:left w:val="none" w:sz="0" w:space="0" w:color="auto"/>
                    <w:bottom w:val="none" w:sz="0" w:space="0" w:color="auto"/>
                    <w:right w:val="none" w:sz="0" w:space="0" w:color="auto"/>
                  </w:divBdr>
                  <w:divsChild>
                    <w:div w:id="1923416508">
                      <w:marLeft w:val="0"/>
                      <w:marRight w:val="0"/>
                      <w:marTop w:val="0"/>
                      <w:marBottom w:val="0"/>
                      <w:divBdr>
                        <w:top w:val="none" w:sz="0" w:space="0" w:color="auto"/>
                        <w:left w:val="none" w:sz="0" w:space="0" w:color="auto"/>
                        <w:bottom w:val="none" w:sz="0" w:space="0" w:color="auto"/>
                        <w:right w:val="none" w:sz="0" w:space="0" w:color="auto"/>
                      </w:divBdr>
                    </w:div>
                  </w:divsChild>
                </w:div>
                <w:div w:id="325209809">
                  <w:marLeft w:val="0"/>
                  <w:marRight w:val="0"/>
                  <w:marTop w:val="0"/>
                  <w:marBottom w:val="0"/>
                  <w:divBdr>
                    <w:top w:val="none" w:sz="0" w:space="0" w:color="auto"/>
                    <w:left w:val="none" w:sz="0" w:space="0" w:color="auto"/>
                    <w:bottom w:val="none" w:sz="0" w:space="0" w:color="auto"/>
                    <w:right w:val="none" w:sz="0" w:space="0" w:color="auto"/>
                  </w:divBdr>
                  <w:divsChild>
                    <w:div w:id="1083835149">
                      <w:marLeft w:val="0"/>
                      <w:marRight w:val="0"/>
                      <w:marTop w:val="0"/>
                      <w:marBottom w:val="0"/>
                      <w:divBdr>
                        <w:top w:val="none" w:sz="0" w:space="0" w:color="auto"/>
                        <w:left w:val="none" w:sz="0" w:space="0" w:color="auto"/>
                        <w:bottom w:val="none" w:sz="0" w:space="0" w:color="auto"/>
                        <w:right w:val="none" w:sz="0" w:space="0" w:color="auto"/>
                      </w:divBdr>
                    </w:div>
                  </w:divsChild>
                </w:div>
                <w:div w:id="340471095">
                  <w:marLeft w:val="0"/>
                  <w:marRight w:val="0"/>
                  <w:marTop w:val="0"/>
                  <w:marBottom w:val="0"/>
                  <w:divBdr>
                    <w:top w:val="none" w:sz="0" w:space="0" w:color="auto"/>
                    <w:left w:val="none" w:sz="0" w:space="0" w:color="auto"/>
                    <w:bottom w:val="none" w:sz="0" w:space="0" w:color="auto"/>
                    <w:right w:val="none" w:sz="0" w:space="0" w:color="auto"/>
                  </w:divBdr>
                  <w:divsChild>
                    <w:div w:id="1240679222">
                      <w:marLeft w:val="0"/>
                      <w:marRight w:val="0"/>
                      <w:marTop w:val="0"/>
                      <w:marBottom w:val="0"/>
                      <w:divBdr>
                        <w:top w:val="none" w:sz="0" w:space="0" w:color="auto"/>
                        <w:left w:val="none" w:sz="0" w:space="0" w:color="auto"/>
                        <w:bottom w:val="none" w:sz="0" w:space="0" w:color="auto"/>
                        <w:right w:val="none" w:sz="0" w:space="0" w:color="auto"/>
                      </w:divBdr>
                    </w:div>
                  </w:divsChild>
                </w:div>
                <w:div w:id="348989061">
                  <w:marLeft w:val="0"/>
                  <w:marRight w:val="0"/>
                  <w:marTop w:val="0"/>
                  <w:marBottom w:val="0"/>
                  <w:divBdr>
                    <w:top w:val="none" w:sz="0" w:space="0" w:color="auto"/>
                    <w:left w:val="none" w:sz="0" w:space="0" w:color="auto"/>
                    <w:bottom w:val="none" w:sz="0" w:space="0" w:color="auto"/>
                    <w:right w:val="none" w:sz="0" w:space="0" w:color="auto"/>
                  </w:divBdr>
                  <w:divsChild>
                    <w:div w:id="821506065">
                      <w:marLeft w:val="0"/>
                      <w:marRight w:val="0"/>
                      <w:marTop w:val="0"/>
                      <w:marBottom w:val="0"/>
                      <w:divBdr>
                        <w:top w:val="none" w:sz="0" w:space="0" w:color="auto"/>
                        <w:left w:val="none" w:sz="0" w:space="0" w:color="auto"/>
                        <w:bottom w:val="none" w:sz="0" w:space="0" w:color="auto"/>
                        <w:right w:val="none" w:sz="0" w:space="0" w:color="auto"/>
                      </w:divBdr>
                    </w:div>
                  </w:divsChild>
                </w:div>
                <w:div w:id="442652174">
                  <w:marLeft w:val="0"/>
                  <w:marRight w:val="0"/>
                  <w:marTop w:val="0"/>
                  <w:marBottom w:val="0"/>
                  <w:divBdr>
                    <w:top w:val="none" w:sz="0" w:space="0" w:color="auto"/>
                    <w:left w:val="none" w:sz="0" w:space="0" w:color="auto"/>
                    <w:bottom w:val="none" w:sz="0" w:space="0" w:color="auto"/>
                    <w:right w:val="none" w:sz="0" w:space="0" w:color="auto"/>
                  </w:divBdr>
                  <w:divsChild>
                    <w:div w:id="421492772">
                      <w:marLeft w:val="0"/>
                      <w:marRight w:val="0"/>
                      <w:marTop w:val="0"/>
                      <w:marBottom w:val="0"/>
                      <w:divBdr>
                        <w:top w:val="none" w:sz="0" w:space="0" w:color="auto"/>
                        <w:left w:val="none" w:sz="0" w:space="0" w:color="auto"/>
                        <w:bottom w:val="none" w:sz="0" w:space="0" w:color="auto"/>
                        <w:right w:val="none" w:sz="0" w:space="0" w:color="auto"/>
                      </w:divBdr>
                    </w:div>
                    <w:div w:id="1989357902">
                      <w:marLeft w:val="0"/>
                      <w:marRight w:val="0"/>
                      <w:marTop w:val="0"/>
                      <w:marBottom w:val="0"/>
                      <w:divBdr>
                        <w:top w:val="none" w:sz="0" w:space="0" w:color="auto"/>
                        <w:left w:val="none" w:sz="0" w:space="0" w:color="auto"/>
                        <w:bottom w:val="none" w:sz="0" w:space="0" w:color="auto"/>
                        <w:right w:val="none" w:sz="0" w:space="0" w:color="auto"/>
                      </w:divBdr>
                    </w:div>
                  </w:divsChild>
                </w:div>
                <w:div w:id="522786174">
                  <w:marLeft w:val="0"/>
                  <w:marRight w:val="0"/>
                  <w:marTop w:val="0"/>
                  <w:marBottom w:val="0"/>
                  <w:divBdr>
                    <w:top w:val="none" w:sz="0" w:space="0" w:color="auto"/>
                    <w:left w:val="none" w:sz="0" w:space="0" w:color="auto"/>
                    <w:bottom w:val="none" w:sz="0" w:space="0" w:color="auto"/>
                    <w:right w:val="none" w:sz="0" w:space="0" w:color="auto"/>
                  </w:divBdr>
                  <w:divsChild>
                    <w:div w:id="992029316">
                      <w:marLeft w:val="0"/>
                      <w:marRight w:val="0"/>
                      <w:marTop w:val="0"/>
                      <w:marBottom w:val="0"/>
                      <w:divBdr>
                        <w:top w:val="none" w:sz="0" w:space="0" w:color="auto"/>
                        <w:left w:val="none" w:sz="0" w:space="0" w:color="auto"/>
                        <w:bottom w:val="none" w:sz="0" w:space="0" w:color="auto"/>
                        <w:right w:val="none" w:sz="0" w:space="0" w:color="auto"/>
                      </w:divBdr>
                    </w:div>
                  </w:divsChild>
                </w:div>
                <w:div w:id="533736167">
                  <w:marLeft w:val="0"/>
                  <w:marRight w:val="0"/>
                  <w:marTop w:val="0"/>
                  <w:marBottom w:val="0"/>
                  <w:divBdr>
                    <w:top w:val="none" w:sz="0" w:space="0" w:color="auto"/>
                    <w:left w:val="none" w:sz="0" w:space="0" w:color="auto"/>
                    <w:bottom w:val="none" w:sz="0" w:space="0" w:color="auto"/>
                    <w:right w:val="none" w:sz="0" w:space="0" w:color="auto"/>
                  </w:divBdr>
                  <w:divsChild>
                    <w:div w:id="235093300">
                      <w:marLeft w:val="0"/>
                      <w:marRight w:val="0"/>
                      <w:marTop w:val="0"/>
                      <w:marBottom w:val="0"/>
                      <w:divBdr>
                        <w:top w:val="none" w:sz="0" w:space="0" w:color="auto"/>
                        <w:left w:val="none" w:sz="0" w:space="0" w:color="auto"/>
                        <w:bottom w:val="none" w:sz="0" w:space="0" w:color="auto"/>
                        <w:right w:val="none" w:sz="0" w:space="0" w:color="auto"/>
                      </w:divBdr>
                    </w:div>
                  </w:divsChild>
                </w:div>
                <w:div w:id="629435109">
                  <w:marLeft w:val="0"/>
                  <w:marRight w:val="0"/>
                  <w:marTop w:val="0"/>
                  <w:marBottom w:val="0"/>
                  <w:divBdr>
                    <w:top w:val="none" w:sz="0" w:space="0" w:color="auto"/>
                    <w:left w:val="none" w:sz="0" w:space="0" w:color="auto"/>
                    <w:bottom w:val="none" w:sz="0" w:space="0" w:color="auto"/>
                    <w:right w:val="none" w:sz="0" w:space="0" w:color="auto"/>
                  </w:divBdr>
                  <w:divsChild>
                    <w:div w:id="1129474720">
                      <w:marLeft w:val="0"/>
                      <w:marRight w:val="0"/>
                      <w:marTop w:val="0"/>
                      <w:marBottom w:val="0"/>
                      <w:divBdr>
                        <w:top w:val="none" w:sz="0" w:space="0" w:color="auto"/>
                        <w:left w:val="none" w:sz="0" w:space="0" w:color="auto"/>
                        <w:bottom w:val="none" w:sz="0" w:space="0" w:color="auto"/>
                        <w:right w:val="none" w:sz="0" w:space="0" w:color="auto"/>
                      </w:divBdr>
                    </w:div>
                  </w:divsChild>
                </w:div>
                <w:div w:id="730155825">
                  <w:marLeft w:val="0"/>
                  <w:marRight w:val="0"/>
                  <w:marTop w:val="0"/>
                  <w:marBottom w:val="0"/>
                  <w:divBdr>
                    <w:top w:val="none" w:sz="0" w:space="0" w:color="auto"/>
                    <w:left w:val="none" w:sz="0" w:space="0" w:color="auto"/>
                    <w:bottom w:val="none" w:sz="0" w:space="0" w:color="auto"/>
                    <w:right w:val="none" w:sz="0" w:space="0" w:color="auto"/>
                  </w:divBdr>
                  <w:divsChild>
                    <w:div w:id="128285078">
                      <w:marLeft w:val="0"/>
                      <w:marRight w:val="0"/>
                      <w:marTop w:val="0"/>
                      <w:marBottom w:val="0"/>
                      <w:divBdr>
                        <w:top w:val="none" w:sz="0" w:space="0" w:color="auto"/>
                        <w:left w:val="none" w:sz="0" w:space="0" w:color="auto"/>
                        <w:bottom w:val="none" w:sz="0" w:space="0" w:color="auto"/>
                        <w:right w:val="none" w:sz="0" w:space="0" w:color="auto"/>
                      </w:divBdr>
                    </w:div>
                  </w:divsChild>
                </w:div>
                <w:div w:id="765460499">
                  <w:marLeft w:val="0"/>
                  <w:marRight w:val="0"/>
                  <w:marTop w:val="0"/>
                  <w:marBottom w:val="0"/>
                  <w:divBdr>
                    <w:top w:val="none" w:sz="0" w:space="0" w:color="auto"/>
                    <w:left w:val="none" w:sz="0" w:space="0" w:color="auto"/>
                    <w:bottom w:val="none" w:sz="0" w:space="0" w:color="auto"/>
                    <w:right w:val="none" w:sz="0" w:space="0" w:color="auto"/>
                  </w:divBdr>
                  <w:divsChild>
                    <w:div w:id="495461907">
                      <w:marLeft w:val="0"/>
                      <w:marRight w:val="0"/>
                      <w:marTop w:val="0"/>
                      <w:marBottom w:val="0"/>
                      <w:divBdr>
                        <w:top w:val="none" w:sz="0" w:space="0" w:color="auto"/>
                        <w:left w:val="none" w:sz="0" w:space="0" w:color="auto"/>
                        <w:bottom w:val="none" w:sz="0" w:space="0" w:color="auto"/>
                        <w:right w:val="none" w:sz="0" w:space="0" w:color="auto"/>
                      </w:divBdr>
                    </w:div>
                  </w:divsChild>
                </w:div>
                <w:div w:id="837042452">
                  <w:marLeft w:val="0"/>
                  <w:marRight w:val="0"/>
                  <w:marTop w:val="0"/>
                  <w:marBottom w:val="0"/>
                  <w:divBdr>
                    <w:top w:val="none" w:sz="0" w:space="0" w:color="auto"/>
                    <w:left w:val="none" w:sz="0" w:space="0" w:color="auto"/>
                    <w:bottom w:val="none" w:sz="0" w:space="0" w:color="auto"/>
                    <w:right w:val="none" w:sz="0" w:space="0" w:color="auto"/>
                  </w:divBdr>
                  <w:divsChild>
                    <w:div w:id="851845787">
                      <w:marLeft w:val="0"/>
                      <w:marRight w:val="0"/>
                      <w:marTop w:val="0"/>
                      <w:marBottom w:val="0"/>
                      <w:divBdr>
                        <w:top w:val="none" w:sz="0" w:space="0" w:color="auto"/>
                        <w:left w:val="none" w:sz="0" w:space="0" w:color="auto"/>
                        <w:bottom w:val="none" w:sz="0" w:space="0" w:color="auto"/>
                        <w:right w:val="none" w:sz="0" w:space="0" w:color="auto"/>
                      </w:divBdr>
                    </w:div>
                  </w:divsChild>
                </w:div>
                <w:div w:id="998074083">
                  <w:marLeft w:val="0"/>
                  <w:marRight w:val="0"/>
                  <w:marTop w:val="0"/>
                  <w:marBottom w:val="0"/>
                  <w:divBdr>
                    <w:top w:val="none" w:sz="0" w:space="0" w:color="auto"/>
                    <w:left w:val="none" w:sz="0" w:space="0" w:color="auto"/>
                    <w:bottom w:val="none" w:sz="0" w:space="0" w:color="auto"/>
                    <w:right w:val="none" w:sz="0" w:space="0" w:color="auto"/>
                  </w:divBdr>
                  <w:divsChild>
                    <w:div w:id="1008369441">
                      <w:marLeft w:val="0"/>
                      <w:marRight w:val="0"/>
                      <w:marTop w:val="0"/>
                      <w:marBottom w:val="0"/>
                      <w:divBdr>
                        <w:top w:val="none" w:sz="0" w:space="0" w:color="auto"/>
                        <w:left w:val="none" w:sz="0" w:space="0" w:color="auto"/>
                        <w:bottom w:val="none" w:sz="0" w:space="0" w:color="auto"/>
                        <w:right w:val="none" w:sz="0" w:space="0" w:color="auto"/>
                      </w:divBdr>
                    </w:div>
                  </w:divsChild>
                </w:div>
                <w:div w:id="1014184990">
                  <w:marLeft w:val="0"/>
                  <w:marRight w:val="0"/>
                  <w:marTop w:val="0"/>
                  <w:marBottom w:val="0"/>
                  <w:divBdr>
                    <w:top w:val="none" w:sz="0" w:space="0" w:color="auto"/>
                    <w:left w:val="none" w:sz="0" w:space="0" w:color="auto"/>
                    <w:bottom w:val="none" w:sz="0" w:space="0" w:color="auto"/>
                    <w:right w:val="none" w:sz="0" w:space="0" w:color="auto"/>
                  </w:divBdr>
                  <w:divsChild>
                    <w:div w:id="22706753">
                      <w:marLeft w:val="0"/>
                      <w:marRight w:val="0"/>
                      <w:marTop w:val="0"/>
                      <w:marBottom w:val="0"/>
                      <w:divBdr>
                        <w:top w:val="none" w:sz="0" w:space="0" w:color="auto"/>
                        <w:left w:val="none" w:sz="0" w:space="0" w:color="auto"/>
                        <w:bottom w:val="none" w:sz="0" w:space="0" w:color="auto"/>
                        <w:right w:val="none" w:sz="0" w:space="0" w:color="auto"/>
                      </w:divBdr>
                    </w:div>
                  </w:divsChild>
                </w:div>
                <w:div w:id="1045523705">
                  <w:marLeft w:val="0"/>
                  <w:marRight w:val="0"/>
                  <w:marTop w:val="0"/>
                  <w:marBottom w:val="0"/>
                  <w:divBdr>
                    <w:top w:val="none" w:sz="0" w:space="0" w:color="auto"/>
                    <w:left w:val="none" w:sz="0" w:space="0" w:color="auto"/>
                    <w:bottom w:val="none" w:sz="0" w:space="0" w:color="auto"/>
                    <w:right w:val="none" w:sz="0" w:space="0" w:color="auto"/>
                  </w:divBdr>
                  <w:divsChild>
                    <w:div w:id="1631126940">
                      <w:marLeft w:val="0"/>
                      <w:marRight w:val="0"/>
                      <w:marTop w:val="0"/>
                      <w:marBottom w:val="0"/>
                      <w:divBdr>
                        <w:top w:val="none" w:sz="0" w:space="0" w:color="auto"/>
                        <w:left w:val="none" w:sz="0" w:space="0" w:color="auto"/>
                        <w:bottom w:val="none" w:sz="0" w:space="0" w:color="auto"/>
                        <w:right w:val="none" w:sz="0" w:space="0" w:color="auto"/>
                      </w:divBdr>
                    </w:div>
                  </w:divsChild>
                </w:div>
                <w:div w:id="1072049379">
                  <w:marLeft w:val="0"/>
                  <w:marRight w:val="0"/>
                  <w:marTop w:val="0"/>
                  <w:marBottom w:val="0"/>
                  <w:divBdr>
                    <w:top w:val="none" w:sz="0" w:space="0" w:color="auto"/>
                    <w:left w:val="none" w:sz="0" w:space="0" w:color="auto"/>
                    <w:bottom w:val="none" w:sz="0" w:space="0" w:color="auto"/>
                    <w:right w:val="none" w:sz="0" w:space="0" w:color="auto"/>
                  </w:divBdr>
                  <w:divsChild>
                    <w:div w:id="1382514555">
                      <w:marLeft w:val="0"/>
                      <w:marRight w:val="0"/>
                      <w:marTop w:val="0"/>
                      <w:marBottom w:val="0"/>
                      <w:divBdr>
                        <w:top w:val="none" w:sz="0" w:space="0" w:color="auto"/>
                        <w:left w:val="none" w:sz="0" w:space="0" w:color="auto"/>
                        <w:bottom w:val="none" w:sz="0" w:space="0" w:color="auto"/>
                        <w:right w:val="none" w:sz="0" w:space="0" w:color="auto"/>
                      </w:divBdr>
                    </w:div>
                  </w:divsChild>
                </w:div>
                <w:div w:id="1086924705">
                  <w:marLeft w:val="0"/>
                  <w:marRight w:val="0"/>
                  <w:marTop w:val="0"/>
                  <w:marBottom w:val="0"/>
                  <w:divBdr>
                    <w:top w:val="none" w:sz="0" w:space="0" w:color="auto"/>
                    <w:left w:val="none" w:sz="0" w:space="0" w:color="auto"/>
                    <w:bottom w:val="none" w:sz="0" w:space="0" w:color="auto"/>
                    <w:right w:val="none" w:sz="0" w:space="0" w:color="auto"/>
                  </w:divBdr>
                  <w:divsChild>
                    <w:div w:id="1064108611">
                      <w:marLeft w:val="0"/>
                      <w:marRight w:val="0"/>
                      <w:marTop w:val="0"/>
                      <w:marBottom w:val="0"/>
                      <w:divBdr>
                        <w:top w:val="none" w:sz="0" w:space="0" w:color="auto"/>
                        <w:left w:val="none" w:sz="0" w:space="0" w:color="auto"/>
                        <w:bottom w:val="none" w:sz="0" w:space="0" w:color="auto"/>
                        <w:right w:val="none" w:sz="0" w:space="0" w:color="auto"/>
                      </w:divBdr>
                    </w:div>
                  </w:divsChild>
                </w:div>
                <w:div w:id="1179584950">
                  <w:marLeft w:val="0"/>
                  <w:marRight w:val="0"/>
                  <w:marTop w:val="0"/>
                  <w:marBottom w:val="0"/>
                  <w:divBdr>
                    <w:top w:val="none" w:sz="0" w:space="0" w:color="auto"/>
                    <w:left w:val="none" w:sz="0" w:space="0" w:color="auto"/>
                    <w:bottom w:val="none" w:sz="0" w:space="0" w:color="auto"/>
                    <w:right w:val="none" w:sz="0" w:space="0" w:color="auto"/>
                  </w:divBdr>
                  <w:divsChild>
                    <w:div w:id="602811570">
                      <w:marLeft w:val="0"/>
                      <w:marRight w:val="0"/>
                      <w:marTop w:val="0"/>
                      <w:marBottom w:val="0"/>
                      <w:divBdr>
                        <w:top w:val="none" w:sz="0" w:space="0" w:color="auto"/>
                        <w:left w:val="none" w:sz="0" w:space="0" w:color="auto"/>
                        <w:bottom w:val="none" w:sz="0" w:space="0" w:color="auto"/>
                        <w:right w:val="none" w:sz="0" w:space="0" w:color="auto"/>
                      </w:divBdr>
                    </w:div>
                  </w:divsChild>
                </w:div>
                <w:div w:id="1311786642">
                  <w:marLeft w:val="0"/>
                  <w:marRight w:val="0"/>
                  <w:marTop w:val="0"/>
                  <w:marBottom w:val="0"/>
                  <w:divBdr>
                    <w:top w:val="none" w:sz="0" w:space="0" w:color="auto"/>
                    <w:left w:val="none" w:sz="0" w:space="0" w:color="auto"/>
                    <w:bottom w:val="none" w:sz="0" w:space="0" w:color="auto"/>
                    <w:right w:val="none" w:sz="0" w:space="0" w:color="auto"/>
                  </w:divBdr>
                  <w:divsChild>
                    <w:div w:id="185214016">
                      <w:marLeft w:val="0"/>
                      <w:marRight w:val="0"/>
                      <w:marTop w:val="0"/>
                      <w:marBottom w:val="0"/>
                      <w:divBdr>
                        <w:top w:val="none" w:sz="0" w:space="0" w:color="auto"/>
                        <w:left w:val="none" w:sz="0" w:space="0" w:color="auto"/>
                        <w:bottom w:val="none" w:sz="0" w:space="0" w:color="auto"/>
                        <w:right w:val="none" w:sz="0" w:space="0" w:color="auto"/>
                      </w:divBdr>
                    </w:div>
                  </w:divsChild>
                </w:div>
                <w:div w:id="1392734563">
                  <w:marLeft w:val="0"/>
                  <w:marRight w:val="0"/>
                  <w:marTop w:val="0"/>
                  <w:marBottom w:val="0"/>
                  <w:divBdr>
                    <w:top w:val="none" w:sz="0" w:space="0" w:color="auto"/>
                    <w:left w:val="none" w:sz="0" w:space="0" w:color="auto"/>
                    <w:bottom w:val="none" w:sz="0" w:space="0" w:color="auto"/>
                    <w:right w:val="none" w:sz="0" w:space="0" w:color="auto"/>
                  </w:divBdr>
                  <w:divsChild>
                    <w:div w:id="665548200">
                      <w:marLeft w:val="0"/>
                      <w:marRight w:val="0"/>
                      <w:marTop w:val="0"/>
                      <w:marBottom w:val="0"/>
                      <w:divBdr>
                        <w:top w:val="none" w:sz="0" w:space="0" w:color="auto"/>
                        <w:left w:val="none" w:sz="0" w:space="0" w:color="auto"/>
                        <w:bottom w:val="none" w:sz="0" w:space="0" w:color="auto"/>
                        <w:right w:val="none" w:sz="0" w:space="0" w:color="auto"/>
                      </w:divBdr>
                    </w:div>
                  </w:divsChild>
                </w:div>
                <w:div w:id="1452506020">
                  <w:marLeft w:val="0"/>
                  <w:marRight w:val="0"/>
                  <w:marTop w:val="0"/>
                  <w:marBottom w:val="0"/>
                  <w:divBdr>
                    <w:top w:val="none" w:sz="0" w:space="0" w:color="auto"/>
                    <w:left w:val="none" w:sz="0" w:space="0" w:color="auto"/>
                    <w:bottom w:val="none" w:sz="0" w:space="0" w:color="auto"/>
                    <w:right w:val="none" w:sz="0" w:space="0" w:color="auto"/>
                  </w:divBdr>
                  <w:divsChild>
                    <w:div w:id="158034884">
                      <w:marLeft w:val="0"/>
                      <w:marRight w:val="0"/>
                      <w:marTop w:val="0"/>
                      <w:marBottom w:val="0"/>
                      <w:divBdr>
                        <w:top w:val="none" w:sz="0" w:space="0" w:color="auto"/>
                        <w:left w:val="none" w:sz="0" w:space="0" w:color="auto"/>
                        <w:bottom w:val="none" w:sz="0" w:space="0" w:color="auto"/>
                        <w:right w:val="none" w:sz="0" w:space="0" w:color="auto"/>
                      </w:divBdr>
                    </w:div>
                  </w:divsChild>
                </w:div>
                <w:div w:id="1465077203">
                  <w:marLeft w:val="0"/>
                  <w:marRight w:val="0"/>
                  <w:marTop w:val="0"/>
                  <w:marBottom w:val="0"/>
                  <w:divBdr>
                    <w:top w:val="none" w:sz="0" w:space="0" w:color="auto"/>
                    <w:left w:val="none" w:sz="0" w:space="0" w:color="auto"/>
                    <w:bottom w:val="none" w:sz="0" w:space="0" w:color="auto"/>
                    <w:right w:val="none" w:sz="0" w:space="0" w:color="auto"/>
                  </w:divBdr>
                  <w:divsChild>
                    <w:div w:id="1680426131">
                      <w:marLeft w:val="0"/>
                      <w:marRight w:val="0"/>
                      <w:marTop w:val="0"/>
                      <w:marBottom w:val="0"/>
                      <w:divBdr>
                        <w:top w:val="none" w:sz="0" w:space="0" w:color="auto"/>
                        <w:left w:val="none" w:sz="0" w:space="0" w:color="auto"/>
                        <w:bottom w:val="none" w:sz="0" w:space="0" w:color="auto"/>
                        <w:right w:val="none" w:sz="0" w:space="0" w:color="auto"/>
                      </w:divBdr>
                    </w:div>
                  </w:divsChild>
                </w:div>
                <w:div w:id="1658798937">
                  <w:marLeft w:val="0"/>
                  <w:marRight w:val="0"/>
                  <w:marTop w:val="0"/>
                  <w:marBottom w:val="0"/>
                  <w:divBdr>
                    <w:top w:val="none" w:sz="0" w:space="0" w:color="auto"/>
                    <w:left w:val="none" w:sz="0" w:space="0" w:color="auto"/>
                    <w:bottom w:val="none" w:sz="0" w:space="0" w:color="auto"/>
                    <w:right w:val="none" w:sz="0" w:space="0" w:color="auto"/>
                  </w:divBdr>
                  <w:divsChild>
                    <w:div w:id="1831673907">
                      <w:marLeft w:val="0"/>
                      <w:marRight w:val="0"/>
                      <w:marTop w:val="0"/>
                      <w:marBottom w:val="0"/>
                      <w:divBdr>
                        <w:top w:val="none" w:sz="0" w:space="0" w:color="auto"/>
                        <w:left w:val="none" w:sz="0" w:space="0" w:color="auto"/>
                        <w:bottom w:val="none" w:sz="0" w:space="0" w:color="auto"/>
                        <w:right w:val="none" w:sz="0" w:space="0" w:color="auto"/>
                      </w:divBdr>
                    </w:div>
                  </w:divsChild>
                </w:div>
                <w:div w:id="1673873221">
                  <w:marLeft w:val="0"/>
                  <w:marRight w:val="0"/>
                  <w:marTop w:val="0"/>
                  <w:marBottom w:val="0"/>
                  <w:divBdr>
                    <w:top w:val="none" w:sz="0" w:space="0" w:color="auto"/>
                    <w:left w:val="none" w:sz="0" w:space="0" w:color="auto"/>
                    <w:bottom w:val="none" w:sz="0" w:space="0" w:color="auto"/>
                    <w:right w:val="none" w:sz="0" w:space="0" w:color="auto"/>
                  </w:divBdr>
                  <w:divsChild>
                    <w:div w:id="1992172282">
                      <w:marLeft w:val="0"/>
                      <w:marRight w:val="0"/>
                      <w:marTop w:val="0"/>
                      <w:marBottom w:val="0"/>
                      <w:divBdr>
                        <w:top w:val="none" w:sz="0" w:space="0" w:color="auto"/>
                        <w:left w:val="none" w:sz="0" w:space="0" w:color="auto"/>
                        <w:bottom w:val="none" w:sz="0" w:space="0" w:color="auto"/>
                        <w:right w:val="none" w:sz="0" w:space="0" w:color="auto"/>
                      </w:divBdr>
                    </w:div>
                  </w:divsChild>
                </w:div>
                <w:div w:id="1694990185">
                  <w:marLeft w:val="0"/>
                  <w:marRight w:val="0"/>
                  <w:marTop w:val="0"/>
                  <w:marBottom w:val="0"/>
                  <w:divBdr>
                    <w:top w:val="none" w:sz="0" w:space="0" w:color="auto"/>
                    <w:left w:val="none" w:sz="0" w:space="0" w:color="auto"/>
                    <w:bottom w:val="none" w:sz="0" w:space="0" w:color="auto"/>
                    <w:right w:val="none" w:sz="0" w:space="0" w:color="auto"/>
                  </w:divBdr>
                  <w:divsChild>
                    <w:div w:id="1217476858">
                      <w:marLeft w:val="0"/>
                      <w:marRight w:val="0"/>
                      <w:marTop w:val="0"/>
                      <w:marBottom w:val="0"/>
                      <w:divBdr>
                        <w:top w:val="none" w:sz="0" w:space="0" w:color="auto"/>
                        <w:left w:val="none" w:sz="0" w:space="0" w:color="auto"/>
                        <w:bottom w:val="none" w:sz="0" w:space="0" w:color="auto"/>
                        <w:right w:val="none" w:sz="0" w:space="0" w:color="auto"/>
                      </w:divBdr>
                    </w:div>
                  </w:divsChild>
                </w:div>
                <w:div w:id="1792897102">
                  <w:marLeft w:val="0"/>
                  <w:marRight w:val="0"/>
                  <w:marTop w:val="0"/>
                  <w:marBottom w:val="0"/>
                  <w:divBdr>
                    <w:top w:val="none" w:sz="0" w:space="0" w:color="auto"/>
                    <w:left w:val="none" w:sz="0" w:space="0" w:color="auto"/>
                    <w:bottom w:val="none" w:sz="0" w:space="0" w:color="auto"/>
                    <w:right w:val="none" w:sz="0" w:space="0" w:color="auto"/>
                  </w:divBdr>
                  <w:divsChild>
                    <w:div w:id="2141797496">
                      <w:marLeft w:val="0"/>
                      <w:marRight w:val="0"/>
                      <w:marTop w:val="0"/>
                      <w:marBottom w:val="0"/>
                      <w:divBdr>
                        <w:top w:val="none" w:sz="0" w:space="0" w:color="auto"/>
                        <w:left w:val="none" w:sz="0" w:space="0" w:color="auto"/>
                        <w:bottom w:val="none" w:sz="0" w:space="0" w:color="auto"/>
                        <w:right w:val="none" w:sz="0" w:space="0" w:color="auto"/>
                      </w:divBdr>
                    </w:div>
                  </w:divsChild>
                </w:div>
                <w:div w:id="1815902644">
                  <w:marLeft w:val="0"/>
                  <w:marRight w:val="0"/>
                  <w:marTop w:val="0"/>
                  <w:marBottom w:val="0"/>
                  <w:divBdr>
                    <w:top w:val="none" w:sz="0" w:space="0" w:color="auto"/>
                    <w:left w:val="none" w:sz="0" w:space="0" w:color="auto"/>
                    <w:bottom w:val="none" w:sz="0" w:space="0" w:color="auto"/>
                    <w:right w:val="none" w:sz="0" w:space="0" w:color="auto"/>
                  </w:divBdr>
                  <w:divsChild>
                    <w:div w:id="1041783036">
                      <w:marLeft w:val="0"/>
                      <w:marRight w:val="0"/>
                      <w:marTop w:val="0"/>
                      <w:marBottom w:val="0"/>
                      <w:divBdr>
                        <w:top w:val="none" w:sz="0" w:space="0" w:color="auto"/>
                        <w:left w:val="none" w:sz="0" w:space="0" w:color="auto"/>
                        <w:bottom w:val="none" w:sz="0" w:space="0" w:color="auto"/>
                        <w:right w:val="none" w:sz="0" w:space="0" w:color="auto"/>
                      </w:divBdr>
                    </w:div>
                  </w:divsChild>
                </w:div>
                <w:div w:id="1835879908">
                  <w:marLeft w:val="0"/>
                  <w:marRight w:val="0"/>
                  <w:marTop w:val="0"/>
                  <w:marBottom w:val="0"/>
                  <w:divBdr>
                    <w:top w:val="none" w:sz="0" w:space="0" w:color="auto"/>
                    <w:left w:val="none" w:sz="0" w:space="0" w:color="auto"/>
                    <w:bottom w:val="none" w:sz="0" w:space="0" w:color="auto"/>
                    <w:right w:val="none" w:sz="0" w:space="0" w:color="auto"/>
                  </w:divBdr>
                  <w:divsChild>
                    <w:div w:id="522397755">
                      <w:marLeft w:val="0"/>
                      <w:marRight w:val="0"/>
                      <w:marTop w:val="0"/>
                      <w:marBottom w:val="0"/>
                      <w:divBdr>
                        <w:top w:val="none" w:sz="0" w:space="0" w:color="auto"/>
                        <w:left w:val="none" w:sz="0" w:space="0" w:color="auto"/>
                        <w:bottom w:val="none" w:sz="0" w:space="0" w:color="auto"/>
                        <w:right w:val="none" w:sz="0" w:space="0" w:color="auto"/>
                      </w:divBdr>
                    </w:div>
                  </w:divsChild>
                </w:div>
                <w:div w:id="1952394129">
                  <w:marLeft w:val="0"/>
                  <w:marRight w:val="0"/>
                  <w:marTop w:val="0"/>
                  <w:marBottom w:val="0"/>
                  <w:divBdr>
                    <w:top w:val="none" w:sz="0" w:space="0" w:color="auto"/>
                    <w:left w:val="none" w:sz="0" w:space="0" w:color="auto"/>
                    <w:bottom w:val="none" w:sz="0" w:space="0" w:color="auto"/>
                    <w:right w:val="none" w:sz="0" w:space="0" w:color="auto"/>
                  </w:divBdr>
                  <w:divsChild>
                    <w:div w:id="1631403315">
                      <w:marLeft w:val="0"/>
                      <w:marRight w:val="0"/>
                      <w:marTop w:val="0"/>
                      <w:marBottom w:val="0"/>
                      <w:divBdr>
                        <w:top w:val="none" w:sz="0" w:space="0" w:color="auto"/>
                        <w:left w:val="none" w:sz="0" w:space="0" w:color="auto"/>
                        <w:bottom w:val="none" w:sz="0" w:space="0" w:color="auto"/>
                        <w:right w:val="none" w:sz="0" w:space="0" w:color="auto"/>
                      </w:divBdr>
                    </w:div>
                  </w:divsChild>
                </w:div>
                <w:div w:id="2068844376">
                  <w:marLeft w:val="0"/>
                  <w:marRight w:val="0"/>
                  <w:marTop w:val="0"/>
                  <w:marBottom w:val="0"/>
                  <w:divBdr>
                    <w:top w:val="none" w:sz="0" w:space="0" w:color="auto"/>
                    <w:left w:val="none" w:sz="0" w:space="0" w:color="auto"/>
                    <w:bottom w:val="none" w:sz="0" w:space="0" w:color="auto"/>
                    <w:right w:val="none" w:sz="0" w:space="0" w:color="auto"/>
                  </w:divBdr>
                  <w:divsChild>
                    <w:div w:id="122683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252190">
          <w:marLeft w:val="0"/>
          <w:marRight w:val="0"/>
          <w:marTop w:val="0"/>
          <w:marBottom w:val="0"/>
          <w:divBdr>
            <w:top w:val="none" w:sz="0" w:space="0" w:color="auto"/>
            <w:left w:val="none" w:sz="0" w:space="0" w:color="auto"/>
            <w:bottom w:val="none" w:sz="0" w:space="0" w:color="auto"/>
            <w:right w:val="none" w:sz="0" w:space="0" w:color="auto"/>
          </w:divBdr>
        </w:div>
        <w:div w:id="1197422614">
          <w:marLeft w:val="0"/>
          <w:marRight w:val="0"/>
          <w:marTop w:val="0"/>
          <w:marBottom w:val="0"/>
          <w:divBdr>
            <w:top w:val="none" w:sz="0" w:space="0" w:color="auto"/>
            <w:left w:val="none" w:sz="0" w:space="0" w:color="auto"/>
            <w:bottom w:val="none" w:sz="0" w:space="0" w:color="auto"/>
            <w:right w:val="none" w:sz="0" w:space="0" w:color="auto"/>
          </w:divBdr>
          <w:divsChild>
            <w:div w:id="820082264">
              <w:marLeft w:val="-75"/>
              <w:marRight w:val="0"/>
              <w:marTop w:val="30"/>
              <w:marBottom w:val="30"/>
              <w:divBdr>
                <w:top w:val="none" w:sz="0" w:space="0" w:color="auto"/>
                <w:left w:val="none" w:sz="0" w:space="0" w:color="auto"/>
                <w:bottom w:val="none" w:sz="0" w:space="0" w:color="auto"/>
                <w:right w:val="none" w:sz="0" w:space="0" w:color="auto"/>
              </w:divBdr>
              <w:divsChild>
                <w:div w:id="155463592">
                  <w:marLeft w:val="0"/>
                  <w:marRight w:val="0"/>
                  <w:marTop w:val="0"/>
                  <w:marBottom w:val="0"/>
                  <w:divBdr>
                    <w:top w:val="none" w:sz="0" w:space="0" w:color="auto"/>
                    <w:left w:val="none" w:sz="0" w:space="0" w:color="auto"/>
                    <w:bottom w:val="none" w:sz="0" w:space="0" w:color="auto"/>
                    <w:right w:val="none" w:sz="0" w:space="0" w:color="auto"/>
                  </w:divBdr>
                  <w:divsChild>
                    <w:div w:id="1185555399">
                      <w:marLeft w:val="0"/>
                      <w:marRight w:val="0"/>
                      <w:marTop w:val="0"/>
                      <w:marBottom w:val="0"/>
                      <w:divBdr>
                        <w:top w:val="none" w:sz="0" w:space="0" w:color="auto"/>
                        <w:left w:val="none" w:sz="0" w:space="0" w:color="auto"/>
                        <w:bottom w:val="none" w:sz="0" w:space="0" w:color="auto"/>
                        <w:right w:val="none" w:sz="0" w:space="0" w:color="auto"/>
                      </w:divBdr>
                    </w:div>
                  </w:divsChild>
                </w:div>
                <w:div w:id="268508163">
                  <w:marLeft w:val="0"/>
                  <w:marRight w:val="0"/>
                  <w:marTop w:val="0"/>
                  <w:marBottom w:val="0"/>
                  <w:divBdr>
                    <w:top w:val="none" w:sz="0" w:space="0" w:color="auto"/>
                    <w:left w:val="none" w:sz="0" w:space="0" w:color="auto"/>
                    <w:bottom w:val="none" w:sz="0" w:space="0" w:color="auto"/>
                    <w:right w:val="none" w:sz="0" w:space="0" w:color="auto"/>
                  </w:divBdr>
                  <w:divsChild>
                    <w:div w:id="134571089">
                      <w:marLeft w:val="0"/>
                      <w:marRight w:val="0"/>
                      <w:marTop w:val="0"/>
                      <w:marBottom w:val="0"/>
                      <w:divBdr>
                        <w:top w:val="none" w:sz="0" w:space="0" w:color="auto"/>
                        <w:left w:val="none" w:sz="0" w:space="0" w:color="auto"/>
                        <w:bottom w:val="none" w:sz="0" w:space="0" w:color="auto"/>
                        <w:right w:val="none" w:sz="0" w:space="0" w:color="auto"/>
                      </w:divBdr>
                    </w:div>
                  </w:divsChild>
                </w:div>
                <w:div w:id="283780643">
                  <w:marLeft w:val="0"/>
                  <w:marRight w:val="0"/>
                  <w:marTop w:val="0"/>
                  <w:marBottom w:val="0"/>
                  <w:divBdr>
                    <w:top w:val="none" w:sz="0" w:space="0" w:color="auto"/>
                    <w:left w:val="none" w:sz="0" w:space="0" w:color="auto"/>
                    <w:bottom w:val="none" w:sz="0" w:space="0" w:color="auto"/>
                    <w:right w:val="none" w:sz="0" w:space="0" w:color="auto"/>
                  </w:divBdr>
                  <w:divsChild>
                    <w:div w:id="502089810">
                      <w:marLeft w:val="0"/>
                      <w:marRight w:val="0"/>
                      <w:marTop w:val="0"/>
                      <w:marBottom w:val="0"/>
                      <w:divBdr>
                        <w:top w:val="none" w:sz="0" w:space="0" w:color="auto"/>
                        <w:left w:val="none" w:sz="0" w:space="0" w:color="auto"/>
                        <w:bottom w:val="none" w:sz="0" w:space="0" w:color="auto"/>
                        <w:right w:val="none" w:sz="0" w:space="0" w:color="auto"/>
                      </w:divBdr>
                    </w:div>
                  </w:divsChild>
                </w:div>
                <w:div w:id="328094067">
                  <w:marLeft w:val="0"/>
                  <w:marRight w:val="0"/>
                  <w:marTop w:val="0"/>
                  <w:marBottom w:val="0"/>
                  <w:divBdr>
                    <w:top w:val="none" w:sz="0" w:space="0" w:color="auto"/>
                    <w:left w:val="none" w:sz="0" w:space="0" w:color="auto"/>
                    <w:bottom w:val="none" w:sz="0" w:space="0" w:color="auto"/>
                    <w:right w:val="none" w:sz="0" w:space="0" w:color="auto"/>
                  </w:divBdr>
                  <w:divsChild>
                    <w:div w:id="1804804626">
                      <w:marLeft w:val="0"/>
                      <w:marRight w:val="0"/>
                      <w:marTop w:val="0"/>
                      <w:marBottom w:val="0"/>
                      <w:divBdr>
                        <w:top w:val="none" w:sz="0" w:space="0" w:color="auto"/>
                        <w:left w:val="none" w:sz="0" w:space="0" w:color="auto"/>
                        <w:bottom w:val="none" w:sz="0" w:space="0" w:color="auto"/>
                        <w:right w:val="none" w:sz="0" w:space="0" w:color="auto"/>
                      </w:divBdr>
                    </w:div>
                  </w:divsChild>
                </w:div>
                <w:div w:id="409959603">
                  <w:marLeft w:val="0"/>
                  <w:marRight w:val="0"/>
                  <w:marTop w:val="0"/>
                  <w:marBottom w:val="0"/>
                  <w:divBdr>
                    <w:top w:val="none" w:sz="0" w:space="0" w:color="auto"/>
                    <w:left w:val="none" w:sz="0" w:space="0" w:color="auto"/>
                    <w:bottom w:val="none" w:sz="0" w:space="0" w:color="auto"/>
                    <w:right w:val="none" w:sz="0" w:space="0" w:color="auto"/>
                  </w:divBdr>
                  <w:divsChild>
                    <w:div w:id="1248806150">
                      <w:marLeft w:val="0"/>
                      <w:marRight w:val="0"/>
                      <w:marTop w:val="0"/>
                      <w:marBottom w:val="0"/>
                      <w:divBdr>
                        <w:top w:val="none" w:sz="0" w:space="0" w:color="auto"/>
                        <w:left w:val="none" w:sz="0" w:space="0" w:color="auto"/>
                        <w:bottom w:val="none" w:sz="0" w:space="0" w:color="auto"/>
                        <w:right w:val="none" w:sz="0" w:space="0" w:color="auto"/>
                      </w:divBdr>
                    </w:div>
                  </w:divsChild>
                </w:div>
                <w:div w:id="531575335">
                  <w:marLeft w:val="0"/>
                  <w:marRight w:val="0"/>
                  <w:marTop w:val="0"/>
                  <w:marBottom w:val="0"/>
                  <w:divBdr>
                    <w:top w:val="none" w:sz="0" w:space="0" w:color="auto"/>
                    <w:left w:val="none" w:sz="0" w:space="0" w:color="auto"/>
                    <w:bottom w:val="none" w:sz="0" w:space="0" w:color="auto"/>
                    <w:right w:val="none" w:sz="0" w:space="0" w:color="auto"/>
                  </w:divBdr>
                  <w:divsChild>
                    <w:div w:id="1735346262">
                      <w:marLeft w:val="0"/>
                      <w:marRight w:val="0"/>
                      <w:marTop w:val="0"/>
                      <w:marBottom w:val="0"/>
                      <w:divBdr>
                        <w:top w:val="none" w:sz="0" w:space="0" w:color="auto"/>
                        <w:left w:val="none" w:sz="0" w:space="0" w:color="auto"/>
                        <w:bottom w:val="none" w:sz="0" w:space="0" w:color="auto"/>
                        <w:right w:val="none" w:sz="0" w:space="0" w:color="auto"/>
                      </w:divBdr>
                    </w:div>
                  </w:divsChild>
                </w:div>
                <w:div w:id="544757575">
                  <w:marLeft w:val="0"/>
                  <w:marRight w:val="0"/>
                  <w:marTop w:val="0"/>
                  <w:marBottom w:val="0"/>
                  <w:divBdr>
                    <w:top w:val="none" w:sz="0" w:space="0" w:color="auto"/>
                    <w:left w:val="none" w:sz="0" w:space="0" w:color="auto"/>
                    <w:bottom w:val="none" w:sz="0" w:space="0" w:color="auto"/>
                    <w:right w:val="none" w:sz="0" w:space="0" w:color="auto"/>
                  </w:divBdr>
                  <w:divsChild>
                    <w:div w:id="726294402">
                      <w:marLeft w:val="0"/>
                      <w:marRight w:val="0"/>
                      <w:marTop w:val="0"/>
                      <w:marBottom w:val="0"/>
                      <w:divBdr>
                        <w:top w:val="none" w:sz="0" w:space="0" w:color="auto"/>
                        <w:left w:val="none" w:sz="0" w:space="0" w:color="auto"/>
                        <w:bottom w:val="none" w:sz="0" w:space="0" w:color="auto"/>
                        <w:right w:val="none" w:sz="0" w:space="0" w:color="auto"/>
                      </w:divBdr>
                    </w:div>
                    <w:div w:id="751853059">
                      <w:marLeft w:val="0"/>
                      <w:marRight w:val="0"/>
                      <w:marTop w:val="0"/>
                      <w:marBottom w:val="0"/>
                      <w:divBdr>
                        <w:top w:val="none" w:sz="0" w:space="0" w:color="auto"/>
                        <w:left w:val="none" w:sz="0" w:space="0" w:color="auto"/>
                        <w:bottom w:val="none" w:sz="0" w:space="0" w:color="auto"/>
                        <w:right w:val="none" w:sz="0" w:space="0" w:color="auto"/>
                      </w:divBdr>
                    </w:div>
                  </w:divsChild>
                </w:div>
                <w:div w:id="615646153">
                  <w:marLeft w:val="0"/>
                  <w:marRight w:val="0"/>
                  <w:marTop w:val="0"/>
                  <w:marBottom w:val="0"/>
                  <w:divBdr>
                    <w:top w:val="none" w:sz="0" w:space="0" w:color="auto"/>
                    <w:left w:val="none" w:sz="0" w:space="0" w:color="auto"/>
                    <w:bottom w:val="none" w:sz="0" w:space="0" w:color="auto"/>
                    <w:right w:val="none" w:sz="0" w:space="0" w:color="auto"/>
                  </w:divBdr>
                  <w:divsChild>
                    <w:div w:id="136069352">
                      <w:marLeft w:val="0"/>
                      <w:marRight w:val="0"/>
                      <w:marTop w:val="0"/>
                      <w:marBottom w:val="0"/>
                      <w:divBdr>
                        <w:top w:val="none" w:sz="0" w:space="0" w:color="auto"/>
                        <w:left w:val="none" w:sz="0" w:space="0" w:color="auto"/>
                        <w:bottom w:val="none" w:sz="0" w:space="0" w:color="auto"/>
                        <w:right w:val="none" w:sz="0" w:space="0" w:color="auto"/>
                      </w:divBdr>
                    </w:div>
                  </w:divsChild>
                </w:div>
                <w:div w:id="1341274908">
                  <w:marLeft w:val="0"/>
                  <w:marRight w:val="0"/>
                  <w:marTop w:val="0"/>
                  <w:marBottom w:val="0"/>
                  <w:divBdr>
                    <w:top w:val="none" w:sz="0" w:space="0" w:color="auto"/>
                    <w:left w:val="none" w:sz="0" w:space="0" w:color="auto"/>
                    <w:bottom w:val="none" w:sz="0" w:space="0" w:color="auto"/>
                    <w:right w:val="none" w:sz="0" w:space="0" w:color="auto"/>
                  </w:divBdr>
                  <w:divsChild>
                    <w:div w:id="2065979473">
                      <w:marLeft w:val="0"/>
                      <w:marRight w:val="0"/>
                      <w:marTop w:val="0"/>
                      <w:marBottom w:val="0"/>
                      <w:divBdr>
                        <w:top w:val="none" w:sz="0" w:space="0" w:color="auto"/>
                        <w:left w:val="none" w:sz="0" w:space="0" w:color="auto"/>
                        <w:bottom w:val="none" w:sz="0" w:space="0" w:color="auto"/>
                        <w:right w:val="none" w:sz="0" w:space="0" w:color="auto"/>
                      </w:divBdr>
                    </w:div>
                  </w:divsChild>
                </w:div>
                <w:div w:id="1642465054">
                  <w:marLeft w:val="0"/>
                  <w:marRight w:val="0"/>
                  <w:marTop w:val="0"/>
                  <w:marBottom w:val="0"/>
                  <w:divBdr>
                    <w:top w:val="none" w:sz="0" w:space="0" w:color="auto"/>
                    <w:left w:val="none" w:sz="0" w:space="0" w:color="auto"/>
                    <w:bottom w:val="none" w:sz="0" w:space="0" w:color="auto"/>
                    <w:right w:val="none" w:sz="0" w:space="0" w:color="auto"/>
                  </w:divBdr>
                  <w:divsChild>
                    <w:div w:id="762917617">
                      <w:marLeft w:val="0"/>
                      <w:marRight w:val="0"/>
                      <w:marTop w:val="0"/>
                      <w:marBottom w:val="0"/>
                      <w:divBdr>
                        <w:top w:val="none" w:sz="0" w:space="0" w:color="auto"/>
                        <w:left w:val="none" w:sz="0" w:space="0" w:color="auto"/>
                        <w:bottom w:val="none" w:sz="0" w:space="0" w:color="auto"/>
                        <w:right w:val="none" w:sz="0" w:space="0" w:color="auto"/>
                      </w:divBdr>
                    </w:div>
                  </w:divsChild>
                </w:div>
                <w:div w:id="1643921353">
                  <w:marLeft w:val="0"/>
                  <w:marRight w:val="0"/>
                  <w:marTop w:val="0"/>
                  <w:marBottom w:val="0"/>
                  <w:divBdr>
                    <w:top w:val="none" w:sz="0" w:space="0" w:color="auto"/>
                    <w:left w:val="none" w:sz="0" w:space="0" w:color="auto"/>
                    <w:bottom w:val="none" w:sz="0" w:space="0" w:color="auto"/>
                    <w:right w:val="none" w:sz="0" w:space="0" w:color="auto"/>
                  </w:divBdr>
                  <w:divsChild>
                    <w:div w:id="696198256">
                      <w:marLeft w:val="0"/>
                      <w:marRight w:val="0"/>
                      <w:marTop w:val="0"/>
                      <w:marBottom w:val="0"/>
                      <w:divBdr>
                        <w:top w:val="none" w:sz="0" w:space="0" w:color="auto"/>
                        <w:left w:val="none" w:sz="0" w:space="0" w:color="auto"/>
                        <w:bottom w:val="none" w:sz="0" w:space="0" w:color="auto"/>
                        <w:right w:val="none" w:sz="0" w:space="0" w:color="auto"/>
                      </w:divBdr>
                    </w:div>
                  </w:divsChild>
                </w:div>
                <w:div w:id="1685470703">
                  <w:marLeft w:val="0"/>
                  <w:marRight w:val="0"/>
                  <w:marTop w:val="0"/>
                  <w:marBottom w:val="0"/>
                  <w:divBdr>
                    <w:top w:val="none" w:sz="0" w:space="0" w:color="auto"/>
                    <w:left w:val="none" w:sz="0" w:space="0" w:color="auto"/>
                    <w:bottom w:val="none" w:sz="0" w:space="0" w:color="auto"/>
                    <w:right w:val="none" w:sz="0" w:space="0" w:color="auto"/>
                  </w:divBdr>
                  <w:divsChild>
                    <w:div w:id="1228882180">
                      <w:marLeft w:val="0"/>
                      <w:marRight w:val="0"/>
                      <w:marTop w:val="0"/>
                      <w:marBottom w:val="0"/>
                      <w:divBdr>
                        <w:top w:val="none" w:sz="0" w:space="0" w:color="auto"/>
                        <w:left w:val="none" w:sz="0" w:space="0" w:color="auto"/>
                        <w:bottom w:val="none" w:sz="0" w:space="0" w:color="auto"/>
                        <w:right w:val="none" w:sz="0" w:space="0" w:color="auto"/>
                      </w:divBdr>
                    </w:div>
                  </w:divsChild>
                </w:div>
                <w:div w:id="1733624493">
                  <w:marLeft w:val="0"/>
                  <w:marRight w:val="0"/>
                  <w:marTop w:val="0"/>
                  <w:marBottom w:val="0"/>
                  <w:divBdr>
                    <w:top w:val="none" w:sz="0" w:space="0" w:color="auto"/>
                    <w:left w:val="none" w:sz="0" w:space="0" w:color="auto"/>
                    <w:bottom w:val="none" w:sz="0" w:space="0" w:color="auto"/>
                    <w:right w:val="none" w:sz="0" w:space="0" w:color="auto"/>
                  </w:divBdr>
                  <w:divsChild>
                    <w:div w:id="363748458">
                      <w:marLeft w:val="0"/>
                      <w:marRight w:val="0"/>
                      <w:marTop w:val="0"/>
                      <w:marBottom w:val="0"/>
                      <w:divBdr>
                        <w:top w:val="none" w:sz="0" w:space="0" w:color="auto"/>
                        <w:left w:val="none" w:sz="0" w:space="0" w:color="auto"/>
                        <w:bottom w:val="none" w:sz="0" w:space="0" w:color="auto"/>
                        <w:right w:val="none" w:sz="0" w:space="0" w:color="auto"/>
                      </w:divBdr>
                    </w:div>
                  </w:divsChild>
                </w:div>
                <w:div w:id="1752921348">
                  <w:marLeft w:val="0"/>
                  <w:marRight w:val="0"/>
                  <w:marTop w:val="0"/>
                  <w:marBottom w:val="0"/>
                  <w:divBdr>
                    <w:top w:val="none" w:sz="0" w:space="0" w:color="auto"/>
                    <w:left w:val="none" w:sz="0" w:space="0" w:color="auto"/>
                    <w:bottom w:val="none" w:sz="0" w:space="0" w:color="auto"/>
                    <w:right w:val="none" w:sz="0" w:space="0" w:color="auto"/>
                  </w:divBdr>
                  <w:divsChild>
                    <w:div w:id="4071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748420">
          <w:marLeft w:val="0"/>
          <w:marRight w:val="0"/>
          <w:marTop w:val="0"/>
          <w:marBottom w:val="0"/>
          <w:divBdr>
            <w:top w:val="none" w:sz="0" w:space="0" w:color="auto"/>
            <w:left w:val="none" w:sz="0" w:space="0" w:color="auto"/>
            <w:bottom w:val="none" w:sz="0" w:space="0" w:color="auto"/>
            <w:right w:val="none" w:sz="0" w:space="0" w:color="auto"/>
          </w:divBdr>
          <w:divsChild>
            <w:div w:id="1472597682">
              <w:marLeft w:val="-75"/>
              <w:marRight w:val="0"/>
              <w:marTop w:val="30"/>
              <w:marBottom w:val="30"/>
              <w:divBdr>
                <w:top w:val="none" w:sz="0" w:space="0" w:color="auto"/>
                <w:left w:val="none" w:sz="0" w:space="0" w:color="auto"/>
                <w:bottom w:val="none" w:sz="0" w:space="0" w:color="auto"/>
                <w:right w:val="none" w:sz="0" w:space="0" w:color="auto"/>
              </w:divBdr>
              <w:divsChild>
                <w:div w:id="311063495">
                  <w:marLeft w:val="0"/>
                  <w:marRight w:val="0"/>
                  <w:marTop w:val="0"/>
                  <w:marBottom w:val="0"/>
                  <w:divBdr>
                    <w:top w:val="none" w:sz="0" w:space="0" w:color="auto"/>
                    <w:left w:val="none" w:sz="0" w:space="0" w:color="auto"/>
                    <w:bottom w:val="none" w:sz="0" w:space="0" w:color="auto"/>
                    <w:right w:val="none" w:sz="0" w:space="0" w:color="auto"/>
                  </w:divBdr>
                  <w:divsChild>
                    <w:div w:id="936985658">
                      <w:marLeft w:val="0"/>
                      <w:marRight w:val="0"/>
                      <w:marTop w:val="0"/>
                      <w:marBottom w:val="0"/>
                      <w:divBdr>
                        <w:top w:val="none" w:sz="0" w:space="0" w:color="auto"/>
                        <w:left w:val="none" w:sz="0" w:space="0" w:color="auto"/>
                        <w:bottom w:val="none" w:sz="0" w:space="0" w:color="auto"/>
                        <w:right w:val="none" w:sz="0" w:space="0" w:color="auto"/>
                      </w:divBdr>
                    </w:div>
                  </w:divsChild>
                </w:div>
                <w:div w:id="571163140">
                  <w:marLeft w:val="0"/>
                  <w:marRight w:val="0"/>
                  <w:marTop w:val="0"/>
                  <w:marBottom w:val="0"/>
                  <w:divBdr>
                    <w:top w:val="none" w:sz="0" w:space="0" w:color="auto"/>
                    <w:left w:val="none" w:sz="0" w:space="0" w:color="auto"/>
                    <w:bottom w:val="none" w:sz="0" w:space="0" w:color="auto"/>
                    <w:right w:val="none" w:sz="0" w:space="0" w:color="auto"/>
                  </w:divBdr>
                  <w:divsChild>
                    <w:div w:id="354309037">
                      <w:marLeft w:val="0"/>
                      <w:marRight w:val="0"/>
                      <w:marTop w:val="0"/>
                      <w:marBottom w:val="0"/>
                      <w:divBdr>
                        <w:top w:val="none" w:sz="0" w:space="0" w:color="auto"/>
                        <w:left w:val="none" w:sz="0" w:space="0" w:color="auto"/>
                        <w:bottom w:val="none" w:sz="0" w:space="0" w:color="auto"/>
                        <w:right w:val="none" w:sz="0" w:space="0" w:color="auto"/>
                      </w:divBdr>
                    </w:div>
                  </w:divsChild>
                </w:div>
                <w:div w:id="682053106">
                  <w:marLeft w:val="0"/>
                  <w:marRight w:val="0"/>
                  <w:marTop w:val="0"/>
                  <w:marBottom w:val="0"/>
                  <w:divBdr>
                    <w:top w:val="none" w:sz="0" w:space="0" w:color="auto"/>
                    <w:left w:val="none" w:sz="0" w:space="0" w:color="auto"/>
                    <w:bottom w:val="none" w:sz="0" w:space="0" w:color="auto"/>
                    <w:right w:val="none" w:sz="0" w:space="0" w:color="auto"/>
                  </w:divBdr>
                  <w:divsChild>
                    <w:div w:id="529342741">
                      <w:marLeft w:val="0"/>
                      <w:marRight w:val="0"/>
                      <w:marTop w:val="0"/>
                      <w:marBottom w:val="0"/>
                      <w:divBdr>
                        <w:top w:val="none" w:sz="0" w:space="0" w:color="auto"/>
                        <w:left w:val="none" w:sz="0" w:space="0" w:color="auto"/>
                        <w:bottom w:val="none" w:sz="0" w:space="0" w:color="auto"/>
                        <w:right w:val="none" w:sz="0" w:space="0" w:color="auto"/>
                      </w:divBdr>
                    </w:div>
                  </w:divsChild>
                </w:div>
                <w:div w:id="726340110">
                  <w:marLeft w:val="0"/>
                  <w:marRight w:val="0"/>
                  <w:marTop w:val="0"/>
                  <w:marBottom w:val="0"/>
                  <w:divBdr>
                    <w:top w:val="none" w:sz="0" w:space="0" w:color="auto"/>
                    <w:left w:val="none" w:sz="0" w:space="0" w:color="auto"/>
                    <w:bottom w:val="none" w:sz="0" w:space="0" w:color="auto"/>
                    <w:right w:val="none" w:sz="0" w:space="0" w:color="auto"/>
                  </w:divBdr>
                  <w:divsChild>
                    <w:div w:id="81031687">
                      <w:marLeft w:val="0"/>
                      <w:marRight w:val="0"/>
                      <w:marTop w:val="0"/>
                      <w:marBottom w:val="0"/>
                      <w:divBdr>
                        <w:top w:val="none" w:sz="0" w:space="0" w:color="auto"/>
                        <w:left w:val="none" w:sz="0" w:space="0" w:color="auto"/>
                        <w:bottom w:val="none" w:sz="0" w:space="0" w:color="auto"/>
                        <w:right w:val="none" w:sz="0" w:space="0" w:color="auto"/>
                      </w:divBdr>
                    </w:div>
                  </w:divsChild>
                </w:div>
                <w:div w:id="774132323">
                  <w:marLeft w:val="0"/>
                  <w:marRight w:val="0"/>
                  <w:marTop w:val="0"/>
                  <w:marBottom w:val="0"/>
                  <w:divBdr>
                    <w:top w:val="none" w:sz="0" w:space="0" w:color="auto"/>
                    <w:left w:val="none" w:sz="0" w:space="0" w:color="auto"/>
                    <w:bottom w:val="none" w:sz="0" w:space="0" w:color="auto"/>
                    <w:right w:val="none" w:sz="0" w:space="0" w:color="auto"/>
                  </w:divBdr>
                  <w:divsChild>
                    <w:div w:id="671296293">
                      <w:marLeft w:val="0"/>
                      <w:marRight w:val="0"/>
                      <w:marTop w:val="0"/>
                      <w:marBottom w:val="0"/>
                      <w:divBdr>
                        <w:top w:val="none" w:sz="0" w:space="0" w:color="auto"/>
                        <w:left w:val="none" w:sz="0" w:space="0" w:color="auto"/>
                        <w:bottom w:val="none" w:sz="0" w:space="0" w:color="auto"/>
                        <w:right w:val="none" w:sz="0" w:space="0" w:color="auto"/>
                      </w:divBdr>
                    </w:div>
                  </w:divsChild>
                </w:div>
                <w:div w:id="1254047780">
                  <w:marLeft w:val="0"/>
                  <w:marRight w:val="0"/>
                  <w:marTop w:val="0"/>
                  <w:marBottom w:val="0"/>
                  <w:divBdr>
                    <w:top w:val="none" w:sz="0" w:space="0" w:color="auto"/>
                    <w:left w:val="none" w:sz="0" w:space="0" w:color="auto"/>
                    <w:bottom w:val="none" w:sz="0" w:space="0" w:color="auto"/>
                    <w:right w:val="none" w:sz="0" w:space="0" w:color="auto"/>
                  </w:divBdr>
                  <w:divsChild>
                    <w:div w:id="72513149">
                      <w:marLeft w:val="0"/>
                      <w:marRight w:val="0"/>
                      <w:marTop w:val="0"/>
                      <w:marBottom w:val="0"/>
                      <w:divBdr>
                        <w:top w:val="none" w:sz="0" w:space="0" w:color="auto"/>
                        <w:left w:val="none" w:sz="0" w:space="0" w:color="auto"/>
                        <w:bottom w:val="none" w:sz="0" w:space="0" w:color="auto"/>
                        <w:right w:val="none" w:sz="0" w:space="0" w:color="auto"/>
                      </w:divBdr>
                    </w:div>
                  </w:divsChild>
                </w:div>
                <w:div w:id="1399866162">
                  <w:marLeft w:val="0"/>
                  <w:marRight w:val="0"/>
                  <w:marTop w:val="0"/>
                  <w:marBottom w:val="0"/>
                  <w:divBdr>
                    <w:top w:val="none" w:sz="0" w:space="0" w:color="auto"/>
                    <w:left w:val="none" w:sz="0" w:space="0" w:color="auto"/>
                    <w:bottom w:val="none" w:sz="0" w:space="0" w:color="auto"/>
                    <w:right w:val="none" w:sz="0" w:space="0" w:color="auto"/>
                  </w:divBdr>
                  <w:divsChild>
                    <w:div w:id="1368529660">
                      <w:marLeft w:val="0"/>
                      <w:marRight w:val="0"/>
                      <w:marTop w:val="0"/>
                      <w:marBottom w:val="0"/>
                      <w:divBdr>
                        <w:top w:val="none" w:sz="0" w:space="0" w:color="auto"/>
                        <w:left w:val="none" w:sz="0" w:space="0" w:color="auto"/>
                        <w:bottom w:val="none" w:sz="0" w:space="0" w:color="auto"/>
                        <w:right w:val="none" w:sz="0" w:space="0" w:color="auto"/>
                      </w:divBdr>
                    </w:div>
                  </w:divsChild>
                </w:div>
                <w:div w:id="1587495434">
                  <w:marLeft w:val="0"/>
                  <w:marRight w:val="0"/>
                  <w:marTop w:val="0"/>
                  <w:marBottom w:val="0"/>
                  <w:divBdr>
                    <w:top w:val="none" w:sz="0" w:space="0" w:color="auto"/>
                    <w:left w:val="none" w:sz="0" w:space="0" w:color="auto"/>
                    <w:bottom w:val="none" w:sz="0" w:space="0" w:color="auto"/>
                    <w:right w:val="none" w:sz="0" w:space="0" w:color="auto"/>
                  </w:divBdr>
                  <w:divsChild>
                    <w:div w:id="980428328">
                      <w:marLeft w:val="0"/>
                      <w:marRight w:val="0"/>
                      <w:marTop w:val="0"/>
                      <w:marBottom w:val="0"/>
                      <w:divBdr>
                        <w:top w:val="none" w:sz="0" w:space="0" w:color="auto"/>
                        <w:left w:val="none" w:sz="0" w:space="0" w:color="auto"/>
                        <w:bottom w:val="none" w:sz="0" w:space="0" w:color="auto"/>
                        <w:right w:val="none" w:sz="0" w:space="0" w:color="auto"/>
                      </w:divBdr>
                    </w:div>
                  </w:divsChild>
                </w:div>
                <w:div w:id="1592929686">
                  <w:marLeft w:val="0"/>
                  <w:marRight w:val="0"/>
                  <w:marTop w:val="0"/>
                  <w:marBottom w:val="0"/>
                  <w:divBdr>
                    <w:top w:val="none" w:sz="0" w:space="0" w:color="auto"/>
                    <w:left w:val="none" w:sz="0" w:space="0" w:color="auto"/>
                    <w:bottom w:val="none" w:sz="0" w:space="0" w:color="auto"/>
                    <w:right w:val="none" w:sz="0" w:space="0" w:color="auto"/>
                  </w:divBdr>
                  <w:divsChild>
                    <w:div w:id="807668986">
                      <w:marLeft w:val="0"/>
                      <w:marRight w:val="0"/>
                      <w:marTop w:val="0"/>
                      <w:marBottom w:val="0"/>
                      <w:divBdr>
                        <w:top w:val="none" w:sz="0" w:space="0" w:color="auto"/>
                        <w:left w:val="none" w:sz="0" w:space="0" w:color="auto"/>
                        <w:bottom w:val="none" w:sz="0" w:space="0" w:color="auto"/>
                        <w:right w:val="none" w:sz="0" w:space="0" w:color="auto"/>
                      </w:divBdr>
                    </w:div>
                  </w:divsChild>
                </w:div>
                <w:div w:id="1695112136">
                  <w:marLeft w:val="0"/>
                  <w:marRight w:val="0"/>
                  <w:marTop w:val="0"/>
                  <w:marBottom w:val="0"/>
                  <w:divBdr>
                    <w:top w:val="none" w:sz="0" w:space="0" w:color="auto"/>
                    <w:left w:val="none" w:sz="0" w:space="0" w:color="auto"/>
                    <w:bottom w:val="none" w:sz="0" w:space="0" w:color="auto"/>
                    <w:right w:val="none" w:sz="0" w:space="0" w:color="auto"/>
                  </w:divBdr>
                  <w:divsChild>
                    <w:div w:id="1330869656">
                      <w:marLeft w:val="0"/>
                      <w:marRight w:val="0"/>
                      <w:marTop w:val="0"/>
                      <w:marBottom w:val="0"/>
                      <w:divBdr>
                        <w:top w:val="none" w:sz="0" w:space="0" w:color="auto"/>
                        <w:left w:val="none" w:sz="0" w:space="0" w:color="auto"/>
                        <w:bottom w:val="none" w:sz="0" w:space="0" w:color="auto"/>
                        <w:right w:val="none" w:sz="0" w:space="0" w:color="auto"/>
                      </w:divBdr>
                    </w:div>
                  </w:divsChild>
                </w:div>
                <w:div w:id="1793865588">
                  <w:marLeft w:val="0"/>
                  <w:marRight w:val="0"/>
                  <w:marTop w:val="0"/>
                  <w:marBottom w:val="0"/>
                  <w:divBdr>
                    <w:top w:val="none" w:sz="0" w:space="0" w:color="auto"/>
                    <w:left w:val="none" w:sz="0" w:space="0" w:color="auto"/>
                    <w:bottom w:val="none" w:sz="0" w:space="0" w:color="auto"/>
                    <w:right w:val="none" w:sz="0" w:space="0" w:color="auto"/>
                  </w:divBdr>
                  <w:divsChild>
                    <w:div w:id="1485897921">
                      <w:marLeft w:val="0"/>
                      <w:marRight w:val="0"/>
                      <w:marTop w:val="0"/>
                      <w:marBottom w:val="0"/>
                      <w:divBdr>
                        <w:top w:val="none" w:sz="0" w:space="0" w:color="auto"/>
                        <w:left w:val="none" w:sz="0" w:space="0" w:color="auto"/>
                        <w:bottom w:val="none" w:sz="0" w:space="0" w:color="auto"/>
                        <w:right w:val="none" w:sz="0" w:space="0" w:color="auto"/>
                      </w:divBdr>
                    </w:div>
                  </w:divsChild>
                </w:div>
                <w:div w:id="1832716113">
                  <w:marLeft w:val="0"/>
                  <w:marRight w:val="0"/>
                  <w:marTop w:val="0"/>
                  <w:marBottom w:val="0"/>
                  <w:divBdr>
                    <w:top w:val="none" w:sz="0" w:space="0" w:color="auto"/>
                    <w:left w:val="none" w:sz="0" w:space="0" w:color="auto"/>
                    <w:bottom w:val="none" w:sz="0" w:space="0" w:color="auto"/>
                    <w:right w:val="none" w:sz="0" w:space="0" w:color="auto"/>
                  </w:divBdr>
                  <w:divsChild>
                    <w:div w:id="104595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988787">
          <w:marLeft w:val="0"/>
          <w:marRight w:val="0"/>
          <w:marTop w:val="0"/>
          <w:marBottom w:val="0"/>
          <w:divBdr>
            <w:top w:val="none" w:sz="0" w:space="0" w:color="auto"/>
            <w:left w:val="none" w:sz="0" w:space="0" w:color="auto"/>
            <w:bottom w:val="none" w:sz="0" w:space="0" w:color="auto"/>
            <w:right w:val="none" w:sz="0" w:space="0" w:color="auto"/>
          </w:divBdr>
        </w:div>
        <w:div w:id="1305428224">
          <w:marLeft w:val="0"/>
          <w:marRight w:val="0"/>
          <w:marTop w:val="0"/>
          <w:marBottom w:val="0"/>
          <w:divBdr>
            <w:top w:val="none" w:sz="0" w:space="0" w:color="auto"/>
            <w:left w:val="none" w:sz="0" w:space="0" w:color="auto"/>
            <w:bottom w:val="none" w:sz="0" w:space="0" w:color="auto"/>
            <w:right w:val="none" w:sz="0" w:space="0" w:color="auto"/>
          </w:divBdr>
        </w:div>
        <w:div w:id="1653485952">
          <w:marLeft w:val="0"/>
          <w:marRight w:val="0"/>
          <w:marTop w:val="0"/>
          <w:marBottom w:val="0"/>
          <w:divBdr>
            <w:top w:val="none" w:sz="0" w:space="0" w:color="auto"/>
            <w:left w:val="none" w:sz="0" w:space="0" w:color="auto"/>
            <w:bottom w:val="none" w:sz="0" w:space="0" w:color="auto"/>
            <w:right w:val="none" w:sz="0" w:space="0" w:color="auto"/>
          </w:divBdr>
        </w:div>
        <w:div w:id="1697195693">
          <w:marLeft w:val="0"/>
          <w:marRight w:val="0"/>
          <w:marTop w:val="0"/>
          <w:marBottom w:val="0"/>
          <w:divBdr>
            <w:top w:val="none" w:sz="0" w:space="0" w:color="auto"/>
            <w:left w:val="none" w:sz="0" w:space="0" w:color="auto"/>
            <w:bottom w:val="none" w:sz="0" w:space="0" w:color="auto"/>
            <w:right w:val="none" w:sz="0" w:space="0" w:color="auto"/>
          </w:divBdr>
        </w:div>
        <w:div w:id="1850752193">
          <w:marLeft w:val="0"/>
          <w:marRight w:val="0"/>
          <w:marTop w:val="0"/>
          <w:marBottom w:val="0"/>
          <w:divBdr>
            <w:top w:val="none" w:sz="0" w:space="0" w:color="auto"/>
            <w:left w:val="none" w:sz="0" w:space="0" w:color="auto"/>
            <w:bottom w:val="none" w:sz="0" w:space="0" w:color="auto"/>
            <w:right w:val="none" w:sz="0" w:space="0" w:color="auto"/>
          </w:divBdr>
        </w:div>
        <w:div w:id="2044866911">
          <w:marLeft w:val="0"/>
          <w:marRight w:val="0"/>
          <w:marTop w:val="0"/>
          <w:marBottom w:val="0"/>
          <w:divBdr>
            <w:top w:val="none" w:sz="0" w:space="0" w:color="auto"/>
            <w:left w:val="none" w:sz="0" w:space="0" w:color="auto"/>
            <w:bottom w:val="none" w:sz="0" w:space="0" w:color="auto"/>
            <w:right w:val="none" w:sz="0" w:space="0" w:color="auto"/>
          </w:divBdr>
        </w:div>
      </w:divsChild>
    </w:div>
    <w:div w:id="1867404733">
      <w:bodyDiv w:val="1"/>
      <w:marLeft w:val="0"/>
      <w:marRight w:val="0"/>
      <w:marTop w:val="0"/>
      <w:marBottom w:val="0"/>
      <w:divBdr>
        <w:top w:val="none" w:sz="0" w:space="0" w:color="auto"/>
        <w:left w:val="none" w:sz="0" w:space="0" w:color="auto"/>
        <w:bottom w:val="none" w:sz="0" w:space="0" w:color="auto"/>
        <w:right w:val="none" w:sz="0" w:space="0" w:color="auto"/>
      </w:divBdr>
      <w:divsChild>
        <w:div w:id="341783295">
          <w:marLeft w:val="0"/>
          <w:marRight w:val="0"/>
          <w:marTop w:val="0"/>
          <w:marBottom w:val="0"/>
          <w:divBdr>
            <w:top w:val="none" w:sz="0" w:space="0" w:color="auto"/>
            <w:left w:val="none" w:sz="0" w:space="0" w:color="auto"/>
            <w:bottom w:val="none" w:sz="0" w:space="0" w:color="auto"/>
            <w:right w:val="none" w:sz="0" w:space="0" w:color="auto"/>
          </w:divBdr>
        </w:div>
        <w:div w:id="357704946">
          <w:marLeft w:val="0"/>
          <w:marRight w:val="0"/>
          <w:marTop w:val="0"/>
          <w:marBottom w:val="0"/>
          <w:divBdr>
            <w:top w:val="none" w:sz="0" w:space="0" w:color="auto"/>
            <w:left w:val="none" w:sz="0" w:space="0" w:color="auto"/>
            <w:bottom w:val="none" w:sz="0" w:space="0" w:color="auto"/>
            <w:right w:val="none" w:sz="0" w:space="0" w:color="auto"/>
          </w:divBdr>
          <w:divsChild>
            <w:div w:id="35663829">
              <w:marLeft w:val="-75"/>
              <w:marRight w:val="0"/>
              <w:marTop w:val="30"/>
              <w:marBottom w:val="30"/>
              <w:divBdr>
                <w:top w:val="none" w:sz="0" w:space="0" w:color="auto"/>
                <w:left w:val="none" w:sz="0" w:space="0" w:color="auto"/>
                <w:bottom w:val="none" w:sz="0" w:space="0" w:color="auto"/>
                <w:right w:val="none" w:sz="0" w:space="0" w:color="auto"/>
              </w:divBdr>
              <w:divsChild>
                <w:div w:id="136344720">
                  <w:marLeft w:val="0"/>
                  <w:marRight w:val="0"/>
                  <w:marTop w:val="0"/>
                  <w:marBottom w:val="0"/>
                  <w:divBdr>
                    <w:top w:val="none" w:sz="0" w:space="0" w:color="auto"/>
                    <w:left w:val="none" w:sz="0" w:space="0" w:color="auto"/>
                    <w:bottom w:val="none" w:sz="0" w:space="0" w:color="auto"/>
                    <w:right w:val="none" w:sz="0" w:space="0" w:color="auto"/>
                  </w:divBdr>
                  <w:divsChild>
                    <w:div w:id="2086880738">
                      <w:marLeft w:val="0"/>
                      <w:marRight w:val="0"/>
                      <w:marTop w:val="0"/>
                      <w:marBottom w:val="0"/>
                      <w:divBdr>
                        <w:top w:val="none" w:sz="0" w:space="0" w:color="auto"/>
                        <w:left w:val="none" w:sz="0" w:space="0" w:color="auto"/>
                        <w:bottom w:val="none" w:sz="0" w:space="0" w:color="auto"/>
                        <w:right w:val="none" w:sz="0" w:space="0" w:color="auto"/>
                      </w:divBdr>
                    </w:div>
                  </w:divsChild>
                </w:div>
                <w:div w:id="374817372">
                  <w:marLeft w:val="0"/>
                  <w:marRight w:val="0"/>
                  <w:marTop w:val="0"/>
                  <w:marBottom w:val="0"/>
                  <w:divBdr>
                    <w:top w:val="none" w:sz="0" w:space="0" w:color="auto"/>
                    <w:left w:val="none" w:sz="0" w:space="0" w:color="auto"/>
                    <w:bottom w:val="none" w:sz="0" w:space="0" w:color="auto"/>
                    <w:right w:val="none" w:sz="0" w:space="0" w:color="auto"/>
                  </w:divBdr>
                  <w:divsChild>
                    <w:div w:id="957100850">
                      <w:marLeft w:val="0"/>
                      <w:marRight w:val="0"/>
                      <w:marTop w:val="0"/>
                      <w:marBottom w:val="0"/>
                      <w:divBdr>
                        <w:top w:val="none" w:sz="0" w:space="0" w:color="auto"/>
                        <w:left w:val="none" w:sz="0" w:space="0" w:color="auto"/>
                        <w:bottom w:val="none" w:sz="0" w:space="0" w:color="auto"/>
                        <w:right w:val="none" w:sz="0" w:space="0" w:color="auto"/>
                      </w:divBdr>
                    </w:div>
                  </w:divsChild>
                </w:div>
                <w:div w:id="445201774">
                  <w:marLeft w:val="0"/>
                  <w:marRight w:val="0"/>
                  <w:marTop w:val="0"/>
                  <w:marBottom w:val="0"/>
                  <w:divBdr>
                    <w:top w:val="none" w:sz="0" w:space="0" w:color="auto"/>
                    <w:left w:val="none" w:sz="0" w:space="0" w:color="auto"/>
                    <w:bottom w:val="none" w:sz="0" w:space="0" w:color="auto"/>
                    <w:right w:val="none" w:sz="0" w:space="0" w:color="auto"/>
                  </w:divBdr>
                  <w:divsChild>
                    <w:div w:id="1565989877">
                      <w:marLeft w:val="0"/>
                      <w:marRight w:val="0"/>
                      <w:marTop w:val="0"/>
                      <w:marBottom w:val="0"/>
                      <w:divBdr>
                        <w:top w:val="none" w:sz="0" w:space="0" w:color="auto"/>
                        <w:left w:val="none" w:sz="0" w:space="0" w:color="auto"/>
                        <w:bottom w:val="none" w:sz="0" w:space="0" w:color="auto"/>
                        <w:right w:val="none" w:sz="0" w:space="0" w:color="auto"/>
                      </w:divBdr>
                    </w:div>
                  </w:divsChild>
                </w:div>
                <w:div w:id="508450549">
                  <w:marLeft w:val="0"/>
                  <w:marRight w:val="0"/>
                  <w:marTop w:val="0"/>
                  <w:marBottom w:val="0"/>
                  <w:divBdr>
                    <w:top w:val="none" w:sz="0" w:space="0" w:color="auto"/>
                    <w:left w:val="none" w:sz="0" w:space="0" w:color="auto"/>
                    <w:bottom w:val="none" w:sz="0" w:space="0" w:color="auto"/>
                    <w:right w:val="none" w:sz="0" w:space="0" w:color="auto"/>
                  </w:divBdr>
                  <w:divsChild>
                    <w:div w:id="1547140689">
                      <w:marLeft w:val="0"/>
                      <w:marRight w:val="0"/>
                      <w:marTop w:val="0"/>
                      <w:marBottom w:val="0"/>
                      <w:divBdr>
                        <w:top w:val="none" w:sz="0" w:space="0" w:color="auto"/>
                        <w:left w:val="none" w:sz="0" w:space="0" w:color="auto"/>
                        <w:bottom w:val="none" w:sz="0" w:space="0" w:color="auto"/>
                        <w:right w:val="none" w:sz="0" w:space="0" w:color="auto"/>
                      </w:divBdr>
                    </w:div>
                  </w:divsChild>
                </w:div>
                <w:div w:id="591671697">
                  <w:marLeft w:val="0"/>
                  <w:marRight w:val="0"/>
                  <w:marTop w:val="0"/>
                  <w:marBottom w:val="0"/>
                  <w:divBdr>
                    <w:top w:val="none" w:sz="0" w:space="0" w:color="auto"/>
                    <w:left w:val="none" w:sz="0" w:space="0" w:color="auto"/>
                    <w:bottom w:val="none" w:sz="0" w:space="0" w:color="auto"/>
                    <w:right w:val="none" w:sz="0" w:space="0" w:color="auto"/>
                  </w:divBdr>
                  <w:divsChild>
                    <w:div w:id="1838958187">
                      <w:marLeft w:val="0"/>
                      <w:marRight w:val="0"/>
                      <w:marTop w:val="0"/>
                      <w:marBottom w:val="0"/>
                      <w:divBdr>
                        <w:top w:val="none" w:sz="0" w:space="0" w:color="auto"/>
                        <w:left w:val="none" w:sz="0" w:space="0" w:color="auto"/>
                        <w:bottom w:val="none" w:sz="0" w:space="0" w:color="auto"/>
                        <w:right w:val="none" w:sz="0" w:space="0" w:color="auto"/>
                      </w:divBdr>
                    </w:div>
                  </w:divsChild>
                </w:div>
                <w:div w:id="642930371">
                  <w:marLeft w:val="0"/>
                  <w:marRight w:val="0"/>
                  <w:marTop w:val="0"/>
                  <w:marBottom w:val="0"/>
                  <w:divBdr>
                    <w:top w:val="none" w:sz="0" w:space="0" w:color="auto"/>
                    <w:left w:val="none" w:sz="0" w:space="0" w:color="auto"/>
                    <w:bottom w:val="none" w:sz="0" w:space="0" w:color="auto"/>
                    <w:right w:val="none" w:sz="0" w:space="0" w:color="auto"/>
                  </w:divBdr>
                  <w:divsChild>
                    <w:div w:id="1380469426">
                      <w:marLeft w:val="0"/>
                      <w:marRight w:val="0"/>
                      <w:marTop w:val="0"/>
                      <w:marBottom w:val="0"/>
                      <w:divBdr>
                        <w:top w:val="none" w:sz="0" w:space="0" w:color="auto"/>
                        <w:left w:val="none" w:sz="0" w:space="0" w:color="auto"/>
                        <w:bottom w:val="none" w:sz="0" w:space="0" w:color="auto"/>
                        <w:right w:val="none" w:sz="0" w:space="0" w:color="auto"/>
                      </w:divBdr>
                    </w:div>
                  </w:divsChild>
                </w:div>
                <w:div w:id="761679964">
                  <w:marLeft w:val="0"/>
                  <w:marRight w:val="0"/>
                  <w:marTop w:val="0"/>
                  <w:marBottom w:val="0"/>
                  <w:divBdr>
                    <w:top w:val="none" w:sz="0" w:space="0" w:color="auto"/>
                    <w:left w:val="none" w:sz="0" w:space="0" w:color="auto"/>
                    <w:bottom w:val="none" w:sz="0" w:space="0" w:color="auto"/>
                    <w:right w:val="none" w:sz="0" w:space="0" w:color="auto"/>
                  </w:divBdr>
                  <w:divsChild>
                    <w:div w:id="1055860029">
                      <w:marLeft w:val="0"/>
                      <w:marRight w:val="0"/>
                      <w:marTop w:val="0"/>
                      <w:marBottom w:val="0"/>
                      <w:divBdr>
                        <w:top w:val="none" w:sz="0" w:space="0" w:color="auto"/>
                        <w:left w:val="none" w:sz="0" w:space="0" w:color="auto"/>
                        <w:bottom w:val="none" w:sz="0" w:space="0" w:color="auto"/>
                        <w:right w:val="none" w:sz="0" w:space="0" w:color="auto"/>
                      </w:divBdr>
                    </w:div>
                  </w:divsChild>
                </w:div>
                <w:div w:id="824861198">
                  <w:marLeft w:val="0"/>
                  <w:marRight w:val="0"/>
                  <w:marTop w:val="0"/>
                  <w:marBottom w:val="0"/>
                  <w:divBdr>
                    <w:top w:val="none" w:sz="0" w:space="0" w:color="auto"/>
                    <w:left w:val="none" w:sz="0" w:space="0" w:color="auto"/>
                    <w:bottom w:val="none" w:sz="0" w:space="0" w:color="auto"/>
                    <w:right w:val="none" w:sz="0" w:space="0" w:color="auto"/>
                  </w:divBdr>
                  <w:divsChild>
                    <w:div w:id="173111025">
                      <w:marLeft w:val="0"/>
                      <w:marRight w:val="0"/>
                      <w:marTop w:val="0"/>
                      <w:marBottom w:val="0"/>
                      <w:divBdr>
                        <w:top w:val="none" w:sz="0" w:space="0" w:color="auto"/>
                        <w:left w:val="none" w:sz="0" w:space="0" w:color="auto"/>
                        <w:bottom w:val="none" w:sz="0" w:space="0" w:color="auto"/>
                        <w:right w:val="none" w:sz="0" w:space="0" w:color="auto"/>
                      </w:divBdr>
                    </w:div>
                  </w:divsChild>
                </w:div>
                <w:div w:id="906309412">
                  <w:marLeft w:val="0"/>
                  <w:marRight w:val="0"/>
                  <w:marTop w:val="0"/>
                  <w:marBottom w:val="0"/>
                  <w:divBdr>
                    <w:top w:val="none" w:sz="0" w:space="0" w:color="auto"/>
                    <w:left w:val="none" w:sz="0" w:space="0" w:color="auto"/>
                    <w:bottom w:val="none" w:sz="0" w:space="0" w:color="auto"/>
                    <w:right w:val="none" w:sz="0" w:space="0" w:color="auto"/>
                  </w:divBdr>
                  <w:divsChild>
                    <w:div w:id="638921676">
                      <w:marLeft w:val="0"/>
                      <w:marRight w:val="0"/>
                      <w:marTop w:val="0"/>
                      <w:marBottom w:val="0"/>
                      <w:divBdr>
                        <w:top w:val="none" w:sz="0" w:space="0" w:color="auto"/>
                        <w:left w:val="none" w:sz="0" w:space="0" w:color="auto"/>
                        <w:bottom w:val="none" w:sz="0" w:space="0" w:color="auto"/>
                        <w:right w:val="none" w:sz="0" w:space="0" w:color="auto"/>
                      </w:divBdr>
                    </w:div>
                  </w:divsChild>
                </w:div>
                <w:div w:id="1001346910">
                  <w:marLeft w:val="0"/>
                  <w:marRight w:val="0"/>
                  <w:marTop w:val="0"/>
                  <w:marBottom w:val="0"/>
                  <w:divBdr>
                    <w:top w:val="none" w:sz="0" w:space="0" w:color="auto"/>
                    <w:left w:val="none" w:sz="0" w:space="0" w:color="auto"/>
                    <w:bottom w:val="none" w:sz="0" w:space="0" w:color="auto"/>
                    <w:right w:val="none" w:sz="0" w:space="0" w:color="auto"/>
                  </w:divBdr>
                  <w:divsChild>
                    <w:div w:id="1237933344">
                      <w:marLeft w:val="0"/>
                      <w:marRight w:val="0"/>
                      <w:marTop w:val="0"/>
                      <w:marBottom w:val="0"/>
                      <w:divBdr>
                        <w:top w:val="none" w:sz="0" w:space="0" w:color="auto"/>
                        <w:left w:val="none" w:sz="0" w:space="0" w:color="auto"/>
                        <w:bottom w:val="none" w:sz="0" w:space="0" w:color="auto"/>
                        <w:right w:val="none" w:sz="0" w:space="0" w:color="auto"/>
                      </w:divBdr>
                    </w:div>
                  </w:divsChild>
                </w:div>
                <w:div w:id="1043214392">
                  <w:marLeft w:val="0"/>
                  <w:marRight w:val="0"/>
                  <w:marTop w:val="0"/>
                  <w:marBottom w:val="0"/>
                  <w:divBdr>
                    <w:top w:val="none" w:sz="0" w:space="0" w:color="auto"/>
                    <w:left w:val="none" w:sz="0" w:space="0" w:color="auto"/>
                    <w:bottom w:val="none" w:sz="0" w:space="0" w:color="auto"/>
                    <w:right w:val="none" w:sz="0" w:space="0" w:color="auto"/>
                  </w:divBdr>
                  <w:divsChild>
                    <w:div w:id="71585832">
                      <w:marLeft w:val="0"/>
                      <w:marRight w:val="0"/>
                      <w:marTop w:val="0"/>
                      <w:marBottom w:val="0"/>
                      <w:divBdr>
                        <w:top w:val="none" w:sz="0" w:space="0" w:color="auto"/>
                        <w:left w:val="none" w:sz="0" w:space="0" w:color="auto"/>
                        <w:bottom w:val="none" w:sz="0" w:space="0" w:color="auto"/>
                        <w:right w:val="none" w:sz="0" w:space="0" w:color="auto"/>
                      </w:divBdr>
                    </w:div>
                  </w:divsChild>
                </w:div>
                <w:div w:id="1125345833">
                  <w:marLeft w:val="0"/>
                  <w:marRight w:val="0"/>
                  <w:marTop w:val="0"/>
                  <w:marBottom w:val="0"/>
                  <w:divBdr>
                    <w:top w:val="none" w:sz="0" w:space="0" w:color="auto"/>
                    <w:left w:val="none" w:sz="0" w:space="0" w:color="auto"/>
                    <w:bottom w:val="none" w:sz="0" w:space="0" w:color="auto"/>
                    <w:right w:val="none" w:sz="0" w:space="0" w:color="auto"/>
                  </w:divBdr>
                  <w:divsChild>
                    <w:div w:id="1527208855">
                      <w:marLeft w:val="0"/>
                      <w:marRight w:val="0"/>
                      <w:marTop w:val="0"/>
                      <w:marBottom w:val="0"/>
                      <w:divBdr>
                        <w:top w:val="none" w:sz="0" w:space="0" w:color="auto"/>
                        <w:left w:val="none" w:sz="0" w:space="0" w:color="auto"/>
                        <w:bottom w:val="none" w:sz="0" w:space="0" w:color="auto"/>
                        <w:right w:val="none" w:sz="0" w:space="0" w:color="auto"/>
                      </w:divBdr>
                    </w:div>
                  </w:divsChild>
                </w:div>
                <w:div w:id="1129317529">
                  <w:marLeft w:val="0"/>
                  <w:marRight w:val="0"/>
                  <w:marTop w:val="0"/>
                  <w:marBottom w:val="0"/>
                  <w:divBdr>
                    <w:top w:val="none" w:sz="0" w:space="0" w:color="auto"/>
                    <w:left w:val="none" w:sz="0" w:space="0" w:color="auto"/>
                    <w:bottom w:val="none" w:sz="0" w:space="0" w:color="auto"/>
                    <w:right w:val="none" w:sz="0" w:space="0" w:color="auto"/>
                  </w:divBdr>
                  <w:divsChild>
                    <w:div w:id="147288791">
                      <w:marLeft w:val="0"/>
                      <w:marRight w:val="0"/>
                      <w:marTop w:val="0"/>
                      <w:marBottom w:val="0"/>
                      <w:divBdr>
                        <w:top w:val="none" w:sz="0" w:space="0" w:color="auto"/>
                        <w:left w:val="none" w:sz="0" w:space="0" w:color="auto"/>
                        <w:bottom w:val="none" w:sz="0" w:space="0" w:color="auto"/>
                        <w:right w:val="none" w:sz="0" w:space="0" w:color="auto"/>
                      </w:divBdr>
                    </w:div>
                  </w:divsChild>
                </w:div>
                <w:div w:id="1206866856">
                  <w:marLeft w:val="0"/>
                  <w:marRight w:val="0"/>
                  <w:marTop w:val="0"/>
                  <w:marBottom w:val="0"/>
                  <w:divBdr>
                    <w:top w:val="none" w:sz="0" w:space="0" w:color="auto"/>
                    <w:left w:val="none" w:sz="0" w:space="0" w:color="auto"/>
                    <w:bottom w:val="none" w:sz="0" w:space="0" w:color="auto"/>
                    <w:right w:val="none" w:sz="0" w:space="0" w:color="auto"/>
                  </w:divBdr>
                  <w:divsChild>
                    <w:div w:id="1211192117">
                      <w:marLeft w:val="0"/>
                      <w:marRight w:val="0"/>
                      <w:marTop w:val="0"/>
                      <w:marBottom w:val="0"/>
                      <w:divBdr>
                        <w:top w:val="none" w:sz="0" w:space="0" w:color="auto"/>
                        <w:left w:val="none" w:sz="0" w:space="0" w:color="auto"/>
                        <w:bottom w:val="none" w:sz="0" w:space="0" w:color="auto"/>
                        <w:right w:val="none" w:sz="0" w:space="0" w:color="auto"/>
                      </w:divBdr>
                    </w:div>
                  </w:divsChild>
                </w:div>
                <w:div w:id="1286542471">
                  <w:marLeft w:val="0"/>
                  <w:marRight w:val="0"/>
                  <w:marTop w:val="0"/>
                  <w:marBottom w:val="0"/>
                  <w:divBdr>
                    <w:top w:val="none" w:sz="0" w:space="0" w:color="auto"/>
                    <w:left w:val="none" w:sz="0" w:space="0" w:color="auto"/>
                    <w:bottom w:val="none" w:sz="0" w:space="0" w:color="auto"/>
                    <w:right w:val="none" w:sz="0" w:space="0" w:color="auto"/>
                  </w:divBdr>
                  <w:divsChild>
                    <w:div w:id="676079450">
                      <w:marLeft w:val="0"/>
                      <w:marRight w:val="0"/>
                      <w:marTop w:val="0"/>
                      <w:marBottom w:val="0"/>
                      <w:divBdr>
                        <w:top w:val="none" w:sz="0" w:space="0" w:color="auto"/>
                        <w:left w:val="none" w:sz="0" w:space="0" w:color="auto"/>
                        <w:bottom w:val="none" w:sz="0" w:space="0" w:color="auto"/>
                        <w:right w:val="none" w:sz="0" w:space="0" w:color="auto"/>
                      </w:divBdr>
                    </w:div>
                  </w:divsChild>
                </w:div>
                <w:div w:id="1288506308">
                  <w:marLeft w:val="0"/>
                  <w:marRight w:val="0"/>
                  <w:marTop w:val="0"/>
                  <w:marBottom w:val="0"/>
                  <w:divBdr>
                    <w:top w:val="none" w:sz="0" w:space="0" w:color="auto"/>
                    <w:left w:val="none" w:sz="0" w:space="0" w:color="auto"/>
                    <w:bottom w:val="none" w:sz="0" w:space="0" w:color="auto"/>
                    <w:right w:val="none" w:sz="0" w:space="0" w:color="auto"/>
                  </w:divBdr>
                  <w:divsChild>
                    <w:div w:id="268393237">
                      <w:marLeft w:val="0"/>
                      <w:marRight w:val="0"/>
                      <w:marTop w:val="0"/>
                      <w:marBottom w:val="0"/>
                      <w:divBdr>
                        <w:top w:val="none" w:sz="0" w:space="0" w:color="auto"/>
                        <w:left w:val="none" w:sz="0" w:space="0" w:color="auto"/>
                        <w:bottom w:val="none" w:sz="0" w:space="0" w:color="auto"/>
                        <w:right w:val="none" w:sz="0" w:space="0" w:color="auto"/>
                      </w:divBdr>
                    </w:div>
                    <w:div w:id="1964186843">
                      <w:marLeft w:val="0"/>
                      <w:marRight w:val="0"/>
                      <w:marTop w:val="0"/>
                      <w:marBottom w:val="0"/>
                      <w:divBdr>
                        <w:top w:val="none" w:sz="0" w:space="0" w:color="auto"/>
                        <w:left w:val="none" w:sz="0" w:space="0" w:color="auto"/>
                        <w:bottom w:val="none" w:sz="0" w:space="0" w:color="auto"/>
                        <w:right w:val="none" w:sz="0" w:space="0" w:color="auto"/>
                      </w:divBdr>
                    </w:div>
                  </w:divsChild>
                </w:div>
                <w:div w:id="1348828680">
                  <w:marLeft w:val="0"/>
                  <w:marRight w:val="0"/>
                  <w:marTop w:val="0"/>
                  <w:marBottom w:val="0"/>
                  <w:divBdr>
                    <w:top w:val="none" w:sz="0" w:space="0" w:color="auto"/>
                    <w:left w:val="none" w:sz="0" w:space="0" w:color="auto"/>
                    <w:bottom w:val="none" w:sz="0" w:space="0" w:color="auto"/>
                    <w:right w:val="none" w:sz="0" w:space="0" w:color="auto"/>
                  </w:divBdr>
                  <w:divsChild>
                    <w:div w:id="1345326954">
                      <w:marLeft w:val="0"/>
                      <w:marRight w:val="0"/>
                      <w:marTop w:val="0"/>
                      <w:marBottom w:val="0"/>
                      <w:divBdr>
                        <w:top w:val="none" w:sz="0" w:space="0" w:color="auto"/>
                        <w:left w:val="none" w:sz="0" w:space="0" w:color="auto"/>
                        <w:bottom w:val="none" w:sz="0" w:space="0" w:color="auto"/>
                        <w:right w:val="none" w:sz="0" w:space="0" w:color="auto"/>
                      </w:divBdr>
                    </w:div>
                  </w:divsChild>
                </w:div>
                <w:div w:id="1420524014">
                  <w:marLeft w:val="0"/>
                  <w:marRight w:val="0"/>
                  <w:marTop w:val="0"/>
                  <w:marBottom w:val="0"/>
                  <w:divBdr>
                    <w:top w:val="none" w:sz="0" w:space="0" w:color="auto"/>
                    <w:left w:val="none" w:sz="0" w:space="0" w:color="auto"/>
                    <w:bottom w:val="none" w:sz="0" w:space="0" w:color="auto"/>
                    <w:right w:val="none" w:sz="0" w:space="0" w:color="auto"/>
                  </w:divBdr>
                  <w:divsChild>
                    <w:div w:id="629365942">
                      <w:marLeft w:val="0"/>
                      <w:marRight w:val="0"/>
                      <w:marTop w:val="0"/>
                      <w:marBottom w:val="0"/>
                      <w:divBdr>
                        <w:top w:val="none" w:sz="0" w:space="0" w:color="auto"/>
                        <w:left w:val="none" w:sz="0" w:space="0" w:color="auto"/>
                        <w:bottom w:val="none" w:sz="0" w:space="0" w:color="auto"/>
                        <w:right w:val="none" w:sz="0" w:space="0" w:color="auto"/>
                      </w:divBdr>
                    </w:div>
                  </w:divsChild>
                </w:div>
                <w:div w:id="1498114291">
                  <w:marLeft w:val="0"/>
                  <w:marRight w:val="0"/>
                  <w:marTop w:val="0"/>
                  <w:marBottom w:val="0"/>
                  <w:divBdr>
                    <w:top w:val="none" w:sz="0" w:space="0" w:color="auto"/>
                    <w:left w:val="none" w:sz="0" w:space="0" w:color="auto"/>
                    <w:bottom w:val="none" w:sz="0" w:space="0" w:color="auto"/>
                    <w:right w:val="none" w:sz="0" w:space="0" w:color="auto"/>
                  </w:divBdr>
                  <w:divsChild>
                    <w:div w:id="319043000">
                      <w:marLeft w:val="0"/>
                      <w:marRight w:val="0"/>
                      <w:marTop w:val="0"/>
                      <w:marBottom w:val="0"/>
                      <w:divBdr>
                        <w:top w:val="none" w:sz="0" w:space="0" w:color="auto"/>
                        <w:left w:val="none" w:sz="0" w:space="0" w:color="auto"/>
                        <w:bottom w:val="none" w:sz="0" w:space="0" w:color="auto"/>
                        <w:right w:val="none" w:sz="0" w:space="0" w:color="auto"/>
                      </w:divBdr>
                    </w:div>
                  </w:divsChild>
                </w:div>
                <w:div w:id="1575972006">
                  <w:marLeft w:val="0"/>
                  <w:marRight w:val="0"/>
                  <w:marTop w:val="0"/>
                  <w:marBottom w:val="0"/>
                  <w:divBdr>
                    <w:top w:val="none" w:sz="0" w:space="0" w:color="auto"/>
                    <w:left w:val="none" w:sz="0" w:space="0" w:color="auto"/>
                    <w:bottom w:val="none" w:sz="0" w:space="0" w:color="auto"/>
                    <w:right w:val="none" w:sz="0" w:space="0" w:color="auto"/>
                  </w:divBdr>
                  <w:divsChild>
                    <w:div w:id="1254316421">
                      <w:marLeft w:val="0"/>
                      <w:marRight w:val="0"/>
                      <w:marTop w:val="0"/>
                      <w:marBottom w:val="0"/>
                      <w:divBdr>
                        <w:top w:val="none" w:sz="0" w:space="0" w:color="auto"/>
                        <w:left w:val="none" w:sz="0" w:space="0" w:color="auto"/>
                        <w:bottom w:val="none" w:sz="0" w:space="0" w:color="auto"/>
                        <w:right w:val="none" w:sz="0" w:space="0" w:color="auto"/>
                      </w:divBdr>
                    </w:div>
                  </w:divsChild>
                </w:div>
                <w:div w:id="1666976625">
                  <w:marLeft w:val="0"/>
                  <w:marRight w:val="0"/>
                  <w:marTop w:val="0"/>
                  <w:marBottom w:val="0"/>
                  <w:divBdr>
                    <w:top w:val="none" w:sz="0" w:space="0" w:color="auto"/>
                    <w:left w:val="none" w:sz="0" w:space="0" w:color="auto"/>
                    <w:bottom w:val="none" w:sz="0" w:space="0" w:color="auto"/>
                    <w:right w:val="none" w:sz="0" w:space="0" w:color="auto"/>
                  </w:divBdr>
                  <w:divsChild>
                    <w:div w:id="920872269">
                      <w:marLeft w:val="0"/>
                      <w:marRight w:val="0"/>
                      <w:marTop w:val="0"/>
                      <w:marBottom w:val="0"/>
                      <w:divBdr>
                        <w:top w:val="none" w:sz="0" w:space="0" w:color="auto"/>
                        <w:left w:val="none" w:sz="0" w:space="0" w:color="auto"/>
                        <w:bottom w:val="none" w:sz="0" w:space="0" w:color="auto"/>
                        <w:right w:val="none" w:sz="0" w:space="0" w:color="auto"/>
                      </w:divBdr>
                    </w:div>
                  </w:divsChild>
                </w:div>
                <w:div w:id="1679230791">
                  <w:marLeft w:val="0"/>
                  <w:marRight w:val="0"/>
                  <w:marTop w:val="0"/>
                  <w:marBottom w:val="0"/>
                  <w:divBdr>
                    <w:top w:val="none" w:sz="0" w:space="0" w:color="auto"/>
                    <w:left w:val="none" w:sz="0" w:space="0" w:color="auto"/>
                    <w:bottom w:val="none" w:sz="0" w:space="0" w:color="auto"/>
                    <w:right w:val="none" w:sz="0" w:space="0" w:color="auto"/>
                  </w:divBdr>
                  <w:divsChild>
                    <w:div w:id="1099567448">
                      <w:marLeft w:val="0"/>
                      <w:marRight w:val="0"/>
                      <w:marTop w:val="0"/>
                      <w:marBottom w:val="0"/>
                      <w:divBdr>
                        <w:top w:val="none" w:sz="0" w:space="0" w:color="auto"/>
                        <w:left w:val="none" w:sz="0" w:space="0" w:color="auto"/>
                        <w:bottom w:val="none" w:sz="0" w:space="0" w:color="auto"/>
                        <w:right w:val="none" w:sz="0" w:space="0" w:color="auto"/>
                      </w:divBdr>
                    </w:div>
                  </w:divsChild>
                </w:div>
                <w:div w:id="1879507595">
                  <w:marLeft w:val="0"/>
                  <w:marRight w:val="0"/>
                  <w:marTop w:val="0"/>
                  <w:marBottom w:val="0"/>
                  <w:divBdr>
                    <w:top w:val="none" w:sz="0" w:space="0" w:color="auto"/>
                    <w:left w:val="none" w:sz="0" w:space="0" w:color="auto"/>
                    <w:bottom w:val="none" w:sz="0" w:space="0" w:color="auto"/>
                    <w:right w:val="none" w:sz="0" w:space="0" w:color="auto"/>
                  </w:divBdr>
                  <w:divsChild>
                    <w:div w:id="1809545090">
                      <w:marLeft w:val="0"/>
                      <w:marRight w:val="0"/>
                      <w:marTop w:val="0"/>
                      <w:marBottom w:val="0"/>
                      <w:divBdr>
                        <w:top w:val="none" w:sz="0" w:space="0" w:color="auto"/>
                        <w:left w:val="none" w:sz="0" w:space="0" w:color="auto"/>
                        <w:bottom w:val="none" w:sz="0" w:space="0" w:color="auto"/>
                        <w:right w:val="none" w:sz="0" w:space="0" w:color="auto"/>
                      </w:divBdr>
                    </w:div>
                  </w:divsChild>
                </w:div>
                <w:div w:id="1959683889">
                  <w:marLeft w:val="0"/>
                  <w:marRight w:val="0"/>
                  <w:marTop w:val="0"/>
                  <w:marBottom w:val="0"/>
                  <w:divBdr>
                    <w:top w:val="none" w:sz="0" w:space="0" w:color="auto"/>
                    <w:left w:val="none" w:sz="0" w:space="0" w:color="auto"/>
                    <w:bottom w:val="none" w:sz="0" w:space="0" w:color="auto"/>
                    <w:right w:val="none" w:sz="0" w:space="0" w:color="auto"/>
                  </w:divBdr>
                  <w:divsChild>
                    <w:div w:id="601692795">
                      <w:marLeft w:val="0"/>
                      <w:marRight w:val="0"/>
                      <w:marTop w:val="0"/>
                      <w:marBottom w:val="0"/>
                      <w:divBdr>
                        <w:top w:val="none" w:sz="0" w:space="0" w:color="auto"/>
                        <w:left w:val="none" w:sz="0" w:space="0" w:color="auto"/>
                        <w:bottom w:val="none" w:sz="0" w:space="0" w:color="auto"/>
                        <w:right w:val="none" w:sz="0" w:space="0" w:color="auto"/>
                      </w:divBdr>
                    </w:div>
                  </w:divsChild>
                </w:div>
                <w:div w:id="2130971893">
                  <w:marLeft w:val="0"/>
                  <w:marRight w:val="0"/>
                  <w:marTop w:val="0"/>
                  <w:marBottom w:val="0"/>
                  <w:divBdr>
                    <w:top w:val="none" w:sz="0" w:space="0" w:color="auto"/>
                    <w:left w:val="none" w:sz="0" w:space="0" w:color="auto"/>
                    <w:bottom w:val="none" w:sz="0" w:space="0" w:color="auto"/>
                    <w:right w:val="none" w:sz="0" w:space="0" w:color="auto"/>
                  </w:divBdr>
                  <w:divsChild>
                    <w:div w:id="120763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080361">
          <w:marLeft w:val="0"/>
          <w:marRight w:val="0"/>
          <w:marTop w:val="0"/>
          <w:marBottom w:val="0"/>
          <w:divBdr>
            <w:top w:val="none" w:sz="0" w:space="0" w:color="auto"/>
            <w:left w:val="none" w:sz="0" w:space="0" w:color="auto"/>
            <w:bottom w:val="none" w:sz="0" w:space="0" w:color="auto"/>
            <w:right w:val="none" w:sz="0" w:space="0" w:color="auto"/>
          </w:divBdr>
          <w:divsChild>
            <w:div w:id="1045444699">
              <w:marLeft w:val="-75"/>
              <w:marRight w:val="0"/>
              <w:marTop w:val="30"/>
              <w:marBottom w:val="30"/>
              <w:divBdr>
                <w:top w:val="none" w:sz="0" w:space="0" w:color="auto"/>
                <w:left w:val="none" w:sz="0" w:space="0" w:color="auto"/>
                <w:bottom w:val="none" w:sz="0" w:space="0" w:color="auto"/>
                <w:right w:val="none" w:sz="0" w:space="0" w:color="auto"/>
              </w:divBdr>
              <w:divsChild>
                <w:div w:id="283850646">
                  <w:marLeft w:val="0"/>
                  <w:marRight w:val="0"/>
                  <w:marTop w:val="0"/>
                  <w:marBottom w:val="0"/>
                  <w:divBdr>
                    <w:top w:val="none" w:sz="0" w:space="0" w:color="auto"/>
                    <w:left w:val="none" w:sz="0" w:space="0" w:color="auto"/>
                    <w:bottom w:val="none" w:sz="0" w:space="0" w:color="auto"/>
                    <w:right w:val="none" w:sz="0" w:space="0" w:color="auto"/>
                  </w:divBdr>
                  <w:divsChild>
                    <w:div w:id="381831133">
                      <w:marLeft w:val="0"/>
                      <w:marRight w:val="0"/>
                      <w:marTop w:val="0"/>
                      <w:marBottom w:val="0"/>
                      <w:divBdr>
                        <w:top w:val="none" w:sz="0" w:space="0" w:color="auto"/>
                        <w:left w:val="none" w:sz="0" w:space="0" w:color="auto"/>
                        <w:bottom w:val="none" w:sz="0" w:space="0" w:color="auto"/>
                        <w:right w:val="none" w:sz="0" w:space="0" w:color="auto"/>
                      </w:divBdr>
                    </w:div>
                  </w:divsChild>
                </w:div>
                <w:div w:id="299771335">
                  <w:marLeft w:val="0"/>
                  <w:marRight w:val="0"/>
                  <w:marTop w:val="0"/>
                  <w:marBottom w:val="0"/>
                  <w:divBdr>
                    <w:top w:val="none" w:sz="0" w:space="0" w:color="auto"/>
                    <w:left w:val="none" w:sz="0" w:space="0" w:color="auto"/>
                    <w:bottom w:val="none" w:sz="0" w:space="0" w:color="auto"/>
                    <w:right w:val="none" w:sz="0" w:space="0" w:color="auto"/>
                  </w:divBdr>
                  <w:divsChild>
                    <w:div w:id="1741638148">
                      <w:marLeft w:val="0"/>
                      <w:marRight w:val="0"/>
                      <w:marTop w:val="0"/>
                      <w:marBottom w:val="0"/>
                      <w:divBdr>
                        <w:top w:val="none" w:sz="0" w:space="0" w:color="auto"/>
                        <w:left w:val="none" w:sz="0" w:space="0" w:color="auto"/>
                        <w:bottom w:val="none" w:sz="0" w:space="0" w:color="auto"/>
                        <w:right w:val="none" w:sz="0" w:space="0" w:color="auto"/>
                      </w:divBdr>
                    </w:div>
                  </w:divsChild>
                </w:div>
                <w:div w:id="513032255">
                  <w:marLeft w:val="0"/>
                  <w:marRight w:val="0"/>
                  <w:marTop w:val="0"/>
                  <w:marBottom w:val="0"/>
                  <w:divBdr>
                    <w:top w:val="none" w:sz="0" w:space="0" w:color="auto"/>
                    <w:left w:val="none" w:sz="0" w:space="0" w:color="auto"/>
                    <w:bottom w:val="none" w:sz="0" w:space="0" w:color="auto"/>
                    <w:right w:val="none" w:sz="0" w:space="0" w:color="auto"/>
                  </w:divBdr>
                  <w:divsChild>
                    <w:div w:id="1367757520">
                      <w:marLeft w:val="0"/>
                      <w:marRight w:val="0"/>
                      <w:marTop w:val="0"/>
                      <w:marBottom w:val="0"/>
                      <w:divBdr>
                        <w:top w:val="none" w:sz="0" w:space="0" w:color="auto"/>
                        <w:left w:val="none" w:sz="0" w:space="0" w:color="auto"/>
                        <w:bottom w:val="none" w:sz="0" w:space="0" w:color="auto"/>
                        <w:right w:val="none" w:sz="0" w:space="0" w:color="auto"/>
                      </w:divBdr>
                    </w:div>
                  </w:divsChild>
                </w:div>
                <w:div w:id="869343388">
                  <w:marLeft w:val="0"/>
                  <w:marRight w:val="0"/>
                  <w:marTop w:val="0"/>
                  <w:marBottom w:val="0"/>
                  <w:divBdr>
                    <w:top w:val="none" w:sz="0" w:space="0" w:color="auto"/>
                    <w:left w:val="none" w:sz="0" w:space="0" w:color="auto"/>
                    <w:bottom w:val="none" w:sz="0" w:space="0" w:color="auto"/>
                    <w:right w:val="none" w:sz="0" w:space="0" w:color="auto"/>
                  </w:divBdr>
                  <w:divsChild>
                    <w:div w:id="1528445994">
                      <w:marLeft w:val="0"/>
                      <w:marRight w:val="0"/>
                      <w:marTop w:val="0"/>
                      <w:marBottom w:val="0"/>
                      <w:divBdr>
                        <w:top w:val="none" w:sz="0" w:space="0" w:color="auto"/>
                        <w:left w:val="none" w:sz="0" w:space="0" w:color="auto"/>
                        <w:bottom w:val="none" w:sz="0" w:space="0" w:color="auto"/>
                        <w:right w:val="none" w:sz="0" w:space="0" w:color="auto"/>
                      </w:divBdr>
                    </w:div>
                  </w:divsChild>
                </w:div>
                <w:div w:id="1145512995">
                  <w:marLeft w:val="0"/>
                  <w:marRight w:val="0"/>
                  <w:marTop w:val="0"/>
                  <w:marBottom w:val="0"/>
                  <w:divBdr>
                    <w:top w:val="none" w:sz="0" w:space="0" w:color="auto"/>
                    <w:left w:val="none" w:sz="0" w:space="0" w:color="auto"/>
                    <w:bottom w:val="none" w:sz="0" w:space="0" w:color="auto"/>
                    <w:right w:val="none" w:sz="0" w:space="0" w:color="auto"/>
                  </w:divBdr>
                  <w:divsChild>
                    <w:div w:id="425419368">
                      <w:marLeft w:val="0"/>
                      <w:marRight w:val="0"/>
                      <w:marTop w:val="0"/>
                      <w:marBottom w:val="0"/>
                      <w:divBdr>
                        <w:top w:val="none" w:sz="0" w:space="0" w:color="auto"/>
                        <w:left w:val="none" w:sz="0" w:space="0" w:color="auto"/>
                        <w:bottom w:val="none" w:sz="0" w:space="0" w:color="auto"/>
                        <w:right w:val="none" w:sz="0" w:space="0" w:color="auto"/>
                      </w:divBdr>
                    </w:div>
                  </w:divsChild>
                </w:div>
                <w:div w:id="1496338970">
                  <w:marLeft w:val="0"/>
                  <w:marRight w:val="0"/>
                  <w:marTop w:val="0"/>
                  <w:marBottom w:val="0"/>
                  <w:divBdr>
                    <w:top w:val="none" w:sz="0" w:space="0" w:color="auto"/>
                    <w:left w:val="none" w:sz="0" w:space="0" w:color="auto"/>
                    <w:bottom w:val="none" w:sz="0" w:space="0" w:color="auto"/>
                    <w:right w:val="none" w:sz="0" w:space="0" w:color="auto"/>
                  </w:divBdr>
                  <w:divsChild>
                    <w:div w:id="315837411">
                      <w:marLeft w:val="0"/>
                      <w:marRight w:val="0"/>
                      <w:marTop w:val="0"/>
                      <w:marBottom w:val="0"/>
                      <w:divBdr>
                        <w:top w:val="none" w:sz="0" w:space="0" w:color="auto"/>
                        <w:left w:val="none" w:sz="0" w:space="0" w:color="auto"/>
                        <w:bottom w:val="none" w:sz="0" w:space="0" w:color="auto"/>
                        <w:right w:val="none" w:sz="0" w:space="0" w:color="auto"/>
                      </w:divBdr>
                    </w:div>
                    <w:div w:id="12552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866278">
          <w:marLeft w:val="0"/>
          <w:marRight w:val="0"/>
          <w:marTop w:val="0"/>
          <w:marBottom w:val="0"/>
          <w:divBdr>
            <w:top w:val="none" w:sz="0" w:space="0" w:color="auto"/>
            <w:left w:val="none" w:sz="0" w:space="0" w:color="auto"/>
            <w:bottom w:val="none" w:sz="0" w:space="0" w:color="auto"/>
            <w:right w:val="none" w:sz="0" w:space="0" w:color="auto"/>
          </w:divBdr>
        </w:div>
        <w:div w:id="741871228">
          <w:marLeft w:val="0"/>
          <w:marRight w:val="0"/>
          <w:marTop w:val="0"/>
          <w:marBottom w:val="0"/>
          <w:divBdr>
            <w:top w:val="none" w:sz="0" w:space="0" w:color="auto"/>
            <w:left w:val="none" w:sz="0" w:space="0" w:color="auto"/>
            <w:bottom w:val="none" w:sz="0" w:space="0" w:color="auto"/>
            <w:right w:val="none" w:sz="0" w:space="0" w:color="auto"/>
          </w:divBdr>
        </w:div>
        <w:div w:id="917440762">
          <w:marLeft w:val="0"/>
          <w:marRight w:val="0"/>
          <w:marTop w:val="0"/>
          <w:marBottom w:val="0"/>
          <w:divBdr>
            <w:top w:val="none" w:sz="0" w:space="0" w:color="auto"/>
            <w:left w:val="none" w:sz="0" w:space="0" w:color="auto"/>
            <w:bottom w:val="none" w:sz="0" w:space="0" w:color="auto"/>
            <w:right w:val="none" w:sz="0" w:space="0" w:color="auto"/>
          </w:divBdr>
        </w:div>
        <w:div w:id="1077245211">
          <w:marLeft w:val="0"/>
          <w:marRight w:val="0"/>
          <w:marTop w:val="0"/>
          <w:marBottom w:val="0"/>
          <w:divBdr>
            <w:top w:val="none" w:sz="0" w:space="0" w:color="auto"/>
            <w:left w:val="none" w:sz="0" w:space="0" w:color="auto"/>
            <w:bottom w:val="none" w:sz="0" w:space="0" w:color="auto"/>
            <w:right w:val="none" w:sz="0" w:space="0" w:color="auto"/>
          </w:divBdr>
        </w:div>
        <w:div w:id="1201627550">
          <w:marLeft w:val="0"/>
          <w:marRight w:val="0"/>
          <w:marTop w:val="0"/>
          <w:marBottom w:val="0"/>
          <w:divBdr>
            <w:top w:val="none" w:sz="0" w:space="0" w:color="auto"/>
            <w:left w:val="none" w:sz="0" w:space="0" w:color="auto"/>
            <w:bottom w:val="none" w:sz="0" w:space="0" w:color="auto"/>
            <w:right w:val="none" w:sz="0" w:space="0" w:color="auto"/>
          </w:divBdr>
        </w:div>
        <w:div w:id="1665428003">
          <w:marLeft w:val="0"/>
          <w:marRight w:val="0"/>
          <w:marTop w:val="0"/>
          <w:marBottom w:val="0"/>
          <w:divBdr>
            <w:top w:val="none" w:sz="0" w:space="0" w:color="auto"/>
            <w:left w:val="none" w:sz="0" w:space="0" w:color="auto"/>
            <w:bottom w:val="none" w:sz="0" w:space="0" w:color="auto"/>
            <w:right w:val="none" w:sz="0" w:space="0" w:color="auto"/>
          </w:divBdr>
          <w:divsChild>
            <w:div w:id="1584341307">
              <w:marLeft w:val="-75"/>
              <w:marRight w:val="0"/>
              <w:marTop w:val="30"/>
              <w:marBottom w:val="30"/>
              <w:divBdr>
                <w:top w:val="none" w:sz="0" w:space="0" w:color="auto"/>
                <w:left w:val="none" w:sz="0" w:space="0" w:color="auto"/>
                <w:bottom w:val="none" w:sz="0" w:space="0" w:color="auto"/>
                <w:right w:val="none" w:sz="0" w:space="0" w:color="auto"/>
              </w:divBdr>
              <w:divsChild>
                <w:div w:id="9570659">
                  <w:marLeft w:val="0"/>
                  <w:marRight w:val="0"/>
                  <w:marTop w:val="0"/>
                  <w:marBottom w:val="0"/>
                  <w:divBdr>
                    <w:top w:val="none" w:sz="0" w:space="0" w:color="auto"/>
                    <w:left w:val="none" w:sz="0" w:space="0" w:color="auto"/>
                    <w:bottom w:val="none" w:sz="0" w:space="0" w:color="auto"/>
                    <w:right w:val="none" w:sz="0" w:space="0" w:color="auto"/>
                  </w:divBdr>
                  <w:divsChild>
                    <w:div w:id="161242842">
                      <w:marLeft w:val="0"/>
                      <w:marRight w:val="0"/>
                      <w:marTop w:val="0"/>
                      <w:marBottom w:val="0"/>
                      <w:divBdr>
                        <w:top w:val="none" w:sz="0" w:space="0" w:color="auto"/>
                        <w:left w:val="none" w:sz="0" w:space="0" w:color="auto"/>
                        <w:bottom w:val="none" w:sz="0" w:space="0" w:color="auto"/>
                        <w:right w:val="none" w:sz="0" w:space="0" w:color="auto"/>
                      </w:divBdr>
                    </w:div>
                  </w:divsChild>
                </w:div>
                <w:div w:id="31080800">
                  <w:marLeft w:val="0"/>
                  <w:marRight w:val="0"/>
                  <w:marTop w:val="0"/>
                  <w:marBottom w:val="0"/>
                  <w:divBdr>
                    <w:top w:val="none" w:sz="0" w:space="0" w:color="auto"/>
                    <w:left w:val="none" w:sz="0" w:space="0" w:color="auto"/>
                    <w:bottom w:val="none" w:sz="0" w:space="0" w:color="auto"/>
                    <w:right w:val="none" w:sz="0" w:space="0" w:color="auto"/>
                  </w:divBdr>
                  <w:divsChild>
                    <w:div w:id="447819005">
                      <w:marLeft w:val="0"/>
                      <w:marRight w:val="0"/>
                      <w:marTop w:val="0"/>
                      <w:marBottom w:val="0"/>
                      <w:divBdr>
                        <w:top w:val="none" w:sz="0" w:space="0" w:color="auto"/>
                        <w:left w:val="none" w:sz="0" w:space="0" w:color="auto"/>
                        <w:bottom w:val="none" w:sz="0" w:space="0" w:color="auto"/>
                        <w:right w:val="none" w:sz="0" w:space="0" w:color="auto"/>
                      </w:divBdr>
                    </w:div>
                  </w:divsChild>
                </w:div>
                <w:div w:id="83189825">
                  <w:marLeft w:val="0"/>
                  <w:marRight w:val="0"/>
                  <w:marTop w:val="0"/>
                  <w:marBottom w:val="0"/>
                  <w:divBdr>
                    <w:top w:val="none" w:sz="0" w:space="0" w:color="auto"/>
                    <w:left w:val="none" w:sz="0" w:space="0" w:color="auto"/>
                    <w:bottom w:val="none" w:sz="0" w:space="0" w:color="auto"/>
                    <w:right w:val="none" w:sz="0" w:space="0" w:color="auto"/>
                  </w:divBdr>
                  <w:divsChild>
                    <w:div w:id="1897736755">
                      <w:marLeft w:val="0"/>
                      <w:marRight w:val="0"/>
                      <w:marTop w:val="0"/>
                      <w:marBottom w:val="0"/>
                      <w:divBdr>
                        <w:top w:val="none" w:sz="0" w:space="0" w:color="auto"/>
                        <w:left w:val="none" w:sz="0" w:space="0" w:color="auto"/>
                        <w:bottom w:val="none" w:sz="0" w:space="0" w:color="auto"/>
                        <w:right w:val="none" w:sz="0" w:space="0" w:color="auto"/>
                      </w:divBdr>
                    </w:div>
                  </w:divsChild>
                </w:div>
                <w:div w:id="120541985">
                  <w:marLeft w:val="0"/>
                  <w:marRight w:val="0"/>
                  <w:marTop w:val="0"/>
                  <w:marBottom w:val="0"/>
                  <w:divBdr>
                    <w:top w:val="none" w:sz="0" w:space="0" w:color="auto"/>
                    <w:left w:val="none" w:sz="0" w:space="0" w:color="auto"/>
                    <w:bottom w:val="none" w:sz="0" w:space="0" w:color="auto"/>
                    <w:right w:val="none" w:sz="0" w:space="0" w:color="auto"/>
                  </w:divBdr>
                  <w:divsChild>
                    <w:div w:id="1786653669">
                      <w:marLeft w:val="0"/>
                      <w:marRight w:val="0"/>
                      <w:marTop w:val="0"/>
                      <w:marBottom w:val="0"/>
                      <w:divBdr>
                        <w:top w:val="none" w:sz="0" w:space="0" w:color="auto"/>
                        <w:left w:val="none" w:sz="0" w:space="0" w:color="auto"/>
                        <w:bottom w:val="none" w:sz="0" w:space="0" w:color="auto"/>
                        <w:right w:val="none" w:sz="0" w:space="0" w:color="auto"/>
                      </w:divBdr>
                    </w:div>
                  </w:divsChild>
                </w:div>
                <w:div w:id="168377928">
                  <w:marLeft w:val="0"/>
                  <w:marRight w:val="0"/>
                  <w:marTop w:val="0"/>
                  <w:marBottom w:val="0"/>
                  <w:divBdr>
                    <w:top w:val="none" w:sz="0" w:space="0" w:color="auto"/>
                    <w:left w:val="none" w:sz="0" w:space="0" w:color="auto"/>
                    <w:bottom w:val="none" w:sz="0" w:space="0" w:color="auto"/>
                    <w:right w:val="none" w:sz="0" w:space="0" w:color="auto"/>
                  </w:divBdr>
                  <w:divsChild>
                    <w:div w:id="1241327395">
                      <w:marLeft w:val="0"/>
                      <w:marRight w:val="0"/>
                      <w:marTop w:val="0"/>
                      <w:marBottom w:val="0"/>
                      <w:divBdr>
                        <w:top w:val="none" w:sz="0" w:space="0" w:color="auto"/>
                        <w:left w:val="none" w:sz="0" w:space="0" w:color="auto"/>
                        <w:bottom w:val="none" w:sz="0" w:space="0" w:color="auto"/>
                        <w:right w:val="none" w:sz="0" w:space="0" w:color="auto"/>
                      </w:divBdr>
                    </w:div>
                  </w:divsChild>
                </w:div>
                <w:div w:id="199442423">
                  <w:marLeft w:val="0"/>
                  <w:marRight w:val="0"/>
                  <w:marTop w:val="0"/>
                  <w:marBottom w:val="0"/>
                  <w:divBdr>
                    <w:top w:val="none" w:sz="0" w:space="0" w:color="auto"/>
                    <w:left w:val="none" w:sz="0" w:space="0" w:color="auto"/>
                    <w:bottom w:val="none" w:sz="0" w:space="0" w:color="auto"/>
                    <w:right w:val="none" w:sz="0" w:space="0" w:color="auto"/>
                  </w:divBdr>
                  <w:divsChild>
                    <w:div w:id="234434447">
                      <w:marLeft w:val="0"/>
                      <w:marRight w:val="0"/>
                      <w:marTop w:val="0"/>
                      <w:marBottom w:val="0"/>
                      <w:divBdr>
                        <w:top w:val="none" w:sz="0" w:space="0" w:color="auto"/>
                        <w:left w:val="none" w:sz="0" w:space="0" w:color="auto"/>
                        <w:bottom w:val="none" w:sz="0" w:space="0" w:color="auto"/>
                        <w:right w:val="none" w:sz="0" w:space="0" w:color="auto"/>
                      </w:divBdr>
                    </w:div>
                  </w:divsChild>
                </w:div>
                <w:div w:id="206769391">
                  <w:marLeft w:val="0"/>
                  <w:marRight w:val="0"/>
                  <w:marTop w:val="0"/>
                  <w:marBottom w:val="0"/>
                  <w:divBdr>
                    <w:top w:val="none" w:sz="0" w:space="0" w:color="auto"/>
                    <w:left w:val="none" w:sz="0" w:space="0" w:color="auto"/>
                    <w:bottom w:val="none" w:sz="0" w:space="0" w:color="auto"/>
                    <w:right w:val="none" w:sz="0" w:space="0" w:color="auto"/>
                  </w:divBdr>
                  <w:divsChild>
                    <w:div w:id="131100503">
                      <w:marLeft w:val="0"/>
                      <w:marRight w:val="0"/>
                      <w:marTop w:val="0"/>
                      <w:marBottom w:val="0"/>
                      <w:divBdr>
                        <w:top w:val="none" w:sz="0" w:space="0" w:color="auto"/>
                        <w:left w:val="none" w:sz="0" w:space="0" w:color="auto"/>
                        <w:bottom w:val="none" w:sz="0" w:space="0" w:color="auto"/>
                        <w:right w:val="none" w:sz="0" w:space="0" w:color="auto"/>
                      </w:divBdr>
                    </w:div>
                  </w:divsChild>
                </w:div>
                <w:div w:id="213276759">
                  <w:marLeft w:val="0"/>
                  <w:marRight w:val="0"/>
                  <w:marTop w:val="0"/>
                  <w:marBottom w:val="0"/>
                  <w:divBdr>
                    <w:top w:val="none" w:sz="0" w:space="0" w:color="auto"/>
                    <w:left w:val="none" w:sz="0" w:space="0" w:color="auto"/>
                    <w:bottom w:val="none" w:sz="0" w:space="0" w:color="auto"/>
                    <w:right w:val="none" w:sz="0" w:space="0" w:color="auto"/>
                  </w:divBdr>
                  <w:divsChild>
                    <w:div w:id="1376002361">
                      <w:marLeft w:val="0"/>
                      <w:marRight w:val="0"/>
                      <w:marTop w:val="0"/>
                      <w:marBottom w:val="0"/>
                      <w:divBdr>
                        <w:top w:val="none" w:sz="0" w:space="0" w:color="auto"/>
                        <w:left w:val="none" w:sz="0" w:space="0" w:color="auto"/>
                        <w:bottom w:val="none" w:sz="0" w:space="0" w:color="auto"/>
                        <w:right w:val="none" w:sz="0" w:space="0" w:color="auto"/>
                      </w:divBdr>
                    </w:div>
                  </w:divsChild>
                </w:div>
                <w:div w:id="229317840">
                  <w:marLeft w:val="0"/>
                  <w:marRight w:val="0"/>
                  <w:marTop w:val="0"/>
                  <w:marBottom w:val="0"/>
                  <w:divBdr>
                    <w:top w:val="none" w:sz="0" w:space="0" w:color="auto"/>
                    <w:left w:val="none" w:sz="0" w:space="0" w:color="auto"/>
                    <w:bottom w:val="none" w:sz="0" w:space="0" w:color="auto"/>
                    <w:right w:val="none" w:sz="0" w:space="0" w:color="auto"/>
                  </w:divBdr>
                  <w:divsChild>
                    <w:div w:id="478694289">
                      <w:marLeft w:val="0"/>
                      <w:marRight w:val="0"/>
                      <w:marTop w:val="0"/>
                      <w:marBottom w:val="0"/>
                      <w:divBdr>
                        <w:top w:val="none" w:sz="0" w:space="0" w:color="auto"/>
                        <w:left w:val="none" w:sz="0" w:space="0" w:color="auto"/>
                        <w:bottom w:val="none" w:sz="0" w:space="0" w:color="auto"/>
                        <w:right w:val="none" w:sz="0" w:space="0" w:color="auto"/>
                      </w:divBdr>
                    </w:div>
                  </w:divsChild>
                </w:div>
                <w:div w:id="251666452">
                  <w:marLeft w:val="0"/>
                  <w:marRight w:val="0"/>
                  <w:marTop w:val="0"/>
                  <w:marBottom w:val="0"/>
                  <w:divBdr>
                    <w:top w:val="none" w:sz="0" w:space="0" w:color="auto"/>
                    <w:left w:val="none" w:sz="0" w:space="0" w:color="auto"/>
                    <w:bottom w:val="none" w:sz="0" w:space="0" w:color="auto"/>
                    <w:right w:val="none" w:sz="0" w:space="0" w:color="auto"/>
                  </w:divBdr>
                  <w:divsChild>
                    <w:div w:id="656493230">
                      <w:marLeft w:val="0"/>
                      <w:marRight w:val="0"/>
                      <w:marTop w:val="0"/>
                      <w:marBottom w:val="0"/>
                      <w:divBdr>
                        <w:top w:val="none" w:sz="0" w:space="0" w:color="auto"/>
                        <w:left w:val="none" w:sz="0" w:space="0" w:color="auto"/>
                        <w:bottom w:val="none" w:sz="0" w:space="0" w:color="auto"/>
                        <w:right w:val="none" w:sz="0" w:space="0" w:color="auto"/>
                      </w:divBdr>
                    </w:div>
                  </w:divsChild>
                </w:div>
                <w:div w:id="261769594">
                  <w:marLeft w:val="0"/>
                  <w:marRight w:val="0"/>
                  <w:marTop w:val="0"/>
                  <w:marBottom w:val="0"/>
                  <w:divBdr>
                    <w:top w:val="none" w:sz="0" w:space="0" w:color="auto"/>
                    <w:left w:val="none" w:sz="0" w:space="0" w:color="auto"/>
                    <w:bottom w:val="none" w:sz="0" w:space="0" w:color="auto"/>
                    <w:right w:val="none" w:sz="0" w:space="0" w:color="auto"/>
                  </w:divBdr>
                  <w:divsChild>
                    <w:div w:id="43720012">
                      <w:marLeft w:val="0"/>
                      <w:marRight w:val="0"/>
                      <w:marTop w:val="0"/>
                      <w:marBottom w:val="0"/>
                      <w:divBdr>
                        <w:top w:val="none" w:sz="0" w:space="0" w:color="auto"/>
                        <w:left w:val="none" w:sz="0" w:space="0" w:color="auto"/>
                        <w:bottom w:val="none" w:sz="0" w:space="0" w:color="auto"/>
                        <w:right w:val="none" w:sz="0" w:space="0" w:color="auto"/>
                      </w:divBdr>
                    </w:div>
                  </w:divsChild>
                </w:div>
                <w:div w:id="279841776">
                  <w:marLeft w:val="0"/>
                  <w:marRight w:val="0"/>
                  <w:marTop w:val="0"/>
                  <w:marBottom w:val="0"/>
                  <w:divBdr>
                    <w:top w:val="none" w:sz="0" w:space="0" w:color="auto"/>
                    <w:left w:val="none" w:sz="0" w:space="0" w:color="auto"/>
                    <w:bottom w:val="none" w:sz="0" w:space="0" w:color="auto"/>
                    <w:right w:val="none" w:sz="0" w:space="0" w:color="auto"/>
                  </w:divBdr>
                  <w:divsChild>
                    <w:div w:id="1882546607">
                      <w:marLeft w:val="0"/>
                      <w:marRight w:val="0"/>
                      <w:marTop w:val="0"/>
                      <w:marBottom w:val="0"/>
                      <w:divBdr>
                        <w:top w:val="none" w:sz="0" w:space="0" w:color="auto"/>
                        <w:left w:val="none" w:sz="0" w:space="0" w:color="auto"/>
                        <w:bottom w:val="none" w:sz="0" w:space="0" w:color="auto"/>
                        <w:right w:val="none" w:sz="0" w:space="0" w:color="auto"/>
                      </w:divBdr>
                    </w:div>
                  </w:divsChild>
                </w:div>
                <w:div w:id="284190705">
                  <w:marLeft w:val="0"/>
                  <w:marRight w:val="0"/>
                  <w:marTop w:val="0"/>
                  <w:marBottom w:val="0"/>
                  <w:divBdr>
                    <w:top w:val="none" w:sz="0" w:space="0" w:color="auto"/>
                    <w:left w:val="none" w:sz="0" w:space="0" w:color="auto"/>
                    <w:bottom w:val="none" w:sz="0" w:space="0" w:color="auto"/>
                    <w:right w:val="none" w:sz="0" w:space="0" w:color="auto"/>
                  </w:divBdr>
                  <w:divsChild>
                    <w:div w:id="1787192361">
                      <w:marLeft w:val="0"/>
                      <w:marRight w:val="0"/>
                      <w:marTop w:val="0"/>
                      <w:marBottom w:val="0"/>
                      <w:divBdr>
                        <w:top w:val="none" w:sz="0" w:space="0" w:color="auto"/>
                        <w:left w:val="none" w:sz="0" w:space="0" w:color="auto"/>
                        <w:bottom w:val="none" w:sz="0" w:space="0" w:color="auto"/>
                        <w:right w:val="none" w:sz="0" w:space="0" w:color="auto"/>
                      </w:divBdr>
                    </w:div>
                  </w:divsChild>
                </w:div>
                <w:div w:id="289482909">
                  <w:marLeft w:val="0"/>
                  <w:marRight w:val="0"/>
                  <w:marTop w:val="0"/>
                  <w:marBottom w:val="0"/>
                  <w:divBdr>
                    <w:top w:val="none" w:sz="0" w:space="0" w:color="auto"/>
                    <w:left w:val="none" w:sz="0" w:space="0" w:color="auto"/>
                    <w:bottom w:val="none" w:sz="0" w:space="0" w:color="auto"/>
                    <w:right w:val="none" w:sz="0" w:space="0" w:color="auto"/>
                  </w:divBdr>
                  <w:divsChild>
                    <w:div w:id="1290087818">
                      <w:marLeft w:val="0"/>
                      <w:marRight w:val="0"/>
                      <w:marTop w:val="0"/>
                      <w:marBottom w:val="0"/>
                      <w:divBdr>
                        <w:top w:val="none" w:sz="0" w:space="0" w:color="auto"/>
                        <w:left w:val="none" w:sz="0" w:space="0" w:color="auto"/>
                        <w:bottom w:val="none" w:sz="0" w:space="0" w:color="auto"/>
                        <w:right w:val="none" w:sz="0" w:space="0" w:color="auto"/>
                      </w:divBdr>
                    </w:div>
                  </w:divsChild>
                </w:div>
                <w:div w:id="313533402">
                  <w:marLeft w:val="0"/>
                  <w:marRight w:val="0"/>
                  <w:marTop w:val="0"/>
                  <w:marBottom w:val="0"/>
                  <w:divBdr>
                    <w:top w:val="none" w:sz="0" w:space="0" w:color="auto"/>
                    <w:left w:val="none" w:sz="0" w:space="0" w:color="auto"/>
                    <w:bottom w:val="none" w:sz="0" w:space="0" w:color="auto"/>
                    <w:right w:val="none" w:sz="0" w:space="0" w:color="auto"/>
                  </w:divBdr>
                  <w:divsChild>
                    <w:div w:id="1409689159">
                      <w:marLeft w:val="0"/>
                      <w:marRight w:val="0"/>
                      <w:marTop w:val="0"/>
                      <w:marBottom w:val="0"/>
                      <w:divBdr>
                        <w:top w:val="none" w:sz="0" w:space="0" w:color="auto"/>
                        <w:left w:val="none" w:sz="0" w:space="0" w:color="auto"/>
                        <w:bottom w:val="none" w:sz="0" w:space="0" w:color="auto"/>
                        <w:right w:val="none" w:sz="0" w:space="0" w:color="auto"/>
                      </w:divBdr>
                    </w:div>
                  </w:divsChild>
                </w:div>
                <w:div w:id="328558949">
                  <w:marLeft w:val="0"/>
                  <w:marRight w:val="0"/>
                  <w:marTop w:val="0"/>
                  <w:marBottom w:val="0"/>
                  <w:divBdr>
                    <w:top w:val="none" w:sz="0" w:space="0" w:color="auto"/>
                    <w:left w:val="none" w:sz="0" w:space="0" w:color="auto"/>
                    <w:bottom w:val="none" w:sz="0" w:space="0" w:color="auto"/>
                    <w:right w:val="none" w:sz="0" w:space="0" w:color="auto"/>
                  </w:divBdr>
                  <w:divsChild>
                    <w:div w:id="1621959796">
                      <w:marLeft w:val="0"/>
                      <w:marRight w:val="0"/>
                      <w:marTop w:val="0"/>
                      <w:marBottom w:val="0"/>
                      <w:divBdr>
                        <w:top w:val="none" w:sz="0" w:space="0" w:color="auto"/>
                        <w:left w:val="none" w:sz="0" w:space="0" w:color="auto"/>
                        <w:bottom w:val="none" w:sz="0" w:space="0" w:color="auto"/>
                        <w:right w:val="none" w:sz="0" w:space="0" w:color="auto"/>
                      </w:divBdr>
                    </w:div>
                  </w:divsChild>
                </w:div>
                <w:div w:id="367224514">
                  <w:marLeft w:val="0"/>
                  <w:marRight w:val="0"/>
                  <w:marTop w:val="0"/>
                  <w:marBottom w:val="0"/>
                  <w:divBdr>
                    <w:top w:val="none" w:sz="0" w:space="0" w:color="auto"/>
                    <w:left w:val="none" w:sz="0" w:space="0" w:color="auto"/>
                    <w:bottom w:val="none" w:sz="0" w:space="0" w:color="auto"/>
                    <w:right w:val="none" w:sz="0" w:space="0" w:color="auto"/>
                  </w:divBdr>
                  <w:divsChild>
                    <w:div w:id="479346700">
                      <w:marLeft w:val="0"/>
                      <w:marRight w:val="0"/>
                      <w:marTop w:val="0"/>
                      <w:marBottom w:val="0"/>
                      <w:divBdr>
                        <w:top w:val="none" w:sz="0" w:space="0" w:color="auto"/>
                        <w:left w:val="none" w:sz="0" w:space="0" w:color="auto"/>
                        <w:bottom w:val="none" w:sz="0" w:space="0" w:color="auto"/>
                        <w:right w:val="none" w:sz="0" w:space="0" w:color="auto"/>
                      </w:divBdr>
                    </w:div>
                  </w:divsChild>
                </w:div>
                <w:div w:id="392512302">
                  <w:marLeft w:val="0"/>
                  <w:marRight w:val="0"/>
                  <w:marTop w:val="0"/>
                  <w:marBottom w:val="0"/>
                  <w:divBdr>
                    <w:top w:val="none" w:sz="0" w:space="0" w:color="auto"/>
                    <w:left w:val="none" w:sz="0" w:space="0" w:color="auto"/>
                    <w:bottom w:val="none" w:sz="0" w:space="0" w:color="auto"/>
                    <w:right w:val="none" w:sz="0" w:space="0" w:color="auto"/>
                  </w:divBdr>
                  <w:divsChild>
                    <w:div w:id="952325670">
                      <w:marLeft w:val="0"/>
                      <w:marRight w:val="0"/>
                      <w:marTop w:val="0"/>
                      <w:marBottom w:val="0"/>
                      <w:divBdr>
                        <w:top w:val="none" w:sz="0" w:space="0" w:color="auto"/>
                        <w:left w:val="none" w:sz="0" w:space="0" w:color="auto"/>
                        <w:bottom w:val="none" w:sz="0" w:space="0" w:color="auto"/>
                        <w:right w:val="none" w:sz="0" w:space="0" w:color="auto"/>
                      </w:divBdr>
                    </w:div>
                  </w:divsChild>
                </w:div>
                <w:div w:id="406924994">
                  <w:marLeft w:val="0"/>
                  <w:marRight w:val="0"/>
                  <w:marTop w:val="0"/>
                  <w:marBottom w:val="0"/>
                  <w:divBdr>
                    <w:top w:val="none" w:sz="0" w:space="0" w:color="auto"/>
                    <w:left w:val="none" w:sz="0" w:space="0" w:color="auto"/>
                    <w:bottom w:val="none" w:sz="0" w:space="0" w:color="auto"/>
                    <w:right w:val="none" w:sz="0" w:space="0" w:color="auto"/>
                  </w:divBdr>
                  <w:divsChild>
                    <w:div w:id="662853719">
                      <w:marLeft w:val="0"/>
                      <w:marRight w:val="0"/>
                      <w:marTop w:val="0"/>
                      <w:marBottom w:val="0"/>
                      <w:divBdr>
                        <w:top w:val="none" w:sz="0" w:space="0" w:color="auto"/>
                        <w:left w:val="none" w:sz="0" w:space="0" w:color="auto"/>
                        <w:bottom w:val="none" w:sz="0" w:space="0" w:color="auto"/>
                        <w:right w:val="none" w:sz="0" w:space="0" w:color="auto"/>
                      </w:divBdr>
                    </w:div>
                  </w:divsChild>
                </w:div>
                <w:div w:id="482235985">
                  <w:marLeft w:val="0"/>
                  <w:marRight w:val="0"/>
                  <w:marTop w:val="0"/>
                  <w:marBottom w:val="0"/>
                  <w:divBdr>
                    <w:top w:val="none" w:sz="0" w:space="0" w:color="auto"/>
                    <w:left w:val="none" w:sz="0" w:space="0" w:color="auto"/>
                    <w:bottom w:val="none" w:sz="0" w:space="0" w:color="auto"/>
                    <w:right w:val="none" w:sz="0" w:space="0" w:color="auto"/>
                  </w:divBdr>
                  <w:divsChild>
                    <w:div w:id="1491404231">
                      <w:marLeft w:val="0"/>
                      <w:marRight w:val="0"/>
                      <w:marTop w:val="0"/>
                      <w:marBottom w:val="0"/>
                      <w:divBdr>
                        <w:top w:val="none" w:sz="0" w:space="0" w:color="auto"/>
                        <w:left w:val="none" w:sz="0" w:space="0" w:color="auto"/>
                        <w:bottom w:val="none" w:sz="0" w:space="0" w:color="auto"/>
                        <w:right w:val="none" w:sz="0" w:space="0" w:color="auto"/>
                      </w:divBdr>
                    </w:div>
                  </w:divsChild>
                </w:div>
                <w:div w:id="505558097">
                  <w:marLeft w:val="0"/>
                  <w:marRight w:val="0"/>
                  <w:marTop w:val="0"/>
                  <w:marBottom w:val="0"/>
                  <w:divBdr>
                    <w:top w:val="none" w:sz="0" w:space="0" w:color="auto"/>
                    <w:left w:val="none" w:sz="0" w:space="0" w:color="auto"/>
                    <w:bottom w:val="none" w:sz="0" w:space="0" w:color="auto"/>
                    <w:right w:val="none" w:sz="0" w:space="0" w:color="auto"/>
                  </w:divBdr>
                  <w:divsChild>
                    <w:div w:id="249586779">
                      <w:marLeft w:val="0"/>
                      <w:marRight w:val="0"/>
                      <w:marTop w:val="0"/>
                      <w:marBottom w:val="0"/>
                      <w:divBdr>
                        <w:top w:val="none" w:sz="0" w:space="0" w:color="auto"/>
                        <w:left w:val="none" w:sz="0" w:space="0" w:color="auto"/>
                        <w:bottom w:val="none" w:sz="0" w:space="0" w:color="auto"/>
                        <w:right w:val="none" w:sz="0" w:space="0" w:color="auto"/>
                      </w:divBdr>
                    </w:div>
                  </w:divsChild>
                </w:div>
                <w:div w:id="524562763">
                  <w:marLeft w:val="0"/>
                  <w:marRight w:val="0"/>
                  <w:marTop w:val="0"/>
                  <w:marBottom w:val="0"/>
                  <w:divBdr>
                    <w:top w:val="none" w:sz="0" w:space="0" w:color="auto"/>
                    <w:left w:val="none" w:sz="0" w:space="0" w:color="auto"/>
                    <w:bottom w:val="none" w:sz="0" w:space="0" w:color="auto"/>
                    <w:right w:val="none" w:sz="0" w:space="0" w:color="auto"/>
                  </w:divBdr>
                  <w:divsChild>
                    <w:div w:id="591087899">
                      <w:marLeft w:val="0"/>
                      <w:marRight w:val="0"/>
                      <w:marTop w:val="0"/>
                      <w:marBottom w:val="0"/>
                      <w:divBdr>
                        <w:top w:val="none" w:sz="0" w:space="0" w:color="auto"/>
                        <w:left w:val="none" w:sz="0" w:space="0" w:color="auto"/>
                        <w:bottom w:val="none" w:sz="0" w:space="0" w:color="auto"/>
                        <w:right w:val="none" w:sz="0" w:space="0" w:color="auto"/>
                      </w:divBdr>
                    </w:div>
                    <w:div w:id="831068189">
                      <w:marLeft w:val="0"/>
                      <w:marRight w:val="0"/>
                      <w:marTop w:val="0"/>
                      <w:marBottom w:val="0"/>
                      <w:divBdr>
                        <w:top w:val="none" w:sz="0" w:space="0" w:color="auto"/>
                        <w:left w:val="none" w:sz="0" w:space="0" w:color="auto"/>
                        <w:bottom w:val="none" w:sz="0" w:space="0" w:color="auto"/>
                        <w:right w:val="none" w:sz="0" w:space="0" w:color="auto"/>
                      </w:divBdr>
                    </w:div>
                  </w:divsChild>
                </w:div>
                <w:div w:id="539317154">
                  <w:marLeft w:val="0"/>
                  <w:marRight w:val="0"/>
                  <w:marTop w:val="0"/>
                  <w:marBottom w:val="0"/>
                  <w:divBdr>
                    <w:top w:val="none" w:sz="0" w:space="0" w:color="auto"/>
                    <w:left w:val="none" w:sz="0" w:space="0" w:color="auto"/>
                    <w:bottom w:val="none" w:sz="0" w:space="0" w:color="auto"/>
                    <w:right w:val="none" w:sz="0" w:space="0" w:color="auto"/>
                  </w:divBdr>
                  <w:divsChild>
                    <w:div w:id="539055669">
                      <w:marLeft w:val="0"/>
                      <w:marRight w:val="0"/>
                      <w:marTop w:val="0"/>
                      <w:marBottom w:val="0"/>
                      <w:divBdr>
                        <w:top w:val="none" w:sz="0" w:space="0" w:color="auto"/>
                        <w:left w:val="none" w:sz="0" w:space="0" w:color="auto"/>
                        <w:bottom w:val="none" w:sz="0" w:space="0" w:color="auto"/>
                        <w:right w:val="none" w:sz="0" w:space="0" w:color="auto"/>
                      </w:divBdr>
                    </w:div>
                    <w:div w:id="1255358499">
                      <w:marLeft w:val="0"/>
                      <w:marRight w:val="0"/>
                      <w:marTop w:val="0"/>
                      <w:marBottom w:val="0"/>
                      <w:divBdr>
                        <w:top w:val="none" w:sz="0" w:space="0" w:color="auto"/>
                        <w:left w:val="none" w:sz="0" w:space="0" w:color="auto"/>
                        <w:bottom w:val="none" w:sz="0" w:space="0" w:color="auto"/>
                        <w:right w:val="none" w:sz="0" w:space="0" w:color="auto"/>
                      </w:divBdr>
                    </w:div>
                  </w:divsChild>
                </w:div>
                <w:div w:id="545456957">
                  <w:marLeft w:val="0"/>
                  <w:marRight w:val="0"/>
                  <w:marTop w:val="0"/>
                  <w:marBottom w:val="0"/>
                  <w:divBdr>
                    <w:top w:val="none" w:sz="0" w:space="0" w:color="auto"/>
                    <w:left w:val="none" w:sz="0" w:space="0" w:color="auto"/>
                    <w:bottom w:val="none" w:sz="0" w:space="0" w:color="auto"/>
                    <w:right w:val="none" w:sz="0" w:space="0" w:color="auto"/>
                  </w:divBdr>
                  <w:divsChild>
                    <w:div w:id="711880055">
                      <w:marLeft w:val="0"/>
                      <w:marRight w:val="0"/>
                      <w:marTop w:val="0"/>
                      <w:marBottom w:val="0"/>
                      <w:divBdr>
                        <w:top w:val="none" w:sz="0" w:space="0" w:color="auto"/>
                        <w:left w:val="none" w:sz="0" w:space="0" w:color="auto"/>
                        <w:bottom w:val="none" w:sz="0" w:space="0" w:color="auto"/>
                        <w:right w:val="none" w:sz="0" w:space="0" w:color="auto"/>
                      </w:divBdr>
                    </w:div>
                  </w:divsChild>
                </w:div>
                <w:div w:id="550114118">
                  <w:marLeft w:val="0"/>
                  <w:marRight w:val="0"/>
                  <w:marTop w:val="0"/>
                  <w:marBottom w:val="0"/>
                  <w:divBdr>
                    <w:top w:val="none" w:sz="0" w:space="0" w:color="auto"/>
                    <w:left w:val="none" w:sz="0" w:space="0" w:color="auto"/>
                    <w:bottom w:val="none" w:sz="0" w:space="0" w:color="auto"/>
                    <w:right w:val="none" w:sz="0" w:space="0" w:color="auto"/>
                  </w:divBdr>
                  <w:divsChild>
                    <w:div w:id="271089617">
                      <w:marLeft w:val="0"/>
                      <w:marRight w:val="0"/>
                      <w:marTop w:val="0"/>
                      <w:marBottom w:val="0"/>
                      <w:divBdr>
                        <w:top w:val="none" w:sz="0" w:space="0" w:color="auto"/>
                        <w:left w:val="none" w:sz="0" w:space="0" w:color="auto"/>
                        <w:bottom w:val="none" w:sz="0" w:space="0" w:color="auto"/>
                        <w:right w:val="none" w:sz="0" w:space="0" w:color="auto"/>
                      </w:divBdr>
                    </w:div>
                  </w:divsChild>
                </w:div>
                <w:div w:id="616371723">
                  <w:marLeft w:val="0"/>
                  <w:marRight w:val="0"/>
                  <w:marTop w:val="0"/>
                  <w:marBottom w:val="0"/>
                  <w:divBdr>
                    <w:top w:val="none" w:sz="0" w:space="0" w:color="auto"/>
                    <w:left w:val="none" w:sz="0" w:space="0" w:color="auto"/>
                    <w:bottom w:val="none" w:sz="0" w:space="0" w:color="auto"/>
                    <w:right w:val="none" w:sz="0" w:space="0" w:color="auto"/>
                  </w:divBdr>
                  <w:divsChild>
                    <w:div w:id="1160392017">
                      <w:marLeft w:val="0"/>
                      <w:marRight w:val="0"/>
                      <w:marTop w:val="0"/>
                      <w:marBottom w:val="0"/>
                      <w:divBdr>
                        <w:top w:val="none" w:sz="0" w:space="0" w:color="auto"/>
                        <w:left w:val="none" w:sz="0" w:space="0" w:color="auto"/>
                        <w:bottom w:val="none" w:sz="0" w:space="0" w:color="auto"/>
                        <w:right w:val="none" w:sz="0" w:space="0" w:color="auto"/>
                      </w:divBdr>
                    </w:div>
                  </w:divsChild>
                </w:div>
                <w:div w:id="623537725">
                  <w:marLeft w:val="0"/>
                  <w:marRight w:val="0"/>
                  <w:marTop w:val="0"/>
                  <w:marBottom w:val="0"/>
                  <w:divBdr>
                    <w:top w:val="none" w:sz="0" w:space="0" w:color="auto"/>
                    <w:left w:val="none" w:sz="0" w:space="0" w:color="auto"/>
                    <w:bottom w:val="none" w:sz="0" w:space="0" w:color="auto"/>
                    <w:right w:val="none" w:sz="0" w:space="0" w:color="auto"/>
                  </w:divBdr>
                  <w:divsChild>
                    <w:div w:id="974144881">
                      <w:marLeft w:val="0"/>
                      <w:marRight w:val="0"/>
                      <w:marTop w:val="0"/>
                      <w:marBottom w:val="0"/>
                      <w:divBdr>
                        <w:top w:val="none" w:sz="0" w:space="0" w:color="auto"/>
                        <w:left w:val="none" w:sz="0" w:space="0" w:color="auto"/>
                        <w:bottom w:val="none" w:sz="0" w:space="0" w:color="auto"/>
                        <w:right w:val="none" w:sz="0" w:space="0" w:color="auto"/>
                      </w:divBdr>
                    </w:div>
                  </w:divsChild>
                </w:div>
                <w:div w:id="624890685">
                  <w:marLeft w:val="0"/>
                  <w:marRight w:val="0"/>
                  <w:marTop w:val="0"/>
                  <w:marBottom w:val="0"/>
                  <w:divBdr>
                    <w:top w:val="none" w:sz="0" w:space="0" w:color="auto"/>
                    <w:left w:val="none" w:sz="0" w:space="0" w:color="auto"/>
                    <w:bottom w:val="none" w:sz="0" w:space="0" w:color="auto"/>
                    <w:right w:val="none" w:sz="0" w:space="0" w:color="auto"/>
                  </w:divBdr>
                  <w:divsChild>
                    <w:div w:id="949779455">
                      <w:marLeft w:val="0"/>
                      <w:marRight w:val="0"/>
                      <w:marTop w:val="0"/>
                      <w:marBottom w:val="0"/>
                      <w:divBdr>
                        <w:top w:val="none" w:sz="0" w:space="0" w:color="auto"/>
                        <w:left w:val="none" w:sz="0" w:space="0" w:color="auto"/>
                        <w:bottom w:val="none" w:sz="0" w:space="0" w:color="auto"/>
                        <w:right w:val="none" w:sz="0" w:space="0" w:color="auto"/>
                      </w:divBdr>
                    </w:div>
                  </w:divsChild>
                </w:div>
                <w:div w:id="699017955">
                  <w:marLeft w:val="0"/>
                  <w:marRight w:val="0"/>
                  <w:marTop w:val="0"/>
                  <w:marBottom w:val="0"/>
                  <w:divBdr>
                    <w:top w:val="none" w:sz="0" w:space="0" w:color="auto"/>
                    <w:left w:val="none" w:sz="0" w:space="0" w:color="auto"/>
                    <w:bottom w:val="none" w:sz="0" w:space="0" w:color="auto"/>
                    <w:right w:val="none" w:sz="0" w:space="0" w:color="auto"/>
                  </w:divBdr>
                  <w:divsChild>
                    <w:div w:id="1265070312">
                      <w:marLeft w:val="0"/>
                      <w:marRight w:val="0"/>
                      <w:marTop w:val="0"/>
                      <w:marBottom w:val="0"/>
                      <w:divBdr>
                        <w:top w:val="none" w:sz="0" w:space="0" w:color="auto"/>
                        <w:left w:val="none" w:sz="0" w:space="0" w:color="auto"/>
                        <w:bottom w:val="none" w:sz="0" w:space="0" w:color="auto"/>
                        <w:right w:val="none" w:sz="0" w:space="0" w:color="auto"/>
                      </w:divBdr>
                    </w:div>
                  </w:divsChild>
                </w:div>
                <w:div w:id="728265223">
                  <w:marLeft w:val="0"/>
                  <w:marRight w:val="0"/>
                  <w:marTop w:val="0"/>
                  <w:marBottom w:val="0"/>
                  <w:divBdr>
                    <w:top w:val="none" w:sz="0" w:space="0" w:color="auto"/>
                    <w:left w:val="none" w:sz="0" w:space="0" w:color="auto"/>
                    <w:bottom w:val="none" w:sz="0" w:space="0" w:color="auto"/>
                    <w:right w:val="none" w:sz="0" w:space="0" w:color="auto"/>
                  </w:divBdr>
                  <w:divsChild>
                    <w:div w:id="280501661">
                      <w:marLeft w:val="0"/>
                      <w:marRight w:val="0"/>
                      <w:marTop w:val="0"/>
                      <w:marBottom w:val="0"/>
                      <w:divBdr>
                        <w:top w:val="none" w:sz="0" w:space="0" w:color="auto"/>
                        <w:left w:val="none" w:sz="0" w:space="0" w:color="auto"/>
                        <w:bottom w:val="none" w:sz="0" w:space="0" w:color="auto"/>
                        <w:right w:val="none" w:sz="0" w:space="0" w:color="auto"/>
                      </w:divBdr>
                    </w:div>
                  </w:divsChild>
                </w:div>
                <w:div w:id="828517254">
                  <w:marLeft w:val="0"/>
                  <w:marRight w:val="0"/>
                  <w:marTop w:val="0"/>
                  <w:marBottom w:val="0"/>
                  <w:divBdr>
                    <w:top w:val="none" w:sz="0" w:space="0" w:color="auto"/>
                    <w:left w:val="none" w:sz="0" w:space="0" w:color="auto"/>
                    <w:bottom w:val="none" w:sz="0" w:space="0" w:color="auto"/>
                    <w:right w:val="none" w:sz="0" w:space="0" w:color="auto"/>
                  </w:divBdr>
                  <w:divsChild>
                    <w:div w:id="99109888">
                      <w:marLeft w:val="0"/>
                      <w:marRight w:val="0"/>
                      <w:marTop w:val="0"/>
                      <w:marBottom w:val="0"/>
                      <w:divBdr>
                        <w:top w:val="none" w:sz="0" w:space="0" w:color="auto"/>
                        <w:left w:val="none" w:sz="0" w:space="0" w:color="auto"/>
                        <w:bottom w:val="none" w:sz="0" w:space="0" w:color="auto"/>
                        <w:right w:val="none" w:sz="0" w:space="0" w:color="auto"/>
                      </w:divBdr>
                    </w:div>
                  </w:divsChild>
                </w:div>
                <w:div w:id="863787277">
                  <w:marLeft w:val="0"/>
                  <w:marRight w:val="0"/>
                  <w:marTop w:val="0"/>
                  <w:marBottom w:val="0"/>
                  <w:divBdr>
                    <w:top w:val="none" w:sz="0" w:space="0" w:color="auto"/>
                    <w:left w:val="none" w:sz="0" w:space="0" w:color="auto"/>
                    <w:bottom w:val="none" w:sz="0" w:space="0" w:color="auto"/>
                    <w:right w:val="none" w:sz="0" w:space="0" w:color="auto"/>
                  </w:divBdr>
                  <w:divsChild>
                    <w:div w:id="1617449207">
                      <w:marLeft w:val="0"/>
                      <w:marRight w:val="0"/>
                      <w:marTop w:val="0"/>
                      <w:marBottom w:val="0"/>
                      <w:divBdr>
                        <w:top w:val="none" w:sz="0" w:space="0" w:color="auto"/>
                        <w:left w:val="none" w:sz="0" w:space="0" w:color="auto"/>
                        <w:bottom w:val="none" w:sz="0" w:space="0" w:color="auto"/>
                        <w:right w:val="none" w:sz="0" w:space="0" w:color="auto"/>
                      </w:divBdr>
                    </w:div>
                  </w:divsChild>
                </w:div>
                <w:div w:id="886603142">
                  <w:marLeft w:val="0"/>
                  <w:marRight w:val="0"/>
                  <w:marTop w:val="0"/>
                  <w:marBottom w:val="0"/>
                  <w:divBdr>
                    <w:top w:val="none" w:sz="0" w:space="0" w:color="auto"/>
                    <w:left w:val="none" w:sz="0" w:space="0" w:color="auto"/>
                    <w:bottom w:val="none" w:sz="0" w:space="0" w:color="auto"/>
                    <w:right w:val="none" w:sz="0" w:space="0" w:color="auto"/>
                  </w:divBdr>
                  <w:divsChild>
                    <w:div w:id="1573153918">
                      <w:marLeft w:val="0"/>
                      <w:marRight w:val="0"/>
                      <w:marTop w:val="0"/>
                      <w:marBottom w:val="0"/>
                      <w:divBdr>
                        <w:top w:val="none" w:sz="0" w:space="0" w:color="auto"/>
                        <w:left w:val="none" w:sz="0" w:space="0" w:color="auto"/>
                        <w:bottom w:val="none" w:sz="0" w:space="0" w:color="auto"/>
                        <w:right w:val="none" w:sz="0" w:space="0" w:color="auto"/>
                      </w:divBdr>
                    </w:div>
                  </w:divsChild>
                </w:div>
                <w:div w:id="918637828">
                  <w:marLeft w:val="0"/>
                  <w:marRight w:val="0"/>
                  <w:marTop w:val="0"/>
                  <w:marBottom w:val="0"/>
                  <w:divBdr>
                    <w:top w:val="none" w:sz="0" w:space="0" w:color="auto"/>
                    <w:left w:val="none" w:sz="0" w:space="0" w:color="auto"/>
                    <w:bottom w:val="none" w:sz="0" w:space="0" w:color="auto"/>
                    <w:right w:val="none" w:sz="0" w:space="0" w:color="auto"/>
                  </w:divBdr>
                  <w:divsChild>
                    <w:div w:id="1078139627">
                      <w:marLeft w:val="0"/>
                      <w:marRight w:val="0"/>
                      <w:marTop w:val="0"/>
                      <w:marBottom w:val="0"/>
                      <w:divBdr>
                        <w:top w:val="none" w:sz="0" w:space="0" w:color="auto"/>
                        <w:left w:val="none" w:sz="0" w:space="0" w:color="auto"/>
                        <w:bottom w:val="none" w:sz="0" w:space="0" w:color="auto"/>
                        <w:right w:val="none" w:sz="0" w:space="0" w:color="auto"/>
                      </w:divBdr>
                    </w:div>
                  </w:divsChild>
                </w:div>
                <w:div w:id="954598423">
                  <w:marLeft w:val="0"/>
                  <w:marRight w:val="0"/>
                  <w:marTop w:val="0"/>
                  <w:marBottom w:val="0"/>
                  <w:divBdr>
                    <w:top w:val="none" w:sz="0" w:space="0" w:color="auto"/>
                    <w:left w:val="none" w:sz="0" w:space="0" w:color="auto"/>
                    <w:bottom w:val="none" w:sz="0" w:space="0" w:color="auto"/>
                    <w:right w:val="none" w:sz="0" w:space="0" w:color="auto"/>
                  </w:divBdr>
                  <w:divsChild>
                    <w:div w:id="1089886426">
                      <w:marLeft w:val="0"/>
                      <w:marRight w:val="0"/>
                      <w:marTop w:val="0"/>
                      <w:marBottom w:val="0"/>
                      <w:divBdr>
                        <w:top w:val="none" w:sz="0" w:space="0" w:color="auto"/>
                        <w:left w:val="none" w:sz="0" w:space="0" w:color="auto"/>
                        <w:bottom w:val="none" w:sz="0" w:space="0" w:color="auto"/>
                        <w:right w:val="none" w:sz="0" w:space="0" w:color="auto"/>
                      </w:divBdr>
                    </w:div>
                  </w:divsChild>
                </w:div>
                <w:div w:id="978651817">
                  <w:marLeft w:val="0"/>
                  <w:marRight w:val="0"/>
                  <w:marTop w:val="0"/>
                  <w:marBottom w:val="0"/>
                  <w:divBdr>
                    <w:top w:val="none" w:sz="0" w:space="0" w:color="auto"/>
                    <w:left w:val="none" w:sz="0" w:space="0" w:color="auto"/>
                    <w:bottom w:val="none" w:sz="0" w:space="0" w:color="auto"/>
                    <w:right w:val="none" w:sz="0" w:space="0" w:color="auto"/>
                  </w:divBdr>
                  <w:divsChild>
                    <w:div w:id="1427385522">
                      <w:marLeft w:val="0"/>
                      <w:marRight w:val="0"/>
                      <w:marTop w:val="0"/>
                      <w:marBottom w:val="0"/>
                      <w:divBdr>
                        <w:top w:val="none" w:sz="0" w:space="0" w:color="auto"/>
                        <w:left w:val="none" w:sz="0" w:space="0" w:color="auto"/>
                        <w:bottom w:val="none" w:sz="0" w:space="0" w:color="auto"/>
                        <w:right w:val="none" w:sz="0" w:space="0" w:color="auto"/>
                      </w:divBdr>
                    </w:div>
                  </w:divsChild>
                </w:div>
                <w:div w:id="1106345983">
                  <w:marLeft w:val="0"/>
                  <w:marRight w:val="0"/>
                  <w:marTop w:val="0"/>
                  <w:marBottom w:val="0"/>
                  <w:divBdr>
                    <w:top w:val="none" w:sz="0" w:space="0" w:color="auto"/>
                    <w:left w:val="none" w:sz="0" w:space="0" w:color="auto"/>
                    <w:bottom w:val="none" w:sz="0" w:space="0" w:color="auto"/>
                    <w:right w:val="none" w:sz="0" w:space="0" w:color="auto"/>
                  </w:divBdr>
                  <w:divsChild>
                    <w:div w:id="628785149">
                      <w:marLeft w:val="0"/>
                      <w:marRight w:val="0"/>
                      <w:marTop w:val="0"/>
                      <w:marBottom w:val="0"/>
                      <w:divBdr>
                        <w:top w:val="none" w:sz="0" w:space="0" w:color="auto"/>
                        <w:left w:val="none" w:sz="0" w:space="0" w:color="auto"/>
                        <w:bottom w:val="none" w:sz="0" w:space="0" w:color="auto"/>
                        <w:right w:val="none" w:sz="0" w:space="0" w:color="auto"/>
                      </w:divBdr>
                    </w:div>
                  </w:divsChild>
                </w:div>
                <w:div w:id="1163669138">
                  <w:marLeft w:val="0"/>
                  <w:marRight w:val="0"/>
                  <w:marTop w:val="0"/>
                  <w:marBottom w:val="0"/>
                  <w:divBdr>
                    <w:top w:val="none" w:sz="0" w:space="0" w:color="auto"/>
                    <w:left w:val="none" w:sz="0" w:space="0" w:color="auto"/>
                    <w:bottom w:val="none" w:sz="0" w:space="0" w:color="auto"/>
                    <w:right w:val="none" w:sz="0" w:space="0" w:color="auto"/>
                  </w:divBdr>
                  <w:divsChild>
                    <w:div w:id="66073165">
                      <w:marLeft w:val="0"/>
                      <w:marRight w:val="0"/>
                      <w:marTop w:val="0"/>
                      <w:marBottom w:val="0"/>
                      <w:divBdr>
                        <w:top w:val="none" w:sz="0" w:space="0" w:color="auto"/>
                        <w:left w:val="none" w:sz="0" w:space="0" w:color="auto"/>
                        <w:bottom w:val="none" w:sz="0" w:space="0" w:color="auto"/>
                        <w:right w:val="none" w:sz="0" w:space="0" w:color="auto"/>
                      </w:divBdr>
                    </w:div>
                  </w:divsChild>
                </w:div>
                <w:div w:id="1171915046">
                  <w:marLeft w:val="0"/>
                  <w:marRight w:val="0"/>
                  <w:marTop w:val="0"/>
                  <w:marBottom w:val="0"/>
                  <w:divBdr>
                    <w:top w:val="none" w:sz="0" w:space="0" w:color="auto"/>
                    <w:left w:val="none" w:sz="0" w:space="0" w:color="auto"/>
                    <w:bottom w:val="none" w:sz="0" w:space="0" w:color="auto"/>
                    <w:right w:val="none" w:sz="0" w:space="0" w:color="auto"/>
                  </w:divBdr>
                  <w:divsChild>
                    <w:div w:id="2007131478">
                      <w:marLeft w:val="0"/>
                      <w:marRight w:val="0"/>
                      <w:marTop w:val="0"/>
                      <w:marBottom w:val="0"/>
                      <w:divBdr>
                        <w:top w:val="none" w:sz="0" w:space="0" w:color="auto"/>
                        <w:left w:val="none" w:sz="0" w:space="0" w:color="auto"/>
                        <w:bottom w:val="none" w:sz="0" w:space="0" w:color="auto"/>
                        <w:right w:val="none" w:sz="0" w:space="0" w:color="auto"/>
                      </w:divBdr>
                    </w:div>
                  </w:divsChild>
                </w:div>
                <w:div w:id="1174422067">
                  <w:marLeft w:val="0"/>
                  <w:marRight w:val="0"/>
                  <w:marTop w:val="0"/>
                  <w:marBottom w:val="0"/>
                  <w:divBdr>
                    <w:top w:val="none" w:sz="0" w:space="0" w:color="auto"/>
                    <w:left w:val="none" w:sz="0" w:space="0" w:color="auto"/>
                    <w:bottom w:val="none" w:sz="0" w:space="0" w:color="auto"/>
                    <w:right w:val="none" w:sz="0" w:space="0" w:color="auto"/>
                  </w:divBdr>
                  <w:divsChild>
                    <w:div w:id="981731414">
                      <w:marLeft w:val="0"/>
                      <w:marRight w:val="0"/>
                      <w:marTop w:val="0"/>
                      <w:marBottom w:val="0"/>
                      <w:divBdr>
                        <w:top w:val="none" w:sz="0" w:space="0" w:color="auto"/>
                        <w:left w:val="none" w:sz="0" w:space="0" w:color="auto"/>
                        <w:bottom w:val="none" w:sz="0" w:space="0" w:color="auto"/>
                        <w:right w:val="none" w:sz="0" w:space="0" w:color="auto"/>
                      </w:divBdr>
                    </w:div>
                  </w:divsChild>
                </w:div>
                <w:div w:id="1180700514">
                  <w:marLeft w:val="0"/>
                  <w:marRight w:val="0"/>
                  <w:marTop w:val="0"/>
                  <w:marBottom w:val="0"/>
                  <w:divBdr>
                    <w:top w:val="none" w:sz="0" w:space="0" w:color="auto"/>
                    <w:left w:val="none" w:sz="0" w:space="0" w:color="auto"/>
                    <w:bottom w:val="none" w:sz="0" w:space="0" w:color="auto"/>
                    <w:right w:val="none" w:sz="0" w:space="0" w:color="auto"/>
                  </w:divBdr>
                  <w:divsChild>
                    <w:div w:id="130904884">
                      <w:marLeft w:val="0"/>
                      <w:marRight w:val="0"/>
                      <w:marTop w:val="0"/>
                      <w:marBottom w:val="0"/>
                      <w:divBdr>
                        <w:top w:val="none" w:sz="0" w:space="0" w:color="auto"/>
                        <w:left w:val="none" w:sz="0" w:space="0" w:color="auto"/>
                        <w:bottom w:val="none" w:sz="0" w:space="0" w:color="auto"/>
                        <w:right w:val="none" w:sz="0" w:space="0" w:color="auto"/>
                      </w:divBdr>
                    </w:div>
                  </w:divsChild>
                </w:div>
                <w:div w:id="1186092155">
                  <w:marLeft w:val="0"/>
                  <w:marRight w:val="0"/>
                  <w:marTop w:val="0"/>
                  <w:marBottom w:val="0"/>
                  <w:divBdr>
                    <w:top w:val="none" w:sz="0" w:space="0" w:color="auto"/>
                    <w:left w:val="none" w:sz="0" w:space="0" w:color="auto"/>
                    <w:bottom w:val="none" w:sz="0" w:space="0" w:color="auto"/>
                    <w:right w:val="none" w:sz="0" w:space="0" w:color="auto"/>
                  </w:divBdr>
                  <w:divsChild>
                    <w:div w:id="230240258">
                      <w:marLeft w:val="0"/>
                      <w:marRight w:val="0"/>
                      <w:marTop w:val="0"/>
                      <w:marBottom w:val="0"/>
                      <w:divBdr>
                        <w:top w:val="none" w:sz="0" w:space="0" w:color="auto"/>
                        <w:left w:val="none" w:sz="0" w:space="0" w:color="auto"/>
                        <w:bottom w:val="none" w:sz="0" w:space="0" w:color="auto"/>
                        <w:right w:val="none" w:sz="0" w:space="0" w:color="auto"/>
                      </w:divBdr>
                    </w:div>
                  </w:divsChild>
                </w:div>
                <w:div w:id="1213157868">
                  <w:marLeft w:val="0"/>
                  <w:marRight w:val="0"/>
                  <w:marTop w:val="0"/>
                  <w:marBottom w:val="0"/>
                  <w:divBdr>
                    <w:top w:val="none" w:sz="0" w:space="0" w:color="auto"/>
                    <w:left w:val="none" w:sz="0" w:space="0" w:color="auto"/>
                    <w:bottom w:val="none" w:sz="0" w:space="0" w:color="auto"/>
                    <w:right w:val="none" w:sz="0" w:space="0" w:color="auto"/>
                  </w:divBdr>
                  <w:divsChild>
                    <w:div w:id="492837925">
                      <w:marLeft w:val="0"/>
                      <w:marRight w:val="0"/>
                      <w:marTop w:val="0"/>
                      <w:marBottom w:val="0"/>
                      <w:divBdr>
                        <w:top w:val="none" w:sz="0" w:space="0" w:color="auto"/>
                        <w:left w:val="none" w:sz="0" w:space="0" w:color="auto"/>
                        <w:bottom w:val="none" w:sz="0" w:space="0" w:color="auto"/>
                        <w:right w:val="none" w:sz="0" w:space="0" w:color="auto"/>
                      </w:divBdr>
                    </w:div>
                  </w:divsChild>
                </w:div>
                <w:div w:id="1248272866">
                  <w:marLeft w:val="0"/>
                  <w:marRight w:val="0"/>
                  <w:marTop w:val="0"/>
                  <w:marBottom w:val="0"/>
                  <w:divBdr>
                    <w:top w:val="none" w:sz="0" w:space="0" w:color="auto"/>
                    <w:left w:val="none" w:sz="0" w:space="0" w:color="auto"/>
                    <w:bottom w:val="none" w:sz="0" w:space="0" w:color="auto"/>
                    <w:right w:val="none" w:sz="0" w:space="0" w:color="auto"/>
                  </w:divBdr>
                  <w:divsChild>
                    <w:div w:id="708728716">
                      <w:marLeft w:val="0"/>
                      <w:marRight w:val="0"/>
                      <w:marTop w:val="0"/>
                      <w:marBottom w:val="0"/>
                      <w:divBdr>
                        <w:top w:val="none" w:sz="0" w:space="0" w:color="auto"/>
                        <w:left w:val="none" w:sz="0" w:space="0" w:color="auto"/>
                        <w:bottom w:val="none" w:sz="0" w:space="0" w:color="auto"/>
                        <w:right w:val="none" w:sz="0" w:space="0" w:color="auto"/>
                      </w:divBdr>
                    </w:div>
                  </w:divsChild>
                </w:div>
                <w:div w:id="1276403761">
                  <w:marLeft w:val="0"/>
                  <w:marRight w:val="0"/>
                  <w:marTop w:val="0"/>
                  <w:marBottom w:val="0"/>
                  <w:divBdr>
                    <w:top w:val="none" w:sz="0" w:space="0" w:color="auto"/>
                    <w:left w:val="none" w:sz="0" w:space="0" w:color="auto"/>
                    <w:bottom w:val="none" w:sz="0" w:space="0" w:color="auto"/>
                    <w:right w:val="none" w:sz="0" w:space="0" w:color="auto"/>
                  </w:divBdr>
                  <w:divsChild>
                    <w:div w:id="640038958">
                      <w:marLeft w:val="0"/>
                      <w:marRight w:val="0"/>
                      <w:marTop w:val="0"/>
                      <w:marBottom w:val="0"/>
                      <w:divBdr>
                        <w:top w:val="none" w:sz="0" w:space="0" w:color="auto"/>
                        <w:left w:val="none" w:sz="0" w:space="0" w:color="auto"/>
                        <w:bottom w:val="none" w:sz="0" w:space="0" w:color="auto"/>
                        <w:right w:val="none" w:sz="0" w:space="0" w:color="auto"/>
                      </w:divBdr>
                    </w:div>
                    <w:div w:id="712537304">
                      <w:marLeft w:val="0"/>
                      <w:marRight w:val="0"/>
                      <w:marTop w:val="0"/>
                      <w:marBottom w:val="0"/>
                      <w:divBdr>
                        <w:top w:val="none" w:sz="0" w:space="0" w:color="auto"/>
                        <w:left w:val="none" w:sz="0" w:space="0" w:color="auto"/>
                        <w:bottom w:val="none" w:sz="0" w:space="0" w:color="auto"/>
                        <w:right w:val="none" w:sz="0" w:space="0" w:color="auto"/>
                      </w:divBdr>
                    </w:div>
                  </w:divsChild>
                </w:div>
                <w:div w:id="1292908215">
                  <w:marLeft w:val="0"/>
                  <w:marRight w:val="0"/>
                  <w:marTop w:val="0"/>
                  <w:marBottom w:val="0"/>
                  <w:divBdr>
                    <w:top w:val="none" w:sz="0" w:space="0" w:color="auto"/>
                    <w:left w:val="none" w:sz="0" w:space="0" w:color="auto"/>
                    <w:bottom w:val="none" w:sz="0" w:space="0" w:color="auto"/>
                    <w:right w:val="none" w:sz="0" w:space="0" w:color="auto"/>
                  </w:divBdr>
                  <w:divsChild>
                    <w:div w:id="322702182">
                      <w:marLeft w:val="0"/>
                      <w:marRight w:val="0"/>
                      <w:marTop w:val="0"/>
                      <w:marBottom w:val="0"/>
                      <w:divBdr>
                        <w:top w:val="none" w:sz="0" w:space="0" w:color="auto"/>
                        <w:left w:val="none" w:sz="0" w:space="0" w:color="auto"/>
                        <w:bottom w:val="none" w:sz="0" w:space="0" w:color="auto"/>
                        <w:right w:val="none" w:sz="0" w:space="0" w:color="auto"/>
                      </w:divBdr>
                    </w:div>
                  </w:divsChild>
                </w:div>
                <w:div w:id="1295795850">
                  <w:marLeft w:val="0"/>
                  <w:marRight w:val="0"/>
                  <w:marTop w:val="0"/>
                  <w:marBottom w:val="0"/>
                  <w:divBdr>
                    <w:top w:val="none" w:sz="0" w:space="0" w:color="auto"/>
                    <w:left w:val="none" w:sz="0" w:space="0" w:color="auto"/>
                    <w:bottom w:val="none" w:sz="0" w:space="0" w:color="auto"/>
                    <w:right w:val="none" w:sz="0" w:space="0" w:color="auto"/>
                  </w:divBdr>
                  <w:divsChild>
                    <w:div w:id="396972640">
                      <w:marLeft w:val="0"/>
                      <w:marRight w:val="0"/>
                      <w:marTop w:val="0"/>
                      <w:marBottom w:val="0"/>
                      <w:divBdr>
                        <w:top w:val="none" w:sz="0" w:space="0" w:color="auto"/>
                        <w:left w:val="none" w:sz="0" w:space="0" w:color="auto"/>
                        <w:bottom w:val="none" w:sz="0" w:space="0" w:color="auto"/>
                        <w:right w:val="none" w:sz="0" w:space="0" w:color="auto"/>
                      </w:divBdr>
                    </w:div>
                  </w:divsChild>
                </w:div>
                <w:div w:id="1306620345">
                  <w:marLeft w:val="0"/>
                  <w:marRight w:val="0"/>
                  <w:marTop w:val="0"/>
                  <w:marBottom w:val="0"/>
                  <w:divBdr>
                    <w:top w:val="none" w:sz="0" w:space="0" w:color="auto"/>
                    <w:left w:val="none" w:sz="0" w:space="0" w:color="auto"/>
                    <w:bottom w:val="none" w:sz="0" w:space="0" w:color="auto"/>
                    <w:right w:val="none" w:sz="0" w:space="0" w:color="auto"/>
                  </w:divBdr>
                  <w:divsChild>
                    <w:div w:id="538786762">
                      <w:marLeft w:val="0"/>
                      <w:marRight w:val="0"/>
                      <w:marTop w:val="0"/>
                      <w:marBottom w:val="0"/>
                      <w:divBdr>
                        <w:top w:val="none" w:sz="0" w:space="0" w:color="auto"/>
                        <w:left w:val="none" w:sz="0" w:space="0" w:color="auto"/>
                        <w:bottom w:val="none" w:sz="0" w:space="0" w:color="auto"/>
                        <w:right w:val="none" w:sz="0" w:space="0" w:color="auto"/>
                      </w:divBdr>
                    </w:div>
                  </w:divsChild>
                </w:div>
                <w:div w:id="1363361688">
                  <w:marLeft w:val="0"/>
                  <w:marRight w:val="0"/>
                  <w:marTop w:val="0"/>
                  <w:marBottom w:val="0"/>
                  <w:divBdr>
                    <w:top w:val="none" w:sz="0" w:space="0" w:color="auto"/>
                    <w:left w:val="none" w:sz="0" w:space="0" w:color="auto"/>
                    <w:bottom w:val="none" w:sz="0" w:space="0" w:color="auto"/>
                    <w:right w:val="none" w:sz="0" w:space="0" w:color="auto"/>
                  </w:divBdr>
                  <w:divsChild>
                    <w:div w:id="849758045">
                      <w:marLeft w:val="0"/>
                      <w:marRight w:val="0"/>
                      <w:marTop w:val="0"/>
                      <w:marBottom w:val="0"/>
                      <w:divBdr>
                        <w:top w:val="none" w:sz="0" w:space="0" w:color="auto"/>
                        <w:left w:val="none" w:sz="0" w:space="0" w:color="auto"/>
                        <w:bottom w:val="none" w:sz="0" w:space="0" w:color="auto"/>
                        <w:right w:val="none" w:sz="0" w:space="0" w:color="auto"/>
                      </w:divBdr>
                    </w:div>
                  </w:divsChild>
                </w:div>
                <w:div w:id="1384988063">
                  <w:marLeft w:val="0"/>
                  <w:marRight w:val="0"/>
                  <w:marTop w:val="0"/>
                  <w:marBottom w:val="0"/>
                  <w:divBdr>
                    <w:top w:val="none" w:sz="0" w:space="0" w:color="auto"/>
                    <w:left w:val="none" w:sz="0" w:space="0" w:color="auto"/>
                    <w:bottom w:val="none" w:sz="0" w:space="0" w:color="auto"/>
                    <w:right w:val="none" w:sz="0" w:space="0" w:color="auto"/>
                  </w:divBdr>
                  <w:divsChild>
                    <w:div w:id="595788675">
                      <w:marLeft w:val="0"/>
                      <w:marRight w:val="0"/>
                      <w:marTop w:val="0"/>
                      <w:marBottom w:val="0"/>
                      <w:divBdr>
                        <w:top w:val="none" w:sz="0" w:space="0" w:color="auto"/>
                        <w:left w:val="none" w:sz="0" w:space="0" w:color="auto"/>
                        <w:bottom w:val="none" w:sz="0" w:space="0" w:color="auto"/>
                        <w:right w:val="none" w:sz="0" w:space="0" w:color="auto"/>
                      </w:divBdr>
                    </w:div>
                  </w:divsChild>
                </w:div>
                <w:div w:id="1435201414">
                  <w:marLeft w:val="0"/>
                  <w:marRight w:val="0"/>
                  <w:marTop w:val="0"/>
                  <w:marBottom w:val="0"/>
                  <w:divBdr>
                    <w:top w:val="none" w:sz="0" w:space="0" w:color="auto"/>
                    <w:left w:val="none" w:sz="0" w:space="0" w:color="auto"/>
                    <w:bottom w:val="none" w:sz="0" w:space="0" w:color="auto"/>
                    <w:right w:val="none" w:sz="0" w:space="0" w:color="auto"/>
                  </w:divBdr>
                  <w:divsChild>
                    <w:div w:id="1187982882">
                      <w:marLeft w:val="0"/>
                      <w:marRight w:val="0"/>
                      <w:marTop w:val="0"/>
                      <w:marBottom w:val="0"/>
                      <w:divBdr>
                        <w:top w:val="none" w:sz="0" w:space="0" w:color="auto"/>
                        <w:left w:val="none" w:sz="0" w:space="0" w:color="auto"/>
                        <w:bottom w:val="none" w:sz="0" w:space="0" w:color="auto"/>
                        <w:right w:val="none" w:sz="0" w:space="0" w:color="auto"/>
                      </w:divBdr>
                    </w:div>
                  </w:divsChild>
                </w:div>
                <w:div w:id="1447506106">
                  <w:marLeft w:val="0"/>
                  <w:marRight w:val="0"/>
                  <w:marTop w:val="0"/>
                  <w:marBottom w:val="0"/>
                  <w:divBdr>
                    <w:top w:val="none" w:sz="0" w:space="0" w:color="auto"/>
                    <w:left w:val="none" w:sz="0" w:space="0" w:color="auto"/>
                    <w:bottom w:val="none" w:sz="0" w:space="0" w:color="auto"/>
                    <w:right w:val="none" w:sz="0" w:space="0" w:color="auto"/>
                  </w:divBdr>
                  <w:divsChild>
                    <w:div w:id="1601066552">
                      <w:marLeft w:val="0"/>
                      <w:marRight w:val="0"/>
                      <w:marTop w:val="0"/>
                      <w:marBottom w:val="0"/>
                      <w:divBdr>
                        <w:top w:val="none" w:sz="0" w:space="0" w:color="auto"/>
                        <w:left w:val="none" w:sz="0" w:space="0" w:color="auto"/>
                        <w:bottom w:val="none" w:sz="0" w:space="0" w:color="auto"/>
                        <w:right w:val="none" w:sz="0" w:space="0" w:color="auto"/>
                      </w:divBdr>
                    </w:div>
                  </w:divsChild>
                </w:div>
                <w:div w:id="1455560756">
                  <w:marLeft w:val="0"/>
                  <w:marRight w:val="0"/>
                  <w:marTop w:val="0"/>
                  <w:marBottom w:val="0"/>
                  <w:divBdr>
                    <w:top w:val="none" w:sz="0" w:space="0" w:color="auto"/>
                    <w:left w:val="none" w:sz="0" w:space="0" w:color="auto"/>
                    <w:bottom w:val="none" w:sz="0" w:space="0" w:color="auto"/>
                    <w:right w:val="none" w:sz="0" w:space="0" w:color="auto"/>
                  </w:divBdr>
                  <w:divsChild>
                    <w:div w:id="1603800738">
                      <w:marLeft w:val="0"/>
                      <w:marRight w:val="0"/>
                      <w:marTop w:val="0"/>
                      <w:marBottom w:val="0"/>
                      <w:divBdr>
                        <w:top w:val="none" w:sz="0" w:space="0" w:color="auto"/>
                        <w:left w:val="none" w:sz="0" w:space="0" w:color="auto"/>
                        <w:bottom w:val="none" w:sz="0" w:space="0" w:color="auto"/>
                        <w:right w:val="none" w:sz="0" w:space="0" w:color="auto"/>
                      </w:divBdr>
                    </w:div>
                  </w:divsChild>
                </w:div>
                <w:div w:id="1464349583">
                  <w:marLeft w:val="0"/>
                  <w:marRight w:val="0"/>
                  <w:marTop w:val="0"/>
                  <w:marBottom w:val="0"/>
                  <w:divBdr>
                    <w:top w:val="none" w:sz="0" w:space="0" w:color="auto"/>
                    <w:left w:val="none" w:sz="0" w:space="0" w:color="auto"/>
                    <w:bottom w:val="none" w:sz="0" w:space="0" w:color="auto"/>
                    <w:right w:val="none" w:sz="0" w:space="0" w:color="auto"/>
                  </w:divBdr>
                  <w:divsChild>
                    <w:div w:id="1928464944">
                      <w:marLeft w:val="0"/>
                      <w:marRight w:val="0"/>
                      <w:marTop w:val="0"/>
                      <w:marBottom w:val="0"/>
                      <w:divBdr>
                        <w:top w:val="none" w:sz="0" w:space="0" w:color="auto"/>
                        <w:left w:val="none" w:sz="0" w:space="0" w:color="auto"/>
                        <w:bottom w:val="none" w:sz="0" w:space="0" w:color="auto"/>
                        <w:right w:val="none" w:sz="0" w:space="0" w:color="auto"/>
                      </w:divBdr>
                    </w:div>
                  </w:divsChild>
                </w:div>
                <w:div w:id="1485470433">
                  <w:marLeft w:val="0"/>
                  <w:marRight w:val="0"/>
                  <w:marTop w:val="0"/>
                  <w:marBottom w:val="0"/>
                  <w:divBdr>
                    <w:top w:val="none" w:sz="0" w:space="0" w:color="auto"/>
                    <w:left w:val="none" w:sz="0" w:space="0" w:color="auto"/>
                    <w:bottom w:val="none" w:sz="0" w:space="0" w:color="auto"/>
                    <w:right w:val="none" w:sz="0" w:space="0" w:color="auto"/>
                  </w:divBdr>
                  <w:divsChild>
                    <w:div w:id="1211303608">
                      <w:marLeft w:val="0"/>
                      <w:marRight w:val="0"/>
                      <w:marTop w:val="0"/>
                      <w:marBottom w:val="0"/>
                      <w:divBdr>
                        <w:top w:val="none" w:sz="0" w:space="0" w:color="auto"/>
                        <w:left w:val="none" w:sz="0" w:space="0" w:color="auto"/>
                        <w:bottom w:val="none" w:sz="0" w:space="0" w:color="auto"/>
                        <w:right w:val="none" w:sz="0" w:space="0" w:color="auto"/>
                      </w:divBdr>
                    </w:div>
                  </w:divsChild>
                </w:div>
                <w:div w:id="1492520287">
                  <w:marLeft w:val="0"/>
                  <w:marRight w:val="0"/>
                  <w:marTop w:val="0"/>
                  <w:marBottom w:val="0"/>
                  <w:divBdr>
                    <w:top w:val="none" w:sz="0" w:space="0" w:color="auto"/>
                    <w:left w:val="none" w:sz="0" w:space="0" w:color="auto"/>
                    <w:bottom w:val="none" w:sz="0" w:space="0" w:color="auto"/>
                    <w:right w:val="none" w:sz="0" w:space="0" w:color="auto"/>
                  </w:divBdr>
                  <w:divsChild>
                    <w:div w:id="964505609">
                      <w:marLeft w:val="0"/>
                      <w:marRight w:val="0"/>
                      <w:marTop w:val="0"/>
                      <w:marBottom w:val="0"/>
                      <w:divBdr>
                        <w:top w:val="none" w:sz="0" w:space="0" w:color="auto"/>
                        <w:left w:val="none" w:sz="0" w:space="0" w:color="auto"/>
                        <w:bottom w:val="none" w:sz="0" w:space="0" w:color="auto"/>
                        <w:right w:val="none" w:sz="0" w:space="0" w:color="auto"/>
                      </w:divBdr>
                    </w:div>
                  </w:divsChild>
                </w:div>
                <w:div w:id="1576361356">
                  <w:marLeft w:val="0"/>
                  <w:marRight w:val="0"/>
                  <w:marTop w:val="0"/>
                  <w:marBottom w:val="0"/>
                  <w:divBdr>
                    <w:top w:val="none" w:sz="0" w:space="0" w:color="auto"/>
                    <w:left w:val="none" w:sz="0" w:space="0" w:color="auto"/>
                    <w:bottom w:val="none" w:sz="0" w:space="0" w:color="auto"/>
                    <w:right w:val="none" w:sz="0" w:space="0" w:color="auto"/>
                  </w:divBdr>
                  <w:divsChild>
                    <w:div w:id="1996564982">
                      <w:marLeft w:val="0"/>
                      <w:marRight w:val="0"/>
                      <w:marTop w:val="0"/>
                      <w:marBottom w:val="0"/>
                      <w:divBdr>
                        <w:top w:val="none" w:sz="0" w:space="0" w:color="auto"/>
                        <w:left w:val="none" w:sz="0" w:space="0" w:color="auto"/>
                        <w:bottom w:val="none" w:sz="0" w:space="0" w:color="auto"/>
                        <w:right w:val="none" w:sz="0" w:space="0" w:color="auto"/>
                      </w:divBdr>
                    </w:div>
                  </w:divsChild>
                </w:div>
                <w:div w:id="1593852155">
                  <w:marLeft w:val="0"/>
                  <w:marRight w:val="0"/>
                  <w:marTop w:val="0"/>
                  <w:marBottom w:val="0"/>
                  <w:divBdr>
                    <w:top w:val="none" w:sz="0" w:space="0" w:color="auto"/>
                    <w:left w:val="none" w:sz="0" w:space="0" w:color="auto"/>
                    <w:bottom w:val="none" w:sz="0" w:space="0" w:color="auto"/>
                    <w:right w:val="none" w:sz="0" w:space="0" w:color="auto"/>
                  </w:divBdr>
                  <w:divsChild>
                    <w:div w:id="1074474240">
                      <w:marLeft w:val="0"/>
                      <w:marRight w:val="0"/>
                      <w:marTop w:val="0"/>
                      <w:marBottom w:val="0"/>
                      <w:divBdr>
                        <w:top w:val="none" w:sz="0" w:space="0" w:color="auto"/>
                        <w:left w:val="none" w:sz="0" w:space="0" w:color="auto"/>
                        <w:bottom w:val="none" w:sz="0" w:space="0" w:color="auto"/>
                        <w:right w:val="none" w:sz="0" w:space="0" w:color="auto"/>
                      </w:divBdr>
                    </w:div>
                  </w:divsChild>
                </w:div>
                <w:div w:id="1597011806">
                  <w:marLeft w:val="0"/>
                  <w:marRight w:val="0"/>
                  <w:marTop w:val="0"/>
                  <w:marBottom w:val="0"/>
                  <w:divBdr>
                    <w:top w:val="none" w:sz="0" w:space="0" w:color="auto"/>
                    <w:left w:val="none" w:sz="0" w:space="0" w:color="auto"/>
                    <w:bottom w:val="none" w:sz="0" w:space="0" w:color="auto"/>
                    <w:right w:val="none" w:sz="0" w:space="0" w:color="auto"/>
                  </w:divBdr>
                  <w:divsChild>
                    <w:div w:id="607590454">
                      <w:marLeft w:val="0"/>
                      <w:marRight w:val="0"/>
                      <w:marTop w:val="0"/>
                      <w:marBottom w:val="0"/>
                      <w:divBdr>
                        <w:top w:val="none" w:sz="0" w:space="0" w:color="auto"/>
                        <w:left w:val="none" w:sz="0" w:space="0" w:color="auto"/>
                        <w:bottom w:val="none" w:sz="0" w:space="0" w:color="auto"/>
                        <w:right w:val="none" w:sz="0" w:space="0" w:color="auto"/>
                      </w:divBdr>
                    </w:div>
                  </w:divsChild>
                </w:div>
                <w:div w:id="1621909286">
                  <w:marLeft w:val="0"/>
                  <w:marRight w:val="0"/>
                  <w:marTop w:val="0"/>
                  <w:marBottom w:val="0"/>
                  <w:divBdr>
                    <w:top w:val="none" w:sz="0" w:space="0" w:color="auto"/>
                    <w:left w:val="none" w:sz="0" w:space="0" w:color="auto"/>
                    <w:bottom w:val="none" w:sz="0" w:space="0" w:color="auto"/>
                    <w:right w:val="none" w:sz="0" w:space="0" w:color="auto"/>
                  </w:divBdr>
                  <w:divsChild>
                    <w:div w:id="1866554547">
                      <w:marLeft w:val="0"/>
                      <w:marRight w:val="0"/>
                      <w:marTop w:val="0"/>
                      <w:marBottom w:val="0"/>
                      <w:divBdr>
                        <w:top w:val="none" w:sz="0" w:space="0" w:color="auto"/>
                        <w:left w:val="none" w:sz="0" w:space="0" w:color="auto"/>
                        <w:bottom w:val="none" w:sz="0" w:space="0" w:color="auto"/>
                        <w:right w:val="none" w:sz="0" w:space="0" w:color="auto"/>
                      </w:divBdr>
                    </w:div>
                  </w:divsChild>
                </w:div>
                <w:div w:id="1627736570">
                  <w:marLeft w:val="0"/>
                  <w:marRight w:val="0"/>
                  <w:marTop w:val="0"/>
                  <w:marBottom w:val="0"/>
                  <w:divBdr>
                    <w:top w:val="none" w:sz="0" w:space="0" w:color="auto"/>
                    <w:left w:val="none" w:sz="0" w:space="0" w:color="auto"/>
                    <w:bottom w:val="none" w:sz="0" w:space="0" w:color="auto"/>
                    <w:right w:val="none" w:sz="0" w:space="0" w:color="auto"/>
                  </w:divBdr>
                  <w:divsChild>
                    <w:div w:id="1952400438">
                      <w:marLeft w:val="0"/>
                      <w:marRight w:val="0"/>
                      <w:marTop w:val="0"/>
                      <w:marBottom w:val="0"/>
                      <w:divBdr>
                        <w:top w:val="none" w:sz="0" w:space="0" w:color="auto"/>
                        <w:left w:val="none" w:sz="0" w:space="0" w:color="auto"/>
                        <w:bottom w:val="none" w:sz="0" w:space="0" w:color="auto"/>
                        <w:right w:val="none" w:sz="0" w:space="0" w:color="auto"/>
                      </w:divBdr>
                    </w:div>
                  </w:divsChild>
                </w:div>
                <w:div w:id="1631086620">
                  <w:marLeft w:val="0"/>
                  <w:marRight w:val="0"/>
                  <w:marTop w:val="0"/>
                  <w:marBottom w:val="0"/>
                  <w:divBdr>
                    <w:top w:val="none" w:sz="0" w:space="0" w:color="auto"/>
                    <w:left w:val="none" w:sz="0" w:space="0" w:color="auto"/>
                    <w:bottom w:val="none" w:sz="0" w:space="0" w:color="auto"/>
                    <w:right w:val="none" w:sz="0" w:space="0" w:color="auto"/>
                  </w:divBdr>
                  <w:divsChild>
                    <w:div w:id="247810072">
                      <w:marLeft w:val="0"/>
                      <w:marRight w:val="0"/>
                      <w:marTop w:val="0"/>
                      <w:marBottom w:val="0"/>
                      <w:divBdr>
                        <w:top w:val="none" w:sz="0" w:space="0" w:color="auto"/>
                        <w:left w:val="none" w:sz="0" w:space="0" w:color="auto"/>
                        <w:bottom w:val="none" w:sz="0" w:space="0" w:color="auto"/>
                        <w:right w:val="none" w:sz="0" w:space="0" w:color="auto"/>
                      </w:divBdr>
                    </w:div>
                  </w:divsChild>
                </w:div>
                <w:div w:id="1696737407">
                  <w:marLeft w:val="0"/>
                  <w:marRight w:val="0"/>
                  <w:marTop w:val="0"/>
                  <w:marBottom w:val="0"/>
                  <w:divBdr>
                    <w:top w:val="none" w:sz="0" w:space="0" w:color="auto"/>
                    <w:left w:val="none" w:sz="0" w:space="0" w:color="auto"/>
                    <w:bottom w:val="none" w:sz="0" w:space="0" w:color="auto"/>
                    <w:right w:val="none" w:sz="0" w:space="0" w:color="auto"/>
                  </w:divBdr>
                  <w:divsChild>
                    <w:div w:id="27996763">
                      <w:marLeft w:val="0"/>
                      <w:marRight w:val="0"/>
                      <w:marTop w:val="0"/>
                      <w:marBottom w:val="0"/>
                      <w:divBdr>
                        <w:top w:val="none" w:sz="0" w:space="0" w:color="auto"/>
                        <w:left w:val="none" w:sz="0" w:space="0" w:color="auto"/>
                        <w:bottom w:val="none" w:sz="0" w:space="0" w:color="auto"/>
                        <w:right w:val="none" w:sz="0" w:space="0" w:color="auto"/>
                      </w:divBdr>
                    </w:div>
                  </w:divsChild>
                </w:div>
                <w:div w:id="1710253141">
                  <w:marLeft w:val="0"/>
                  <w:marRight w:val="0"/>
                  <w:marTop w:val="0"/>
                  <w:marBottom w:val="0"/>
                  <w:divBdr>
                    <w:top w:val="none" w:sz="0" w:space="0" w:color="auto"/>
                    <w:left w:val="none" w:sz="0" w:space="0" w:color="auto"/>
                    <w:bottom w:val="none" w:sz="0" w:space="0" w:color="auto"/>
                    <w:right w:val="none" w:sz="0" w:space="0" w:color="auto"/>
                  </w:divBdr>
                  <w:divsChild>
                    <w:div w:id="751049849">
                      <w:marLeft w:val="0"/>
                      <w:marRight w:val="0"/>
                      <w:marTop w:val="0"/>
                      <w:marBottom w:val="0"/>
                      <w:divBdr>
                        <w:top w:val="none" w:sz="0" w:space="0" w:color="auto"/>
                        <w:left w:val="none" w:sz="0" w:space="0" w:color="auto"/>
                        <w:bottom w:val="none" w:sz="0" w:space="0" w:color="auto"/>
                        <w:right w:val="none" w:sz="0" w:space="0" w:color="auto"/>
                      </w:divBdr>
                    </w:div>
                  </w:divsChild>
                </w:div>
                <w:div w:id="1715883000">
                  <w:marLeft w:val="0"/>
                  <w:marRight w:val="0"/>
                  <w:marTop w:val="0"/>
                  <w:marBottom w:val="0"/>
                  <w:divBdr>
                    <w:top w:val="none" w:sz="0" w:space="0" w:color="auto"/>
                    <w:left w:val="none" w:sz="0" w:space="0" w:color="auto"/>
                    <w:bottom w:val="none" w:sz="0" w:space="0" w:color="auto"/>
                    <w:right w:val="none" w:sz="0" w:space="0" w:color="auto"/>
                  </w:divBdr>
                  <w:divsChild>
                    <w:div w:id="281348756">
                      <w:marLeft w:val="0"/>
                      <w:marRight w:val="0"/>
                      <w:marTop w:val="0"/>
                      <w:marBottom w:val="0"/>
                      <w:divBdr>
                        <w:top w:val="none" w:sz="0" w:space="0" w:color="auto"/>
                        <w:left w:val="none" w:sz="0" w:space="0" w:color="auto"/>
                        <w:bottom w:val="none" w:sz="0" w:space="0" w:color="auto"/>
                        <w:right w:val="none" w:sz="0" w:space="0" w:color="auto"/>
                      </w:divBdr>
                    </w:div>
                  </w:divsChild>
                </w:div>
                <w:div w:id="1775174734">
                  <w:marLeft w:val="0"/>
                  <w:marRight w:val="0"/>
                  <w:marTop w:val="0"/>
                  <w:marBottom w:val="0"/>
                  <w:divBdr>
                    <w:top w:val="none" w:sz="0" w:space="0" w:color="auto"/>
                    <w:left w:val="none" w:sz="0" w:space="0" w:color="auto"/>
                    <w:bottom w:val="none" w:sz="0" w:space="0" w:color="auto"/>
                    <w:right w:val="none" w:sz="0" w:space="0" w:color="auto"/>
                  </w:divBdr>
                  <w:divsChild>
                    <w:div w:id="1155995178">
                      <w:marLeft w:val="0"/>
                      <w:marRight w:val="0"/>
                      <w:marTop w:val="0"/>
                      <w:marBottom w:val="0"/>
                      <w:divBdr>
                        <w:top w:val="none" w:sz="0" w:space="0" w:color="auto"/>
                        <w:left w:val="none" w:sz="0" w:space="0" w:color="auto"/>
                        <w:bottom w:val="none" w:sz="0" w:space="0" w:color="auto"/>
                        <w:right w:val="none" w:sz="0" w:space="0" w:color="auto"/>
                      </w:divBdr>
                    </w:div>
                    <w:div w:id="1331643518">
                      <w:marLeft w:val="0"/>
                      <w:marRight w:val="0"/>
                      <w:marTop w:val="0"/>
                      <w:marBottom w:val="0"/>
                      <w:divBdr>
                        <w:top w:val="none" w:sz="0" w:space="0" w:color="auto"/>
                        <w:left w:val="none" w:sz="0" w:space="0" w:color="auto"/>
                        <w:bottom w:val="none" w:sz="0" w:space="0" w:color="auto"/>
                        <w:right w:val="none" w:sz="0" w:space="0" w:color="auto"/>
                      </w:divBdr>
                    </w:div>
                  </w:divsChild>
                </w:div>
                <w:div w:id="1818838618">
                  <w:marLeft w:val="0"/>
                  <w:marRight w:val="0"/>
                  <w:marTop w:val="0"/>
                  <w:marBottom w:val="0"/>
                  <w:divBdr>
                    <w:top w:val="none" w:sz="0" w:space="0" w:color="auto"/>
                    <w:left w:val="none" w:sz="0" w:space="0" w:color="auto"/>
                    <w:bottom w:val="none" w:sz="0" w:space="0" w:color="auto"/>
                    <w:right w:val="none" w:sz="0" w:space="0" w:color="auto"/>
                  </w:divBdr>
                  <w:divsChild>
                    <w:div w:id="1710648737">
                      <w:marLeft w:val="0"/>
                      <w:marRight w:val="0"/>
                      <w:marTop w:val="0"/>
                      <w:marBottom w:val="0"/>
                      <w:divBdr>
                        <w:top w:val="none" w:sz="0" w:space="0" w:color="auto"/>
                        <w:left w:val="none" w:sz="0" w:space="0" w:color="auto"/>
                        <w:bottom w:val="none" w:sz="0" w:space="0" w:color="auto"/>
                        <w:right w:val="none" w:sz="0" w:space="0" w:color="auto"/>
                      </w:divBdr>
                    </w:div>
                  </w:divsChild>
                </w:div>
                <w:div w:id="1819035445">
                  <w:marLeft w:val="0"/>
                  <w:marRight w:val="0"/>
                  <w:marTop w:val="0"/>
                  <w:marBottom w:val="0"/>
                  <w:divBdr>
                    <w:top w:val="none" w:sz="0" w:space="0" w:color="auto"/>
                    <w:left w:val="none" w:sz="0" w:space="0" w:color="auto"/>
                    <w:bottom w:val="none" w:sz="0" w:space="0" w:color="auto"/>
                    <w:right w:val="none" w:sz="0" w:space="0" w:color="auto"/>
                  </w:divBdr>
                  <w:divsChild>
                    <w:div w:id="1184127335">
                      <w:marLeft w:val="0"/>
                      <w:marRight w:val="0"/>
                      <w:marTop w:val="0"/>
                      <w:marBottom w:val="0"/>
                      <w:divBdr>
                        <w:top w:val="none" w:sz="0" w:space="0" w:color="auto"/>
                        <w:left w:val="none" w:sz="0" w:space="0" w:color="auto"/>
                        <w:bottom w:val="none" w:sz="0" w:space="0" w:color="auto"/>
                        <w:right w:val="none" w:sz="0" w:space="0" w:color="auto"/>
                      </w:divBdr>
                    </w:div>
                    <w:div w:id="2099710698">
                      <w:marLeft w:val="0"/>
                      <w:marRight w:val="0"/>
                      <w:marTop w:val="0"/>
                      <w:marBottom w:val="0"/>
                      <w:divBdr>
                        <w:top w:val="none" w:sz="0" w:space="0" w:color="auto"/>
                        <w:left w:val="none" w:sz="0" w:space="0" w:color="auto"/>
                        <w:bottom w:val="none" w:sz="0" w:space="0" w:color="auto"/>
                        <w:right w:val="none" w:sz="0" w:space="0" w:color="auto"/>
                      </w:divBdr>
                    </w:div>
                  </w:divsChild>
                </w:div>
                <w:div w:id="1856847070">
                  <w:marLeft w:val="0"/>
                  <w:marRight w:val="0"/>
                  <w:marTop w:val="0"/>
                  <w:marBottom w:val="0"/>
                  <w:divBdr>
                    <w:top w:val="none" w:sz="0" w:space="0" w:color="auto"/>
                    <w:left w:val="none" w:sz="0" w:space="0" w:color="auto"/>
                    <w:bottom w:val="none" w:sz="0" w:space="0" w:color="auto"/>
                    <w:right w:val="none" w:sz="0" w:space="0" w:color="auto"/>
                  </w:divBdr>
                  <w:divsChild>
                    <w:div w:id="1204561045">
                      <w:marLeft w:val="0"/>
                      <w:marRight w:val="0"/>
                      <w:marTop w:val="0"/>
                      <w:marBottom w:val="0"/>
                      <w:divBdr>
                        <w:top w:val="none" w:sz="0" w:space="0" w:color="auto"/>
                        <w:left w:val="none" w:sz="0" w:space="0" w:color="auto"/>
                        <w:bottom w:val="none" w:sz="0" w:space="0" w:color="auto"/>
                        <w:right w:val="none" w:sz="0" w:space="0" w:color="auto"/>
                      </w:divBdr>
                    </w:div>
                  </w:divsChild>
                </w:div>
                <w:div w:id="1887712988">
                  <w:marLeft w:val="0"/>
                  <w:marRight w:val="0"/>
                  <w:marTop w:val="0"/>
                  <w:marBottom w:val="0"/>
                  <w:divBdr>
                    <w:top w:val="none" w:sz="0" w:space="0" w:color="auto"/>
                    <w:left w:val="none" w:sz="0" w:space="0" w:color="auto"/>
                    <w:bottom w:val="none" w:sz="0" w:space="0" w:color="auto"/>
                    <w:right w:val="none" w:sz="0" w:space="0" w:color="auto"/>
                  </w:divBdr>
                  <w:divsChild>
                    <w:div w:id="658775589">
                      <w:marLeft w:val="0"/>
                      <w:marRight w:val="0"/>
                      <w:marTop w:val="0"/>
                      <w:marBottom w:val="0"/>
                      <w:divBdr>
                        <w:top w:val="none" w:sz="0" w:space="0" w:color="auto"/>
                        <w:left w:val="none" w:sz="0" w:space="0" w:color="auto"/>
                        <w:bottom w:val="none" w:sz="0" w:space="0" w:color="auto"/>
                        <w:right w:val="none" w:sz="0" w:space="0" w:color="auto"/>
                      </w:divBdr>
                    </w:div>
                  </w:divsChild>
                </w:div>
                <w:div w:id="1896893741">
                  <w:marLeft w:val="0"/>
                  <w:marRight w:val="0"/>
                  <w:marTop w:val="0"/>
                  <w:marBottom w:val="0"/>
                  <w:divBdr>
                    <w:top w:val="none" w:sz="0" w:space="0" w:color="auto"/>
                    <w:left w:val="none" w:sz="0" w:space="0" w:color="auto"/>
                    <w:bottom w:val="none" w:sz="0" w:space="0" w:color="auto"/>
                    <w:right w:val="none" w:sz="0" w:space="0" w:color="auto"/>
                  </w:divBdr>
                  <w:divsChild>
                    <w:div w:id="304705009">
                      <w:marLeft w:val="0"/>
                      <w:marRight w:val="0"/>
                      <w:marTop w:val="0"/>
                      <w:marBottom w:val="0"/>
                      <w:divBdr>
                        <w:top w:val="none" w:sz="0" w:space="0" w:color="auto"/>
                        <w:left w:val="none" w:sz="0" w:space="0" w:color="auto"/>
                        <w:bottom w:val="none" w:sz="0" w:space="0" w:color="auto"/>
                        <w:right w:val="none" w:sz="0" w:space="0" w:color="auto"/>
                      </w:divBdr>
                    </w:div>
                  </w:divsChild>
                </w:div>
                <w:div w:id="1920557491">
                  <w:marLeft w:val="0"/>
                  <w:marRight w:val="0"/>
                  <w:marTop w:val="0"/>
                  <w:marBottom w:val="0"/>
                  <w:divBdr>
                    <w:top w:val="none" w:sz="0" w:space="0" w:color="auto"/>
                    <w:left w:val="none" w:sz="0" w:space="0" w:color="auto"/>
                    <w:bottom w:val="none" w:sz="0" w:space="0" w:color="auto"/>
                    <w:right w:val="none" w:sz="0" w:space="0" w:color="auto"/>
                  </w:divBdr>
                  <w:divsChild>
                    <w:div w:id="1648701183">
                      <w:marLeft w:val="0"/>
                      <w:marRight w:val="0"/>
                      <w:marTop w:val="0"/>
                      <w:marBottom w:val="0"/>
                      <w:divBdr>
                        <w:top w:val="none" w:sz="0" w:space="0" w:color="auto"/>
                        <w:left w:val="none" w:sz="0" w:space="0" w:color="auto"/>
                        <w:bottom w:val="none" w:sz="0" w:space="0" w:color="auto"/>
                        <w:right w:val="none" w:sz="0" w:space="0" w:color="auto"/>
                      </w:divBdr>
                    </w:div>
                  </w:divsChild>
                </w:div>
                <w:div w:id="1975719430">
                  <w:marLeft w:val="0"/>
                  <w:marRight w:val="0"/>
                  <w:marTop w:val="0"/>
                  <w:marBottom w:val="0"/>
                  <w:divBdr>
                    <w:top w:val="none" w:sz="0" w:space="0" w:color="auto"/>
                    <w:left w:val="none" w:sz="0" w:space="0" w:color="auto"/>
                    <w:bottom w:val="none" w:sz="0" w:space="0" w:color="auto"/>
                    <w:right w:val="none" w:sz="0" w:space="0" w:color="auto"/>
                  </w:divBdr>
                  <w:divsChild>
                    <w:div w:id="42486305">
                      <w:marLeft w:val="0"/>
                      <w:marRight w:val="0"/>
                      <w:marTop w:val="0"/>
                      <w:marBottom w:val="0"/>
                      <w:divBdr>
                        <w:top w:val="none" w:sz="0" w:space="0" w:color="auto"/>
                        <w:left w:val="none" w:sz="0" w:space="0" w:color="auto"/>
                        <w:bottom w:val="none" w:sz="0" w:space="0" w:color="auto"/>
                        <w:right w:val="none" w:sz="0" w:space="0" w:color="auto"/>
                      </w:divBdr>
                    </w:div>
                  </w:divsChild>
                </w:div>
                <w:div w:id="1981301576">
                  <w:marLeft w:val="0"/>
                  <w:marRight w:val="0"/>
                  <w:marTop w:val="0"/>
                  <w:marBottom w:val="0"/>
                  <w:divBdr>
                    <w:top w:val="none" w:sz="0" w:space="0" w:color="auto"/>
                    <w:left w:val="none" w:sz="0" w:space="0" w:color="auto"/>
                    <w:bottom w:val="none" w:sz="0" w:space="0" w:color="auto"/>
                    <w:right w:val="none" w:sz="0" w:space="0" w:color="auto"/>
                  </w:divBdr>
                  <w:divsChild>
                    <w:div w:id="1000353441">
                      <w:marLeft w:val="0"/>
                      <w:marRight w:val="0"/>
                      <w:marTop w:val="0"/>
                      <w:marBottom w:val="0"/>
                      <w:divBdr>
                        <w:top w:val="none" w:sz="0" w:space="0" w:color="auto"/>
                        <w:left w:val="none" w:sz="0" w:space="0" w:color="auto"/>
                        <w:bottom w:val="none" w:sz="0" w:space="0" w:color="auto"/>
                        <w:right w:val="none" w:sz="0" w:space="0" w:color="auto"/>
                      </w:divBdr>
                    </w:div>
                  </w:divsChild>
                </w:div>
                <w:div w:id="2003269401">
                  <w:marLeft w:val="0"/>
                  <w:marRight w:val="0"/>
                  <w:marTop w:val="0"/>
                  <w:marBottom w:val="0"/>
                  <w:divBdr>
                    <w:top w:val="none" w:sz="0" w:space="0" w:color="auto"/>
                    <w:left w:val="none" w:sz="0" w:space="0" w:color="auto"/>
                    <w:bottom w:val="none" w:sz="0" w:space="0" w:color="auto"/>
                    <w:right w:val="none" w:sz="0" w:space="0" w:color="auto"/>
                  </w:divBdr>
                  <w:divsChild>
                    <w:div w:id="971210102">
                      <w:marLeft w:val="0"/>
                      <w:marRight w:val="0"/>
                      <w:marTop w:val="0"/>
                      <w:marBottom w:val="0"/>
                      <w:divBdr>
                        <w:top w:val="none" w:sz="0" w:space="0" w:color="auto"/>
                        <w:left w:val="none" w:sz="0" w:space="0" w:color="auto"/>
                        <w:bottom w:val="none" w:sz="0" w:space="0" w:color="auto"/>
                        <w:right w:val="none" w:sz="0" w:space="0" w:color="auto"/>
                      </w:divBdr>
                    </w:div>
                    <w:div w:id="1297448365">
                      <w:marLeft w:val="0"/>
                      <w:marRight w:val="0"/>
                      <w:marTop w:val="0"/>
                      <w:marBottom w:val="0"/>
                      <w:divBdr>
                        <w:top w:val="none" w:sz="0" w:space="0" w:color="auto"/>
                        <w:left w:val="none" w:sz="0" w:space="0" w:color="auto"/>
                        <w:bottom w:val="none" w:sz="0" w:space="0" w:color="auto"/>
                        <w:right w:val="none" w:sz="0" w:space="0" w:color="auto"/>
                      </w:divBdr>
                    </w:div>
                  </w:divsChild>
                </w:div>
                <w:div w:id="2053773597">
                  <w:marLeft w:val="0"/>
                  <w:marRight w:val="0"/>
                  <w:marTop w:val="0"/>
                  <w:marBottom w:val="0"/>
                  <w:divBdr>
                    <w:top w:val="none" w:sz="0" w:space="0" w:color="auto"/>
                    <w:left w:val="none" w:sz="0" w:space="0" w:color="auto"/>
                    <w:bottom w:val="none" w:sz="0" w:space="0" w:color="auto"/>
                    <w:right w:val="none" w:sz="0" w:space="0" w:color="auto"/>
                  </w:divBdr>
                  <w:divsChild>
                    <w:div w:id="119961561">
                      <w:marLeft w:val="0"/>
                      <w:marRight w:val="0"/>
                      <w:marTop w:val="0"/>
                      <w:marBottom w:val="0"/>
                      <w:divBdr>
                        <w:top w:val="none" w:sz="0" w:space="0" w:color="auto"/>
                        <w:left w:val="none" w:sz="0" w:space="0" w:color="auto"/>
                        <w:bottom w:val="none" w:sz="0" w:space="0" w:color="auto"/>
                        <w:right w:val="none" w:sz="0" w:space="0" w:color="auto"/>
                      </w:divBdr>
                    </w:div>
                  </w:divsChild>
                </w:div>
                <w:div w:id="2059280581">
                  <w:marLeft w:val="0"/>
                  <w:marRight w:val="0"/>
                  <w:marTop w:val="0"/>
                  <w:marBottom w:val="0"/>
                  <w:divBdr>
                    <w:top w:val="none" w:sz="0" w:space="0" w:color="auto"/>
                    <w:left w:val="none" w:sz="0" w:space="0" w:color="auto"/>
                    <w:bottom w:val="none" w:sz="0" w:space="0" w:color="auto"/>
                    <w:right w:val="none" w:sz="0" w:space="0" w:color="auto"/>
                  </w:divBdr>
                  <w:divsChild>
                    <w:div w:id="1950158609">
                      <w:marLeft w:val="0"/>
                      <w:marRight w:val="0"/>
                      <w:marTop w:val="0"/>
                      <w:marBottom w:val="0"/>
                      <w:divBdr>
                        <w:top w:val="none" w:sz="0" w:space="0" w:color="auto"/>
                        <w:left w:val="none" w:sz="0" w:space="0" w:color="auto"/>
                        <w:bottom w:val="none" w:sz="0" w:space="0" w:color="auto"/>
                        <w:right w:val="none" w:sz="0" w:space="0" w:color="auto"/>
                      </w:divBdr>
                    </w:div>
                  </w:divsChild>
                </w:div>
                <w:div w:id="2075930449">
                  <w:marLeft w:val="0"/>
                  <w:marRight w:val="0"/>
                  <w:marTop w:val="0"/>
                  <w:marBottom w:val="0"/>
                  <w:divBdr>
                    <w:top w:val="none" w:sz="0" w:space="0" w:color="auto"/>
                    <w:left w:val="none" w:sz="0" w:space="0" w:color="auto"/>
                    <w:bottom w:val="none" w:sz="0" w:space="0" w:color="auto"/>
                    <w:right w:val="none" w:sz="0" w:space="0" w:color="auto"/>
                  </w:divBdr>
                  <w:divsChild>
                    <w:div w:id="1143232081">
                      <w:marLeft w:val="0"/>
                      <w:marRight w:val="0"/>
                      <w:marTop w:val="0"/>
                      <w:marBottom w:val="0"/>
                      <w:divBdr>
                        <w:top w:val="none" w:sz="0" w:space="0" w:color="auto"/>
                        <w:left w:val="none" w:sz="0" w:space="0" w:color="auto"/>
                        <w:bottom w:val="none" w:sz="0" w:space="0" w:color="auto"/>
                        <w:right w:val="none" w:sz="0" w:space="0" w:color="auto"/>
                      </w:divBdr>
                    </w:div>
                  </w:divsChild>
                </w:div>
                <w:div w:id="2147316438">
                  <w:marLeft w:val="0"/>
                  <w:marRight w:val="0"/>
                  <w:marTop w:val="0"/>
                  <w:marBottom w:val="0"/>
                  <w:divBdr>
                    <w:top w:val="none" w:sz="0" w:space="0" w:color="auto"/>
                    <w:left w:val="none" w:sz="0" w:space="0" w:color="auto"/>
                    <w:bottom w:val="none" w:sz="0" w:space="0" w:color="auto"/>
                    <w:right w:val="none" w:sz="0" w:space="0" w:color="auto"/>
                  </w:divBdr>
                  <w:divsChild>
                    <w:div w:id="1157188065">
                      <w:marLeft w:val="0"/>
                      <w:marRight w:val="0"/>
                      <w:marTop w:val="0"/>
                      <w:marBottom w:val="0"/>
                      <w:divBdr>
                        <w:top w:val="none" w:sz="0" w:space="0" w:color="auto"/>
                        <w:left w:val="none" w:sz="0" w:space="0" w:color="auto"/>
                        <w:bottom w:val="none" w:sz="0" w:space="0" w:color="auto"/>
                        <w:right w:val="none" w:sz="0" w:space="0" w:color="auto"/>
                      </w:divBdr>
                    </w:div>
                    <w:div w:id="17920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646476">
          <w:marLeft w:val="0"/>
          <w:marRight w:val="0"/>
          <w:marTop w:val="0"/>
          <w:marBottom w:val="0"/>
          <w:divBdr>
            <w:top w:val="none" w:sz="0" w:space="0" w:color="auto"/>
            <w:left w:val="none" w:sz="0" w:space="0" w:color="auto"/>
            <w:bottom w:val="none" w:sz="0" w:space="0" w:color="auto"/>
            <w:right w:val="none" w:sz="0" w:space="0" w:color="auto"/>
          </w:divBdr>
        </w:div>
        <w:div w:id="1961110054">
          <w:marLeft w:val="0"/>
          <w:marRight w:val="0"/>
          <w:marTop w:val="0"/>
          <w:marBottom w:val="0"/>
          <w:divBdr>
            <w:top w:val="none" w:sz="0" w:space="0" w:color="auto"/>
            <w:left w:val="none" w:sz="0" w:space="0" w:color="auto"/>
            <w:bottom w:val="none" w:sz="0" w:space="0" w:color="auto"/>
            <w:right w:val="none" w:sz="0" w:space="0" w:color="auto"/>
          </w:divBdr>
        </w:div>
        <w:div w:id="1992295521">
          <w:marLeft w:val="0"/>
          <w:marRight w:val="0"/>
          <w:marTop w:val="0"/>
          <w:marBottom w:val="0"/>
          <w:divBdr>
            <w:top w:val="none" w:sz="0" w:space="0" w:color="auto"/>
            <w:left w:val="none" w:sz="0" w:space="0" w:color="auto"/>
            <w:bottom w:val="none" w:sz="0" w:space="0" w:color="auto"/>
            <w:right w:val="none" w:sz="0" w:space="0" w:color="auto"/>
          </w:divBdr>
        </w:div>
      </w:divsChild>
    </w:div>
    <w:div w:id="1921910856">
      <w:bodyDiv w:val="1"/>
      <w:marLeft w:val="0"/>
      <w:marRight w:val="0"/>
      <w:marTop w:val="0"/>
      <w:marBottom w:val="0"/>
      <w:divBdr>
        <w:top w:val="none" w:sz="0" w:space="0" w:color="auto"/>
        <w:left w:val="none" w:sz="0" w:space="0" w:color="auto"/>
        <w:bottom w:val="none" w:sz="0" w:space="0" w:color="auto"/>
        <w:right w:val="none" w:sz="0" w:space="0" w:color="auto"/>
      </w:divBdr>
      <w:divsChild>
        <w:div w:id="170919959">
          <w:marLeft w:val="0"/>
          <w:marRight w:val="0"/>
          <w:marTop w:val="0"/>
          <w:marBottom w:val="0"/>
          <w:divBdr>
            <w:top w:val="none" w:sz="0" w:space="0" w:color="auto"/>
            <w:left w:val="none" w:sz="0" w:space="0" w:color="auto"/>
            <w:bottom w:val="none" w:sz="0" w:space="0" w:color="auto"/>
            <w:right w:val="none" w:sz="0" w:space="0" w:color="auto"/>
          </w:divBdr>
        </w:div>
        <w:div w:id="202182971">
          <w:marLeft w:val="0"/>
          <w:marRight w:val="0"/>
          <w:marTop w:val="0"/>
          <w:marBottom w:val="0"/>
          <w:divBdr>
            <w:top w:val="none" w:sz="0" w:space="0" w:color="auto"/>
            <w:left w:val="none" w:sz="0" w:space="0" w:color="auto"/>
            <w:bottom w:val="none" w:sz="0" w:space="0" w:color="auto"/>
            <w:right w:val="none" w:sz="0" w:space="0" w:color="auto"/>
          </w:divBdr>
        </w:div>
        <w:div w:id="227768007">
          <w:marLeft w:val="0"/>
          <w:marRight w:val="0"/>
          <w:marTop w:val="0"/>
          <w:marBottom w:val="0"/>
          <w:divBdr>
            <w:top w:val="none" w:sz="0" w:space="0" w:color="auto"/>
            <w:left w:val="none" w:sz="0" w:space="0" w:color="auto"/>
            <w:bottom w:val="none" w:sz="0" w:space="0" w:color="auto"/>
            <w:right w:val="none" w:sz="0" w:space="0" w:color="auto"/>
          </w:divBdr>
        </w:div>
        <w:div w:id="243345904">
          <w:marLeft w:val="0"/>
          <w:marRight w:val="0"/>
          <w:marTop w:val="0"/>
          <w:marBottom w:val="0"/>
          <w:divBdr>
            <w:top w:val="none" w:sz="0" w:space="0" w:color="auto"/>
            <w:left w:val="none" w:sz="0" w:space="0" w:color="auto"/>
            <w:bottom w:val="none" w:sz="0" w:space="0" w:color="auto"/>
            <w:right w:val="none" w:sz="0" w:space="0" w:color="auto"/>
          </w:divBdr>
          <w:divsChild>
            <w:div w:id="1221139391">
              <w:marLeft w:val="-75"/>
              <w:marRight w:val="0"/>
              <w:marTop w:val="30"/>
              <w:marBottom w:val="30"/>
              <w:divBdr>
                <w:top w:val="none" w:sz="0" w:space="0" w:color="auto"/>
                <w:left w:val="none" w:sz="0" w:space="0" w:color="auto"/>
                <w:bottom w:val="none" w:sz="0" w:space="0" w:color="auto"/>
                <w:right w:val="none" w:sz="0" w:space="0" w:color="auto"/>
              </w:divBdr>
              <w:divsChild>
                <w:div w:id="496380141">
                  <w:marLeft w:val="0"/>
                  <w:marRight w:val="0"/>
                  <w:marTop w:val="0"/>
                  <w:marBottom w:val="0"/>
                  <w:divBdr>
                    <w:top w:val="none" w:sz="0" w:space="0" w:color="auto"/>
                    <w:left w:val="none" w:sz="0" w:space="0" w:color="auto"/>
                    <w:bottom w:val="none" w:sz="0" w:space="0" w:color="auto"/>
                    <w:right w:val="none" w:sz="0" w:space="0" w:color="auto"/>
                  </w:divBdr>
                  <w:divsChild>
                    <w:div w:id="1085685882">
                      <w:marLeft w:val="0"/>
                      <w:marRight w:val="0"/>
                      <w:marTop w:val="0"/>
                      <w:marBottom w:val="0"/>
                      <w:divBdr>
                        <w:top w:val="none" w:sz="0" w:space="0" w:color="auto"/>
                        <w:left w:val="none" w:sz="0" w:space="0" w:color="auto"/>
                        <w:bottom w:val="none" w:sz="0" w:space="0" w:color="auto"/>
                        <w:right w:val="none" w:sz="0" w:space="0" w:color="auto"/>
                      </w:divBdr>
                    </w:div>
                    <w:div w:id="1236822085">
                      <w:marLeft w:val="0"/>
                      <w:marRight w:val="0"/>
                      <w:marTop w:val="0"/>
                      <w:marBottom w:val="0"/>
                      <w:divBdr>
                        <w:top w:val="none" w:sz="0" w:space="0" w:color="auto"/>
                        <w:left w:val="none" w:sz="0" w:space="0" w:color="auto"/>
                        <w:bottom w:val="none" w:sz="0" w:space="0" w:color="auto"/>
                        <w:right w:val="none" w:sz="0" w:space="0" w:color="auto"/>
                      </w:divBdr>
                    </w:div>
                  </w:divsChild>
                </w:div>
                <w:div w:id="710570570">
                  <w:marLeft w:val="0"/>
                  <w:marRight w:val="0"/>
                  <w:marTop w:val="0"/>
                  <w:marBottom w:val="0"/>
                  <w:divBdr>
                    <w:top w:val="none" w:sz="0" w:space="0" w:color="auto"/>
                    <w:left w:val="none" w:sz="0" w:space="0" w:color="auto"/>
                    <w:bottom w:val="none" w:sz="0" w:space="0" w:color="auto"/>
                    <w:right w:val="none" w:sz="0" w:space="0" w:color="auto"/>
                  </w:divBdr>
                  <w:divsChild>
                    <w:div w:id="1655137788">
                      <w:marLeft w:val="0"/>
                      <w:marRight w:val="0"/>
                      <w:marTop w:val="0"/>
                      <w:marBottom w:val="0"/>
                      <w:divBdr>
                        <w:top w:val="none" w:sz="0" w:space="0" w:color="auto"/>
                        <w:left w:val="none" w:sz="0" w:space="0" w:color="auto"/>
                        <w:bottom w:val="none" w:sz="0" w:space="0" w:color="auto"/>
                        <w:right w:val="none" w:sz="0" w:space="0" w:color="auto"/>
                      </w:divBdr>
                    </w:div>
                  </w:divsChild>
                </w:div>
                <w:div w:id="796727536">
                  <w:marLeft w:val="0"/>
                  <w:marRight w:val="0"/>
                  <w:marTop w:val="0"/>
                  <w:marBottom w:val="0"/>
                  <w:divBdr>
                    <w:top w:val="none" w:sz="0" w:space="0" w:color="auto"/>
                    <w:left w:val="none" w:sz="0" w:space="0" w:color="auto"/>
                    <w:bottom w:val="none" w:sz="0" w:space="0" w:color="auto"/>
                    <w:right w:val="none" w:sz="0" w:space="0" w:color="auto"/>
                  </w:divBdr>
                  <w:divsChild>
                    <w:div w:id="1788697944">
                      <w:marLeft w:val="0"/>
                      <w:marRight w:val="0"/>
                      <w:marTop w:val="0"/>
                      <w:marBottom w:val="0"/>
                      <w:divBdr>
                        <w:top w:val="none" w:sz="0" w:space="0" w:color="auto"/>
                        <w:left w:val="none" w:sz="0" w:space="0" w:color="auto"/>
                        <w:bottom w:val="none" w:sz="0" w:space="0" w:color="auto"/>
                        <w:right w:val="none" w:sz="0" w:space="0" w:color="auto"/>
                      </w:divBdr>
                    </w:div>
                  </w:divsChild>
                </w:div>
                <w:div w:id="1258056971">
                  <w:marLeft w:val="0"/>
                  <w:marRight w:val="0"/>
                  <w:marTop w:val="0"/>
                  <w:marBottom w:val="0"/>
                  <w:divBdr>
                    <w:top w:val="none" w:sz="0" w:space="0" w:color="auto"/>
                    <w:left w:val="none" w:sz="0" w:space="0" w:color="auto"/>
                    <w:bottom w:val="none" w:sz="0" w:space="0" w:color="auto"/>
                    <w:right w:val="none" w:sz="0" w:space="0" w:color="auto"/>
                  </w:divBdr>
                  <w:divsChild>
                    <w:div w:id="798257268">
                      <w:marLeft w:val="0"/>
                      <w:marRight w:val="0"/>
                      <w:marTop w:val="0"/>
                      <w:marBottom w:val="0"/>
                      <w:divBdr>
                        <w:top w:val="none" w:sz="0" w:space="0" w:color="auto"/>
                        <w:left w:val="none" w:sz="0" w:space="0" w:color="auto"/>
                        <w:bottom w:val="none" w:sz="0" w:space="0" w:color="auto"/>
                        <w:right w:val="none" w:sz="0" w:space="0" w:color="auto"/>
                      </w:divBdr>
                    </w:div>
                    <w:div w:id="1151675017">
                      <w:marLeft w:val="0"/>
                      <w:marRight w:val="0"/>
                      <w:marTop w:val="0"/>
                      <w:marBottom w:val="0"/>
                      <w:divBdr>
                        <w:top w:val="none" w:sz="0" w:space="0" w:color="auto"/>
                        <w:left w:val="none" w:sz="0" w:space="0" w:color="auto"/>
                        <w:bottom w:val="none" w:sz="0" w:space="0" w:color="auto"/>
                        <w:right w:val="none" w:sz="0" w:space="0" w:color="auto"/>
                      </w:divBdr>
                    </w:div>
                    <w:div w:id="1435897982">
                      <w:marLeft w:val="0"/>
                      <w:marRight w:val="0"/>
                      <w:marTop w:val="0"/>
                      <w:marBottom w:val="0"/>
                      <w:divBdr>
                        <w:top w:val="none" w:sz="0" w:space="0" w:color="auto"/>
                        <w:left w:val="none" w:sz="0" w:space="0" w:color="auto"/>
                        <w:bottom w:val="none" w:sz="0" w:space="0" w:color="auto"/>
                        <w:right w:val="none" w:sz="0" w:space="0" w:color="auto"/>
                      </w:divBdr>
                    </w:div>
                  </w:divsChild>
                </w:div>
                <w:div w:id="1436830422">
                  <w:marLeft w:val="0"/>
                  <w:marRight w:val="0"/>
                  <w:marTop w:val="0"/>
                  <w:marBottom w:val="0"/>
                  <w:divBdr>
                    <w:top w:val="none" w:sz="0" w:space="0" w:color="auto"/>
                    <w:left w:val="none" w:sz="0" w:space="0" w:color="auto"/>
                    <w:bottom w:val="none" w:sz="0" w:space="0" w:color="auto"/>
                    <w:right w:val="none" w:sz="0" w:space="0" w:color="auto"/>
                  </w:divBdr>
                  <w:divsChild>
                    <w:div w:id="861168779">
                      <w:marLeft w:val="0"/>
                      <w:marRight w:val="0"/>
                      <w:marTop w:val="0"/>
                      <w:marBottom w:val="0"/>
                      <w:divBdr>
                        <w:top w:val="none" w:sz="0" w:space="0" w:color="auto"/>
                        <w:left w:val="none" w:sz="0" w:space="0" w:color="auto"/>
                        <w:bottom w:val="none" w:sz="0" w:space="0" w:color="auto"/>
                        <w:right w:val="none" w:sz="0" w:space="0" w:color="auto"/>
                      </w:divBdr>
                    </w:div>
                  </w:divsChild>
                </w:div>
                <w:div w:id="1712264852">
                  <w:marLeft w:val="0"/>
                  <w:marRight w:val="0"/>
                  <w:marTop w:val="0"/>
                  <w:marBottom w:val="0"/>
                  <w:divBdr>
                    <w:top w:val="none" w:sz="0" w:space="0" w:color="auto"/>
                    <w:left w:val="none" w:sz="0" w:space="0" w:color="auto"/>
                    <w:bottom w:val="none" w:sz="0" w:space="0" w:color="auto"/>
                    <w:right w:val="none" w:sz="0" w:space="0" w:color="auto"/>
                  </w:divBdr>
                  <w:divsChild>
                    <w:div w:id="65634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558037">
          <w:marLeft w:val="0"/>
          <w:marRight w:val="0"/>
          <w:marTop w:val="0"/>
          <w:marBottom w:val="0"/>
          <w:divBdr>
            <w:top w:val="none" w:sz="0" w:space="0" w:color="auto"/>
            <w:left w:val="none" w:sz="0" w:space="0" w:color="auto"/>
            <w:bottom w:val="none" w:sz="0" w:space="0" w:color="auto"/>
            <w:right w:val="none" w:sz="0" w:space="0" w:color="auto"/>
          </w:divBdr>
        </w:div>
        <w:div w:id="1382481965">
          <w:marLeft w:val="0"/>
          <w:marRight w:val="0"/>
          <w:marTop w:val="0"/>
          <w:marBottom w:val="0"/>
          <w:divBdr>
            <w:top w:val="none" w:sz="0" w:space="0" w:color="auto"/>
            <w:left w:val="none" w:sz="0" w:space="0" w:color="auto"/>
            <w:bottom w:val="none" w:sz="0" w:space="0" w:color="auto"/>
            <w:right w:val="none" w:sz="0" w:space="0" w:color="auto"/>
          </w:divBdr>
        </w:div>
        <w:div w:id="1536121032">
          <w:marLeft w:val="0"/>
          <w:marRight w:val="0"/>
          <w:marTop w:val="0"/>
          <w:marBottom w:val="0"/>
          <w:divBdr>
            <w:top w:val="none" w:sz="0" w:space="0" w:color="auto"/>
            <w:left w:val="none" w:sz="0" w:space="0" w:color="auto"/>
            <w:bottom w:val="none" w:sz="0" w:space="0" w:color="auto"/>
            <w:right w:val="none" w:sz="0" w:space="0" w:color="auto"/>
          </w:divBdr>
          <w:divsChild>
            <w:div w:id="213320426">
              <w:marLeft w:val="-75"/>
              <w:marRight w:val="0"/>
              <w:marTop w:val="30"/>
              <w:marBottom w:val="30"/>
              <w:divBdr>
                <w:top w:val="none" w:sz="0" w:space="0" w:color="auto"/>
                <w:left w:val="none" w:sz="0" w:space="0" w:color="auto"/>
                <w:bottom w:val="none" w:sz="0" w:space="0" w:color="auto"/>
                <w:right w:val="none" w:sz="0" w:space="0" w:color="auto"/>
              </w:divBdr>
              <w:divsChild>
                <w:div w:id="2319430">
                  <w:marLeft w:val="0"/>
                  <w:marRight w:val="0"/>
                  <w:marTop w:val="0"/>
                  <w:marBottom w:val="0"/>
                  <w:divBdr>
                    <w:top w:val="none" w:sz="0" w:space="0" w:color="auto"/>
                    <w:left w:val="none" w:sz="0" w:space="0" w:color="auto"/>
                    <w:bottom w:val="none" w:sz="0" w:space="0" w:color="auto"/>
                    <w:right w:val="none" w:sz="0" w:space="0" w:color="auto"/>
                  </w:divBdr>
                  <w:divsChild>
                    <w:div w:id="1182546885">
                      <w:marLeft w:val="0"/>
                      <w:marRight w:val="0"/>
                      <w:marTop w:val="0"/>
                      <w:marBottom w:val="0"/>
                      <w:divBdr>
                        <w:top w:val="none" w:sz="0" w:space="0" w:color="auto"/>
                        <w:left w:val="none" w:sz="0" w:space="0" w:color="auto"/>
                        <w:bottom w:val="none" w:sz="0" w:space="0" w:color="auto"/>
                        <w:right w:val="none" w:sz="0" w:space="0" w:color="auto"/>
                      </w:divBdr>
                    </w:div>
                  </w:divsChild>
                </w:div>
                <w:div w:id="13390271">
                  <w:marLeft w:val="0"/>
                  <w:marRight w:val="0"/>
                  <w:marTop w:val="0"/>
                  <w:marBottom w:val="0"/>
                  <w:divBdr>
                    <w:top w:val="none" w:sz="0" w:space="0" w:color="auto"/>
                    <w:left w:val="none" w:sz="0" w:space="0" w:color="auto"/>
                    <w:bottom w:val="none" w:sz="0" w:space="0" w:color="auto"/>
                    <w:right w:val="none" w:sz="0" w:space="0" w:color="auto"/>
                  </w:divBdr>
                  <w:divsChild>
                    <w:div w:id="566454493">
                      <w:marLeft w:val="0"/>
                      <w:marRight w:val="0"/>
                      <w:marTop w:val="0"/>
                      <w:marBottom w:val="0"/>
                      <w:divBdr>
                        <w:top w:val="none" w:sz="0" w:space="0" w:color="auto"/>
                        <w:left w:val="none" w:sz="0" w:space="0" w:color="auto"/>
                        <w:bottom w:val="none" w:sz="0" w:space="0" w:color="auto"/>
                        <w:right w:val="none" w:sz="0" w:space="0" w:color="auto"/>
                      </w:divBdr>
                    </w:div>
                  </w:divsChild>
                </w:div>
                <w:div w:id="18892988">
                  <w:marLeft w:val="0"/>
                  <w:marRight w:val="0"/>
                  <w:marTop w:val="0"/>
                  <w:marBottom w:val="0"/>
                  <w:divBdr>
                    <w:top w:val="none" w:sz="0" w:space="0" w:color="auto"/>
                    <w:left w:val="none" w:sz="0" w:space="0" w:color="auto"/>
                    <w:bottom w:val="none" w:sz="0" w:space="0" w:color="auto"/>
                    <w:right w:val="none" w:sz="0" w:space="0" w:color="auto"/>
                  </w:divBdr>
                  <w:divsChild>
                    <w:div w:id="674963929">
                      <w:marLeft w:val="0"/>
                      <w:marRight w:val="0"/>
                      <w:marTop w:val="0"/>
                      <w:marBottom w:val="0"/>
                      <w:divBdr>
                        <w:top w:val="none" w:sz="0" w:space="0" w:color="auto"/>
                        <w:left w:val="none" w:sz="0" w:space="0" w:color="auto"/>
                        <w:bottom w:val="none" w:sz="0" w:space="0" w:color="auto"/>
                        <w:right w:val="none" w:sz="0" w:space="0" w:color="auto"/>
                      </w:divBdr>
                    </w:div>
                  </w:divsChild>
                </w:div>
                <w:div w:id="55007299">
                  <w:marLeft w:val="0"/>
                  <w:marRight w:val="0"/>
                  <w:marTop w:val="0"/>
                  <w:marBottom w:val="0"/>
                  <w:divBdr>
                    <w:top w:val="none" w:sz="0" w:space="0" w:color="auto"/>
                    <w:left w:val="none" w:sz="0" w:space="0" w:color="auto"/>
                    <w:bottom w:val="none" w:sz="0" w:space="0" w:color="auto"/>
                    <w:right w:val="none" w:sz="0" w:space="0" w:color="auto"/>
                  </w:divBdr>
                  <w:divsChild>
                    <w:div w:id="1631473706">
                      <w:marLeft w:val="0"/>
                      <w:marRight w:val="0"/>
                      <w:marTop w:val="0"/>
                      <w:marBottom w:val="0"/>
                      <w:divBdr>
                        <w:top w:val="none" w:sz="0" w:space="0" w:color="auto"/>
                        <w:left w:val="none" w:sz="0" w:space="0" w:color="auto"/>
                        <w:bottom w:val="none" w:sz="0" w:space="0" w:color="auto"/>
                        <w:right w:val="none" w:sz="0" w:space="0" w:color="auto"/>
                      </w:divBdr>
                    </w:div>
                  </w:divsChild>
                </w:div>
                <w:div w:id="126751151">
                  <w:marLeft w:val="0"/>
                  <w:marRight w:val="0"/>
                  <w:marTop w:val="0"/>
                  <w:marBottom w:val="0"/>
                  <w:divBdr>
                    <w:top w:val="none" w:sz="0" w:space="0" w:color="auto"/>
                    <w:left w:val="none" w:sz="0" w:space="0" w:color="auto"/>
                    <w:bottom w:val="none" w:sz="0" w:space="0" w:color="auto"/>
                    <w:right w:val="none" w:sz="0" w:space="0" w:color="auto"/>
                  </w:divBdr>
                  <w:divsChild>
                    <w:div w:id="2093624366">
                      <w:marLeft w:val="0"/>
                      <w:marRight w:val="0"/>
                      <w:marTop w:val="0"/>
                      <w:marBottom w:val="0"/>
                      <w:divBdr>
                        <w:top w:val="none" w:sz="0" w:space="0" w:color="auto"/>
                        <w:left w:val="none" w:sz="0" w:space="0" w:color="auto"/>
                        <w:bottom w:val="none" w:sz="0" w:space="0" w:color="auto"/>
                        <w:right w:val="none" w:sz="0" w:space="0" w:color="auto"/>
                      </w:divBdr>
                    </w:div>
                  </w:divsChild>
                </w:div>
                <w:div w:id="132910611">
                  <w:marLeft w:val="0"/>
                  <w:marRight w:val="0"/>
                  <w:marTop w:val="0"/>
                  <w:marBottom w:val="0"/>
                  <w:divBdr>
                    <w:top w:val="none" w:sz="0" w:space="0" w:color="auto"/>
                    <w:left w:val="none" w:sz="0" w:space="0" w:color="auto"/>
                    <w:bottom w:val="none" w:sz="0" w:space="0" w:color="auto"/>
                    <w:right w:val="none" w:sz="0" w:space="0" w:color="auto"/>
                  </w:divBdr>
                  <w:divsChild>
                    <w:div w:id="2139444530">
                      <w:marLeft w:val="0"/>
                      <w:marRight w:val="0"/>
                      <w:marTop w:val="0"/>
                      <w:marBottom w:val="0"/>
                      <w:divBdr>
                        <w:top w:val="none" w:sz="0" w:space="0" w:color="auto"/>
                        <w:left w:val="none" w:sz="0" w:space="0" w:color="auto"/>
                        <w:bottom w:val="none" w:sz="0" w:space="0" w:color="auto"/>
                        <w:right w:val="none" w:sz="0" w:space="0" w:color="auto"/>
                      </w:divBdr>
                    </w:div>
                  </w:divsChild>
                </w:div>
                <w:div w:id="144011186">
                  <w:marLeft w:val="0"/>
                  <w:marRight w:val="0"/>
                  <w:marTop w:val="0"/>
                  <w:marBottom w:val="0"/>
                  <w:divBdr>
                    <w:top w:val="none" w:sz="0" w:space="0" w:color="auto"/>
                    <w:left w:val="none" w:sz="0" w:space="0" w:color="auto"/>
                    <w:bottom w:val="none" w:sz="0" w:space="0" w:color="auto"/>
                    <w:right w:val="none" w:sz="0" w:space="0" w:color="auto"/>
                  </w:divBdr>
                  <w:divsChild>
                    <w:div w:id="275598031">
                      <w:marLeft w:val="0"/>
                      <w:marRight w:val="0"/>
                      <w:marTop w:val="0"/>
                      <w:marBottom w:val="0"/>
                      <w:divBdr>
                        <w:top w:val="none" w:sz="0" w:space="0" w:color="auto"/>
                        <w:left w:val="none" w:sz="0" w:space="0" w:color="auto"/>
                        <w:bottom w:val="none" w:sz="0" w:space="0" w:color="auto"/>
                        <w:right w:val="none" w:sz="0" w:space="0" w:color="auto"/>
                      </w:divBdr>
                    </w:div>
                  </w:divsChild>
                </w:div>
                <w:div w:id="151068413">
                  <w:marLeft w:val="0"/>
                  <w:marRight w:val="0"/>
                  <w:marTop w:val="0"/>
                  <w:marBottom w:val="0"/>
                  <w:divBdr>
                    <w:top w:val="none" w:sz="0" w:space="0" w:color="auto"/>
                    <w:left w:val="none" w:sz="0" w:space="0" w:color="auto"/>
                    <w:bottom w:val="none" w:sz="0" w:space="0" w:color="auto"/>
                    <w:right w:val="none" w:sz="0" w:space="0" w:color="auto"/>
                  </w:divBdr>
                  <w:divsChild>
                    <w:div w:id="749621451">
                      <w:marLeft w:val="0"/>
                      <w:marRight w:val="0"/>
                      <w:marTop w:val="0"/>
                      <w:marBottom w:val="0"/>
                      <w:divBdr>
                        <w:top w:val="none" w:sz="0" w:space="0" w:color="auto"/>
                        <w:left w:val="none" w:sz="0" w:space="0" w:color="auto"/>
                        <w:bottom w:val="none" w:sz="0" w:space="0" w:color="auto"/>
                        <w:right w:val="none" w:sz="0" w:space="0" w:color="auto"/>
                      </w:divBdr>
                    </w:div>
                  </w:divsChild>
                </w:div>
                <w:div w:id="468281459">
                  <w:marLeft w:val="0"/>
                  <w:marRight w:val="0"/>
                  <w:marTop w:val="0"/>
                  <w:marBottom w:val="0"/>
                  <w:divBdr>
                    <w:top w:val="none" w:sz="0" w:space="0" w:color="auto"/>
                    <w:left w:val="none" w:sz="0" w:space="0" w:color="auto"/>
                    <w:bottom w:val="none" w:sz="0" w:space="0" w:color="auto"/>
                    <w:right w:val="none" w:sz="0" w:space="0" w:color="auto"/>
                  </w:divBdr>
                  <w:divsChild>
                    <w:div w:id="139158806">
                      <w:marLeft w:val="0"/>
                      <w:marRight w:val="0"/>
                      <w:marTop w:val="0"/>
                      <w:marBottom w:val="0"/>
                      <w:divBdr>
                        <w:top w:val="none" w:sz="0" w:space="0" w:color="auto"/>
                        <w:left w:val="none" w:sz="0" w:space="0" w:color="auto"/>
                        <w:bottom w:val="none" w:sz="0" w:space="0" w:color="auto"/>
                        <w:right w:val="none" w:sz="0" w:space="0" w:color="auto"/>
                      </w:divBdr>
                    </w:div>
                  </w:divsChild>
                </w:div>
                <w:div w:id="550654342">
                  <w:marLeft w:val="0"/>
                  <w:marRight w:val="0"/>
                  <w:marTop w:val="0"/>
                  <w:marBottom w:val="0"/>
                  <w:divBdr>
                    <w:top w:val="none" w:sz="0" w:space="0" w:color="auto"/>
                    <w:left w:val="none" w:sz="0" w:space="0" w:color="auto"/>
                    <w:bottom w:val="none" w:sz="0" w:space="0" w:color="auto"/>
                    <w:right w:val="none" w:sz="0" w:space="0" w:color="auto"/>
                  </w:divBdr>
                  <w:divsChild>
                    <w:div w:id="133569812">
                      <w:marLeft w:val="0"/>
                      <w:marRight w:val="0"/>
                      <w:marTop w:val="0"/>
                      <w:marBottom w:val="0"/>
                      <w:divBdr>
                        <w:top w:val="none" w:sz="0" w:space="0" w:color="auto"/>
                        <w:left w:val="none" w:sz="0" w:space="0" w:color="auto"/>
                        <w:bottom w:val="none" w:sz="0" w:space="0" w:color="auto"/>
                        <w:right w:val="none" w:sz="0" w:space="0" w:color="auto"/>
                      </w:divBdr>
                    </w:div>
                  </w:divsChild>
                </w:div>
                <w:div w:id="555360565">
                  <w:marLeft w:val="0"/>
                  <w:marRight w:val="0"/>
                  <w:marTop w:val="0"/>
                  <w:marBottom w:val="0"/>
                  <w:divBdr>
                    <w:top w:val="none" w:sz="0" w:space="0" w:color="auto"/>
                    <w:left w:val="none" w:sz="0" w:space="0" w:color="auto"/>
                    <w:bottom w:val="none" w:sz="0" w:space="0" w:color="auto"/>
                    <w:right w:val="none" w:sz="0" w:space="0" w:color="auto"/>
                  </w:divBdr>
                  <w:divsChild>
                    <w:div w:id="79717030">
                      <w:marLeft w:val="0"/>
                      <w:marRight w:val="0"/>
                      <w:marTop w:val="0"/>
                      <w:marBottom w:val="0"/>
                      <w:divBdr>
                        <w:top w:val="none" w:sz="0" w:space="0" w:color="auto"/>
                        <w:left w:val="none" w:sz="0" w:space="0" w:color="auto"/>
                        <w:bottom w:val="none" w:sz="0" w:space="0" w:color="auto"/>
                        <w:right w:val="none" w:sz="0" w:space="0" w:color="auto"/>
                      </w:divBdr>
                    </w:div>
                  </w:divsChild>
                </w:div>
                <w:div w:id="659620828">
                  <w:marLeft w:val="0"/>
                  <w:marRight w:val="0"/>
                  <w:marTop w:val="0"/>
                  <w:marBottom w:val="0"/>
                  <w:divBdr>
                    <w:top w:val="none" w:sz="0" w:space="0" w:color="auto"/>
                    <w:left w:val="none" w:sz="0" w:space="0" w:color="auto"/>
                    <w:bottom w:val="none" w:sz="0" w:space="0" w:color="auto"/>
                    <w:right w:val="none" w:sz="0" w:space="0" w:color="auto"/>
                  </w:divBdr>
                  <w:divsChild>
                    <w:div w:id="867568859">
                      <w:marLeft w:val="0"/>
                      <w:marRight w:val="0"/>
                      <w:marTop w:val="0"/>
                      <w:marBottom w:val="0"/>
                      <w:divBdr>
                        <w:top w:val="none" w:sz="0" w:space="0" w:color="auto"/>
                        <w:left w:val="none" w:sz="0" w:space="0" w:color="auto"/>
                        <w:bottom w:val="none" w:sz="0" w:space="0" w:color="auto"/>
                        <w:right w:val="none" w:sz="0" w:space="0" w:color="auto"/>
                      </w:divBdr>
                    </w:div>
                  </w:divsChild>
                </w:div>
                <w:div w:id="687297462">
                  <w:marLeft w:val="0"/>
                  <w:marRight w:val="0"/>
                  <w:marTop w:val="0"/>
                  <w:marBottom w:val="0"/>
                  <w:divBdr>
                    <w:top w:val="none" w:sz="0" w:space="0" w:color="auto"/>
                    <w:left w:val="none" w:sz="0" w:space="0" w:color="auto"/>
                    <w:bottom w:val="none" w:sz="0" w:space="0" w:color="auto"/>
                    <w:right w:val="none" w:sz="0" w:space="0" w:color="auto"/>
                  </w:divBdr>
                  <w:divsChild>
                    <w:div w:id="719402969">
                      <w:marLeft w:val="0"/>
                      <w:marRight w:val="0"/>
                      <w:marTop w:val="0"/>
                      <w:marBottom w:val="0"/>
                      <w:divBdr>
                        <w:top w:val="none" w:sz="0" w:space="0" w:color="auto"/>
                        <w:left w:val="none" w:sz="0" w:space="0" w:color="auto"/>
                        <w:bottom w:val="none" w:sz="0" w:space="0" w:color="auto"/>
                        <w:right w:val="none" w:sz="0" w:space="0" w:color="auto"/>
                      </w:divBdr>
                    </w:div>
                  </w:divsChild>
                </w:div>
                <w:div w:id="694236444">
                  <w:marLeft w:val="0"/>
                  <w:marRight w:val="0"/>
                  <w:marTop w:val="0"/>
                  <w:marBottom w:val="0"/>
                  <w:divBdr>
                    <w:top w:val="none" w:sz="0" w:space="0" w:color="auto"/>
                    <w:left w:val="none" w:sz="0" w:space="0" w:color="auto"/>
                    <w:bottom w:val="none" w:sz="0" w:space="0" w:color="auto"/>
                    <w:right w:val="none" w:sz="0" w:space="0" w:color="auto"/>
                  </w:divBdr>
                  <w:divsChild>
                    <w:div w:id="1621449922">
                      <w:marLeft w:val="0"/>
                      <w:marRight w:val="0"/>
                      <w:marTop w:val="0"/>
                      <w:marBottom w:val="0"/>
                      <w:divBdr>
                        <w:top w:val="none" w:sz="0" w:space="0" w:color="auto"/>
                        <w:left w:val="none" w:sz="0" w:space="0" w:color="auto"/>
                        <w:bottom w:val="none" w:sz="0" w:space="0" w:color="auto"/>
                        <w:right w:val="none" w:sz="0" w:space="0" w:color="auto"/>
                      </w:divBdr>
                    </w:div>
                  </w:divsChild>
                </w:div>
                <w:div w:id="706218473">
                  <w:marLeft w:val="0"/>
                  <w:marRight w:val="0"/>
                  <w:marTop w:val="0"/>
                  <w:marBottom w:val="0"/>
                  <w:divBdr>
                    <w:top w:val="none" w:sz="0" w:space="0" w:color="auto"/>
                    <w:left w:val="none" w:sz="0" w:space="0" w:color="auto"/>
                    <w:bottom w:val="none" w:sz="0" w:space="0" w:color="auto"/>
                    <w:right w:val="none" w:sz="0" w:space="0" w:color="auto"/>
                  </w:divBdr>
                  <w:divsChild>
                    <w:div w:id="1988825277">
                      <w:marLeft w:val="0"/>
                      <w:marRight w:val="0"/>
                      <w:marTop w:val="0"/>
                      <w:marBottom w:val="0"/>
                      <w:divBdr>
                        <w:top w:val="none" w:sz="0" w:space="0" w:color="auto"/>
                        <w:left w:val="none" w:sz="0" w:space="0" w:color="auto"/>
                        <w:bottom w:val="none" w:sz="0" w:space="0" w:color="auto"/>
                        <w:right w:val="none" w:sz="0" w:space="0" w:color="auto"/>
                      </w:divBdr>
                    </w:div>
                  </w:divsChild>
                </w:div>
                <w:div w:id="917785483">
                  <w:marLeft w:val="0"/>
                  <w:marRight w:val="0"/>
                  <w:marTop w:val="0"/>
                  <w:marBottom w:val="0"/>
                  <w:divBdr>
                    <w:top w:val="none" w:sz="0" w:space="0" w:color="auto"/>
                    <w:left w:val="none" w:sz="0" w:space="0" w:color="auto"/>
                    <w:bottom w:val="none" w:sz="0" w:space="0" w:color="auto"/>
                    <w:right w:val="none" w:sz="0" w:space="0" w:color="auto"/>
                  </w:divBdr>
                  <w:divsChild>
                    <w:div w:id="642001934">
                      <w:marLeft w:val="0"/>
                      <w:marRight w:val="0"/>
                      <w:marTop w:val="0"/>
                      <w:marBottom w:val="0"/>
                      <w:divBdr>
                        <w:top w:val="none" w:sz="0" w:space="0" w:color="auto"/>
                        <w:left w:val="none" w:sz="0" w:space="0" w:color="auto"/>
                        <w:bottom w:val="none" w:sz="0" w:space="0" w:color="auto"/>
                        <w:right w:val="none" w:sz="0" w:space="0" w:color="auto"/>
                      </w:divBdr>
                    </w:div>
                  </w:divsChild>
                </w:div>
                <w:div w:id="927738451">
                  <w:marLeft w:val="0"/>
                  <w:marRight w:val="0"/>
                  <w:marTop w:val="0"/>
                  <w:marBottom w:val="0"/>
                  <w:divBdr>
                    <w:top w:val="none" w:sz="0" w:space="0" w:color="auto"/>
                    <w:left w:val="none" w:sz="0" w:space="0" w:color="auto"/>
                    <w:bottom w:val="none" w:sz="0" w:space="0" w:color="auto"/>
                    <w:right w:val="none" w:sz="0" w:space="0" w:color="auto"/>
                  </w:divBdr>
                  <w:divsChild>
                    <w:div w:id="228151516">
                      <w:marLeft w:val="0"/>
                      <w:marRight w:val="0"/>
                      <w:marTop w:val="0"/>
                      <w:marBottom w:val="0"/>
                      <w:divBdr>
                        <w:top w:val="none" w:sz="0" w:space="0" w:color="auto"/>
                        <w:left w:val="none" w:sz="0" w:space="0" w:color="auto"/>
                        <w:bottom w:val="none" w:sz="0" w:space="0" w:color="auto"/>
                        <w:right w:val="none" w:sz="0" w:space="0" w:color="auto"/>
                      </w:divBdr>
                    </w:div>
                  </w:divsChild>
                </w:div>
                <w:div w:id="1054936272">
                  <w:marLeft w:val="0"/>
                  <w:marRight w:val="0"/>
                  <w:marTop w:val="0"/>
                  <w:marBottom w:val="0"/>
                  <w:divBdr>
                    <w:top w:val="none" w:sz="0" w:space="0" w:color="auto"/>
                    <w:left w:val="none" w:sz="0" w:space="0" w:color="auto"/>
                    <w:bottom w:val="none" w:sz="0" w:space="0" w:color="auto"/>
                    <w:right w:val="none" w:sz="0" w:space="0" w:color="auto"/>
                  </w:divBdr>
                  <w:divsChild>
                    <w:div w:id="501434291">
                      <w:marLeft w:val="0"/>
                      <w:marRight w:val="0"/>
                      <w:marTop w:val="0"/>
                      <w:marBottom w:val="0"/>
                      <w:divBdr>
                        <w:top w:val="none" w:sz="0" w:space="0" w:color="auto"/>
                        <w:left w:val="none" w:sz="0" w:space="0" w:color="auto"/>
                        <w:bottom w:val="none" w:sz="0" w:space="0" w:color="auto"/>
                        <w:right w:val="none" w:sz="0" w:space="0" w:color="auto"/>
                      </w:divBdr>
                    </w:div>
                  </w:divsChild>
                </w:div>
                <w:div w:id="1062295029">
                  <w:marLeft w:val="0"/>
                  <w:marRight w:val="0"/>
                  <w:marTop w:val="0"/>
                  <w:marBottom w:val="0"/>
                  <w:divBdr>
                    <w:top w:val="none" w:sz="0" w:space="0" w:color="auto"/>
                    <w:left w:val="none" w:sz="0" w:space="0" w:color="auto"/>
                    <w:bottom w:val="none" w:sz="0" w:space="0" w:color="auto"/>
                    <w:right w:val="none" w:sz="0" w:space="0" w:color="auto"/>
                  </w:divBdr>
                  <w:divsChild>
                    <w:div w:id="1826119058">
                      <w:marLeft w:val="0"/>
                      <w:marRight w:val="0"/>
                      <w:marTop w:val="0"/>
                      <w:marBottom w:val="0"/>
                      <w:divBdr>
                        <w:top w:val="none" w:sz="0" w:space="0" w:color="auto"/>
                        <w:left w:val="none" w:sz="0" w:space="0" w:color="auto"/>
                        <w:bottom w:val="none" w:sz="0" w:space="0" w:color="auto"/>
                        <w:right w:val="none" w:sz="0" w:space="0" w:color="auto"/>
                      </w:divBdr>
                    </w:div>
                  </w:divsChild>
                </w:div>
                <w:div w:id="1090663333">
                  <w:marLeft w:val="0"/>
                  <w:marRight w:val="0"/>
                  <w:marTop w:val="0"/>
                  <w:marBottom w:val="0"/>
                  <w:divBdr>
                    <w:top w:val="none" w:sz="0" w:space="0" w:color="auto"/>
                    <w:left w:val="none" w:sz="0" w:space="0" w:color="auto"/>
                    <w:bottom w:val="none" w:sz="0" w:space="0" w:color="auto"/>
                    <w:right w:val="none" w:sz="0" w:space="0" w:color="auto"/>
                  </w:divBdr>
                  <w:divsChild>
                    <w:div w:id="1031296691">
                      <w:marLeft w:val="0"/>
                      <w:marRight w:val="0"/>
                      <w:marTop w:val="0"/>
                      <w:marBottom w:val="0"/>
                      <w:divBdr>
                        <w:top w:val="none" w:sz="0" w:space="0" w:color="auto"/>
                        <w:left w:val="none" w:sz="0" w:space="0" w:color="auto"/>
                        <w:bottom w:val="none" w:sz="0" w:space="0" w:color="auto"/>
                        <w:right w:val="none" w:sz="0" w:space="0" w:color="auto"/>
                      </w:divBdr>
                    </w:div>
                  </w:divsChild>
                </w:div>
                <w:div w:id="1228804582">
                  <w:marLeft w:val="0"/>
                  <w:marRight w:val="0"/>
                  <w:marTop w:val="0"/>
                  <w:marBottom w:val="0"/>
                  <w:divBdr>
                    <w:top w:val="none" w:sz="0" w:space="0" w:color="auto"/>
                    <w:left w:val="none" w:sz="0" w:space="0" w:color="auto"/>
                    <w:bottom w:val="none" w:sz="0" w:space="0" w:color="auto"/>
                    <w:right w:val="none" w:sz="0" w:space="0" w:color="auto"/>
                  </w:divBdr>
                  <w:divsChild>
                    <w:div w:id="1032074018">
                      <w:marLeft w:val="0"/>
                      <w:marRight w:val="0"/>
                      <w:marTop w:val="0"/>
                      <w:marBottom w:val="0"/>
                      <w:divBdr>
                        <w:top w:val="none" w:sz="0" w:space="0" w:color="auto"/>
                        <w:left w:val="none" w:sz="0" w:space="0" w:color="auto"/>
                        <w:bottom w:val="none" w:sz="0" w:space="0" w:color="auto"/>
                        <w:right w:val="none" w:sz="0" w:space="0" w:color="auto"/>
                      </w:divBdr>
                    </w:div>
                  </w:divsChild>
                </w:div>
                <w:div w:id="1235314328">
                  <w:marLeft w:val="0"/>
                  <w:marRight w:val="0"/>
                  <w:marTop w:val="0"/>
                  <w:marBottom w:val="0"/>
                  <w:divBdr>
                    <w:top w:val="none" w:sz="0" w:space="0" w:color="auto"/>
                    <w:left w:val="none" w:sz="0" w:space="0" w:color="auto"/>
                    <w:bottom w:val="none" w:sz="0" w:space="0" w:color="auto"/>
                    <w:right w:val="none" w:sz="0" w:space="0" w:color="auto"/>
                  </w:divBdr>
                  <w:divsChild>
                    <w:div w:id="590427565">
                      <w:marLeft w:val="0"/>
                      <w:marRight w:val="0"/>
                      <w:marTop w:val="0"/>
                      <w:marBottom w:val="0"/>
                      <w:divBdr>
                        <w:top w:val="none" w:sz="0" w:space="0" w:color="auto"/>
                        <w:left w:val="none" w:sz="0" w:space="0" w:color="auto"/>
                        <w:bottom w:val="none" w:sz="0" w:space="0" w:color="auto"/>
                        <w:right w:val="none" w:sz="0" w:space="0" w:color="auto"/>
                      </w:divBdr>
                    </w:div>
                  </w:divsChild>
                </w:div>
                <w:div w:id="1494687444">
                  <w:marLeft w:val="0"/>
                  <w:marRight w:val="0"/>
                  <w:marTop w:val="0"/>
                  <w:marBottom w:val="0"/>
                  <w:divBdr>
                    <w:top w:val="none" w:sz="0" w:space="0" w:color="auto"/>
                    <w:left w:val="none" w:sz="0" w:space="0" w:color="auto"/>
                    <w:bottom w:val="none" w:sz="0" w:space="0" w:color="auto"/>
                    <w:right w:val="none" w:sz="0" w:space="0" w:color="auto"/>
                  </w:divBdr>
                  <w:divsChild>
                    <w:div w:id="528757335">
                      <w:marLeft w:val="0"/>
                      <w:marRight w:val="0"/>
                      <w:marTop w:val="0"/>
                      <w:marBottom w:val="0"/>
                      <w:divBdr>
                        <w:top w:val="none" w:sz="0" w:space="0" w:color="auto"/>
                        <w:left w:val="none" w:sz="0" w:space="0" w:color="auto"/>
                        <w:bottom w:val="none" w:sz="0" w:space="0" w:color="auto"/>
                        <w:right w:val="none" w:sz="0" w:space="0" w:color="auto"/>
                      </w:divBdr>
                    </w:div>
                  </w:divsChild>
                </w:div>
                <w:div w:id="1547909461">
                  <w:marLeft w:val="0"/>
                  <w:marRight w:val="0"/>
                  <w:marTop w:val="0"/>
                  <w:marBottom w:val="0"/>
                  <w:divBdr>
                    <w:top w:val="none" w:sz="0" w:space="0" w:color="auto"/>
                    <w:left w:val="none" w:sz="0" w:space="0" w:color="auto"/>
                    <w:bottom w:val="none" w:sz="0" w:space="0" w:color="auto"/>
                    <w:right w:val="none" w:sz="0" w:space="0" w:color="auto"/>
                  </w:divBdr>
                  <w:divsChild>
                    <w:div w:id="2032799711">
                      <w:marLeft w:val="0"/>
                      <w:marRight w:val="0"/>
                      <w:marTop w:val="0"/>
                      <w:marBottom w:val="0"/>
                      <w:divBdr>
                        <w:top w:val="none" w:sz="0" w:space="0" w:color="auto"/>
                        <w:left w:val="none" w:sz="0" w:space="0" w:color="auto"/>
                        <w:bottom w:val="none" w:sz="0" w:space="0" w:color="auto"/>
                        <w:right w:val="none" w:sz="0" w:space="0" w:color="auto"/>
                      </w:divBdr>
                    </w:div>
                  </w:divsChild>
                </w:div>
                <w:div w:id="1684279590">
                  <w:marLeft w:val="0"/>
                  <w:marRight w:val="0"/>
                  <w:marTop w:val="0"/>
                  <w:marBottom w:val="0"/>
                  <w:divBdr>
                    <w:top w:val="none" w:sz="0" w:space="0" w:color="auto"/>
                    <w:left w:val="none" w:sz="0" w:space="0" w:color="auto"/>
                    <w:bottom w:val="none" w:sz="0" w:space="0" w:color="auto"/>
                    <w:right w:val="none" w:sz="0" w:space="0" w:color="auto"/>
                  </w:divBdr>
                  <w:divsChild>
                    <w:div w:id="1204098702">
                      <w:marLeft w:val="0"/>
                      <w:marRight w:val="0"/>
                      <w:marTop w:val="0"/>
                      <w:marBottom w:val="0"/>
                      <w:divBdr>
                        <w:top w:val="none" w:sz="0" w:space="0" w:color="auto"/>
                        <w:left w:val="none" w:sz="0" w:space="0" w:color="auto"/>
                        <w:bottom w:val="none" w:sz="0" w:space="0" w:color="auto"/>
                        <w:right w:val="none" w:sz="0" w:space="0" w:color="auto"/>
                      </w:divBdr>
                    </w:div>
                  </w:divsChild>
                </w:div>
                <w:div w:id="1731882559">
                  <w:marLeft w:val="0"/>
                  <w:marRight w:val="0"/>
                  <w:marTop w:val="0"/>
                  <w:marBottom w:val="0"/>
                  <w:divBdr>
                    <w:top w:val="none" w:sz="0" w:space="0" w:color="auto"/>
                    <w:left w:val="none" w:sz="0" w:space="0" w:color="auto"/>
                    <w:bottom w:val="none" w:sz="0" w:space="0" w:color="auto"/>
                    <w:right w:val="none" w:sz="0" w:space="0" w:color="auto"/>
                  </w:divBdr>
                  <w:divsChild>
                    <w:div w:id="196819714">
                      <w:marLeft w:val="0"/>
                      <w:marRight w:val="0"/>
                      <w:marTop w:val="0"/>
                      <w:marBottom w:val="0"/>
                      <w:divBdr>
                        <w:top w:val="none" w:sz="0" w:space="0" w:color="auto"/>
                        <w:left w:val="none" w:sz="0" w:space="0" w:color="auto"/>
                        <w:bottom w:val="none" w:sz="0" w:space="0" w:color="auto"/>
                        <w:right w:val="none" w:sz="0" w:space="0" w:color="auto"/>
                      </w:divBdr>
                    </w:div>
                  </w:divsChild>
                </w:div>
                <w:div w:id="1748453669">
                  <w:marLeft w:val="0"/>
                  <w:marRight w:val="0"/>
                  <w:marTop w:val="0"/>
                  <w:marBottom w:val="0"/>
                  <w:divBdr>
                    <w:top w:val="none" w:sz="0" w:space="0" w:color="auto"/>
                    <w:left w:val="none" w:sz="0" w:space="0" w:color="auto"/>
                    <w:bottom w:val="none" w:sz="0" w:space="0" w:color="auto"/>
                    <w:right w:val="none" w:sz="0" w:space="0" w:color="auto"/>
                  </w:divBdr>
                  <w:divsChild>
                    <w:div w:id="1002195606">
                      <w:marLeft w:val="0"/>
                      <w:marRight w:val="0"/>
                      <w:marTop w:val="0"/>
                      <w:marBottom w:val="0"/>
                      <w:divBdr>
                        <w:top w:val="none" w:sz="0" w:space="0" w:color="auto"/>
                        <w:left w:val="none" w:sz="0" w:space="0" w:color="auto"/>
                        <w:bottom w:val="none" w:sz="0" w:space="0" w:color="auto"/>
                        <w:right w:val="none" w:sz="0" w:space="0" w:color="auto"/>
                      </w:divBdr>
                    </w:div>
                  </w:divsChild>
                </w:div>
                <w:div w:id="1827209690">
                  <w:marLeft w:val="0"/>
                  <w:marRight w:val="0"/>
                  <w:marTop w:val="0"/>
                  <w:marBottom w:val="0"/>
                  <w:divBdr>
                    <w:top w:val="none" w:sz="0" w:space="0" w:color="auto"/>
                    <w:left w:val="none" w:sz="0" w:space="0" w:color="auto"/>
                    <w:bottom w:val="none" w:sz="0" w:space="0" w:color="auto"/>
                    <w:right w:val="none" w:sz="0" w:space="0" w:color="auto"/>
                  </w:divBdr>
                  <w:divsChild>
                    <w:div w:id="1756122751">
                      <w:marLeft w:val="0"/>
                      <w:marRight w:val="0"/>
                      <w:marTop w:val="0"/>
                      <w:marBottom w:val="0"/>
                      <w:divBdr>
                        <w:top w:val="none" w:sz="0" w:space="0" w:color="auto"/>
                        <w:left w:val="none" w:sz="0" w:space="0" w:color="auto"/>
                        <w:bottom w:val="none" w:sz="0" w:space="0" w:color="auto"/>
                        <w:right w:val="none" w:sz="0" w:space="0" w:color="auto"/>
                      </w:divBdr>
                    </w:div>
                  </w:divsChild>
                </w:div>
                <w:div w:id="1886024866">
                  <w:marLeft w:val="0"/>
                  <w:marRight w:val="0"/>
                  <w:marTop w:val="0"/>
                  <w:marBottom w:val="0"/>
                  <w:divBdr>
                    <w:top w:val="none" w:sz="0" w:space="0" w:color="auto"/>
                    <w:left w:val="none" w:sz="0" w:space="0" w:color="auto"/>
                    <w:bottom w:val="none" w:sz="0" w:space="0" w:color="auto"/>
                    <w:right w:val="none" w:sz="0" w:space="0" w:color="auto"/>
                  </w:divBdr>
                  <w:divsChild>
                    <w:div w:id="1420562139">
                      <w:marLeft w:val="0"/>
                      <w:marRight w:val="0"/>
                      <w:marTop w:val="0"/>
                      <w:marBottom w:val="0"/>
                      <w:divBdr>
                        <w:top w:val="none" w:sz="0" w:space="0" w:color="auto"/>
                        <w:left w:val="none" w:sz="0" w:space="0" w:color="auto"/>
                        <w:bottom w:val="none" w:sz="0" w:space="0" w:color="auto"/>
                        <w:right w:val="none" w:sz="0" w:space="0" w:color="auto"/>
                      </w:divBdr>
                    </w:div>
                  </w:divsChild>
                </w:div>
                <w:div w:id="2029021395">
                  <w:marLeft w:val="0"/>
                  <w:marRight w:val="0"/>
                  <w:marTop w:val="0"/>
                  <w:marBottom w:val="0"/>
                  <w:divBdr>
                    <w:top w:val="none" w:sz="0" w:space="0" w:color="auto"/>
                    <w:left w:val="none" w:sz="0" w:space="0" w:color="auto"/>
                    <w:bottom w:val="none" w:sz="0" w:space="0" w:color="auto"/>
                    <w:right w:val="none" w:sz="0" w:space="0" w:color="auto"/>
                  </w:divBdr>
                  <w:divsChild>
                    <w:div w:id="413094110">
                      <w:marLeft w:val="0"/>
                      <w:marRight w:val="0"/>
                      <w:marTop w:val="0"/>
                      <w:marBottom w:val="0"/>
                      <w:divBdr>
                        <w:top w:val="none" w:sz="0" w:space="0" w:color="auto"/>
                        <w:left w:val="none" w:sz="0" w:space="0" w:color="auto"/>
                        <w:bottom w:val="none" w:sz="0" w:space="0" w:color="auto"/>
                        <w:right w:val="none" w:sz="0" w:space="0" w:color="auto"/>
                      </w:divBdr>
                    </w:div>
                  </w:divsChild>
                </w:div>
                <w:div w:id="2124684654">
                  <w:marLeft w:val="0"/>
                  <w:marRight w:val="0"/>
                  <w:marTop w:val="0"/>
                  <w:marBottom w:val="0"/>
                  <w:divBdr>
                    <w:top w:val="none" w:sz="0" w:space="0" w:color="auto"/>
                    <w:left w:val="none" w:sz="0" w:space="0" w:color="auto"/>
                    <w:bottom w:val="none" w:sz="0" w:space="0" w:color="auto"/>
                    <w:right w:val="none" w:sz="0" w:space="0" w:color="auto"/>
                  </w:divBdr>
                  <w:divsChild>
                    <w:div w:id="2097943877">
                      <w:marLeft w:val="0"/>
                      <w:marRight w:val="0"/>
                      <w:marTop w:val="0"/>
                      <w:marBottom w:val="0"/>
                      <w:divBdr>
                        <w:top w:val="none" w:sz="0" w:space="0" w:color="auto"/>
                        <w:left w:val="none" w:sz="0" w:space="0" w:color="auto"/>
                        <w:bottom w:val="none" w:sz="0" w:space="0" w:color="auto"/>
                        <w:right w:val="none" w:sz="0" w:space="0" w:color="auto"/>
                      </w:divBdr>
                    </w:div>
                  </w:divsChild>
                </w:div>
                <w:div w:id="2142110790">
                  <w:marLeft w:val="0"/>
                  <w:marRight w:val="0"/>
                  <w:marTop w:val="0"/>
                  <w:marBottom w:val="0"/>
                  <w:divBdr>
                    <w:top w:val="none" w:sz="0" w:space="0" w:color="auto"/>
                    <w:left w:val="none" w:sz="0" w:space="0" w:color="auto"/>
                    <w:bottom w:val="none" w:sz="0" w:space="0" w:color="auto"/>
                    <w:right w:val="none" w:sz="0" w:space="0" w:color="auto"/>
                  </w:divBdr>
                  <w:divsChild>
                    <w:div w:id="608582343">
                      <w:marLeft w:val="0"/>
                      <w:marRight w:val="0"/>
                      <w:marTop w:val="0"/>
                      <w:marBottom w:val="0"/>
                      <w:divBdr>
                        <w:top w:val="none" w:sz="0" w:space="0" w:color="auto"/>
                        <w:left w:val="none" w:sz="0" w:space="0" w:color="auto"/>
                        <w:bottom w:val="none" w:sz="0" w:space="0" w:color="auto"/>
                        <w:right w:val="none" w:sz="0" w:space="0" w:color="auto"/>
                      </w:divBdr>
                    </w:div>
                  </w:divsChild>
                </w:div>
                <w:div w:id="2144690538">
                  <w:marLeft w:val="0"/>
                  <w:marRight w:val="0"/>
                  <w:marTop w:val="0"/>
                  <w:marBottom w:val="0"/>
                  <w:divBdr>
                    <w:top w:val="none" w:sz="0" w:space="0" w:color="auto"/>
                    <w:left w:val="none" w:sz="0" w:space="0" w:color="auto"/>
                    <w:bottom w:val="none" w:sz="0" w:space="0" w:color="auto"/>
                    <w:right w:val="none" w:sz="0" w:space="0" w:color="auto"/>
                  </w:divBdr>
                  <w:divsChild>
                    <w:div w:id="78238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021627">
          <w:marLeft w:val="0"/>
          <w:marRight w:val="0"/>
          <w:marTop w:val="0"/>
          <w:marBottom w:val="0"/>
          <w:divBdr>
            <w:top w:val="none" w:sz="0" w:space="0" w:color="auto"/>
            <w:left w:val="none" w:sz="0" w:space="0" w:color="auto"/>
            <w:bottom w:val="none" w:sz="0" w:space="0" w:color="auto"/>
            <w:right w:val="none" w:sz="0" w:space="0" w:color="auto"/>
          </w:divBdr>
        </w:div>
        <w:div w:id="1714383339">
          <w:marLeft w:val="0"/>
          <w:marRight w:val="0"/>
          <w:marTop w:val="0"/>
          <w:marBottom w:val="0"/>
          <w:divBdr>
            <w:top w:val="none" w:sz="0" w:space="0" w:color="auto"/>
            <w:left w:val="none" w:sz="0" w:space="0" w:color="auto"/>
            <w:bottom w:val="none" w:sz="0" w:space="0" w:color="auto"/>
            <w:right w:val="none" w:sz="0" w:space="0" w:color="auto"/>
          </w:divBdr>
          <w:divsChild>
            <w:div w:id="653724885">
              <w:marLeft w:val="-75"/>
              <w:marRight w:val="0"/>
              <w:marTop w:val="30"/>
              <w:marBottom w:val="30"/>
              <w:divBdr>
                <w:top w:val="none" w:sz="0" w:space="0" w:color="auto"/>
                <w:left w:val="none" w:sz="0" w:space="0" w:color="auto"/>
                <w:bottom w:val="none" w:sz="0" w:space="0" w:color="auto"/>
                <w:right w:val="none" w:sz="0" w:space="0" w:color="auto"/>
              </w:divBdr>
              <w:divsChild>
                <w:div w:id="80680742">
                  <w:marLeft w:val="0"/>
                  <w:marRight w:val="0"/>
                  <w:marTop w:val="0"/>
                  <w:marBottom w:val="0"/>
                  <w:divBdr>
                    <w:top w:val="none" w:sz="0" w:space="0" w:color="auto"/>
                    <w:left w:val="none" w:sz="0" w:space="0" w:color="auto"/>
                    <w:bottom w:val="none" w:sz="0" w:space="0" w:color="auto"/>
                    <w:right w:val="none" w:sz="0" w:space="0" w:color="auto"/>
                  </w:divBdr>
                  <w:divsChild>
                    <w:div w:id="1104766686">
                      <w:marLeft w:val="0"/>
                      <w:marRight w:val="0"/>
                      <w:marTop w:val="0"/>
                      <w:marBottom w:val="0"/>
                      <w:divBdr>
                        <w:top w:val="none" w:sz="0" w:space="0" w:color="auto"/>
                        <w:left w:val="none" w:sz="0" w:space="0" w:color="auto"/>
                        <w:bottom w:val="none" w:sz="0" w:space="0" w:color="auto"/>
                        <w:right w:val="none" w:sz="0" w:space="0" w:color="auto"/>
                      </w:divBdr>
                    </w:div>
                  </w:divsChild>
                </w:div>
                <w:div w:id="274213772">
                  <w:marLeft w:val="0"/>
                  <w:marRight w:val="0"/>
                  <w:marTop w:val="0"/>
                  <w:marBottom w:val="0"/>
                  <w:divBdr>
                    <w:top w:val="none" w:sz="0" w:space="0" w:color="auto"/>
                    <w:left w:val="none" w:sz="0" w:space="0" w:color="auto"/>
                    <w:bottom w:val="none" w:sz="0" w:space="0" w:color="auto"/>
                    <w:right w:val="none" w:sz="0" w:space="0" w:color="auto"/>
                  </w:divBdr>
                  <w:divsChild>
                    <w:div w:id="1050305927">
                      <w:marLeft w:val="0"/>
                      <w:marRight w:val="0"/>
                      <w:marTop w:val="0"/>
                      <w:marBottom w:val="0"/>
                      <w:divBdr>
                        <w:top w:val="none" w:sz="0" w:space="0" w:color="auto"/>
                        <w:left w:val="none" w:sz="0" w:space="0" w:color="auto"/>
                        <w:bottom w:val="none" w:sz="0" w:space="0" w:color="auto"/>
                        <w:right w:val="none" w:sz="0" w:space="0" w:color="auto"/>
                      </w:divBdr>
                    </w:div>
                  </w:divsChild>
                </w:div>
                <w:div w:id="559756530">
                  <w:marLeft w:val="0"/>
                  <w:marRight w:val="0"/>
                  <w:marTop w:val="0"/>
                  <w:marBottom w:val="0"/>
                  <w:divBdr>
                    <w:top w:val="none" w:sz="0" w:space="0" w:color="auto"/>
                    <w:left w:val="none" w:sz="0" w:space="0" w:color="auto"/>
                    <w:bottom w:val="none" w:sz="0" w:space="0" w:color="auto"/>
                    <w:right w:val="none" w:sz="0" w:space="0" w:color="auto"/>
                  </w:divBdr>
                  <w:divsChild>
                    <w:div w:id="1561093765">
                      <w:marLeft w:val="0"/>
                      <w:marRight w:val="0"/>
                      <w:marTop w:val="0"/>
                      <w:marBottom w:val="0"/>
                      <w:divBdr>
                        <w:top w:val="none" w:sz="0" w:space="0" w:color="auto"/>
                        <w:left w:val="none" w:sz="0" w:space="0" w:color="auto"/>
                        <w:bottom w:val="none" w:sz="0" w:space="0" w:color="auto"/>
                        <w:right w:val="none" w:sz="0" w:space="0" w:color="auto"/>
                      </w:divBdr>
                    </w:div>
                  </w:divsChild>
                </w:div>
                <w:div w:id="648289468">
                  <w:marLeft w:val="0"/>
                  <w:marRight w:val="0"/>
                  <w:marTop w:val="0"/>
                  <w:marBottom w:val="0"/>
                  <w:divBdr>
                    <w:top w:val="none" w:sz="0" w:space="0" w:color="auto"/>
                    <w:left w:val="none" w:sz="0" w:space="0" w:color="auto"/>
                    <w:bottom w:val="none" w:sz="0" w:space="0" w:color="auto"/>
                    <w:right w:val="none" w:sz="0" w:space="0" w:color="auto"/>
                  </w:divBdr>
                  <w:divsChild>
                    <w:div w:id="93788990">
                      <w:marLeft w:val="0"/>
                      <w:marRight w:val="0"/>
                      <w:marTop w:val="0"/>
                      <w:marBottom w:val="0"/>
                      <w:divBdr>
                        <w:top w:val="none" w:sz="0" w:space="0" w:color="auto"/>
                        <w:left w:val="none" w:sz="0" w:space="0" w:color="auto"/>
                        <w:bottom w:val="none" w:sz="0" w:space="0" w:color="auto"/>
                        <w:right w:val="none" w:sz="0" w:space="0" w:color="auto"/>
                      </w:divBdr>
                    </w:div>
                  </w:divsChild>
                </w:div>
                <w:div w:id="894584636">
                  <w:marLeft w:val="0"/>
                  <w:marRight w:val="0"/>
                  <w:marTop w:val="0"/>
                  <w:marBottom w:val="0"/>
                  <w:divBdr>
                    <w:top w:val="none" w:sz="0" w:space="0" w:color="auto"/>
                    <w:left w:val="none" w:sz="0" w:space="0" w:color="auto"/>
                    <w:bottom w:val="none" w:sz="0" w:space="0" w:color="auto"/>
                    <w:right w:val="none" w:sz="0" w:space="0" w:color="auto"/>
                  </w:divBdr>
                  <w:divsChild>
                    <w:div w:id="1131284031">
                      <w:marLeft w:val="0"/>
                      <w:marRight w:val="0"/>
                      <w:marTop w:val="0"/>
                      <w:marBottom w:val="0"/>
                      <w:divBdr>
                        <w:top w:val="none" w:sz="0" w:space="0" w:color="auto"/>
                        <w:left w:val="none" w:sz="0" w:space="0" w:color="auto"/>
                        <w:bottom w:val="none" w:sz="0" w:space="0" w:color="auto"/>
                        <w:right w:val="none" w:sz="0" w:space="0" w:color="auto"/>
                      </w:divBdr>
                    </w:div>
                  </w:divsChild>
                </w:div>
                <w:div w:id="989286299">
                  <w:marLeft w:val="0"/>
                  <w:marRight w:val="0"/>
                  <w:marTop w:val="0"/>
                  <w:marBottom w:val="0"/>
                  <w:divBdr>
                    <w:top w:val="none" w:sz="0" w:space="0" w:color="auto"/>
                    <w:left w:val="none" w:sz="0" w:space="0" w:color="auto"/>
                    <w:bottom w:val="none" w:sz="0" w:space="0" w:color="auto"/>
                    <w:right w:val="none" w:sz="0" w:space="0" w:color="auto"/>
                  </w:divBdr>
                  <w:divsChild>
                    <w:div w:id="1242061778">
                      <w:marLeft w:val="0"/>
                      <w:marRight w:val="0"/>
                      <w:marTop w:val="0"/>
                      <w:marBottom w:val="0"/>
                      <w:divBdr>
                        <w:top w:val="none" w:sz="0" w:space="0" w:color="auto"/>
                        <w:left w:val="none" w:sz="0" w:space="0" w:color="auto"/>
                        <w:bottom w:val="none" w:sz="0" w:space="0" w:color="auto"/>
                        <w:right w:val="none" w:sz="0" w:space="0" w:color="auto"/>
                      </w:divBdr>
                    </w:div>
                  </w:divsChild>
                </w:div>
                <w:div w:id="1202354394">
                  <w:marLeft w:val="0"/>
                  <w:marRight w:val="0"/>
                  <w:marTop w:val="0"/>
                  <w:marBottom w:val="0"/>
                  <w:divBdr>
                    <w:top w:val="none" w:sz="0" w:space="0" w:color="auto"/>
                    <w:left w:val="none" w:sz="0" w:space="0" w:color="auto"/>
                    <w:bottom w:val="none" w:sz="0" w:space="0" w:color="auto"/>
                    <w:right w:val="none" w:sz="0" w:space="0" w:color="auto"/>
                  </w:divBdr>
                  <w:divsChild>
                    <w:div w:id="15158759">
                      <w:marLeft w:val="0"/>
                      <w:marRight w:val="0"/>
                      <w:marTop w:val="0"/>
                      <w:marBottom w:val="0"/>
                      <w:divBdr>
                        <w:top w:val="none" w:sz="0" w:space="0" w:color="auto"/>
                        <w:left w:val="none" w:sz="0" w:space="0" w:color="auto"/>
                        <w:bottom w:val="none" w:sz="0" w:space="0" w:color="auto"/>
                        <w:right w:val="none" w:sz="0" w:space="0" w:color="auto"/>
                      </w:divBdr>
                    </w:div>
                  </w:divsChild>
                </w:div>
                <w:div w:id="1420102577">
                  <w:marLeft w:val="0"/>
                  <w:marRight w:val="0"/>
                  <w:marTop w:val="0"/>
                  <w:marBottom w:val="0"/>
                  <w:divBdr>
                    <w:top w:val="none" w:sz="0" w:space="0" w:color="auto"/>
                    <w:left w:val="none" w:sz="0" w:space="0" w:color="auto"/>
                    <w:bottom w:val="none" w:sz="0" w:space="0" w:color="auto"/>
                    <w:right w:val="none" w:sz="0" w:space="0" w:color="auto"/>
                  </w:divBdr>
                  <w:divsChild>
                    <w:div w:id="328871571">
                      <w:marLeft w:val="0"/>
                      <w:marRight w:val="0"/>
                      <w:marTop w:val="0"/>
                      <w:marBottom w:val="0"/>
                      <w:divBdr>
                        <w:top w:val="none" w:sz="0" w:space="0" w:color="auto"/>
                        <w:left w:val="none" w:sz="0" w:space="0" w:color="auto"/>
                        <w:bottom w:val="none" w:sz="0" w:space="0" w:color="auto"/>
                        <w:right w:val="none" w:sz="0" w:space="0" w:color="auto"/>
                      </w:divBdr>
                    </w:div>
                  </w:divsChild>
                </w:div>
                <w:div w:id="1512530352">
                  <w:marLeft w:val="0"/>
                  <w:marRight w:val="0"/>
                  <w:marTop w:val="0"/>
                  <w:marBottom w:val="0"/>
                  <w:divBdr>
                    <w:top w:val="none" w:sz="0" w:space="0" w:color="auto"/>
                    <w:left w:val="none" w:sz="0" w:space="0" w:color="auto"/>
                    <w:bottom w:val="none" w:sz="0" w:space="0" w:color="auto"/>
                    <w:right w:val="none" w:sz="0" w:space="0" w:color="auto"/>
                  </w:divBdr>
                  <w:divsChild>
                    <w:div w:id="1647394776">
                      <w:marLeft w:val="0"/>
                      <w:marRight w:val="0"/>
                      <w:marTop w:val="0"/>
                      <w:marBottom w:val="0"/>
                      <w:divBdr>
                        <w:top w:val="none" w:sz="0" w:space="0" w:color="auto"/>
                        <w:left w:val="none" w:sz="0" w:space="0" w:color="auto"/>
                        <w:bottom w:val="none" w:sz="0" w:space="0" w:color="auto"/>
                        <w:right w:val="none" w:sz="0" w:space="0" w:color="auto"/>
                      </w:divBdr>
                    </w:div>
                  </w:divsChild>
                </w:div>
                <w:div w:id="1567255229">
                  <w:marLeft w:val="0"/>
                  <w:marRight w:val="0"/>
                  <w:marTop w:val="0"/>
                  <w:marBottom w:val="0"/>
                  <w:divBdr>
                    <w:top w:val="none" w:sz="0" w:space="0" w:color="auto"/>
                    <w:left w:val="none" w:sz="0" w:space="0" w:color="auto"/>
                    <w:bottom w:val="none" w:sz="0" w:space="0" w:color="auto"/>
                    <w:right w:val="none" w:sz="0" w:space="0" w:color="auto"/>
                  </w:divBdr>
                  <w:divsChild>
                    <w:div w:id="423575766">
                      <w:marLeft w:val="0"/>
                      <w:marRight w:val="0"/>
                      <w:marTop w:val="0"/>
                      <w:marBottom w:val="0"/>
                      <w:divBdr>
                        <w:top w:val="none" w:sz="0" w:space="0" w:color="auto"/>
                        <w:left w:val="none" w:sz="0" w:space="0" w:color="auto"/>
                        <w:bottom w:val="none" w:sz="0" w:space="0" w:color="auto"/>
                        <w:right w:val="none" w:sz="0" w:space="0" w:color="auto"/>
                      </w:divBdr>
                    </w:div>
                    <w:div w:id="2002273717">
                      <w:marLeft w:val="0"/>
                      <w:marRight w:val="0"/>
                      <w:marTop w:val="0"/>
                      <w:marBottom w:val="0"/>
                      <w:divBdr>
                        <w:top w:val="none" w:sz="0" w:space="0" w:color="auto"/>
                        <w:left w:val="none" w:sz="0" w:space="0" w:color="auto"/>
                        <w:bottom w:val="none" w:sz="0" w:space="0" w:color="auto"/>
                        <w:right w:val="none" w:sz="0" w:space="0" w:color="auto"/>
                      </w:divBdr>
                    </w:div>
                  </w:divsChild>
                </w:div>
                <w:div w:id="1616323894">
                  <w:marLeft w:val="0"/>
                  <w:marRight w:val="0"/>
                  <w:marTop w:val="0"/>
                  <w:marBottom w:val="0"/>
                  <w:divBdr>
                    <w:top w:val="none" w:sz="0" w:space="0" w:color="auto"/>
                    <w:left w:val="none" w:sz="0" w:space="0" w:color="auto"/>
                    <w:bottom w:val="none" w:sz="0" w:space="0" w:color="auto"/>
                    <w:right w:val="none" w:sz="0" w:space="0" w:color="auto"/>
                  </w:divBdr>
                  <w:divsChild>
                    <w:div w:id="671378846">
                      <w:marLeft w:val="0"/>
                      <w:marRight w:val="0"/>
                      <w:marTop w:val="0"/>
                      <w:marBottom w:val="0"/>
                      <w:divBdr>
                        <w:top w:val="none" w:sz="0" w:space="0" w:color="auto"/>
                        <w:left w:val="none" w:sz="0" w:space="0" w:color="auto"/>
                        <w:bottom w:val="none" w:sz="0" w:space="0" w:color="auto"/>
                        <w:right w:val="none" w:sz="0" w:space="0" w:color="auto"/>
                      </w:divBdr>
                    </w:div>
                    <w:div w:id="1988432408">
                      <w:marLeft w:val="0"/>
                      <w:marRight w:val="0"/>
                      <w:marTop w:val="0"/>
                      <w:marBottom w:val="0"/>
                      <w:divBdr>
                        <w:top w:val="none" w:sz="0" w:space="0" w:color="auto"/>
                        <w:left w:val="none" w:sz="0" w:space="0" w:color="auto"/>
                        <w:bottom w:val="none" w:sz="0" w:space="0" w:color="auto"/>
                        <w:right w:val="none" w:sz="0" w:space="0" w:color="auto"/>
                      </w:divBdr>
                    </w:div>
                  </w:divsChild>
                </w:div>
                <w:div w:id="2043893107">
                  <w:marLeft w:val="0"/>
                  <w:marRight w:val="0"/>
                  <w:marTop w:val="0"/>
                  <w:marBottom w:val="0"/>
                  <w:divBdr>
                    <w:top w:val="none" w:sz="0" w:space="0" w:color="auto"/>
                    <w:left w:val="none" w:sz="0" w:space="0" w:color="auto"/>
                    <w:bottom w:val="none" w:sz="0" w:space="0" w:color="auto"/>
                    <w:right w:val="none" w:sz="0" w:space="0" w:color="auto"/>
                  </w:divBdr>
                  <w:divsChild>
                    <w:div w:id="207955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236729">
          <w:marLeft w:val="0"/>
          <w:marRight w:val="0"/>
          <w:marTop w:val="0"/>
          <w:marBottom w:val="0"/>
          <w:divBdr>
            <w:top w:val="none" w:sz="0" w:space="0" w:color="auto"/>
            <w:left w:val="none" w:sz="0" w:space="0" w:color="auto"/>
            <w:bottom w:val="none" w:sz="0" w:space="0" w:color="auto"/>
            <w:right w:val="none" w:sz="0" w:space="0" w:color="auto"/>
          </w:divBdr>
        </w:div>
      </w:divsChild>
    </w:div>
    <w:div w:id="2017029609">
      <w:bodyDiv w:val="1"/>
      <w:marLeft w:val="0"/>
      <w:marRight w:val="0"/>
      <w:marTop w:val="0"/>
      <w:marBottom w:val="0"/>
      <w:divBdr>
        <w:top w:val="none" w:sz="0" w:space="0" w:color="auto"/>
        <w:left w:val="none" w:sz="0" w:space="0" w:color="auto"/>
        <w:bottom w:val="none" w:sz="0" w:space="0" w:color="auto"/>
        <w:right w:val="none" w:sz="0" w:space="0" w:color="auto"/>
      </w:divBdr>
      <w:divsChild>
        <w:div w:id="20933335">
          <w:marLeft w:val="0"/>
          <w:marRight w:val="0"/>
          <w:marTop w:val="0"/>
          <w:marBottom w:val="0"/>
          <w:divBdr>
            <w:top w:val="none" w:sz="0" w:space="0" w:color="auto"/>
            <w:left w:val="none" w:sz="0" w:space="0" w:color="auto"/>
            <w:bottom w:val="none" w:sz="0" w:space="0" w:color="auto"/>
            <w:right w:val="none" w:sz="0" w:space="0" w:color="auto"/>
          </w:divBdr>
          <w:divsChild>
            <w:div w:id="1973902366">
              <w:marLeft w:val="-75"/>
              <w:marRight w:val="0"/>
              <w:marTop w:val="30"/>
              <w:marBottom w:val="30"/>
              <w:divBdr>
                <w:top w:val="none" w:sz="0" w:space="0" w:color="auto"/>
                <w:left w:val="none" w:sz="0" w:space="0" w:color="auto"/>
                <w:bottom w:val="none" w:sz="0" w:space="0" w:color="auto"/>
                <w:right w:val="none" w:sz="0" w:space="0" w:color="auto"/>
              </w:divBdr>
              <w:divsChild>
                <w:div w:id="95908341">
                  <w:marLeft w:val="0"/>
                  <w:marRight w:val="0"/>
                  <w:marTop w:val="0"/>
                  <w:marBottom w:val="0"/>
                  <w:divBdr>
                    <w:top w:val="none" w:sz="0" w:space="0" w:color="auto"/>
                    <w:left w:val="none" w:sz="0" w:space="0" w:color="auto"/>
                    <w:bottom w:val="none" w:sz="0" w:space="0" w:color="auto"/>
                    <w:right w:val="none" w:sz="0" w:space="0" w:color="auto"/>
                  </w:divBdr>
                  <w:divsChild>
                    <w:div w:id="1410693762">
                      <w:marLeft w:val="0"/>
                      <w:marRight w:val="0"/>
                      <w:marTop w:val="0"/>
                      <w:marBottom w:val="0"/>
                      <w:divBdr>
                        <w:top w:val="none" w:sz="0" w:space="0" w:color="auto"/>
                        <w:left w:val="none" w:sz="0" w:space="0" w:color="auto"/>
                        <w:bottom w:val="none" w:sz="0" w:space="0" w:color="auto"/>
                        <w:right w:val="none" w:sz="0" w:space="0" w:color="auto"/>
                      </w:divBdr>
                    </w:div>
                  </w:divsChild>
                </w:div>
                <w:div w:id="174728982">
                  <w:marLeft w:val="0"/>
                  <w:marRight w:val="0"/>
                  <w:marTop w:val="0"/>
                  <w:marBottom w:val="0"/>
                  <w:divBdr>
                    <w:top w:val="none" w:sz="0" w:space="0" w:color="auto"/>
                    <w:left w:val="none" w:sz="0" w:space="0" w:color="auto"/>
                    <w:bottom w:val="none" w:sz="0" w:space="0" w:color="auto"/>
                    <w:right w:val="none" w:sz="0" w:space="0" w:color="auto"/>
                  </w:divBdr>
                  <w:divsChild>
                    <w:div w:id="678196920">
                      <w:marLeft w:val="0"/>
                      <w:marRight w:val="0"/>
                      <w:marTop w:val="0"/>
                      <w:marBottom w:val="0"/>
                      <w:divBdr>
                        <w:top w:val="none" w:sz="0" w:space="0" w:color="auto"/>
                        <w:left w:val="none" w:sz="0" w:space="0" w:color="auto"/>
                        <w:bottom w:val="none" w:sz="0" w:space="0" w:color="auto"/>
                        <w:right w:val="none" w:sz="0" w:space="0" w:color="auto"/>
                      </w:divBdr>
                    </w:div>
                  </w:divsChild>
                </w:div>
                <w:div w:id="286785596">
                  <w:marLeft w:val="0"/>
                  <w:marRight w:val="0"/>
                  <w:marTop w:val="0"/>
                  <w:marBottom w:val="0"/>
                  <w:divBdr>
                    <w:top w:val="none" w:sz="0" w:space="0" w:color="auto"/>
                    <w:left w:val="none" w:sz="0" w:space="0" w:color="auto"/>
                    <w:bottom w:val="none" w:sz="0" w:space="0" w:color="auto"/>
                    <w:right w:val="none" w:sz="0" w:space="0" w:color="auto"/>
                  </w:divBdr>
                  <w:divsChild>
                    <w:div w:id="1670982639">
                      <w:marLeft w:val="0"/>
                      <w:marRight w:val="0"/>
                      <w:marTop w:val="0"/>
                      <w:marBottom w:val="0"/>
                      <w:divBdr>
                        <w:top w:val="none" w:sz="0" w:space="0" w:color="auto"/>
                        <w:left w:val="none" w:sz="0" w:space="0" w:color="auto"/>
                        <w:bottom w:val="none" w:sz="0" w:space="0" w:color="auto"/>
                        <w:right w:val="none" w:sz="0" w:space="0" w:color="auto"/>
                      </w:divBdr>
                    </w:div>
                  </w:divsChild>
                </w:div>
                <w:div w:id="298993121">
                  <w:marLeft w:val="0"/>
                  <w:marRight w:val="0"/>
                  <w:marTop w:val="0"/>
                  <w:marBottom w:val="0"/>
                  <w:divBdr>
                    <w:top w:val="none" w:sz="0" w:space="0" w:color="auto"/>
                    <w:left w:val="none" w:sz="0" w:space="0" w:color="auto"/>
                    <w:bottom w:val="none" w:sz="0" w:space="0" w:color="auto"/>
                    <w:right w:val="none" w:sz="0" w:space="0" w:color="auto"/>
                  </w:divBdr>
                  <w:divsChild>
                    <w:div w:id="1026367811">
                      <w:marLeft w:val="0"/>
                      <w:marRight w:val="0"/>
                      <w:marTop w:val="0"/>
                      <w:marBottom w:val="0"/>
                      <w:divBdr>
                        <w:top w:val="none" w:sz="0" w:space="0" w:color="auto"/>
                        <w:left w:val="none" w:sz="0" w:space="0" w:color="auto"/>
                        <w:bottom w:val="none" w:sz="0" w:space="0" w:color="auto"/>
                        <w:right w:val="none" w:sz="0" w:space="0" w:color="auto"/>
                      </w:divBdr>
                    </w:div>
                  </w:divsChild>
                </w:div>
                <w:div w:id="367489211">
                  <w:marLeft w:val="0"/>
                  <w:marRight w:val="0"/>
                  <w:marTop w:val="0"/>
                  <w:marBottom w:val="0"/>
                  <w:divBdr>
                    <w:top w:val="none" w:sz="0" w:space="0" w:color="auto"/>
                    <w:left w:val="none" w:sz="0" w:space="0" w:color="auto"/>
                    <w:bottom w:val="none" w:sz="0" w:space="0" w:color="auto"/>
                    <w:right w:val="none" w:sz="0" w:space="0" w:color="auto"/>
                  </w:divBdr>
                  <w:divsChild>
                    <w:div w:id="678199032">
                      <w:marLeft w:val="0"/>
                      <w:marRight w:val="0"/>
                      <w:marTop w:val="0"/>
                      <w:marBottom w:val="0"/>
                      <w:divBdr>
                        <w:top w:val="none" w:sz="0" w:space="0" w:color="auto"/>
                        <w:left w:val="none" w:sz="0" w:space="0" w:color="auto"/>
                        <w:bottom w:val="none" w:sz="0" w:space="0" w:color="auto"/>
                        <w:right w:val="none" w:sz="0" w:space="0" w:color="auto"/>
                      </w:divBdr>
                    </w:div>
                  </w:divsChild>
                </w:div>
                <w:div w:id="471220432">
                  <w:marLeft w:val="0"/>
                  <w:marRight w:val="0"/>
                  <w:marTop w:val="0"/>
                  <w:marBottom w:val="0"/>
                  <w:divBdr>
                    <w:top w:val="none" w:sz="0" w:space="0" w:color="auto"/>
                    <w:left w:val="none" w:sz="0" w:space="0" w:color="auto"/>
                    <w:bottom w:val="none" w:sz="0" w:space="0" w:color="auto"/>
                    <w:right w:val="none" w:sz="0" w:space="0" w:color="auto"/>
                  </w:divBdr>
                  <w:divsChild>
                    <w:div w:id="309749387">
                      <w:marLeft w:val="0"/>
                      <w:marRight w:val="0"/>
                      <w:marTop w:val="0"/>
                      <w:marBottom w:val="0"/>
                      <w:divBdr>
                        <w:top w:val="none" w:sz="0" w:space="0" w:color="auto"/>
                        <w:left w:val="none" w:sz="0" w:space="0" w:color="auto"/>
                        <w:bottom w:val="none" w:sz="0" w:space="0" w:color="auto"/>
                        <w:right w:val="none" w:sz="0" w:space="0" w:color="auto"/>
                      </w:divBdr>
                    </w:div>
                  </w:divsChild>
                </w:div>
                <w:div w:id="785659432">
                  <w:marLeft w:val="0"/>
                  <w:marRight w:val="0"/>
                  <w:marTop w:val="0"/>
                  <w:marBottom w:val="0"/>
                  <w:divBdr>
                    <w:top w:val="none" w:sz="0" w:space="0" w:color="auto"/>
                    <w:left w:val="none" w:sz="0" w:space="0" w:color="auto"/>
                    <w:bottom w:val="none" w:sz="0" w:space="0" w:color="auto"/>
                    <w:right w:val="none" w:sz="0" w:space="0" w:color="auto"/>
                  </w:divBdr>
                  <w:divsChild>
                    <w:div w:id="1473281384">
                      <w:marLeft w:val="0"/>
                      <w:marRight w:val="0"/>
                      <w:marTop w:val="0"/>
                      <w:marBottom w:val="0"/>
                      <w:divBdr>
                        <w:top w:val="none" w:sz="0" w:space="0" w:color="auto"/>
                        <w:left w:val="none" w:sz="0" w:space="0" w:color="auto"/>
                        <w:bottom w:val="none" w:sz="0" w:space="0" w:color="auto"/>
                        <w:right w:val="none" w:sz="0" w:space="0" w:color="auto"/>
                      </w:divBdr>
                    </w:div>
                  </w:divsChild>
                </w:div>
                <w:div w:id="849414107">
                  <w:marLeft w:val="0"/>
                  <w:marRight w:val="0"/>
                  <w:marTop w:val="0"/>
                  <w:marBottom w:val="0"/>
                  <w:divBdr>
                    <w:top w:val="none" w:sz="0" w:space="0" w:color="auto"/>
                    <w:left w:val="none" w:sz="0" w:space="0" w:color="auto"/>
                    <w:bottom w:val="none" w:sz="0" w:space="0" w:color="auto"/>
                    <w:right w:val="none" w:sz="0" w:space="0" w:color="auto"/>
                  </w:divBdr>
                  <w:divsChild>
                    <w:div w:id="1945067077">
                      <w:marLeft w:val="0"/>
                      <w:marRight w:val="0"/>
                      <w:marTop w:val="0"/>
                      <w:marBottom w:val="0"/>
                      <w:divBdr>
                        <w:top w:val="none" w:sz="0" w:space="0" w:color="auto"/>
                        <w:left w:val="none" w:sz="0" w:space="0" w:color="auto"/>
                        <w:bottom w:val="none" w:sz="0" w:space="0" w:color="auto"/>
                        <w:right w:val="none" w:sz="0" w:space="0" w:color="auto"/>
                      </w:divBdr>
                    </w:div>
                  </w:divsChild>
                </w:div>
                <w:div w:id="864753426">
                  <w:marLeft w:val="0"/>
                  <w:marRight w:val="0"/>
                  <w:marTop w:val="0"/>
                  <w:marBottom w:val="0"/>
                  <w:divBdr>
                    <w:top w:val="none" w:sz="0" w:space="0" w:color="auto"/>
                    <w:left w:val="none" w:sz="0" w:space="0" w:color="auto"/>
                    <w:bottom w:val="none" w:sz="0" w:space="0" w:color="auto"/>
                    <w:right w:val="none" w:sz="0" w:space="0" w:color="auto"/>
                  </w:divBdr>
                  <w:divsChild>
                    <w:div w:id="735906735">
                      <w:marLeft w:val="0"/>
                      <w:marRight w:val="0"/>
                      <w:marTop w:val="0"/>
                      <w:marBottom w:val="0"/>
                      <w:divBdr>
                        <w:top w:val="none" w:sz="0" w:space="0" w:color="auto"/>
                        <w:left w:val="none" w:sz="0" w:space="0" w:color="auto"/>
                        <w:bottom w:val="none" w:sz="0" w:space="0" w:color="auto"/>
                        <w:right w:val="none" w:sz="0" w:space="0" w:color="auto"/>
                      </w:divBdr>
                    </w:div>
                  </w:divsChild>
                </w:div>
                <w:div w:id="960190451">
                  <w:marLeft w:val="0"/>
                  <w:marRight w:val="0"/>
                  <w:marTop w:val="0"/>
                  <w:marBottom w:val="0"/>
                  <w:divBdr>
                    <w:top w:val="none" w:sz="0" w:space="0" w:color="auto"/>
                    <w:left w:val="none" w:sz="0" w:space="0" w:color="auto"/>
                    <w:bottom w:val="none" w:sz="0" w:space="0" w:color="auto"/>
                    <w:right w:val="none" w:sz="0" w:space="0" w:color="auto"/>
                  </w:divBdr>
                  <w:divsChild>
                    <w:div w:id="1218664045">
                      <w:marLeft w:val="0"/>
                      <w:marRight w:val="0"/>
                      <w:marTop w:val="0"/>
                      <w:marBottom w:val="0"/>
                      <w:divBdr>
                        <w:top w:val="none" w:sz="0" w:space="0" w:color="auto"/>
                        <w:left w:val="none" w:sz="0" w:space="0" w:color="auto"/>
                        <w:bottom w:val="none" w:sz="0" w:space="0" w:color="auto"/>
                        <w:right w:val="none" w:sz="0" w:space="0" w:color="auto"/>
                      </w:divBdr>
                    </w:div>
                  </w:divsChild>
                </w:div>
                <w:div w:id="1001005370">
                  <w:marLeft w:val="0"/>
                  <w:marRight w:val="0"/>
                  <w:marTop w:val="0"/>
                  <w:marBottom w:val="0"/>
                  <w:divBdr>
                    <w:top w:val="none" w:sz="0" w:space="0" w:color="auto"/>
                    <w:left w:val="none" w:sz="0" w:space="0" w:color="auto"/>
                    <w:bottom w:val="none" w:sz="0" w:space="0" w:color="auto"/>
                    <w:right w:val="none" w:sz="0" w:space="0" w:color="auto"/>
                  </w:divBdr>
                  <w:divsChild>
                    <w:div w:id="1692025262">
                      <w:marLeft w:val="0"/>
                      <w:marRight w:val="0"/>
                      <w:marTop w:val="0"/>
                      <w:marBottom w:val="0"/>
                      <w:divBdr>
                        <w:top w:val="none" w:sz="0" w:space="0" w:color="auto"/>
                        <w:left w:val="none" w:sz="0" w:space="0" w:color="auto"/>
                        <w:bottom w:val="none" w:sz="0" w:space="0" w:color="auto"/>
                        <w:right w:val="none" w:sz="0" w:space="0" w:color="auto"/>
                      </w:divBdr>
                    </w:div>
                  </w:divsChild>
                </w:div>
                <w:div w:id="1059400474">
                  <w:marLeft w:val="0"/>
                  <w:marRight w:val="0"/>
                  <w:marTop w:val="0"/>
                  <w:marBottom w:val="0"/>
                  <w:divBdr>
                    <w:top w:val="none" w:sz="0" w:space="0" w:color="auto"/>
                    <w:left w:val="none" w:sz="0" w:space="0" w:color="auto"/>
                    <w:bottom w:val="none" w:sz="0" w:space="0" w:color="auto"/>
                    <w:right w:val="none" w:sz="0" w:space="0" w:color="auto"/>
                  </w:divBdr>
                  <w:divsChild>
                    <w:div w:id="756099787">
                      <w:marLeft w:val="0"/>
                      <w:marRight w:val="0"/>
                      <w:marTop w:val="0"/>
                      <w:marBottom w:val="0"/>
                      <w:divBdr>
                        <w:top w:val="none" w:sz="0" w:space="0" w:color="auto"/>
                        <w:left w:val="none" w:sz="0" w:space="0" w:color="auto"/>
                        <w:bottom w:val="none" w:sz="0" w:space="0" w:color="auto"/>
                        <w:right w:val="none" w:sz="0" w:space="0" w:color="auto"/>
                      </w:divBdr>
                    </w:div>
                  </w:divsChild>
                </w:div>
                <w:div w:id="1157578844">
                  <w:marLeft w:val="0"/>
                  <w:marRight w:val="0"/>
                  <w:marTop w:val="0"/>
                  <w:marBottom w:val="0"/>
                  <w:divBdr>
                    <w:top w:val="none" w:sz="0" w:space="0" w:color="auto"/>
                    <w:left w:val="none" w:sz="0" w:space="0" w:color="auto"/>
                    <w:bottom w:val="none" w:sz="0" w:space="0" w:color="auto"/>
                    <w:right w:val="none" w:sz="0" w:space="0" w:color="auto"/>
                  </w:divBdr>
                  <w:divsChild>
                    <w:div w:id="1838501375">
                      <w:marLeft w:val="0"/>
                      <w:marRight w:val="0"/>
                      <w:marTop w:val="0"/>
                      <w:marBottom w:val="0"/>
                      <w:divBdr>
                        <w:top w:val="none" w:sz="0" w:space="0" w:color="auto"/>
                        <w:left w:val="none" w:sz="0" w:space="0" w:color="auto"/>
                        <w:bottom w:val="none" w:sz="0" w:space="0" w:color="auto"/>
                        <w:right w:val="none" w:sz="0" w:space="0" w:color="auto"/>
                      </w:divBdr>
                    </w:div>
                  </w:divsChild>
                </w:div>
                <w:div w:id="1162432196">
                  <w:marLeft w:val="0"/>
                  <w:marRight w:val="0"/>
                  <w:marTop w:val="0"/>
                  <w:marBottom w:val="0"/>
                  <w:divBdr>
                    <w:top w:val="none" w:sz="0" w:space="0" w:color="auto"/>
                    <w:left w:val="none" w:sz="0" w:space="0" w:color="auto"/>
                    <w:bottom w:val="none" w:sz="0" w:space="0" w:color="auto"/>
                    <w:right w:val="none" w:sz="0" w:space="0" w:color="auto"/>
                  </w:divBdr>
                  <w:divsChild>
                    <w:div w:id="1453673279">
                      <w:marLeft w:val="0"/>
                      <w:marRight w:val="0"/>
                      <w:marTop w:val="0"/>
                      <w:marBottom w:val="0"/>
                      <w:divBdr>
                        <w:top w:val="none" w:sz="0" w:space="0" w:color="auto"/>
                        <w:left w:val="none" w:sz="0" w:space="0" w:color="auto"/>
                        <w:bottom w:val="none" w:sz="0" w:space="0" w:color="auto"/>
                        <w:right w:val="none" w:sz="0" w:space="0" w:color="auto"/>
                      </w:divBdr>
                    </w:div>
                  </w:divsChild>
                </w:div>
                <w:div w:id="1174302165">
                  <w:marLeft w:val="0"/>
                  <w:marRight w:val="0"/>
                  <w:marTop w:val="0"/>
                  <w:marBottom w:val="0"/>
                  <w:divBdr>
                    <w:top w:val="none" w:sz="0" w:space="0" w:color="auto"/>
                    <w:left w:val="none" w:sz="0" w:space="0" w:color="auto"/>
                    <w:bottom w:val="none" w:sz="0" w:space="0" w:color="auto"/>
                    <w:right w:val="none" w:sz="0" w:space="0" w:color="auto"/>
                  </w:divBdr>
                  <w:divsChild>
                    <w:div w:id="2081244243">
                      <w:marLeft w:val="0"/>
                      <w:marRight w:val="0"/>
                      <w:marTop w:val="0"/>
                      <w:marBottom w:val="0"/>
                      <w:divBdr>
                        <w:top w:val="none" w:sz="0" w:space="0" w:color="auto"/>
                        <w:left w:val="none" w:sz="0" w:space="0" w:color="auto"/>
                        <w:bottom w:val="none" w:sz="0" w:space="0" w:color="auto"/>
                        <w:right w:val="none" w:sz="0" w:space="0" w:color="auto"/>
                      </w:divBdr>
                    </w:div>
                  </w:divsChild>
                </w:div>
                <w:div w:id="1282881764">
                  <w:marLeft w:val="0"/>
                  <w:marRight w:val="0"/>
                  <w:marTop w:val="0"/>
                  <w:marBottom w:val="0"/>
                  <w:divBdr>
                    <w:top w:val="none" w:sz="0" w:space="0" w:color="auto"/>
                    <w:left w:val="none" w:sz="0" w:space="0" w:color="auto"/>
                    <w:bottom w:val="none" w:sz="0" w:space="0" w:color="auto"/>
                    <w:right w:val="none" w:sz="0" w:space="0" w:color="auto"/>
                  </w:divBdr>
                  <w:divsChild>
                    <w:div w:id="12656561">
                      <w:marLeft w:val="0"/>
                      <w:marRight w:val="0"/>
                      <w:marTop w:val="0"/>
                      <w:marBottom w:val="0"/>
                      <w:divBdr>
                        <w:top w:val="none" w:sz="0" w:space="0" w:color="auto"/>
                        <w:left w:val="none" w:sz="0" w:space="0" w:color="auto"/>
                        <w:bottom w:val="none" w:sz="0" w:space="0" w:color="auto"/>
                        <w:right w:val="none" w:sz="0" w:space="0" w:color="auto"/>
                      </w:divBdr>
                    </w:div>
                  </w:divsChild>
                </w:div>
                <w:div w:id="1550730210">
                  <w:marLeft w:val="0"/>
                  <w:marRight w:val="0"/>
                  <w:marTop w:val="0"/>
                  <w:marBottom w:val="0"/>
                  <w:divBdr>
                    <w:top w:val="none" w:sz="0" w:space="0" w:color="auto"/>
                    <w:left w:val="none" w:sz="0" w:space="0" w:color="auto"/>
                    <w:bottom w:val="none" w:sz="0" w:space="0" w:color="auto"/>
                    <w:right w:val="none" w:sz="0" w:space="0" w:color="auto"/>
                  </w:divBdr>
                  <w:divsChild>
                    <w:div w:id="957832991">
                      <w:marLeft w:val="0"/>
                      <w:marRight w:val="0"/>
                      <w:marTop w:val="0"/>
                      <w:marBottom w:val="0"/>
                      <w:divBdr>
                        <w:top w:val="none" w:sz="0" w:space="0" w:color="auto"/>
                        <w:left w:val="none" w:sz="0" w:space="0" w:color="auto"/>
                        <w:bottom w:val="none" w:sz="0" w:space="0" w:color="auto"/>
                        <w:right w:val="none" w:sz="0" w:space="0" w:color="auto"/>
                      </w:divBdr>
                    </w:div>
                  </w:divsChild>
                </w:div>
                <w:div w:id="1665158498">
                  <w:marLeft w:val="0"/>
                  <w:marRight w:val="0"/>
                  <w:marTop w:val="0"/>
                  <w:marBottom w:val="0"/>
                  <w:divBdr>
                    <w:top w:val="none" w:sz="0" w:space="0" w:color="auto"/>
                    <w:left w:val="none" w:sz="0" w:space="0" w:color="auto"/>
                    <w:bottom w:val="none" w:sz="0" w:space="0" w:color="auto"/>
                    <w:right w:val="none" w:sz="0" w:space="0" w:color="auto"/>
                  </w:divBdr>
                  <w:divsChild>
                    <w:div w:id="771705770">
                      <w:marLeft w:val="0"/>
                      <w:marRight w:val="0"/>
                      <w:marTop w:val="0"/>
                      <w:marBottom w:val="0"/>
                      <w:divBdr>
                        <w:top w:val="none" w:sz="0" w:space="0" w:color="auto"/>
                        <w:left w:val="none" w:sz="0" w:space="0" w:color="auto"/>
                        <w:bottom w:val="none" w:sz="0" w:space="0" w:color="auto"/>
                        <w:right w:val="none" w:sz="0" w:space="0" w:color="auto"/>
                      </w:divBdr>
                    </w:div>
                  </w:divsChild>
                </w:div>
                <w:div w:id="1673877688">
                  <w:marLeft w:val="0"/>
                  <w:marRight w:val="0"/>
                  <w:marTop w:val="0"/>
                  <w:marBottom w:val="0"/>
                  <w:divBdr>
                    <w:top w:val="none" w:sz="0" w:space="0" w:color="auto"/>
                    <w:left w:val="none" w:sz="0" w:space="0" w:color="auto"/>
                    <w:bottom w:val="none" w:sz="0" w:space="0" w:color="auto"/>
                    <w:right w:val="none" w:sz="0" w:space="0" w:color="auto"/>
                  </w:divBdr>
                  <w:divsChild>
                    <w:div w:id="420613754">
                      <w:marLeft w:val="0"/>
                      <w:marRight w:val="0"/>
                      <w:marTop w:val="0"/>
                      <w:marBottom w:val="0"/>
                      <w:divBdr>
                        <w:top w:val="none" w:sz="0" w:space="0" w:color="auto"/>
                        <w:left w:val="none" w:sz="0" w:space="0" w:color="auto"/>
                        <w:bottom w:val="none" w:sz="0" w:space="0" w:color="auto"/>
                        <w:right w:val="none" w:sz="0" w:space="0" w:color="auto"/>
                      </w:divBdr>
                    </w:div>
                  </w:divsChild>
                </w:div>
                <w:div w:id="1764492017">
                  <w:marLeft w:val="0"/>
                  <w:marRight w:val="0"/>
                  <w:marTop w:val="0"/>
                  <w:marBottom w:val="0"/>
                  <w:divBdr>
                    <w:top w:val="none" w:sz="0" w:space="0" w:color="auto"/>
                    <w:left w:val="none" w:sz="0" w:space="0" w:color="auto"/>
                    <w:bottom w:val="none" w:sz="0" w:space="0" w:color="auto"/>
                    <w:right w:val="none" w:sz="0" w:space="0" w:color="auto"/>
                  </w:divBdr>
                  <w:divsChild>
                    <w:div w:id="1343045042">
                      <w:marLeft w:val="0"/>
                      <w:marRight w:val="0"/>
                      <w:marTop w:val="0"/>
                      <w:marBottom w:val="0"/>
                      <w:divBdr>
                        <w:top w:val="none" w:sz="0" w:space="0" w:color="auto"/>
                        <w:left w:val="none" w:sz="0" w:space="0" w:color="auto"/>
                        <w:bottom w:val="none" w:sz="0" w:space="0" w:color="auto"/>
                        <w:right w:val="none" w:sz="0" w:space="0" w:color="auto"/>
                      </w:divBdr>
                    </w:div>
                  </w:divsChild>
                </w:div>
                <w:div w:id="1859542440">
                  <w:marLeft w:val="0"/>
                  <w:marRight w:val="0"/>
                  <w:marTop w:val="0"/>
                  <w:marBottom w:val="0"/>
                  <w:divBdr>
                    <w:top w:val="none" w:sz="0" w:space="0" w:color="auto"/>
                    <w:left w:val="none" w:sz="0" w:space="0" w:color="auto"/>
                    <w:bottom w:val="none" w:sz="0" w:space="0" w:color="auto"/>
                    <w:right w:val="none" w:sz="0" w:space="0" w:color="auto"/>
                  </w:divBdr>
                  <w:divsChild>
                    <w:div w:id="1980181797">
                      <w:marLeft w:val="0"/>
                      <w:marRight w:val="0"/>
                      <w:marTop w:val="0"/>
                      <w:marBottom w:val="0"/>
                      <w:divBdr>
                        <w:top w:val="none" w:sz="0" w:space="0" w:color="auto"/>
                        <w:left w:val="none" w:sz="0" w:space="0" w:color="auto"/>
                        <w:bottom w:val="none" w:sz="0" w:space="0" w:color="auto"/>
                        <w:right w:val="none" w:sz="0" w:space="0" w:color="auto"/>
                      </w:divBdr>
                    </w:div>
                  </w:divsChild>
                </w:div>
                <w:div w:id="1869103535">
                  <w:marLeft w:val="0"/>
                  <w:marRight w:val="0"/>
                  <w:marTop w:val="0"/>
                  <w:marBottom w:val="0"/>
                  <w:divBdr>
                    <w:top w:val="none" w:sz="0" w:space="0" w:color="auto"/>
                    <w:left w:val="none" w:sz="0" w:space="0" w:color="auto"/>
                    <w:bottom w:val="none" w:sz="0" w:space="0" w:color="auto"/>
                    <w:right w:val="none" w:sz="0" w:space="0" w:color="auto"/>
                  </w:divBdr>
                  <w:divsChild>
                    <w:div w:id="278224408">
                      <w:marLeft w:val="0"/>
                      <w:marRight w:val="0"/>
                      <w:marTop w:val="0"/>
                      <w:marBottom w:val="0"/>
                      <w:divBdr>
                        <w:top w:val="none" w:sz="0" w:space="0" w:color="auto"/>
                        <w:left w:val="none" w:sz="0" w:space="0" w:color="auto"/>
                        <w:bottom w:val="none" w:sz="0" w:space="0" w:color="auto"/>
                        <w:right w:val="none" w:sz="0" w:space="0" w:color="auto"/>
                      </w:divBdr>
                    </w:div>
                  </w:divsChild>
                </w:div>
                <w:div w:id="1921450325">
                  <w:marLeft w:val="0"/>
                  <w:marRight w:val="0"/>
                  <w:marTop w:val="0"/>
                  <w:marBottom w:val="0"/>
                  <w:divBdr>
                    <w:top w:val="none" w:sz="0" w:space="0" w:color="auto"/>
                    <w:left w:val="none" w:sz="0" w:space="0" w:color="auto"/>
                    <w:bottom w:val="none" w:sz="0" w:space="0" w:color="auto"/>
                    <w:right w:val="none" w:sz="0" w:space="0" w:color="auto"/>
                  </w:divBdr>
                  <w:divsChild>
                    <w:div w:id="1697123422">
                      <w:marLeft w:val="0"/>
                      <w:marRight w:val="0"/>
                      <w:marTop w:val="0"/>
                      <w:marBottom w:val="0"/>
                      <w:divBdr>
                        <w:top w:val="none" w:sz="0" w:space="0" w:color="auto"/>
                        <w:left w:val="none" w:sz="0" w:space="0" w:color="auto"/>
                        <w:bottom w:val="none" w:sz="0" w:space="0" w:color="auto"/>
                        <w:right w:val="none" w:sz="0" w:space="0" w:color="auto"/>
                      </w:divBdr>
                    </w:div>
                  </w:divsChild>
                </w:div>
                <w:div w:id="2017730525">
                  <w:marLeft w:val="0"/>
                  <w:marRight w:val="0"/>
                  <w:marTop w:val="0"/>
                  <w:marBottom w:val="0"/>
                  <w:divBdr>
                    <w:top w:val="none" w:sz="0" w:space="0" w:color="auto"/>
                    <w:left w:val="none" w:sz="0" w:space="0" w:color="auto"/>
                    <w:bottom w:val="none" w:sz="0" w:space="0" w:color="auto"/>
                    <w:right w:val="none" w:sz="0" w:space="0" w:color="auto"/>
                  </w:divBdr>
                  <w:divsChild>
                    <w:div w:id="332144188">
                      <w:marLeft w:val="0"/>
                      <w:marRight w:val="0"/>
                      <w:marTop w:val="0"/>
                      <w:marBottom w:val="0"/>
                      <w:divBdr>
                        <w:top w:val="none" w:sz="0" w:space="0" w:color="auto"/>
                        <w:left w:val="none" w:sz="0" w:space="0" w:color="auto"/>
                        <w:bottom w:val="none" w:sz="0" w:space="0" w:color="auto"/>
                        <w:right w:val="none" w:sz="0" w:space="0" w:color="auto"/>
                      </w:divBdr>
                    </w:div>
                  </w:divsChild>
                </w:div>
                <w:div w:id="2144615544">
                  <w:marLeft w:val="0"/>
                  <w:marRight w:val="0"/>
                  <w:marTop w:val="0"/>
                  <w:marBottom w:val="0"/>
                  <w:divBdr>
                    <w:top w:val="none" w:sz="0" w:space="0" w:color="auto"/>
                    <w:left w:val="none" w:sz="0" w:space="0" w:color="auto"/>
                    <w:bottom w:val="none" w:sz="0" w:space="0" w:color="auto"/>
                    <w:right w:val="none" w:sz="0" w:space="0" w:color="auto"/>
                  </w:divBdr>
                  <w:divsChild>
                    <w:div w:id="39983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65861">
          <w:marLeft w:val="0"/>
          <w:marRight w:val="0"/>
          <w:marTop w:val="0"/>
          <w:marBottom w:val="0"/>
          <w:divBdr>
            <w:top w:val="none" w:sz="0" w:space="0" w:color="auto"/>
            <w:left w:val="none" w:sz="0" w:space="0" w:color="auto"/>
            <w:bottom w:val="none" w:sz="0" w:space="0" w:color="auto"/>
            <w:right w:val="none" w:sz="0" w:space="0" w:color="auto"/>
          </w:divBdr>
          <w:divsChild>
            <w:div w:id="1097285383">
              <w:marLeft w:val="-75"/>
              <w:marRight w:val="0"/>
              <w:marTop w:val="30"/>
              <w:marBottom w:val="30"/>
              <w:divBdr>
                <w:top w:val="none" w:sz="0" w:space="0" w:color="auto"/>
                <w:left w:val="none" w:sz="0" w:space="0" w:color="auto"/>
                <w:bottom w:val="none" w:sz="0" w:space="0" w:color="auto"/>
                <w:right w:val="none" w:sz="0" w:space="0" w:color="auto"/>
              </w:divBdr>
              <w:divsChild>
                <w:div w:id="107045694">
                  <w:marLeft w:val="0"/>
                  <w:marRight w:val="0"/>
                  <w:marTop w:val="0"/>
                  <w:marBottom w:val="0"/>
                  <w:divBdr>
                    <w:top w:val="none" w:sz="0" w:space="0" w:color="auto"/>
                    <w:left w:val="none" w:sz="0" w:space="0" w:color="auto"/>
                    <w:bottom w:val="none" w:sz="0" w:space="0" w:color="auto"/>
                    <w:right w:val="none" w:sz="0" w:space="0" w:color="auto"/>
                  </w:divBdr>
                  <w:divsChild>
                    <w:div w:id="2055545702">
                      <w:marLeft w:val="0"/>
                      <w:marRight w:val="0"/>
                      <w:marTop w:val="0"/>
                      <w:marBottom w:val="0"/>
                      <w:divBdr>
                        <w:top w:val="none" w:sz="0" w:space="0" w:color="auto"/>
                        <w:left w:val="none" w:sz="0" w:space="0" w:color="auto"/>
                        <w:bottom w:val="none" w:sz="0" w:space="0" w:color="auto"/>
                        <w:right w:val="none" w:sz="0" w:space="0" w:color="auto"/>
                      </w:divBdr>
                    </w:div>
                  </w:divsChild>
                </w:div>
                <w:div w:id="293869521">
                  <w:marLeft w:val="0"/>
                  <w:marRight w:val="0"/>
                  <w:marTop w:val="0"/>
                  <w:marBottom w:val="0"/>
                  <w:divBdr>
                    <w:top w:val="none" w:sz="0" w:space="0" w:color="auto"/>
                    <w:left w:val="none" w:sz="0" w:space="0" w:color="auto"/>
                    <w:bottom w:val="none" w:sz="0" w:space="0" w:color="auto"/>
                    <w:right w:val="none" w:sz="0" w:space="0" w:color="auto"/>
                  </w:divBdr>
                  <w:divsChild>
                    <w:div w:id="1290356131">
                      <w:marLeft w:val="0"/>
                      <w:marRight w:val="0"/>
                      <w:marTop w:val="0"/>
                      <w:marBottom w:val="0"/>
                      <w:divBdr>
                        <w:top w:val="none" w:sz="0" w:space="0" w:color="auto"/>
                        <w:left w:val="none" w:sz="0" w:space="0" w:color="auto"/>
                        <w:bottom w:val="none" w:sz="0" w:space="0" w:color="auto"/>
                        <w:right w:val="none" w:sz="0" w:space="0" w:color="auto"/>
                      </w:divBdr>
                    </w:div>
                  </w:divsChild>
                </w:div>
                <w:div w:id="406924710">
                  <w:marLeft w:val="0"/>
                  <w:marRight w:val="0"/>
                  <w:marTop w:val="0"/>
                  <w:marBottom w:val="0"/>
                  <w:divBdr>
                    <w:top w:val="none" w:sz="0" w:space="0" w:color="auto"/>
                    <w:left w:val="none" w:sz="0" w:space="0" w:color="auto"/>
                    <w:bottom w:val="none" w:sz="0" w:space="0" w:color="auto"/>
                    <w:right w:val="none" w:sz="0" w:space="0" w:color="auto"/>
                  </w:divBdr>
                  <w:divsChild>
                    <w:div w:id="705832099">
                      <w:marLeft w:val="0"/>
                      <w:marRight w:val="0"/>
                      <w:marTop w:val="0"/>
                      <w:marBottom w:val="0"/>
                      <w:divBdr>
                        <w:top w:val="none" w:sz="0" w:space="0" w:color="auto"/>
                        <w:left w:val="none" w:sz="0" w:space="0" w:color="auto"/>
                        <w:bottom w:val="none" w:sz="0" w:space="0" w:color="auto"/>
                        <w:right w:val="none" w:sz="0" w:space="0" w:color="auto"/>
                      </w:divBdr>
                    </w:div>
                    <w:div w:id="2023631252">
                      <w:marLeft w:val="0"/>
                      <w:marRight w:val="0"/>
                      <w:marTop w:val="0"/>
                      <w:marBottom w:val="0"/>
                      <w:divBdr>
                        <w:top w:val="none" w:sz="0" w:space="0" w:color="auto"/>
                        <w:left w:val="none" w:sz="0" w:space="0" w:color="auto"/>
                        <w:bottom w:val="none" w:sz="0" w:space="0" w:color="auto"/>
                        <w:right w:val="none" w:sz="0" w:space="0" w:color="auto"/>
                      </w:divBdr>
                    </w:div>
                  </w:divsChild>
                </w:div>
                <w:div w:id="522206915">
                  <w:marLeft w:val="0"/>
                  <w:marRight w:val="0"/>
                  <w:marTop w:val="0"/>
                  <w:marBottom w:val="0"/>
                  <w:divBdr>
                    <w:top w:val="none" w:sz="0" w:space="0" w:color="auto"/>
                    <w:left w:val="none" w:sz="0" w:space="0" w:color="auto"/>
                    <w:bottom w:val="none" w:sz="0" w:space="0" w:color="auto"/>
                    <w:right w:val="none" w:sz="0" w:space="0" w:color="auto"/>
                  </w:divBdr>
                  <w:divsChild>
                    <w:div w:id="1193878952">
                      <w:marLeft w:val="0"/>
                      <w:marRight w:val="0"/>
                      <w:marTop w:val="0"/>
                      <w:marBottom w:val="0"/>
                      <w:divBdr>
                        <w:top w:val="none" w:sz="0" w:space="0" w:color="auto"/>
                        <w:left w:val="none" w:sz="0" w:space="0" w:color="auto"/>
                        <w:bottom w:val="none" w:sz="0" w:space="0" w:color="auto"/>
                        <w:right w:val="none" w:sz="0" w:space="0" w:color="auto"/>
                      </w:divBdr>
                    </w:div>
                  </w:divsChild>
                </w:div>
                <w:div w:id="2019192527">
                  <w:marLeft w:val="0"/>
                  <w:marRight w:val="0"/>
                  <w:marTop w:val="0"/>
                  <w:marBottom w:val="0"/>
                  <w:divBdr>
                    <w:top w:val="none" w:sz="0" w:space="0" w:color="auto"/>
                    <w:left w:val="none" w:sz="0" w:space="0" w:color="auto"/>
                    <w:bottom w:val="none" w:sz="0" w:space="0" w:color="auto"/>
                    <w:right w:val="none" w:sz="0" w:space="0" w:color="auto"/>
                  </w:divBdr>
                  <w:divsChild>
                    <w:div w:id="1134249722">
                      <w:marLeft w:val="0"/>
                      <w:marRight w:val="0"/>
                      <w:marTop w:val="0"/>
                      <w:marBottom w:val="0"/>
                      <w:divBdr>
                        <w:top w:val="none" w:sz="0" w:space="0" w:color="auto"/>
                        <w:left w:val="none" w:sz="0" w:space="0" w:color="auto"/>
                        <w:bottom w:val="none" w:sz="0" w:space="0" w:color="auto"/>
                        <w:right w:val="none" w:sz="0" w:space="0" w:color="auto"/>
                      </w:divBdr>
                    </w:div>
                  </w:divsChild>
                </w:div>
                <w:div w:id="2059547273">
                  <w:marLeft w:val="0"/>
                  <w:marRight w:val="0"/>
                  <w:marTop w:val="0"/>
                  <w:marBottom w:val="0"/>
                  <w:divBdr>
                    <w:top w:val="none" w:sz="0" w:space="0" w:color="auto"/>
                    <w:left w:val="none" w:sz="0" w:space="0" w:color="auto"/>
                    <w:bottom w:val="none" w:sz="0" w:space="0" w:color="auto"/>
                    <w:right w:val="none" w:sz="0" w:space="0" w:color="auto"/>
                  </w:divBdr>
                  <w:divsChild>
                    <w:div w:id="16065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10627">
          <w:marLeft w:val="0"/>
          <w:marRight w:val="0"/>
          <w:marTop w:val="0"/>
          <w:marBottom w:val="0"/>
          <w:divBdr>
            <w:top w:val="none" w:sz="0" w:space="0" w:color="auto"/>
            <w:left w:val="none" w:sz="0" w:space="0" w:color="auto"/>
            <w:bottom w:val="none" w:sz="0" w:space="0" w:color="auto"/>
            <w:right w:val="none" w:sz="0" w:space="0" w:color="auto"/>
          </w:divBdr>
        </w:div>
        <w:div w:id="404424103">
          <w:marLeft w:val="0"/>
          <w:marRight w:val="0"/>
          <w:marTop w:val="0"/>
          <w:marBottom w:val="0"/>
          <w:divBdr>
            <w:top w:val="none" w:sz="0" w:space="0" w:color="auto"/>
            <w:left w:val="none" w:sz="0" w:space="0" w:color="auto"/>
            <w:bottom w:val="none" w:sz="0" w:space="0" w:color="auto"/>
            <w:right w:val="none" w:sz="0" w:space="0" w:color="auto"/>
          </w:divBdr>
          <w:divsChild>
            <w:div w:id="1486048669">
              <w:marLeft w:val="-75"/>
              <w:marRight w:val="0"/>
              <w:marTop w:val="30"/>
              <w:marBottom w:val="30"/>
              <w:divBdr>
                <w:top w:val="none" w:sz="0" w:space="0" w:color="auto"/>
                <w:left w:val="none" w:sz="0" w:space="0" w:color="auto"/>
                <w:bottom w:val="none" w:sz="0" w:space="0" w:color="auto"/>
                <w:right w:val="none" w:sz="0" w:space="0" w:color="auto"/>
              </w:divBdr>
              <w:divsChild>
                <w:div w:id="18750330">
                  <w:marLeft w:val="0"/>
                  <w:marRight w:val="0"/>
                  <w:marTop w:val="0"/>
                  <w:marBottom w:val="0"/>
                  <w:divBdr>
                    <w:top w:val="none" w:sz="0" w:space="0" w:color="auto"/>
                    <w:left w:val="none" w:sz="0" w:space="0" w:color="auto"/>
                    <w:bottom w:val="none" w:sz="0" w:space="0" w:color="auto"/>
                    <w:right w:val="none" w:sz="0" w:space="0" w:color="auto"/>
                  </w:divBdr>
                  <w:divsChild>
                    <w:div w:id="885217051">
                      <w:marLeft w:val="0"/>
                      <w:marRight w:val="0"/>
                      <w:marTop w:val="0"/>
                      <w:marBottom w:val="0"/>
                      <w:divBdr>
                        <w:top w:val="none" w:sz="0" w:space="0" w:color="auto"/>
                        <w:left w:val="none" w:sz="0" w:space="0" w:color="auto"/>
                        <w:bottom w:val="none" w:sz="0" w:space="0" w:color="auto"/>
                        <w:right w:val="none" w:sz="0" w:space="0" w:color="auto"/>
                      </w:divBdr>
                    </w:div>
                    <w:div w:id="1420833352">
                      <w:marLeft w:val="0"/>
                      <w:marRight w:val="0"/>
                      <w:marTop w:val="0"/>
                      <w:marBottom w:val="0"/>
                      <w:divBdr>
                        <w:top w:val="none" w:sz="0" w:space="0" w:color="auto"/>
                        <w:left w:val="none" w:sz="0" w:space="0" w:color="auto"/>
                        <w:bottom w:val="none" w:sz="0" w:space="0" w:color="auto"/>
                        <w:right w:val="none" w:sz="0" w:space="0" w:color="auto"/>
                      </w:divBdr>
                    </w:div>
                  </w:divsChild>
                </w:div>
                <w:div w:id="21249677">
                  <w:marLeft w:val="0"/>
                  <w:marRight w:val="0"/>
                  <w:marTop w:val="0"/>
                  <w:marBottom w:val="0"/>
                  <w:divBdr>
                    <w:top w:val="none" w:sz="0" w:space="0" w:color="auto"/>
                    <w:left w:val="none" w:sz="0" w:space="0" w:color="auto"/>
                    <w:bottom w:val="none" w:sz="0" w:space="0" w:color="auto"/>
                    <w:right w:val="none" w:sz="0" w:space="0" w:color="auto"/>
                  </w:divBdr>
                  <w:divsChild>
                    <w:div w:id="1376152774">
                      <w:marLeft w:val="0"/>
                      <w:marRight w:val="0"/>
                      <w:marTop w:val="0"/>
                      <w:marBottom w:val="0"/>
                      <w:divBdr>
                        <w:top w:val="none" w:sz="0" w:space="0" w:color="auto"/>
                        <w:left w:val="none" w:sz="0" w:space="0" w:color="auto"/>
                        <w:bottom w:val="none" w:sz="0" w:space="0" w:color="auto"/>
                        <w:right w:val="none" w:sz="0" w:space="0" w:color="auto"/>
                      </w:divBdr>
                    </w:div>
                  </w:divsChild>
                </w:div>
                <w:div w:id="25521959">
                  <w:marLeft w:val="0"/>
                  <w:marRight w:val="0"/>
                  <w:marTop w:val="0"/>
                  <w:marBottom w:val="0"/>
                  <w:divBdr>
                    <w:top w:val="none" w:sz="0" w:space="0" w:color="auto"/>
                    <w:left w:val="none" w:sz="0" w:space="0" w:color="auto"/>
                    <w:bottom w:val="none" w:sz="0" w:space="0" w:color="auto"/>
                    <w:right w:val="none" w:sz="0" w:space="0" w:color="auto"/>
                  </w:divBdr>
                  <w:divsChild>
                    <w:div w:id="307823313">
                      <w:marLeft w:val="0"/>
                      <w:marRight w:val="0"/>
                      <w:marTop w:val="0"/>
                      <w:marBottom w:val="0"/>
                      <w:divBdr>
                        <w:top w:val="none" w:sz="0" w:space="0" w:color="auto"/>
                        <w:left w:val="none" w:sz="0" w:space="0" w:color="auto"/>
                        <w:bottom w:val="none" w:sz="0" w:space="0" w:color="auto"/>
                        <w:right w:val="none" w:sz="0" w:space="0" w:color="auto"/>
                      </w:divBdr>
                    </w:div>
                  </w:divsChild>
                </w:div>
                <w:div w:id="28536442">
                  <w:marLeft w:val="0"/>
                  <w:marRight w:val="0"/>
                  <w:marTop w:val="0"/>
                  <w:marBottom w:val="0"/>
                  <w:divBdr>
                    <w:top w:val="none" w:sz="0" w:space="0" w:color="auto"/>
                    <w:left w:val="none" w:sz="0" w:space="0" w:color="auto"/>
                    <w:bottom w:val="none" w:sz="0" w:space="0" w:color="auto"/>
                    <w:right w:val="none" w:sz="0" w:space="0" w:color="auto"/>
                  </w:divBdr>
                  <w:divsChild>
                    <w:div w:id="864056665">
                      <w:marLeft w:val="0"/>
                      <w:marRight w:val="0"/>
                      <w:marTop w:val="0"/>
                      <w:marBottom w:val="0"/>
                      <w:divBdr>
                        <w:top w:val="none" w:sz="0" w:space="0" w:color="auto"/>
                        <w:left w:val="none" w:sz="0" w:space="0" w:color="auto"/>
                        <w:bottom w:val="none" w:sz="0" w:space="0" w:color="auto"/>
                        <w:right w:val="none" w:sz="0" w:space="0" w:color="auto"/>
                      </w:divBdr>
                    </w:div>
                  </w:divsChild>
                </w:div>
                <w:div w:id="47657274">
                  <w:marLeft w:val="0"/>
                  <w:marRight w:val="0"/>
                  <w:marTop w:val="0"/>
                  <w:marBottom w:val="0"/>
                  <w:divBdr>
                    <w:top w:val="none" w:sz="0" w:space="0" w:color="auto"/>
                    <w:left w:val="none" w:sz="0" w:space="0" w:color="auto"/>
                    <w:bottom w:val="none" w:sz="0" w:space="0" w:color="auto"/>
                    <w:right w:val="none" w:sz="0" w:space="0" w:color="auto"/>
                  </w:divBdr>
                  <w:divsChild>
                    <w:div w:id="350304086">
                      <w:marLeft w:val="0"/>
                      <w:marRight w:val="0"/>
                      <w:marTop w:val="0"/>
                      <w:marBottom w:val="0"/>
                      <w:divBdr>
                        <w:top w:val="none" w:sz="0" w:space="0" w:color="auto"/>
                        <w:left w:val="none" w:sz="0" w:space="0" w:color="auto"/>
                        <w:bottom w:val="none" w:sz="0" w:space="0" w:color="auto"/>
                        <w:right w:val="none" w:sz="0" w:space="0" w:color="auto"/>
                      </w:divBdr>
                    </w:div>
                  </w:divsChild>
                </w:div>
                <w:div w:id="57365785">
                  <w:marLeft w:val="0"/>
                  <w:marRight w:val="0"/>
                  <w:marTop w:val="0"/>
                  <w:marBottom w:val="0"/>
                  <w:divBdr>
                    <w:top w:val="none" w:sz="0" w:space="0" w:color="auto"/>
                    <w:left w:val="none" w:sz="0" w:space="0" w:color="auto"/>
                    <w:bottom w:val="none" w:sz="0" w:space="0" w:color="auto"/>
                    <w:right w:val="none" w:sz="0" w:space="0" w:color="auto"/>
                  </w:divBdr>
                  <w:divsChild>
                    <w:div w:id="1496340666">
                      <w:marLeft w:val="0"/>
                      <w:marRight w:val="0"/>
                      <w:marTop w:val="0"/>
                      <w:marBottom w:val="0"/>
                      <w:divBdr>
                        <w:top w:val="none" w:sz="0" w:space="0" w:color="auto"/>
                        <w:left w:val="none" w:sz="0" w:space="0" w:color="auto"/>
                        <w:bottom w:val="none" w:sz="0" w:space="0" w:color="auto"/>
                        <w:right w:val="none" w:sz="0" w:space="0" w:color="auto"/>
                      </w:divBdr>
                    </w:div>
                  </w:divsChild>
                </w:div>
                <w:div w:id="90325714">
                  <w:marLeft w:val="0"/>
                  <w:marRight w:val="0"/>
                  <w:marTop w:val="0"/>
                  <w:marBottom w:val="0"/>
                  <w:divBdr>
                    <w:top w:val="none" w:sz="0" w:space="0" w:color="auto"/>
                    <w:left w:val="none" w:sz="0" w:space="0" w:color="auto"/>
                    <w:bottom w:val="none" w:sz="0" w:space="0" w:color="auto"/>
                    <w:right w:val="none" w:sz="0" w:space="0" w:color="auto"/>
                  </w:divBdr>
                  <w:divsChild>
                    <w:div w:id="571308451">
                      <w:marLeft w:val="0"/>
                      <w:marRight w:val="0"/>
                      <w:marTop w:val="0"/>
                      <w:marBottom w:val="0"/>
                      <w:divBdr>
                        <w:top w:val="none" w:sz="0" w:space="0" w:color="auto"/>
                        <w:left w:val="none" w:sz="0" w:space="0" w:color="auto"/>
                        <w:bottom w:val="none" w:sz="0" w:space="0" w:color="auto"/>
                        <w:right w:val="none" w:sz="0" w:space="0" w:color="auto"/>
                      </w:divBdr>
                    </w:div>
                  </w:divsChild>
                </w:div>
                <w:div w:id="93985461">
                  <w:marLeft w:val="0"/>
                  <w:marRight w:val="0"/>
                  <w:marTop w:val="0"/>
                  <w:marBottom w:val="0"/>
                  <w:divBdr>
                    <w:top w:val="none" w:sz="0" w:space="0" w:color="auto"/>
                    <w:left w:val="none" w:sz="0" w:space="0" w:color="auto"/>
                    <w:bottom w:val="none" w:sz="0" w:space="0" w:color="auto"/>
                    <w:right w:val="none" w:sz="0" w:space="0" w:color="auto"/>
                  </w:divBdr>
                  <w:divsChild>
                    <w:div w:id="160197810">
                      <w:marLeft w:val="0"/>
                      <w:marRight w:val="0"/>
                      <w:marTop w:val="0"/>
                      <w:marBottom w:val="0"/>
                      <w:divBdr>
                        <w:top w:val="none" w:sz="0" w:space="0" w:color="auto"/>
                        <w:left w:val="none" w:sz="0" w:space="0" w:color="auto"/>
                        <w:bottom w:val="none" w:sz="0" w:space="0" w:color="auto"/>
                        <w:right w:val="none" w:sz="0" w:space="0" w:color="auto"/>
                      </w:divBdr>
                    </w:div>
                  </w:divsChild>
                </w:div>
                <w:div w:id="115878627">
                  <w:marLeft w:val="0"/>
                  <w:marRight w:val="0"/>
                  <w:marTop w:val="0"/>
                  <w:marBottom w:val="0"/>
                  <w:divBdr>
                    <w:top w:val="none" w:sz="0" w:space="0" w:color="auto"/>
                    <w:left w:val="none" w:sz="0" w:space="0" w:color="auto"/>
                    <w:bottom w:val="none" w:sz="0" w:space="0" w:color="auto"/>
                    <w:right w:val="none" w:sz="0" w:space="0" w:color="auto"/>
                  </w:divBdr>
                  <w:divsChild>
                    <w:div w:id="486021465">
                      <w:marLeft w:val="0"/>
                      <w:marRight w:val="0"/>
                      <w:marTop w:val="0"/>
                      <w:marBottom w:val="0"/>
                      <w:divBdr>
                        <w:top w:val="none" w:sz="0" w:space="0" w:color="auto"/>
                        <w:left w:val="none" w:sz="0" w:space="0" w:color="auto"/>
                        <w:bottom w:val="none" w:sz="0" w:space="0" w:color="auto"/>
                        <w:right w:val="none" w:sz="0" w:space="0" w:color="auto"/>
                      </w:divBdr>
                    </w:div>
                  </w:divsChild>
                </w:div>
                <w:div w:id="121384037">
                  <w:marLeft w:val="0"/>
                  <w:marRight w:val="0"/>
                  <w:marTop w:val="0"/>
                  <w:marBottom w:val="0"/>
                  <w:divBdr>
                    <w:top w:val="none" w:sz="0" w:space="0" w:color="auto"/>
                    <w:left w:val="none" w:sz="0" w:space="0" w:color="auto"/>
                    <w:bottom w:val="none" w:sz="0" w:space="0" w:color="auto"/>
                    <w:right w:val="none" w:sz="0" w:space="0" w:color="auto"/>
                  </w:divBdr>
                  <w:divsChild>
                    <w:div w:id="931160467">
                      <w:marLeft w:val="0"/>
                      <w:marRight w:val="0"/>
                      <w:marTop w:val="0"/>
                      <w:marBottom w:val="0"/>
                      <w:divBdr>
                        <w:top w:val="none" w:sz="0" w:space="0" w:color="auto"/>
                        <w:left w:val="none" w:sz="0" w:space="0" w:color="auto"/>
                        <w:bottom w:val="none" w:sz="0" w:space="0" w:color="auto"/>
                        <w:right w:val="none" w:sz="0" w:space="0" w:color="auto"/>
                      </w:divBdr>
                    </w:div>
                    <w:div w:id="1912036378">
                      <w:marLeft w:val="0"/>
                      <w:marRight w:val="0"/>
                      <w:marTop w:val="0"/>
                      <w:marBottom w:val="0"/>
                      <w:divBdr>
                        <w:top w:val="none" w:sz="0" w:space="0" w:color="auto"/>
                        <w:left w:val="none" w:sz="0" w:space="0" w:color="auto"/>
                        <w:bottom w:val="none" w:sz="0" w:space="0" w:color="auto"/>
                        <w:right w:val="none" w:sz="0" w:space="0" w:color="auto"/>
                      </w:divBdr>
                    </w:div>
                  </w:divsChild>
                </w:div>
                <w:div w:id="128472653">
                  <w:marLeft w:val="0"/>
                  <w:marRight w:val="0"/>
                  <w:marTop w:val="0"/>
                  <w:marBottom w:val="0"/>
                  <w:divBdr>
                    <w:top w:val="none" w:sz="0" w:space="0" w:color="auto"/>
                    <w:left w:val="none" w:sz="0" w:space="0" w:color="auto"/>
                    <w:bottom w:val="none" w:sz="0" w:space="0" w:color="auto"/>
                    <w:right w:val="none" w:sz="0" w:space="0" w:color="auto"/>
                  </w:divBdr>
                  <w:divsChild>
                    <w:div w:id="875577523">
                      <w:marLeft w:val="0"/>
                      <w:marRight w:val="0"/>
                      <w:marTop w:val="0"/>
                      <w:marBottom w:val="0"/>
                      <w:divBdr>
                        <w:top w:val="none" w:sz="0" w:space="0" w:color="auto"/>
                        <w:left w:val="none" w:sz="0" w:space="0" w:color="auto"/>
                        <w:bottom w:val="none" w:sz="0" w:space="0" w:color="auto"/>
                        <w:right w:val="none" w:sz="0" w:space="0" w:color="auto"/>
                      </w:divBdr>
                    </w:div>
                    <w:div w:id="905333939">
                      <w:marLeft w:val="0"/>
                      <w:marRight w:val="0"/>
                      <w:marTop w:val="0"/>
                      <w:marBottom w:val="0"/>
                      <w:divBdr>
                        <w:top w:val="none" w:sz="0" w:space="0" w:color="auto"/>
                        <w:left w:val="none" w:sz="0" w:space="0" w:color="auto"/>
                        <w:bottom w:val="none" w:sz="0" w:space="0" w:color="auto"/>
                        <w:right w:val="none" w:sz="0" w:space="0" w:color="auto"/>
                      </w:divBdr>
                    </w:div>
                  </w:divsChild>
                </w:div>
                <w:div w:id="149450790">
                  <w:marLeft w:val="0"/>
                  <w:marRight w:val="0"/>
                  <w:marTop w:val="0"/>
                  <w:marBottom w:val="0"/>
                  <w:divBdr>
                    <w:top w:val="none" w:sz="0" w:space="0" w:color="auto"/>
                    <w:left w:val="none" w:sz="0" w:space="0" w:color="auto"/>
                    <w:bottom w:val="none" w:sz="0" w:space="0" w:color="auto"/>
                    <w:right w:val="none" w:sz="0" w:space="0" w:color="auto"/>
                  </w:divBdr>
                  <w:divsChild>
                    <w:div w:id="1914461881">
                      <w:marLeft w:val="0"/>
                      <w:marRight w:val="0"/>
                      <w:marTop w:val="0"/>
                      <w:marBottom w:val="0"/>
                      <w:divBdr>
                        <w:top w:val="none" w:sz="0" w:space="0" w:color="auto"/>
                        <w:left w:val="none" w:sz="0" w:space="0" w:color="auto"/>
                        <w:bottom w:val="none" w:sz="0" w:space="0" w:color="auto"/>
                        <w:right w:val="none" w:sz="0" w:space="0" w:color="auto"/>
                      </w:divBdr>
                    </w:div>
                  </w:divsChild>
                </w:div>
                <w:div w:id="155341988">
                  <w:marLeft w:val="0"/>
                  <w:marRight w:val="0"/>
                  <w:marTop w:val="0"/>
                  <w:marBottom w:val="0"/>
                  <w:divBdr>
                    <w:top w:val="none" w:sz="0" w:space="0" w:color="auto"/>
                    <w:left w:val="none" w:sz="0" w:space="0" w:color="auto"/>
                    <w:bottom w:val="none" w:sz="0" w:space="0" w:color="auto"/>
                    <w:right w:val="none" w:sz="0" w:space="0" w:color="auto"/>
                  </w:divBdr>
                  <w:divsChild>
                    <w:div w:id="735318398">
                      <w:marLeft w:val="0"/>
                      <w:marRight w:val="0"/>
                      <w:marTop w:val="0"/>
                      <w:marBottom w:val="0"/>
                      <w:divBdr>
                        <w:top w:val="none" w:sz="0" w:space="0" w:color="auto"/>
                        <w:left w:val="none" w:sz="0" w:space="0" w:color="auto"/>
                        <w:bottom w:val="none" w:sz="0" w:space="0" w:color="auto"/>
                        <w:right w:val="none" w:sz="0" w:space="0" w:color="auto"/>
                      </w:divBdr>
                    </w:div>
                  </w:divsChild>
                </w:div>
                <w:div w:id="155541237">
                  <w:marLeft w:val="0"/>
                  <w:marRight w:val="0"/>
                  <w:marTop w:val="0"/>
                  <w:marBottom w:val="0"/>
                  <w:divBdr>
                    <w:top w:val="none" w:sz="0" w:space="0" w:color="auto"/>
                    <w:left w:val="none" w:sz="0" w:space="0" w:color="auto"/>
                    <w:bottom w:val="none" w:sz="0" w:space="0" w:color="auto"/>
                    <w:right w:val="none" w:sz="0" w:space="0" w:color="auto"/>
                  </w:divBdr>
                  <w:divsChild>
                    <w:div w:id="632949564">
                      <w:marLeft w:val="0"/>
                      <w:marRight w:val="0"/>
                      <w:marTop w:val="0"/>
                      <w:marBottom w:val="0"/>
                      <w:divBdr>
                        <w:top w:val="none" w:sz="0" w:space="0" w:color="auto"/>
                        <w:left w:val="none" w:sz="0" w:space="0" w:color="auto"/>
                        <w:bottom w:val="none" w:sz="0" w:space="0" w:color="auto"/>
                        <w:right w:val="none" w:sz="0" w:space="0" w:color="auto"/>
                      </w:divBdr>
                    </w:div>
                  </w:divsChild>
                </w:div>
                <w:div w:id="195582598">
                  <w:marLeft w:val="0"/>
                  <w:marRight w:val="0"/>
                  <w:marTop w:val="0"/>
                  <w:marBottom w:val="0"/>
                  <w:divBdr>
                    <w:top w:val="none" w:sz="0" w:space="0" w:color="auto"/>
                    <w:left w:val="none" w:sz="0" w:space="0" w:color="auto"/>
                    <w:bottom w:val="none" w:sz="0" w:space="0" w:color="auto"/>
                    <w:right w:val="none" w:sz="0" w:space="0" w:color="auto"/>
                  </w:divBdr>
                  <w:divsChild>
                    <w:div w:id="1178345728">
                      <w:marLeft w:val="0"/>
                      <w:marRight w:val="0"/>
                      <w:marTop w:val="0"/>
                      <w:marBottom w:val="0"/>
                      <w:divBdr>
                        <w:top w:val="none" w:sz="0" w:space="0" w:color="auto"/>
                        <w:left w:val="none" w:sz="0" w:space="0" w:color="auto"/>
                        <w:bottom w:val="none" w:sz="0" w:space="0" w:color="auto"/>
                        <w:right w:val="none" w:sz="0" w:space="0" w:color="auto"/>
                      </w:divBdr>
                    </w:div>
                  </w:divsChild>
                </w:div>
                <w:div w:id="207493960">
                  <w:marLeft w:val="0"/>
                  <w:marRight w:val="0"/>
                  <w:marTop w:val="0"/>
                  <w:marBottom w:val="0"/>
                  <w:divBdr>
                    <w:top w:val="none" w:sz="0" w:space="0" w:color="auto"/>
                    <w:left w:val="none" w:sz="0" w:space="0" w:color="auto"/>
                    <w:bottom w:val="none" w:sz="0" w:space="0" w:color="auto"/>
                    <w:right w:val="none" w:sz="0" w:space="0" w:color="auto"/>
                  </w:divBdr>
                  <w:divsChild>
                    <w:div w:id="1155605480">
                      <w:marLeft w:val="0"/>
                      <w:marRight w:val="0"/>
                      <w:marTop w:val="0"/>
                      <w:marBottom w:val="0"/>
                      <w:divBdr>
                        <w:top w:val="none" w:sz="0" w:space="0" w:color="auto"/>
                        <w:left w:val="none" w:sz="0" w:space="0" w:color="auto"/>
                        <w:bottom w:val="none" w:sz="0" w:space="0" w:color="auto"/>
                        <w:right w:val="none" w:sz="0" w:space="0" w:color="auto"/>
                      </w:divBdr>
                    </w:div>
                  </w:divsChild>
                </w:div>
                <w:div w:id="224948212">
                  <w:marLeft w:val="0"/>
                  <w:marRight w:val="0"/>
                  <w:marTop w:val="0"/>
                  <w:marBottom w:val="0"/>
                  <w:divBdr>
                    <w:top w:val="none" w:sz="0" w:space="0" w:color="auto"/>
                    <w:left w:val="none" w:sz="0" w:space="0" w:color="auto"/>
                    <w:bottom w:val="none" w:sz="0" w:space="0" w:color="auto"/>
                    <w:right w:val="none" w:sz="0" w:space="0" w:color="auto"/>
                  </w:divBdr>
                  <w:divsChild>
                    <w:div w:id="1865628776">
                      <w:marLeft w:val="0"/>
                      <w:marRight w:val="0"/>
                      <w:marTop w:val="0"/>
                      <w:marBottom w:val="0"/>
                      <w:divBdr>
                        <w:top w:val="none" w:sz="0" w:space="0" w:color="auto"/>
                        <w:left w:val="none" w:sz="0" w:space="0" w:color="auto"/>
                        <w:bottom w:val="none" w:sz="0" w:space="0" w:color="auto"/>
                        <w:right w:val="none" w:sz="0" w:space="0" w:color="auto"/>
                      </w:divBdr>
                    </w:div>
                  </w:divsChild>
                </w:div>
                <w:div w:id="238634978">
                  <w:marLeft w:val="0"/>
                  <w:marRight w:val="0"/>
                  <w:marTop w:val="0"/>
                  <w:marBottom w:val="0"/>
                  <w:divBdr>
                    <w:top w:val="none" w:sz="0" w:space="0" w:color="auto"/>
                    <w:left w:val="none" w:sz="0" w:space="0" w:color="auto"/>
                    <w:bottom w:val="none" w:sz="0" w:space="0" w:color="auto"/>
                    <w:right w:val="none" w:sz="0" w:space="0" w:color="auto"/>
                  </w:divBdr>
                  <w:divsChild>
                    <w:div w:id="1809399489">
                      <w:marLeft w:val="0"/>
                      <w:marRight w:val="0"/>
                      <w:marTop w:val="0"/>
                      <w:marBottom w:val="0"/>
                      <w:divBdr>
                        <w:top w:val="none" w:sz="0" w:space="0" w:color="auto"/>
                        <w:left w:val="none" w:sz="0" w:space="0" w:color="auto"/>
                        <w:bottom w:val="none" w:sz="0" w:space="0" w:color="auto"/>
                        <w:right w:val="none" w:sz="0" w:space="0" w:color="auto"/>
                      </w:divBdr>
                    </w:div>
                  </w:divsChild>
                </w:div>
                <w:div w:id="255406185">
                  <w:marLeft w:val="0"/>
                  <w:marRight w:val="0"/>
                  <w:marTop w:val="0"/>
                  <w:marBottom w:val="0"/>
                  <w:divBdr>
                    <w:top w:val="none" w:sz="0" w:space="0" w:color="auto"/>
                    <w:left w:val="none" w:sz="0" w:space="0" w:color="auto"/>
                    <w:bottom w:val="none" w:sz="0" w:space="0" w:color="auto"/>
                    <w:right w:val="none" w:sz="0" w:space="0" w:color="auto"/>
                  </w:divBdr>
                  <w:divsChild>
                    <w:div w:id="1631781094">
                      <w:marLeft w:val="0"/>
                      <w:marRight w:val="0"/>
                      <w:marTop w:val="0"/>
                      <w:marBottom w:val="0"/>
                      <w:divBdr>
                        <w:top w:val="none" w:sz="0" w:space="0" w:color="auto"/>
                        <w:left w:val="none" w:sz="0" w:space="0" w:color="auto"/>
                        <w:bottom w:val="none" w:sz="0" w:space="0" w:color="auto"/>
                        <w:right w:val="none" w:sz="0" w:space="0" w:color="auto"/>
                      </w:divBdr>
                    </w:div>
                  </w:divsChild>
                </w:div>
                <w:div w:id="265356598">
                  <w:marLeft w:val="0"/>
                  <w:marRight w:val="0"/>
                  <w:marTop w:val="0"/>
                  <w:marBottom w:val="0"/>
                  <w:divBdr>
                    <w:top w:val="none" w:sz="0" w:space="0" w:color="auto"/>
                    <w:left w:val="none" w:sz="0" w:space="0" w:color="auto"/>
                    <w:bottom w:val="none" w:sz="0" w:space="0" w:color="auto"/>
                    <w:right w:val="none" w:sz="0" w:space="0" w:color="auto"/>
                  </w:divBdr>
                  <w:divsChild>
                    <w:div w:id="1242913458">
                      <w:marLeft w:val="0"/>
                      <w:marRight w:val="0"/>
                      <w:marTop w:val="0"/>
                      <w:marBottom w:val="0"/>
                      <w:divBdr>
                        <w:top w:val="none" w:sz="0" w:space="0" w:color="auto"/>
                        <w:left w:val="none" w:sz="0" w:space="0" w:color="auto"/>
                        <w:bottom w:val="none" w:sz="0" w:space="0" w:color="auto"/>
                        <w:right w:val="none" w:sz="0" w:space="0" w:color="auto"/>
                      </w:divBdr>
                    </w:div>
                  </w:divsChild>
                </w:div>
                <w:div w:id="287200977">
                  <w:marLeft w:val="0"/>
                  <w:marRight w:val="0"/>
                  <w:marTop w:val="0"/>
                  <w:marBottom w:val="0"/>
                  <w:divBdr>
                    <w:top w:val="none" w:sz="0" w:space="0" w:color="auto"/>
                    <w:left w:val="none" w:sz="0" w:space="0" w:color="auto"/>
                    <w:bottom w:val="none" w:sz="0" w:space="0" w:color="auto"/>
                    <w:right w:val="none" w:sz="0" w:space="0" w:color="auto"/>
                  </w:divBdr>
                  <w:divsChild>
                    <w:div w:id="871576597">
                      <w:marLeft w:val="0"/>
                      <w:marRight w:val="0"/>
                      <w:marTop w:val="0"/>
                      <w:marBottom w:val="0"/>
                      <w:divBdr>
                        <w:top w:val="none" w:sz="0" w:space="0" w:color="auto"/>
                        <w:left w:val="none" w:sz="0" w:space="0" w:color="auto"/>
                        <w:bottom w:val="none" w:sz="0" w:space="0" w:color="auto"/>
                        <w:right w:val="none" w:sz="0" w:space="0" w:color="auto"/>
                      </w:divBdr>
                    </w:div>
                  </w:divsChild>
                </w:div>
                <w:div w:id="298342224">
                  <w:marLeft w:val="0"/>
                  <w:marRight w:val="0"/>
                  <w:marTop w:val="0"/>
                  <w:marBottom w:val="0"/>
                  <w:divBdr>
                    <w:top w:val="none" w:sz="0" w:space="0" w:color="auto"/>
                    <w:left w:val="none" w:sz="0" w:space="0" w:color="auto"/>
                    <w:bottom w:val="none" w:sz="0" w:space="0" w:color="auto"/>
                    <w:right w:val="none" w:sz="0" w:space="0" w:color="auto"/>
                  </w:divBdr>
                  <w:divsChild>
                    <w:div w:id="2100717095">
                      <w:marLeft w:val="0"/>
                      <w:marRight w:val="0"/>
                      <w:marTop w:val="0"/>
                      <w:marBottom w:val="0"/>
                      <w:divBdr>
                        <w:top w:val="none" w:sz="0" w:space="0" w:color="auto"/>
                        <w:left w:val="none" w:sz="0" w:space="0" w:color="auto"/>
                        <w:bottom w:val="none" w:sz="0" w:space="0" w:color="auto"/>
                        <w:right w:val="none" w:sz="0" w:space="0" w:color="auto"/>
                      </w:divBdr>
                    </w:div>
                  </w:divsChild>
                </w:div>
                <w:div w:id="303660181">
                  <w:marLeft w:val="0"/>
                  <w:marRight w:val="0"/>
                  <w:marTop w:val="0"/>
                  <w:marBottom w:val="0"/>
                  <w:divBdr>
                    <w:top w:val="none" w:sz="0" w:space="0" w:color="auto"/>
                    <w:left w:val="none" w:sz="0" w:space="0" w:color="auto"/>
                    <w:bottom w:val="none" w:sz="0" w:space="0" w:color="auto"/>
                    <w:right w:val="none" w:sz="0" w:space="0" w:color="auto"/>
                  </w:divBdr>
                  <w:divsChild>
                    <w:div w:id="691147514">
                      <w:marLeft w:val="0"/>
                      <w:marRight w:val="0"/>
                      <w:marTop w:val="0"/>
                      <w:marBottom w:val="0"/>
                      <w:divBdr>
                        <w:top w:val="none" w:sz="0" w:space="0" w:color="auto"/>
                        <w:left w:val="none" w:sz="0" w:space="0" w:color="auto"/>
                        <w:bottom w:val="none" w:sz="0" w:space="0" w:color="auto"/>
                        <w:right w:val="none" w:sz="0" w:space="0" w:color="auto"/>
                      </w:divBdr>
                    </w:div>
                  </w:divsChild>
                </w:div>
                <w:div w:id="307902524">
                  <w:marLeft w:val="0"/>
                  <w:marRight w:val="0"/>
                  <w:marTop w:val="0"/>
                  <w:marBottom w:val="0"/>
                  <w:divBdr>
                    <w:top w:val="none" w:sz="0" w:space="0" w:color="auto"/>
                    <w:left w:val="none" w:sz="0" w:space="0" w:color="auto"/>
                    <w:bottom w:val="none" w:sz="0" w:space="0" w:color="auto"/>
                    <w:right w:val="none" w:sz="0" w:space="0" w:color="auto"/>
                  </w:divBdr>
                  <w:divsChild>
                    <w:div w:id="1092359387">
                      <w:marLeft w:val="0"/>
                      <w:marRight w:val="0"/>
                      <w:marTop w:val="0"/>
                      <w:marBottom w:val="0"/>
                      <w:divBdr>
                        <w:top w:val="none" w:sz="0" w:space="0" w:color="auto"/>
                        <w:left w:val="none" w:sz="0" w:space="0" w:color="auto"/>
                        <w:bottom w:val="none" w:sz="0" w:space="0" w:color="auto"/>
                        <w:right w:val="none" w:sz="0" w:space="0" w:color="auto"/>
                      </w:divBdr>
                    </w:div>
                  </w:divsChild>
                </w:div>
                <w:div w:id="309482497">
                  <w:marLeft w:val="0"/>
                  <w:marRight w:val="0"/>
                  <w:marTop w:val="0"/>
                  <w:marBottom w:val="0"/>
                  <w:divBdr>
                    <w:top w:val="none" w:sz="0" w:space="0" w:color="auto"/>
                    <w:left w:val="none" w:sz="0" w:space="0" w:color="auto"/>
                    <w:bottom w:val="none" w:sz="0" w:space="0" w:color="auto"/>
                    <w:right w:val="none" w:sz="0" w:space="0" w:color="auto"/>
                  </w:divBdr>
                  <w:divsChild>
                    <w:div w:id="331108438">
                      <w:marLeft w:val="0"/>
                      <w:marRight w:val="0"/>
                      <w:marTop w:val="0"/>
                      <w:marBottom w:val="0"/>
                      <w:divBdr>
                        <w:top w:val="none" w:sz="0" w:space="0" w:color="auto"/>
                        <w:left w:val="none" w:sz="0" w:space="0" w:color="auto"/>
                        <w:bottom w:val="none" w:sz="0" w:space="0" w:color="auto"/>
                        <w:right w:val="none" w:sz="0" w:space="0" w:color="auto"/>
                      </w:divBdr>
                    </w:div>
                  </w:divsChild>
                </w:div>
                <w:div w:id="311754977">
                  <w:marLeft w:val="0"/>
                  <w:marRight w:val="0"/>
                  <w:marTop w:val="0"/>
                  <w:marBottom w:val="0"/>
                  <w:divBdr>
                    <w:top w:val="none" w:sz="0" w:space="0" w:color="auto"/>
                    <w:left w:val="none" w:sz="0" w:space="0" w:color="auto"/>
                    <w:bottom w:val="none" w:sz="0" w:space="0" w:color="auto"/>
                    <w:right w:val="none" w:sz="0" w:space="0" w:color="auto"/>
                  </w:divBdr>
                  <w:divsChild>
                    <w:div w:id="1269654632">
                      <w:marLeft w:val="0"/>
                      <w:marRight w:val="0"/>
                      <w:marTop w:val="0"/>
                      <w:marBottom w:val="0"/>
                      <w:divBdr>
                        <w:top w:val="none" w:sz="0" w:space="0" w:color="auto"/>
                        <w:left w:val="none" w:sz="0" w:space="0" w:color="auto"/>
                        <w:bottom w:val="none" w:sz="0" w:space="0" w:color="auto"/>
                        <w:right w:val="none" w:sz="0" w:space="0" w:color="auto"/>
                      </w:divBdr>
                    </w:div>
                  </w:divsChild>
                </w:div>
                <w:div w:id="317224562">
                  <w:marLeft w:val="0"/>
                  <w:marRight w:val="0"/>
                  <w:marTop w:val="0"/>
                  <w:marBottom w:val="0"/>
                  <w:divBdr>
                    <w:top w:val="none" w:sz="0" w:space="0" w:color="auto"/>
                    <w:left w:val="none" w:sz="0" w:space="0" w:color="auto"/>
                    <w:bottom w:val="none" w:sz="0" w:space="0" w:color="auto"/>
                    <w:right w:val="none" w:sz="0" w:space="0" w:color="auto"/>
                  </w:divBdr>
                  <w:divsChild>
                    <w:div w:id="1527912350">
                      <w:marLeft w:val="0"/>
                      <w:marRight w:val="0"/>
                      <w:marTop w:val="0"/>
                      <w:marBottom w:val="0"/>
                      <w:divBdr>
                        <w:top w:val="none" w:sz="0" w:space="0" w:color="auto"/>
                        <w:left w:val="none" w:sz="0" w:space="0" w:color="auto"/>
                        <w:bottom w:val="none" w:sz="0" w:space="0" w:color="auto"/>
                        <w:right w:val="none" w:sz="0" w:space="0" w:color="auto"/>
                      </w:divBdr>
                    </w:div>
                  </w:divsChild>
                </w:div>
                <w:div w:id="327098679">
                  <w:marLeft w:val="0"/>
                  <w:marRight w:val="0"/>
                  <w:marTop w:val="0"/>
                  <w:marBottom w:val="0"/>
                  <w:divBdr>
                    <w:top w:val="none" w:sz="0" w:space="0" w:color="auto"/>
                    <w:left w:val="none" w:sz="0" w:space="0" w:color="auto"/>
                    <w:bottom w:val="none" w:sz="0" w:space="0" w:color="auto"/>
                    <w:right w:val="none" w:sz="0" w:space="0" w:color="auto"/>
                  </w:divBdr>
                  <w:divsChild>
                    <w:div w:id="1641030996">
                      <w:marLeft w:val="0"/>
                      <w:marRight w:val="0"/>
                      <w:marTop w:val="0"/>
                      <w:marBottom w:val="0"/>
                      <w:divBdr>
                        <w:top w:val="none" w:sz="0" w:space="0" w:color="auto"/>
                        <w:left w:val="none" w:sz="0" w:space="0" w:color="auto"/>
                        <w:bottom w:val="none" w:sz="0" w:space="0" w:color="auto"/>
                        <w:right w:val="none" w:sz="0" w:space="0" w:color="auto"/>
                      </w:divBdr>
                    </w:div>
                  </w:divsChild>
                </w:div>
                <w:div w:id="337737090">
                  <w:marLeft w:val="0"/>
                  <w:marRight w:val="0"/>
                  <w:marTop w:val="0"/>
                  <w:marBottom w:val="0"/>
                  <w:divBdr>
                    <w:top w:val="none" w:sz="0" w:space="0" w:color="auto"/>
                    <w:left w:val="none" w:sz="0" w:space="0" w:color="auto"/>
                    <w:bottom w:val="none" w:sz="0" w:space="0" w:color="auto"/>
                    <w:right w:val="none" w:sz="0" w:space="0" w:color="auto"/>
                  </w:divBdr>
                  <w:divsChild>
                    <w:div w:id="561604169">
                      <w:marLeft w:val="0"/>
                      <w:marRight w:val="0"/>
                      <w:marTop w:val="0"/>
                      <w:marBottom w:val="0"/>
                      <w:divBdr>
                        <w:top w:val="none" w:sz="0" w:space="0" w:color="auto"/>
                        <w:left w:val="none" w:sz="0" w:space="0" w:color="auto"/>
                        <w:bottom w:val="none" w:sz="0" w:space="0" w:color="auto"/>
                        <w:right w:val="none" w:sz="0" w:space="0" w:color="auto"/>
                      </w:divBdr>
                    </w:div>
                    <w:div w:id="1150252938">
                      <w:marLeft w:val="0"/>
                      <w:marRight w:val="0"/>
                      <w:marTop w:val="0"/>
                      <w:marBottom w:val="0"/>
                      <w:divBdr>
                        <w:top w:val="none" w:sz="0" w:space="0" w:color="auto"/>
                        <w:left w:val="none" w:sz="0" w:space="0" w:color="auto"/>
                        <w:bottom w:val="none" w:sz="0" w:space="0" w:color="auto"/>
                        <w:right w:val="none" w:sz="0" w:space="0" w:color="auto"/>
                      </w:divBdr>
                    </w:div>
                  </w:divsChild>
                </w:div>
                <w:div w:id="354428131">
                  <w:marLeft w:val="0"/>
                  <w:marRight w:val="0"/>
                  <w:marTop w:val="0"/>
                  <w:marBottom w:val="0"/>
                  <w:divBdr>
                    <w:top w:val="none" w:sz="0" w:space="0" w:color="auto"/>
                    <w:left w:val="none" w:sz="0" w:space="0" w:color="auto"/>
                    <w:bottom w:val="none" w:sz="0" w:space="0" w:color="auto"/>
                    <w:right w:val="none" w:sz="0" w:space="0" w:color="auto"/>
                  </w:divBdr>
                  <w:divsChild>
                    <w:div w:id="346568782">
                      <w:marLeft w:val="0"/>
                      <w:marRight w:val="0"/>
                      <w:marTop w:val="0"/>
                      <w:marBottom w:val="0"/>
                      <w:divBdr>
                        <w:top w:val="none" w:sz="0" w:space="0" w:color="auto"/>
                        <w:left w:val="none" w:sz="0" w:space="0" w:color="auto"/>
                        <w:bottom w:val="none" w:sz="0" w:space="0" w:color="auto"/>
                        <w:right w:val="none" w:sz="0" w:space="0" w:color="auto"/>
                      </w:divBdr>
                    </w:div>
                  </w:divsChild>
                </w:div>
                <w:div w:id="358315454">
                  <w:marLeft w:val="0"/>
                  <w:marRight w:val="0"/>
                  <w:marTop w:val="0"/>
                  <w:marBottom w:val="0"/>
                  <w:divBdr>
                    <w:top w:val="none" w:sz="0" w:space="0" w:color="auto"/>
                    <w:left w:val="none" w:sz="0" w:space="0" w:color="auto"/>
                    <w:bottom w:val="none" w:sz="0" w:space="0" w:color="auto"/>
                    <w:right w:val="none" w:sz="0" w:space="0" w:color="auto"/>
                  </w:divBdr>
                  <w:divsChild>
                    <w:div w:id="537283296">
                      <w:marLeft w:val="0"/>
                      <w:marRight w:val="0"/>
                      <w:marTop w:val="0"/>
                      <w:marBottom w:val="0"/>
                      <w:divBdr>
                        <w:top w:val="none" w:sz="0" w:space="0" w:color="auto"/>
                        <w:left w:val="none" w:sz="0" w:space="0" w:color="auto"/>
                        <w:bottom w:val="none" w:sz="0" w:space="0" w:color="auto"/>
                        <w:right w:val="none" w:sz="0" w:space="0" w:color="auto"/>
                      </w:divBdr>
                    </w:div>
                  </w:divsChild>
                </w:div>
                <w:div w:id="373505955">
                  <w:marLeft w:val="0"/>
                  <w:marRight w:val="0"/>
                  <w:marTop w:val="0"/>
                  <w:marBottom w:val="0"/>
                  <w:divBdr>
                    <w:top w:val="none" w:sz="0" w:space="0" w:color="auto"/>
                    <w:left w:val="none" w:sz="0" w:space="0" w:color="auto"/>
                    <w:bottom w:val="none" w:sz="0" w:space="0" w:color="auto"/>
                    <w:right w:val="none" w:sz="0" w:space="0" w:color="auto"/>
                  </w:divBdr>
                  <w:divsChild>
                    <w:div w:id="1992054454">
                      <w:marLeft w:val="0"/>
                      <w:marRight w:val="0"/>
                      <w:marTop w:val="0"/>
                      <w:marBottom w:val="0"/>
                      <w:divBdr>
                        <w:top w:val="none" w:sz="0" w:space="0" w:color="auto"/>
                        <w:left w:val="none" w:sz="0" w:space="0" w:color="auto"/>
                        <w:bottom w:val="none" w:sz="0" w:space="0" w:color="auto"/>
                        <w:right w:val="none" w:sz="0" w:space="0" w:color="auto"/>
                      </w:divBdr>
                    </w:div>
                  </w:divsChild>
                </w:div>
                <w:div w:id="413280375">
                  <w:marLeft w:val="0"/>
                  <w:marRight w:val="0"/>
                  <w:marTop w:val="0"/>
                  <w:marBottom w:val="0"/>
                  <w:divBdr>
                    <w:top w:val="none" w:sz="0" w:space="0" w:color="auto"/>
                    <w:left w:val="none" w:sz="0" w:space="0" w:color="auto"/>
                    <w:bottom w:val="none" w:sz="0" w:space="0" w:color="auto"/>
                    <w:right w:val="none" w:sz="0" w:space="0" w:color="auto"/>
                  </w:divBdr>
                  <w:divsChild>
                    <w:div w:id="1988508707">
                      <w:marLeft w:val="0"/>
                      <w:marRight w:val="0"/>
                      <w:marTop w:val="0"/>
                      <w:marBottom w:val="0"/>
                      <w:divBdr>
                        <w:top w:val="none" w:sz="0" w:space="0" w:color="auto"/>
                        <w:left w:val="none" w:sz="0" w:space="0" w:color="auto"/>
                        <w:bottom w:val="none" w:sz="0" w:space="0" w:color="auto"/>
                        <w:right w:val="none" w:sz="0" w:space="0" w:color="auto"/>
                      </w:divBdr>
                    </w:div>
                  </w:divsChild>
                </w:div>
                <w:div w:id="426540498">
                  <w:marLeft w:val="0"/>
                  <w:marRight w:val="0"/>
                  <w:marTop w:val="0"/>
                  <w:marBottom w:val="0"/>
                  <w:divBdr>
                    <w:top w:val="none" w:sz="0" w:space="0" w:color="auto"/>
                    <w:left w:val="none" w:sz="0" w:space="0" w:color="auto"/>
                    <w:bottom w:val="none" w:sz="0" w:space="0" w:color="auto"/>
                    <w:right w:val="none" w:sz="0" w:space="0" w:color="auto"/>
                  </w:divBdr>
                  <w:divsChild>
                    <w:div w:id="1877306890">
                      <w:marLeft w:val="0"/>
                      <w:marRight w:val="0"/>
                      <w:marTop w:val="0"/>
                      <w:marBottom w:val="0"/>
                      <w:divBdr>
                        <w:top w:val="none" w:sz="0" w:space="0" w:color="auto"/>
                        <w:left w:val="none" w:sz="0" w:space="0" w:color="auto"/>
                        <w:bottom w:val="none" w:sz="0" w:space="0" w:color="auto"/>
                        <w:right w:val="none" w:sz="0" w:space="0" w:color="auto"/>
                      </w:divBdr>
                    </w:div>
                  </w:divsChild>
                </w:div>
                <w:div w:id="442307672">
                  <w:marLeft w:val="0"/>
                  <w:marRight w:val="0"/>
                  <w:marTop w:val="0"/>
                  <w:marBottom w:val="0"/>
                  <w:divBdr>
                    <w:top w:val="none" w:sz="0" w:space="0" w:color="auto"/>
                    <w:left w:val="none" w:sz="0" w:space="0" w:color="auto"/>
                    <w:bottom w:val="none" w:sz="0" w:space="0" w:color="auto"/>
                    <w:right w:val="none" w:sz="0" w:space="0" w:color="auto"/>
                  </w:divBdr>
                  <w:divsChild>
                    <w:div w:id="112789028">
                      <w:marLeft w:val="0"/>
                      <w:marRight w:val="0"/>
                      <w:marTop w:val="0"/>
                      <w:marBottom w:val="0"/>
                      <w:divBdr>
                        <w:top w:val="none" w:sz="0" w:space="0" w:color="auto"/>
                        <w:left w:val="none" w:sz="0" w:space="0" w:color="auto"/>
                        <w:bottom w:val="none" w:sz="0" w:space="0" w:color="auto"/>
                        <w:right w:val="none" w:sz="0" w:space="0" w:color="auto"/>
                      </w:divBdr>
                    </w:div>
                  </w:divsChild>
                </w:div>
                <w:div w:id="448819113">
                  <w:marLeft w:val="0"/>
                  <w:marRight w:val="0"/>
                  <w:marTop w:val="0"/>
                  <w:marBottom w:val="0"/>
                  <w:divBdr>
                    <w:top w:val="none" w:sz="0" w:space="0" w:color="auto"/>
                    <w:left w:val="none" w:sz="0" w:space="0" w:color="auto"/>
                    <w:bottom w:val="none" w:sz="0" w:space="0" w:color="auto"/>
                    <w:right w:val="none" w:sz="0" w:space="0" w:color="auto"/>
                  </w:divBdr>
                  <w:divsChild>
                    <w:div w:id="234246437">
                      <w:marLeft w:val="0"/>
                      <w:marRight w:val="0"/>
                      <w:marTop w:val="0"/>
                      <w:marBottom w:val="0"/>
                      <w:divBdr>
                        <w:top w:val="none" w:sz="0" w:space="0" w:color="auto"/>
                        <w:left w:val="none" w:sz="0" w:space="0" w:color="auto"/>
                        <w:bottom w:val="none" w:sz="0" w:space="0" w:color="auto"/>
                        <w:right w:val="none" w:sz="0" w:space="0" w:color="auto"/>
                      </w:divBdr>
                    </w:div>
                  </w:divsChild>
                </w:div>
                <w:div w:id="529879882">
                  <w:marLeft w:val="0"/>
                  <w:marRight w:val="0"/>
                  <w:marTop w:val="0"/>
                  <w:marBottom w:val="0"/>
                  <w:divBdr>
                    <w:top w:val="none" w:sz="0" w:space="0" w:color="auto"/>
                    <w:left w:val="none" w:sz="0" w:space="0" w:color="auto"/>
                    <w:bottom w:val="none" w:sz="0" w:space="0" w:color="auto"/>
                    <w:right w:val="none" w:sz="0" w:space="0" w:color="auto"/>
                  </w:divBdr>
                  <w:divsChild>
                    <w:div w:id="1152213213">
                      <w:marLeft w:val="0"/>
                      <w:marRight w:val="0"/>
                      <w:marTop w:val="0"/>
                      <w:marBottom w:val="0"/>
                      <w:divBdr>
                        <w:top w:val="none" w:sz="0" w:space="0" w:color="auto"/>
                        <w:left w:val="none" w:sz="0" w:space="0" w:color="auto"/>
                        <w:bottom w:val="none" w:sz="0" w:space="0" w:color="auto"/>
                        <w:right w:val="none" w:sz="0" w:space="0" w:color="auto"/>
                      </w:divBdr>
                    </w:div>
                  </w:divsChild>
                </w:div>
                <w:div w:id="533538886">
                  <w:marLeft w:val="0"/>
                  <w:marRight w:val="0"/>
                  <w:marTop w:val="0"/>
                  <w:marBottom w:val="0"/>
                  <w:divBdr>
                    <w:top w:val="none" w:sz="0" w:space="0" w:color="auto"/>
                    <w:left w:val="none" w:sz="0" w:space="0" w:color="auto"/>
                    <w:bottom w:val="none" w:sz="0" w:space="0" w:color="auto"/>
                    <w:right w:val="none" w:sz="0" w:space="0" w:color="auto"/>
                  </w:divBdr>
                  <w:divsChild>
                    <w:div w:id="415903995">
                      <w:marLeft w:val="0"/>
                      <w:marRight w:val="0"/>
                      <w:marTop w:val="0"/>
                      <w:marBottom w:val="0"/>
                      <w:divBdr>
                        <w:top w:val="none" w:sz="0" w:space="0" w:color="auto"/>
                        <w:left w:val="none" w:sz="0" w:space="0" w:color="auto"/>
                        <w:bottom w:val="none" w:sz="0" w:space="0" w:color="auto"/>
                        <w:right w:val="none" w:sz="0" w:space="0" w:color="auto"/>
                      </w:divBdr>
                    </w:div>
                  </w:divsChild>
                </w:div>
                <w:div w:id="535972205">
                  <w:marLeft w:val="0"/>
                  <w:marRight w:val="0"/>
                  <w:marTop w:val="0"/>
                  <w:marBottom w:val="0"/>
                  <w:divBdr>
                    <w:top w:val="none" w:sz="0" w:space="0" w:color="auto"/>
                    <w:left w:val="none" w:sz="0" w:space="0" w:color="auto"/>
                    <w:bottom w:val="none" w:sz="0" w:space="0" w:color="auto"/>
                    <w:right w:val="none" w:sz="0" w:space="0" w:color="auto"/>
                  </w:divBdr>
                  <w:divsChild>
                    <w:div w:id="1808939109">
                      <w:marLeft w:val="0"/>
                      <w:marRight w:val="0"/>
                      <w:marTop w:val="0"/>
                      <w:marBottom w:val="0"/>
                      <w:divBdr>
                        <w:top w:val="none" w:sz="0" w:space="0" w:color="auto"/>
                        <w:left w:val="none" w:sz="0" w:space="0" w:color="auto"/>
                        <w:bottom w:val="none" w:sz="0" w:space="0" w:color="auto"/>
                        <w:right w:val="none" w:sz="0" w:space="0" w:color="auto"/>
                      </w:divBdr>
                    </w:div>
                  </w:divsChild>
                </w:div>
                <w:div w:id="544802172">
                  <w:marLeft w:val="0"/>
                  <w:marRight w:val="0"/>
                  <w:marTop w:val="0"/>
                  <w:marBottom w:val="0"/>
                  <w:divBdr>
                    <w:top w:val="none" w:sz="0" w:space="0" w:color="auto"/>
                    <w:left w:val="none" w:sz="0" w:space="0" w:color="auto"/>
                    <w:bottom w:val="none" w:sz="0" w:space="0" w:color="auto"/>
                    <w:right w:val="none" w:sz="0" w:space="0" w:color="auto"/>
                  </w:divBdr>
                  <w:divsChild>
                    <w:div w:id="1123840295">
                      <w:marLeft w:val="0"/>
                      <w:marRight w:val="0"/>
                      <w:marTop w:val="0"/>
                      <w:marBottom w:val="0"/>
                      <w:divBdr>
                        <w:top w:val="none" w:sz="0" w:space="0" w:color="auto"/>
                        <w:left w:val="none" w:sz="0" w:space="0" w:color="auto"/>
                        <w:bottom w:val="none" w:sz="0" w:space="0" w:color="auto"/>
                        <w:right w:val="none" w:sz="0" w:space="0" w:color="auto"/>
                      </w:divBdr>
                    </w:div>
                  </w:divsChild>
                </w:div>
                <w:div w:id="581065867">
                  <w:marLeft w:val="0"/>
                  <w:marRight w:val="0"/>
                  <w:marTop w:val="0"/>
                  <w:marBottom w:val="0"/>
                  <w:divBdr>
                    <w:top w:val="none" w:sz="0" w:space="0" w:color="auto"/>
                    <w:left w:val="none" w:sz="0" w:space="0" w:color="auto"/>
                    <w:bottom w:val="none" w:sz="0" w:space="0" w:color="auto"/>
                    <w:right w:val="none" w:sz="0" w:space="0" w:color="auto"/>
                  </w:divBdr>
                  <w:divsChild>
                    <w:div w:id="713582477">
                      <w:marLeft w:val="0"/>
                      <w:marRight w:val="0"/>
                      <w:marTop w:val="0"/>
                      <w:marBottom w:val="0"/>
                      <w:divBdr>
                        <w:top w:val="none" w:sz="0" w:space="0" w:color="auto"/>
                        <w:left w:val="none" w:sz="0" w:space="0" w:color="auto"/>
                        <w:bottom w:val="none" w:sz="0" w:space="0" w:color="auto"/>
                        <w:right w:val="none" w:sz="0" w:space="0" w:color="auto"/>
                      </w:divBdr>
                    </w:div>
                  </w:divsChild>
                </w:div>
                <w:div w:id="583491249">
                  <w:marLeft w:val="0"/>
                  <w:marRight w:val="0"/>
                  <w:marTop w:val="0"/>
                  <w:marBottom w:val="0"/>
                  <w:divBdr>
                    <w:top w:val="none" w:sz="0" w:space="0" w:color="auto"/>
                    <w:left w:val="none" w:sz="0" w:space="0" w:color="auto"/>
                    <w:bottom w:val="none" w:sz="0" w:space="0" w:color="auto"/>
                    <w:right w:val="none" w:sz="0" w:space="0" w:color="auto"/>
                  </w:divBdr>
                  <w:divsChild>
                    <w:div w:id="1792018046">
                      <w:marLeft w:val="0"/>
                      <w:marRight w:val="0"/>
                      <w:marTop w:val="0"/>
                      <w:marBottom w:val="0"/>
                      <w:divBdr>
                        <w:top w:val="none" w:sz="0" w:space="0" w:color="auto"/>
                        <w:left w:val="none" w:sz="0" w:space="0" w:color="auto"/>
                        <w:bottom w:val="none" w:sz="0" w:space="0" w:color="auto"/>
                        <w:right w:val="none" w:sz="0" w:space="0" w:color="auto"/>
                      </w:divBdr>
                    </w:div>
                  </w:divsChild>
                </w:div>
                <w:div w:id="595015958">
                  <w:marLeft w:val="0"/>
                  <w:marRight w:val="0"/>
                  <w:marTop w:val="0"/>
                  <w:marBottom w:val="0"/>
                  <w:divBdr>
                    <w:top w:val="none" w:sz="0" w:space="0" w:color="auto"/>
                    <w:left w:val="none" w:sz="0" w:space="0" w:color="auto"/>
                    <w:bottom w:val="none" w:sz="0" w:space="0" w:color="auto"/>
                    <w:right w:val="none" w:sz="0" w:space="0" w:color="auto"/>
                  </w:divBdr>
                  <w:divsChild>
                    <w:div w:id="2086565156">
                      <w:marLeft w:val="0"/>
                      <w:marRight w:val="0"/>
                      <w:marTop w:val="0"/>
                      <w:marBottom w:val="0"/>
                      <w:divBdr>
                        <w:top w:val="none" w:sz="0" w:space="0" w:color="auto"/>
                        <w:left w:val="none" w:sz="0" w:space="0" w:color="auto"/>
                        <w:bottom w:val="none" w:sz="0" w:space="0" w:color="auto"/>
                        <w:right w:val="none" w:sz="0" w:space="0" w:color="auto"/>
                      </w:divBdr>
                    </w:div>
                  </w:divsChild>
                </w:div>
                <w:div w:id="609900203">
                  <w:marLeft w:val="0"/>
                  <w:marRight w:val="0"/>
                  <w:marTop w:val="0"/>
                  <w:marBottom w:val="0"/>
                  <w:divBdr>
                    <w:top w:val="none" w:sz="0" w:space="0" w:color="auto"/>
                    <w:left w:val="none" w:sz="0" w:space="0" w:color="auto"/>
                    <w:bottom w:val="none" w:sz="0" w:space="0" w:color="auto"/>
                    <w:right w:val="none" w:sz="0" w:space="0" w:color="auto"/>
                  </w:divBdr>
                  <w:divsChild>
                    <w:div w:id="1107308555">
                      <w:marLeft w:val="0"/>
                      <w:marRight w:val="0"/>
                      <w:marTop w:val="0"/>
                      <w:marBottom w:val="0"/>
                      <w:divBdr>
                        <w:top w:val="none" w:sz="0" w:space="0" w:color="auto"/>
                        <w:left w:val="none" w:sz="0" w:space="0" w:color="auto"/>
                        <w:bottom w:val="none" w:sz="0" w:space="0" w:color="auto"/>
                        <w:right w:val="none" w:sz="0" w:space="0" w:color="auto"/>
                      </w:divBdr>
                    </w:div>
                  </w:divsChild>
                </w:div>
                <w:div w:id="629939079">
                  <w:marLeft w:val="0"/>
                  <w:marRight w:val="0"/>
                  <w:marTop w:val="0"/>
                  <w:marBottom w:val="0"/>
                  <w:divBdr>
                    <w:top w:val="none" w:sz="0" w:space="0" w:color="auto"/>
                    <w:left w:val="none" w:sz="0" w:space="0" w:color="auto"/>
                    <w:bottom w:val="none" w:sz="0" w:space="0" w:color="auto"/>
                    <w:right w:val="none" w:sz="0" w:space="0" w:color="auto"/>
                  </w:divBdr>
                  <w:divsChild>
                    <w:div w:id="658390632">
                      <w:marLeft w:val="0"/>
                      <w:marRight w:val="0"/>
                      <w:marTop w:val="0"/>
                      <w:marBottom w:val="0"/>
                      <w:divBdr>
                        <w:top w:val="none" w:sz="0" w:space="0" w:color="auto"/>
                        <w:left w:val="none" w:sz="0" w:space="0" w:color="auto"/>
                        <w:bottom w:val="none" w:sz="0" w:space="0" w:color="auto"/>
                        <w:right w:val="none" w:sz="0" w:space="0" w:color="auto"/>
                      </w:divBdr>
                    </w:div>
                  </w:divsChild>
                </w:div>
                <w:div w:id="657732348">
                  <w:marLeft w:val="0"/>
                  <w:marRight w:val="0"/>
                  <w:marTop w:val="0"/>
                  <w:marBottom w:val="0"/>
                  <w:divBdr>
                    <w:top w:val="none" w:sz="0" w:space="0" w:color="auto"/>
                    <w:left w:val="none" w:sz="0" w:space="0" w:color="auto"/>
                    <w:bottom w:val="none" w:sz="0" w:space="0" w:color="auto"/>
                    <w:right w:val="none" w:sz="0" w:space="0" w:color="auto"/>
                  </w:divBdr>
                  <w:divsChild>
                    <w:div w:id="617302539">
                      <w:marLeft w:val="0"/>
                      <w:marRight w:val="0"/>
                      <w:marTop w:val="0"/>
                      <w:marBottom w:val="0"/>
                      <w:divBdr>
                        <w:top w:val="none" w:sz="0" w:space="0" w:color="auto"/>
                        <w:left w:val="none" w:sz="0" w:space="0" w:color="auto"/>
                        <w:bottom w:val="none" w:sz="0" w:space="0" w:color="auto"/>
                        <w:right w:val="none" w:sz="0" w:space="0" w:color="auto"/>
                      </w:divBdr>
                    </w:div>
                  </w:divsChild>
                </w:div>
                <w:div w:id="659387217">
                  <w:marLeft w:val="0"/>
                  <w:marRight w:val="0"/>
                  <w:marTop w:val="0"/>
                  <w:marBottom w:val="0"/>
                  <w:divBdr>
                    <w:top w:val="none" w:sz="0" w:space="0" w:color="auto"/>
                    <w:left w:val="none" w:sz="0" w:space="0" w:color="auto"/>
                    <w:bottom w:val="none" w:sz="0" w:space="0" w:color="auto"/>
                    <w:right w:val="none" w:sz="0" w:space="0" w:color="auto"/>
                  </w:divBdr>
                  <w:divsChild>
                    <w:div w:id="461729991">
                      <w:marLeft w:val="0"/>
                      <w:marRight w:val="0"/>
                      <w:marTop w:val="0"/>
                      <w:marBottom w:val="0"/>
                      <w:divBdr>
                        <w:top w:val="none" w:sz="0" w:space="0" w:color="auto"/>
                        <w:left w:val="none" w:sz="0" w:space="0" w:color="auto"/>
                        <w:bottom w:val="none" w:sz="0" w:space="0" w:color="auto"/>
                        <w:right w:val="none" w:sz="0" w:space="0" w:color="auto"/>
                      </w:divBdr>
                    </w:div>
                  </w:divsChild>
                </w:div>
                <w:div w:id="690686374">
                  <w:marLeft w:val="0"/>
                  <w:marRight w:val="0"/>
                  <w:marTop w:val="0"/>
                  <w:marBottom w:val="0"/>
                  <w:divBdr>
                    <w:top w:val="none" w:sz="0" w:space="0" w:color="auto"/>
                    <w:left w:val="none" w:sz="0" w:space="0" w:color="auto"/>
                    <w:bottom w:val="none" w:sz="0" w:space="0" w:color="auto"/>
                    <w:right w:val="none" w:sz="0" w:space="0" w:color="auto"/>
                  </w:divBdr>
                  <w:divsChild>
                    <w:div w:id="1846360489">
                      <w:marLeft w:val="0"/>
                      <w:marRight w:val="0"/>
                      <w:marTop w:val="0"/>
                      <w:marBottom w:val="0"/>
                      <w:divBdr>
                        <w:top w:val="none" w:sz="0" w:space="0" w:color="auto"/>
                        <w:left w:val="none" w:sz="0" w:space="0" w:color="auto"/>
                        <w:bottom w:val="none" w:sz="0" w:space="0" w:color="auto"/>
                        <w:right w:val="none" w:sz="0" w:space="0" w:color="auto"/>
                      </w:divBdr>
                    </w:div>
                  </w:divsChild>
                </w:div>
                <w:div w:id="733619916">
                  <w:marLeft w:val="0"/>
                  <w:marRight w:val="0"/>
                  <w:marTop w:val="0"/>
                  <w:marBottom w:val="0"/>
                  <w:divBdr>
                    <w:top w:val="none" w:sz="0" w:space="0" w:color="auto"/>
                    <w:left w:val="none" w:sz="0" w:space="0" w:color="auto"/>
                    <w:bottom w:val="none" w:sz="0" w:space="0" w:color="auto"/>
                    <w:right w:val="none" w:sz="0" w:space="0" w:color="auto"/>
                  </w:divBdr>
                  <w:divsChild>
                    <w:div w:id="1549490570">
                      <w:marLeft w:val="0"/>
                      <w:marRight w:val="0"/>
                      <w:marTop w:val="0"/>
                      <w:marBottom w:val="0"/>
                      <w:divBdr>
                        <w:top w:val="none" w:sz="0" w:space="0" w:color="auto"/>
                        <w:left w:val="none" w:sz="0" w:space="0" w:color="auto"/>
                        <w:bottom w:val="none" w:sz="0" w:space="0" w:color="auto"/>
                        <w:right w:val="none" w:sz="0" w:space="0" w:color="auto"/>
                      </w:divBdr>
                    </w:div>
                  </w:divsChild>
                </w:div>
                <w:div w:id="736590395">
                  <w:marLeft w:val="0"/>
                  <w:marRight w:val="0"/>
                  <w:marTop w:val="0"/>
                  <w:marBottom w:val="0"/>
                  <w:divBdr>
                    <w:top w:val="none" w:sz="0" w:space="0" w:color="auto"/>
                    <w:left w:val="none" w:sz="0" w:space="0" w:color="auto"/>
                    <w:bottom w:val="none" w:sz="0" w:space="0" w:color="auto"/>
                    <w:right w:val="none" w:sz="0" w:space="0" w:color="auto"/>
                  </w:divBdr>
                  <w:divsChild>
                    <w:div w:id="679311306">
                      <w:marLeft w:val="0"/>
                      <w:marRight w:val="0"/>
                      <w:marTop w:val="0"/>
                      <w:marBottom w:val="0"/>
                      <w:divBdr>
                        <w:top w:val="none" w:sz="0" w:space="0" w:color="auto"/>
                        <w:left w:val="none" w:sz="0" w:space="0" w:color="auto"/>
                        <w:bottom w:val="none" w:sz="0" w:space="0" w:color="auto"/>
                        <w:right w:val="none" w:sz="0" w:space="0" w:color="auto"/>
                      </w:divBdr>
                    </w:div>
                  </w:divsChild>
                </w:div>
                <w:div w:id="738678096">
                  <w:marLeft w:val="0"/>
                  <w:marRight w:val="0"/>
                  <w:marTop w:val="0"/>
                  <w:marBottom w:val="0"/>
                  <w:divBdr>
                    <w:top w:val="none" w:sz="0" w:space="0" w:color="auto"/>
                    <w:left w:val="none" w:sz="0" w:space="0" w:color="auto"/>
                    <w:bottom w:val="none" w:sz="0" w:space="0" w:color="auto"/>
                    <w:right w:val="none" w:sz="0" w:space="0" w:color="auto"/>
                  </w:divBdr>
                  <w:divsChild>
                    <w:div w:id="541870039">
                      <w:marLeft w:val="0"/>
                      <w:marRight w:val="0"/>
                      <w:marTop w:val="0"/>
                      <w:marBottom w:val="0"/>
                      <w:divBdr>
                        <w:top w:val="none" w:sz="0" w:space="0" w:color="auto"/>
                        <w:left w:val="none" w:sz="0" w:space="0" w:color="auto"/>
                        <w:bottom w:val="none" w:sz="0" w:space="0" w:color="auto"/>
                        <w:right w:val="none" w:sz="0" w:space="0" w:color="auto"/>
                      </w:divBdr>
                    </w:div>
                  </w:divsChild>
                </w:div>
                <w:div w:id="748621428">
                  <w:marLeft w:val="0"/>
                  <w:marRight w:val="0"/>
                  <w:marTop w:val="0"/>
                  <w:marBottom w:val="0"/>
                  <w:divBdr>
                    <w:top w:val="none" w:sz="0" w:space="0" w:color="auto"/>
                    <w:left w:val="none" w:sz="0" w:space="0" w:color="auto"/>
                    <w:bottom w:val="none" w:sz="0" w:space="0" w:color="auto"/>
                    <w:right w:val="none" w:sz="0" w:space="0" w:color="auto"/>
                  </w:divBdr>
                  <w:divsChild>
                    <w:div w:id="564334811">
                      <w:marLeft w:val="0"/>
                      <w:marRight w:val="0"/>
                      <w:marTop w:val="0"/>
                      <w:marBottom w:val="0"/>
                      <w:divBdr>
                        <w:top w:val="none" w:sz="0" w:space="0" w:color="auto"/>
                        <w:left w:val="none" w:sz="0" w:space="0" w:color="auto"/>
                        <w:bottom w:val="none" w:sz="0" w:space="0" w:color="auto"/>
                        <w:right w:val="none" w:sz="0" w:space="0" w:color="auto"/>
                      </w:divBdr>
                    </w:div>
                  </w:divsChild>
                </w:div>
                <w:div w:id="786049260">
                  <w:marLeft w:val="0"/>
                  <w:marRight w:val="0"/>
                  <w:marTop w:val="0"/>
                  <w:marBottom w:val="0"/>
                  <w:divBdr>
                    <w:top w:val="none" w:sz="0" w:space="0" w:color="auto"/>
                    <w:left w:val="none" w:sz="0" w:space="0" w:color="auto"/>
                    <w:bottom w:val="none" w:sz="0" w:space="0" w:color="auto"/>
                    <w:right w:val="none" w:sz="0" w:space="0" w:color="auto"/>
                  </w:divBdr>
                  <w:divsChild>
                    <w:div w:id="236287866">
                      <w:marLeft w:val="0"/>
                      <w:marRight w:val="0"/>
                      <w:marTop w:val="0"/>
                      <w:marBottom w:val="0"/>
                      <w:divBdr>
                        <w:top w:val="none" w:sz="0" w:space="0" w:color="auto"/>
                        <w:left w:val="none" w:sz="0" w:space="0" w:color="auto"/>
                        <w:bottom w:val="none" w:sz="0" w:space="0" w:color="auto"/>
                        <w:right w:val="none" w:sz="0" w:space="0" w:color="auto"/>
                      </w:divBdr>
                    </w:div>
                  </w:divsChild>
                </w:div>
                <w:div w:id="788743400">
                  <w:marLeft w:val="0"/>
                  <w:marRight w:val="0"/>
                  <w:marTop w:val="0"/>
                  <w:marBottom w:val="0"/>
                  <w:divBdr>
                    <w:top w:val="none" w:sz="0" w:space="0" w:color="auto"/>
                    <w:left w:val="none" w:sz="0" w:space="0" w:color="auto"/>
                    <w:bottom w:val="none" w:sz="0" w:space="0" w:color="auto"/>
                    <w:right w:val="none" w:sz="0" w:space="0" w:color="auto"/>
                  </w:divBdr>
                  <w:divsChild>
                    <w:div w:id="1275552796">
                      <w:marLeft w:val="0"/>
                      <w:marRight w:val="0"/>
                      <w:marTop w:val="0"/>
                      <w:marBottom w:val="0"/>
                      <w:divBdr>
                        <w:top w:val="none" w:sz="0" w:space="0" w:color="auto"/>
                        <w:left w:val="none" w:sz="0" w:space="0" w:color="auto"/>
                        <w:bottom w:val="none" w:sz="0" w:space="0" w:color="auto"/>
                        <w:right w:val="none" w:sz="0" w:space="0" w:color="auto"/>
                      </w:divBdr>
                    </w:div>
                  </w:divsChild>
                </w:div>
                <w:div w:id="800077748">
                  <w:marLeft w:val="0"/>
                  <w:marRight w:val="0"/>
                  <w:marTop w:val="0"/>
                  <w:marBottom w:val="0"/>
                  <w:divBdr>
                    <w:top w:val="none" w:sz="0" w:space="0" w:color="auto"/>
                    <w:left w:val="none" w:sz="0" w:space="0" w:color="auto"/>
                    <w:bottom w:val="none" w:sz="0" w:space="0" w:color="auto"/>
                    <w:right w:val="none" w:sz="0" w:space="0" w:color="auto"/>
                  </w:divBdr>
                  <w:divsChild>
                    <w:div w:id="1393121824">
                      <w:marLeft w:val="0"/>
                      <w:marRight w:val="0"/>
                      <w:marTop w:val="0"/>
                      <w:marBottom w:val="0"/>
                      <w:divBdr>
                        <w:top w:val="none" w:sz="0" w:space="0" w:color="auto"/>
                        <w:left w:val="none" w:sz="0" w:space="0" w:color="auto"/>
                        <w:bottom w:val="none" w:sz="0" w:space="0" w:color="auto"/>
                        <w:right w:val="none" w:sz="0" w:space="0" w:color="auto"/>
                      </w:divBdr>
                    </w:div>
                  </w:divsChild>
                </w:div>
                <w:div w:id="805780396">
                  <w:marLeft w:val="0"/>
                  <w:marRight w:val="0"/>
                  <w:marTop w:val="0"/>
                  <w:marBottom w:val="0"/>
                  <w:divBdr>
                    <w:top w:val="none" w:sz="0" w:space="0" w:color="auto"/>
                    <w:left w:val="none" w:sz="0" w:space="0" w:color="auto"/>
                    <w:bottom w:val="none" w:sz="0" w:space="0" w:color="auto"/>
                    <w:right w:val="none" w:sz="0" w:space="0" w:color="auto"/>
                  </w:divBdr>
                  <w:divsChild>
                    <w:div w:id="64956767">
                      <w:marLeft w:val="0"/>
                      <w:marRight w:val="0"/>
                      <w:marTop w:val="0"/>
                      <w:marBottom w:val="0"/>
                      <w:divBdr>
                        <w:top w:val="none" w:sz="0" w:space="0" w:color="auto"/>
                        <w:left w:val="none" w:sz="0" w:space="0" w:color="auto"/>
                        <w:bottom w:val="none" w:sz="0" w:space="0" w:color="auto"/>
                        <w:right w:val="none" w:sz="0" w:space="0" w:color="auto"/>
                      </w:divBdr>
                    </w:div>
                  </w:divsChild>
                </w:div>
                <w:div w:id="836504443">
                  <w:marLeft w:val="0"/>
                  <w:marRight w:val="0"/>
                  <w:marTop w:val="0"/>
                  <w:marBottom w:val="0"/>
                  <w:divBdr>
                    <w:top w:val="none" w:sz="0" w:space="0" w:color="auto"/>
                    <w:left w:val="none" w:sz="0" w:space="0" w:color="auto"/>
                    <w:bottom w:val="none" w:sz="0" w:space="0" w:color="auto"/>
                    <w:right w:val="none" w:sz="0" w:space="0" w:color="auto"/>
                  </w:divBdr>
                  <w:divsChild>
                    <w:div w:id="2112895231">
                      <w:marLeft w:val="0"/>
                      <w:marRight w:val="0"/>
                      <w:marTop w:val="0"/>
                      <w:marBottom w:val="0"/>
                      <w:divBdr>
                        <w:top w:val="none" w:sz="0" w:space="0" w:color="auto"/>
                        <w:left w:val="none" w:sz="0" w:space="0" w:color="auto"/>
                        <w:bottom w:val="none" w:sz="0" w:space="0" w:color="auto"/>
                        <w:right w:val="none" w:sz="0" w:space="0" w:color="auto"/>
                      </w:divBdr>
                    </w:div>
                  </w:divsChild>
                </w:div>
                <w:div w:id="845555167">
                  <w:marLeft w:val="0"/>
                  <w:marRight w:val="0"/>
                  <w:marTop w:val="0"/>
                  <w:marBottom w:val="0"/>
                  <w:divBdr>
                    <w:top w:val="none" w:sz="0" w:space="0" w:color="auto"/>
                    <w:left w:val="none" w:sz="0" w:space="0" w:color="auto"/>
                    <w:bottom w:val="none" w:sz="0" w:space="0" w:color="auto"/>
                    <w:right w:val="none" w:sz="0" w:space="0" w:color="auto"/>
                  </w:divBdr>
                  <w:divsChild>
                    <w:div w:id="1342513963">
                      <w:marLeft w:val="0"/>
                      <w:marRight w:val="0"/>
                      <w:marTop w:val="0"/>
                      <w:marBottom w:val="0"/>
                      <w:divBdr>
                        <w:top w:val="none" w:sz="0" w:space="0" w:color="auto"/>
                        <w:left w:val="none" w:sz="0" w:space="0" w:color="auto"/>
                        <w:bottom w:val="none" w:sz="0" w:space="0" w:color="auto"/>
                        <w:right w:val="none" w:sz="0" w:space="0" w:color="auto"/>
                      </w:divBdr>
                    </w:div>
                  </w:divsChild>
                </w:div>
                <w:div w:id="847790894">
                  <w:marLeft w:val="0"/>
                  <w:marRight w:val="0"/>
                  <w:marTop w:val="0"/>
                  <w:marBottom w:val="0"/>
                  <w:divBdr>
                    <w:top w:val="none" w:sz="0" w:space="0" w:color="auto"/>
                    <w:left w:val="none" w:sz="0" w:space="0" w:color="auto"/>
                    <w:bottom w:val="none" w:sz="0" w:space="0" w:color="auto"/>
                    <w:right w:val="none" w:sz="0" w:space="0" w:color="auto"/>
                  </w:divBdr>
                  <w:divsChild>
                    <w:div w:id="403601281">
                      <w:marLeft w:val="0"/>
                      <w:marRight w:val="0"/>
                      <w:marTop w:val="0"/>
                      <w:marBottom w:val="0"/>
                      <w:divBdr>
                        <w:top w:val="none" w:sz="0" w:space="0" w:color="auto"/>
                        <w:left w:val="none" w:sz="0" w:space="0" w:color="auto"/>
                        <w:bottom w:val="none" w:sz="0" w:space="0" w:color="auto"/>
                        <w:right w:val="none" w:sz="0" w:space="0" w:color="auto"/>
                      </w:divBdr>
                    </w:div>
                  </w:divsChild>
                </w:div>
                <w:div w:id="890388758">
                  <w:marLeft w:val="0"/>
                  <w:marRight w:val="0"/>
                  <w:marTop w:val="0"/>
                  <w:marBottom w:val="0"/>
                  <w:divBdr>
                    <w:top w:val="none" w:sz="0" w:space="0" w:color="auto"/>
                    <w:left w:val="none" w:sz="0" w:space="0" w:color="auto"/>
                    <w:bottom w:val="none" w:sz="0" w:space="0" w:color="auto"/>
                    <w:right w:val="none" w:sz="0" w:space="0" w:color="auto"/>
                  </w:divBdr>
                  <w:divsChild>
                    <w:div w:id="1241254030">
                      <w:marLeft w:val="0"/>
                      <w:marRight w:val="0"/>
                      <w:marTop w:val="0"/>
                      <w:marBottom w:val="0"/>
                      <w:divBdr>
                        <w:top w:val="none" w:sz="0" w:space="0" w:color="auto"/>
                        <w:left w:val="none" w:sz="0" w:space="0" w:color="auto"/>
                        <w:bottom w:val="none" w:sz="0" w:space="0" w:color="auto"/>
                        <w:right w:val="none" w:sz="0" w:space="0" w:color="auto"/>
                      </w:divBdr>
                    </w:div>
                  </w:divsChild>
                </w:div>
                <w:div w:id="892623257">
                  <w:marLeft w:val="0"/>
                  <w:marRight w:val="0"/>
                  <w:marTop w:val="0"/>
                  <w:marBottom w:val="0"/>
                  <w:divBdr>
                    <w:top w:val="none" w:sz="0" w:space="0" w:color="auto"/>
                    <w:left w:val="none" w:sz="0" w:space="0" w:color="auto"/>
                    <w:bottom w:val="none" w:sz="0" w:space="0" w:color="auto"/>
                    <w:right w:val="none" w:sz="0" w:space="0" w:color="auto"/>
                  </w:divBdr>
                  <w:divsChild>
                    <w:div w:id="559635017">
                      <w:marLeft w:val="0"/>
                      <w:marRight w:val="0"/>
                      <w:marTop w:val="0"/>
                      <w:marBottom w:val="0"/>
                      <w:divBdr>
                        <w:top w:val="none" w:sz="0" w:space="0" w:color="auto"/>
                        <w:left w:val="none" w:sz="0" w:space="0" w:color="auto"/>
                        <w:bottom w:val="none" w:sz="0" w:space="0" w:color="auto"/>
                        <w:right w:val="none" w:sz="0" w:space="0" w:color="auto"/>
                      </w:divBdr>
                    </w:div>
                  </w:divsChild>
                </w:div>
                <w:div w:id="902375673">
                  <w:marLeft w:val="0"/>
                  <w:marRight w:val="0"/>
                  <w:marTop w:val="0"/>
                  <w:marBottom w:val="0"/>
                  <w:divBdr>
                    <w:top w:val="none" w:sz="0" w:space="0" w:color="auto"/>
                    <w:left w:val="none" w:sz="0" w:space="0" w:color="auto"/>
                    <w:bottom w:val="none" w:sz="0" w:space="0" w:color="auto"/>
                    <w:right w:val="none" w:sz="0" w:space="0" w:color="auto"/>
                  </w:divBdr>
                  <w:divsChild>
                    <w:div w:id="1896503303">
                      <w:marLeft w:val="0"/>
                      <w:marRight w:val="0"/>
                      <w:marTop w:val="0"/>
                      <w:marBottom w:val="0"/>
                      <w:divBdr>
                        <w:top w:val="none" w:sz="0" w:space="0" w:color="auto"/>
                        <w:left w:val="none" w:sz="0" w:space="0" w:color="auto"/>
                        <w:bottom w:val="none" w:sz="0" w:space="0" w:color="auto"/>
                        <w:right w:val="none" w:sz="0" w:space="0" w:color="auto"/>
                      </w:divBdr>
                    </w:div>
                  </w:divsChild>
                </w:div>
                <w:div w:id="919483879">
                  <w:marLeft w:val="0"/>
                  <w:marRight w:val="0"/>
                  <w:marTop w:val="0"/>
                  <w:marBottom w:val="0"/>
                  <w:divBdr>
                    <w:top w:val="none" w:sz="0" w:space="0" w:color="auto"/>
                    <w:left w:val="none" w:sz="0" w:space="0" w:color="auto"/>
                    <w:bottom w:val="none" w:sz="0" w:space="0" w:color="auto"/>
                    <w:right w:val="none" w:sz="0" w:space="0" w:color="auto"/>
                  </w:divBdr>
                  <w:divsChild>
                    <w:div w:id="240986336">
                      <w:marLeft w:val="0"/>
                      <w:marRight w:val="0"/>
                      <w:marTop w:val="0"/>
                      <w:marBottom w:val="0"/>
                      <w:divBdr>
                        <w:top w:val="none" w:sz="0" w:space="0" w:color="auto"/>
                        <w:left w:val="none" w:sz="0" w:space="0" w:color="auto"/>
                        <w:bottom w:val="none" w:sz="0" w:space="0" w:color="auto"/>
                        <w:right w:val="none" w:sz="0" w:space="0" w:color="auto"/>
                      </w:divBdr>
                    </w:div>
                  </w:divsChild>
                </w:div>
                <w:div w:id="921375319">
                  <w:marLeft w:val="0"/>
                  <w:marRight w:val="0"/>
                  <w:marTop w:val="0"/>
                  <w:marBottom w:val="0"/>
                  <w:divBdr>
                    <w:top w:val="none" w:sz="0" w:space="0" w:color="auto"/>
                    <w:left w:val="none" w:sz="0" w:space="0" w:color="auto"/>
                    <w:bottom w:val="none" w:sz="0" w:space="0" w:color="auto"/>
                    <w:right w:val="none" w:sz="0" w:space="0" w:color="auto"/>
                  </w:divBdr>
                  <w:divsChild>
                    <w:div w:id="839151342">
                      <w:marLeft w:val="0"/>
                      <w:marRight w:val="0"/>
                      <w:marTop w:val="0"/>
                      <w:marBottom w:val="0"/>
                      <w:divBdr>
                        <w:top w:val="none" w:sz="0" w:space="0" w:color="auto"/>
                        <w:left w:val="none" w:sz="0" w:space="0" w:color="auto"/>
                        <w:bottom w:val="none" w:sz="0" w:space="0" w:color="auto"/>
                        <w:right w:val="none" w:sz="0" w:space="0" w:color="auto"/>
                      </w:divBdr>
                    </w:div>
                  </w:divsChild>
                </w:div>
                <w:div w:id="927689701">
                  <w:marLeft w:val="0"/>
                  <w:marRight w:val="0"/>
                  <w:marTop w:val="0"/>
                  <w:marBottom w:val="0"/>
                  <w:divBdr>
                    <w:top w:val="none" w:sz="0" w:space="0" w:color="auto"/>
                    <w:left w:val="none" w:sz="0" w:space="0" w:color="auto"/>
                    <w:bottom w:val="none" w:sz="0" w:space="0" w:color="auto"/>
                    <w:right w:val="none" w:sz="0" w:space="0" w:color="auto"/>
                  </w:divBdr>
                  <w:divsChild>
                    <w:div w:id="15473470">
                      <w:marLeft w:val="0"/>
                      <w:marRight w:val="0"/>
                      <w:marTop w:val="0"/>
                      <w:marBottom w:val="0"/>
                      <w:divBdr>
                        <w:top w:val="none" w:sz="0" w:space="0" w:color="auto"/>
                        <w:left w:val="none" w:sz="0" w:space="0" w:color="auto"/>
                        <w:bottom w:val="none" w:sz="0" w:space="0" w:color="auto"/>
                        <w:right w:val="none" w:sz="0" w:space="0" w:color="auto"/>
                      </w:divBdr>
                    </w:div>
                    <w:div w:id="738988812">
                      <w:marLeft w:val="0"/>
                      <w:marRight w:val="0"/>
                      <w:marTop w:val="0"/>
                      <w:marBottom w:val="0"/>
                      <w:divBdr>
                        <w:top w:val="none" w:sz="0" w:space="0" w:color="auto"/>
                        <w:left w:val="none" w:sz="0" w:space="0" w:color="auto"/>
                        <w:bottom w:val="none" w:sz="0" w:space="0" w:color="auto"/>
                        <w:right w:val="none" w:sz="0" w:space="0" w:color="auto"/>
                      </w:divBdr>
                    </w:div>
                    <w:div w:id="824705673">
                      <w:marLeft w:val="0"/>
                      <w:marRight w:val="0"/>
                      <w:marTop w:val="0"/>
                      <w:marBottom w:val="0"/>
                      <w:divBdr>
                        <w:top w:val="none" w:sz="0" w:space="0" w:color="auto"/>
                        <w:left w:val="none" w:sz="0" w:space="0" w:color="auto"/>
                        <w:bottom w:val="none" w:sz="0" w:space="0" w:color="auto"/>
                        <w:right w:val="none" w:sz="0" w:space="0" w:color="auto"/>
                      </w:divBdr>
                    </w:div>
                  </w:divsChild>
                </w:div>
                <w:div w:id="933437235">
                  <w:marLeft w:val="0"/>
                  <w:marRight w:val="0"/>
                  <w:marTop w:val="0"/>
                  <w:marBottom w:val="0"/>
                  <w:divBdr>
                    <w:top w:val="none" w:sz="0" w:space="0" w:color="auto"/>
                    <w:left w:val="none" w:sz="0" w:space="0" w:color="auto"/>
                    <w:bottom w:val="none" w:sz="0" w:space="0" w:color="auto"/>
                    <w:right w:val="none" w:sz="0" w:space="0" w:color="auto"/>
                  </w:divBdr>
                  <w:divsChild>
                    <w:div w:id="1736586115">
                      <w:marLeft w:val="0"/>
                      <w:marRight w:val="0"/>
                      <w:marTop w:val="0"/>
                      <w:marBottom w:val="0"/>
                      <w:divBdr>
                        <w:top w:val="none" w:sz="0" w:space="0" w:color="auto"/>
                        <w:left w:val="none" w:sz="0" w:space="0" w:color="auto"/>
                        <w:bottom w:val="none" w:sz="0" w:space="0" w:color="auto"/>
                        <w:right w:val="none" w:sz="0" w:space="0" w:color="auto"/>
                      </w:divBdr>
                    </w:div>
                  </w:divsChild>
                </w:div>
                <w:div w:id="956444810">
                  <w:marLeft w:val="0"/>
                  <w:marRight w:val="0"/>
                  <w:marTop w:val="0"/>
                  <w:marBottom w:val="0"/>
                  <w:divBdr>
                    <w:top w:val="none" w:sz="0" w:space="0" w:color="auto"/>
                    <w:left w:val="none" w:sz="0" w:space="0" w:color="auto"/>
                    <w:bottom w:val="none" w:sz="0" w:space="0" w:color="auto"/>
                    <w:right w:val="none" w:sz="0" w:space="0" w:color="auto"/>
                  </w:divBdr>
                  <w:divsChild>
                    <w:div w:id="1821115544">
                      <w:marLeft w:val="0"/>
                      <w:marRight w:val="0"/>
                      <w:marTop w:val="0"/>
                      <w:marBottom w:val="0"/>
                      <w:divBdr>
                        <w:top w:val="none" w:sz="0" w:space="0" w:color="auto"/>
                        <w:left w:val="none" w:sz="0" w:space="0" w:color="auto"/>
                        <w:bottom w:val="none" w:sz="0" w:space="0" w:color="auto"/>
                        <w:right w:val="none" w:sz="0" w:space="0" w:color="auto"/>
                      </w:divBdr>
                    </w:div>
                  </w:divsChild>
                </w:div>
                <w:div w:id="1068963172">
                  <w:marLeft w:val="0"/>
                  <w:marRight w:val="0"/>
                  <w:marTop w:val="0"/>
                  <w:marBottom w:val="0"/>
                  <w:divBdr>
                    <w:top w:val="none" w:sz="0" w:space="0" w:color="auto"/>
                    <w:left w:val="none" w:sz="0" w:space="0" w:color="auto"/>
                    <w:bottom w:val="none" w:sz="0" w:space="0" w:color="auto"/>
                    <w:right w:val="none" w:sz="0" w:space="0" w:color="auto"/>
                  </w:divBdr>
                  <w:divsChild>
                    <w:div w:id="1765766504">
                      <w:marLeft w:val="0"/>
                      <w:marRight w:val="0"/>
                      <w:marTop w:val="0"/>
                      <w:marBottom w:val="0"/>
                      <w:divBdr>
                        <w:top w:val="none" w:sz="0" w:space="0" w:color="auto"/>
                        <w:left w:val="none" w:sz="0" w:space="0" w:color="auto"/>
                        <w:bottom w:val="none" w:sz="0" w:space="0" w:color="auto"/>
                        <w:right w:val="none" w:sz="0" w:space="0" w:color="auto"/>
                      </w:divBdr>
                    </w:div>
                  </w:divsChild>
                </w:div>
                <w:div w:id="1093404912">
                  <w:marLeft w:val="0"/>
                  <w:marRight w:val="0"/>
                  <w:marTop w:val="0"/>
                  <w:marBottom w:val="0"/>
                  <w:divBdr>
                    <w:top w:val="none" w:sz="0" w:space="0" w:color="auto"/>
                    <w:left w:val="none" w:sz="0" w:space="0" w:color="auto"/>
                    <w:bottom w:val="none" w:sz="0" w:space="0" w:color="auto"/>
                    <w:right w:val="none" w:sz="0" w:space="0" w:color="auto"/>
                  </w:divBdr>
                  <w:divsChild>
                    <w:div w:id="107166085">
                      <w:marLeft w:val="0"/>
                      <w:marRight w:val="0"/>
                      <w:marTop w:val="0"/>
                      <w:marBottom w:val="0"/>
                      <w:divBdr>
                        <w:top w:val="none" w:sz="0" w:space="0" w:color="auto"/>
                        <w:left w:val="none" w:sz="0" w:space="0" w:color="auto"/>
                        <w:bottom w:val="none" w:sz="0" w:space="0" w:color="auto"/>
                        <w:right w:val="none" w:sz="0" w:space="0" w:color="auto"/>
                      </w:divBdr>
                    </w:div>
                  </w:divsChild>
                </w:div>
                <w:div w:id="1103961157">
                  <w:marLeft w:val="0"/>
                  <w:marRight w:val="0"/>
                  <w:marTop w:val="0"/>
                  <w:marBottom w:val="0"/>
                  <w:divBdr>
                    <w:top w:val="none" w:sz="0" w:space="0" w:color="auto"/>
                    <w:left w:val="none" w:sz="0" w:space="0" w:color="auto"/>
                    <w:bottom w:val="none" w:sz="0" w:space="0" w:color="auto"/>
                    <w:right w:val="none" w:sz="0" w:space="0" w:color="auto"/>
                  </w:divBdr>
                  <w:divsChild>
                    <w:div w:id="233903547">
                      <w:marLeft w:val="0"/>
                      <w:marRight w:val="0"/>
                      <w:marTop w:val="0"/>
                      <w:marBottom w:val="0"/>
                      <w:divBdr>
                        <w:top w:val="none" w:sz="0" w:space="0" w:color="auto"/>
                        <w:left w:val="none" w:sz="0" w:space="0" w:color="auto"/>
                        <w:bottom w:val="none" w:sz="0" w:space="0" w:color="auto"/>
                        <w:right w:val="none" w:sz="0" w:space="0" w:color="auto"/>
                      </w:divBdr>
                    </w:div>
                  </w:divsChild>
                </w:div>
                <w:div w:id="1117287583">
                  <w:marLeft w:val="0"/>
                  <w:marRight w:val="0"/>
                  <w:marTop w:val="0"/>
                  <w:marBottom w:val="0"/>
                  <w:divBdr>
                    <w:top w:val="none" w:sz="0" w:space="0" w:color="auto"/>
                    <w:left w:val="none" w:sz="0" w:space="0" w:color="auto"/>
                    <w:bottom w:val="none" w:sz="0" w:space="0" w:color="auto"/>
                    <w:right w:val="none" w:sz="0" w:space="0" w:color="auto"/>
                  </w:divBdr>
                  <w:divsChild>
                    <w:div w:id="396589083">
                      <w:marLeft w:val="0"/>
                      <w:marRight w:val="0"/>
                      <w:marTop w:val="0"/>
                      <w:marBottom w:val="0"/>
                      <w:divBdr>
                        <w:top w:val="none" w:sz="0" w:space="0" w:color="auto"/>
                        <w:left w:val="none" w:sz="0" w:space="0" w:color="auto"/>
                        <w:bottom w:val="none" w:sz="0" w:space="0" w:color="auto"/>
                        <w:right w:val="none" w:sz="0" w:space="0" w:color="auto"/>
                      </w:divBdr>
                    </w:div>
                  </w:divsChild>
                </w:div>
                <w:div w:id="1168599145">
                  <w:marLeft w:val="0"/>
                  <w:marRight w:val="0"/>
                  <w:marTop w:val="0"/>
                  <w:marBottom w:val="0"/>
                  <w:divBdr>
                    <w:top w:val="none" w:sz="0" w:space="0" w:color="auto"/>
                    <w:left w:val="none" w:sz="0" w:space="0" w:color="auto"/>
                    <w:bottom w:val="none" w:sz="0" w:space="0" w:color="auto"/>
                    <w:right w:val="none" w:sz="0" w:space="0" w:color="auto"/>
                  </w:divBdr>
                  <w:divsChild>
                    <w:div w:id="914631211">
                      <w:marLeft w:val="0"/>
                      <w:marRight w:val="0"/>
                      <w:marTop w:val="0"/>
                      <w:marBottom w:val="0"/>
                      <w:divBdr>
                        <w:top w:val="none" w:sz="0" w:space="0" w:color="auto"/>
                        <w:left w:val="none" w:sz="0" w:space="0" w:color="auto"/>
                        <w:bottom w:val="none" w:sz="0" w:space="0" w:color="auto"/>
                        <w:right w:val="none" w:sz="0" w:space="0" w:color="auto"/>
                      </w:divBdr>
                    </w:div>
                  </w:divsChild>
                </w:div>
                <w:div w:id="1185560932">
                  <w:marLeft w:val="0"/>
                  <w:marRight w:val="0"/>
                  <w:marTop w:val="0"/>
                  <w:marBottom w:val="0"/>
                  <w:divBdr>
                    <w:top w:val="none" w:sz="0" w:space="0" w:color="auto"/>
                    <w:left w:val="none" w:sz="0" w:space="0" w:color="auto"/>
                    <w:bottom w:val="none" w:sz="0" w:space="0" w:color="auto"/>
                    <w:right w:val="none" w:sz="0" w:space="0" w:color="auto"/>
                  </w:divBdr>
                  <w:divsChild>
                    <w:div w:id="1350329913">
                      <w:marLeft w:val="0"/>
                      <w:marRight w:val="0"/>
                      <w:marTop w:val="0"/>
                      <w:marBottom w:val="0"/>
                      <w:divBdr>
                        <w:top w:val="none" w:sz="0" w:space="0" w:color="auto"/>
                        <w:left w:val="none" w:sz="0" w:space="0" w:color="auto"/>
                        <w:bottom w:val="none" w:sz="0" w:space="0" w:color="auto"/>
                        <w:right w:val="none" w:sz="0" w:space="0" w:color="auto"/>
                      </w:divBdr>
                    </w:div>
                  </w:divsChild>
                </w:div>
                <w:div w:id="1221290535">
                  <w:marLeft w:val="0"/>
                  <w:marRight w:val="0"/>
                  <w:marTop w:val="0"/>
                  <w:marBottom w:val="0"/>
                  <w:divBdr>
                    <w:top w:val="none" w:sz="0" w:space="0" w:color="auto"/>
                    <w:left w:val="none" w:sz="0" w:space="0" w:color="auto"/>
                    <w:bottom w:val="none" w:sz="0" w:space="0" w:color="auto"/>
                    <w:right w:val="none" w:sz="0" w:space="0" w:color="auto"/>
                  </w:divBdr>
                  <w:divsChild>
                    <w:div w:id="818503295">
                      <w:marLeft w:val="0"/>
                      <w:marRight w:val="0"/>
                      <w:marTop w:val="0"/>
                      <w:marBottom w:val="0"/>
                      <w:divBdr>
                        <w:top w:val="none" w:sz="0" w:space="0" w:color="auto"/>
                        <w:left w:val="none" w:sz="0" w:space="0" w:color="auto"/>
                        <w:bottom w:val="none" w:sz="0" w:space="0" w:color="auto"/>
                        <w:right w:val="none" w:sz="0" w:space="0" w:color="auto"/>
                      </w:divBdr>
                    </w:div>
                  </w:divsChild>
                </w:div>
                <w:div w:id="1251817806">
                  <w:marLeft w:val="0"/>
                  <w:marRight w:val="0"/>
                  <w:marTop w:val="0"/>
                  <w:marBottom w:val="0"/>
                  <w:divBdr>
                    <w:top w:val="none" w:sz="0" w:space="0" w:color="auto"/>
                    <w:left w:val="none" w:sz="0" w:space="0" w:color="auto"/>
                    <w:bottom w:val="none" w:sz="0" w:space="0" w:color="auto"/>
                    <w:right w:val="none" w:sz="0" w:space="0" w:color="auto"/>
                  </w:divBdr>
                  <w:divsChild>
                    <w:div w:id="222910182">
                      <w:marLeft w:val="0"/>
                      <w:marRight w:val="0"/>
                      <w:marTop w:val="0"/>
                      <w:marBottom w:val="0"/>
                      <w:divBdr>
                        <w:top w:val="none" w:sz="0" w:space="0" w:color="auto"/>
                        <w:left w:val="none" w:sz="0" w:space="0" w:color="auto"/>
                        <w:bottom w:val="none" w:sz="0" w:space="0" w:color="auto"/>
                        <w:right w:val="none" w:sz="0" w:space="0" w:color="auto"/>
                      </w:divBdr>
                    </w:div>
                  </w:divsChild>
                </w:div>
                <w:div w:id="1283271961">
                  <w:marLeft w:val="0"/>
                  <w:marRight w:val="0"/>
                  <w:marTop w:val="0"/>
                  <w:marBottom w:val="0"/>
                  <w:divBdr>
                    <w:top w:val="none" w:sz="0" w:space="0" w:color="auto"/>
                    <w:left w:val="none" w:sz="0" w:space="0" w:color="auto"/>
                    <w:bottom w:val="none" w:sz="0" w:space="0" w:color="auto"/>
                    <w:right w:val="none" w:sz="0" w:space="0" w:color="auto"/>
                  </w:divBdr>
                  <w:divsChild>
                    <w:div w:id="1350987122">
                      <w:marLeft w:val="0"/>
                      <w:marRight w:val="0"/>
                      <w:marTop w:val="0"/>
                      <w:marBottom w:val="0"/>
                      <w:divBdr>
                        <w:top w:val="none" w:sz="0" w:space="0" w:color="auto"/>
                        <w:left w:val="none" w:sz="0" w:space="0" w:color="auto"/>
                        <w:bottom w:val="none" w:sz="0" w:space="0" w:color="auto"/>
                        <w:right w:val="none" w:sz="0" w:space="0" w:color="auto"/>
                      </w:divBdr>
                    </w:div>
                  </w:divsChild>
                </w:div>
                <w:div w:id="1288774776">
                  <w:marLeft w:val="0"/>
                  <w:marRight w:val="0"/>
                  <w:marTop w:val="0"/>
                  <w:marBottom w:val="0"/>
                  <w:divBdr>
                    <w:top w:val="none" w:sz="0" w:space="0" w:color="auto"/>
                    <w:left w:val="none" w:sz="0" w:space="0" w:color="auto"/>
                    <w:bottom w:val="none" w:sz="0" w:space="0" w:color="auto"/>
                    <w:right w:val="none" w:sz="0" w:space="0" w:color="auto"/>
                  </w:divBdr>
                  <w:divsChild>
                    <w:div w:id="2056149697">
                      <w:marLeft w:val="0"/>
                      <w:marRight w:val="0"/>
                      <w:marTop w:val="0"/>
                      <w:marBottom w:val="0"/>
                      <w:divBdr>
                        <w:top w:val="none" w:sz="0" w:space="0" w:color="auto"/>
                        <w:left w:val="none" w:sz="0" w:space="0" w:color="auto"/>
                        <w:bottom w:val="none" w:sz="0" w:space="0" w:color="auto"/>
                        <w:right w:val="none" w:sz="0" w:space="0" w:color="auto"/>
                      </w:divBdr>
                    </w:div>
                  </w:divsChild>
                </w:div>
                <w:div w:id="1323894983">
                  <w:marLeft w:val="0"/>
                  <w:marRight w:val="0"/>
                  <w:marTop w:val="0"/>
                  <w:marBottom w:val="0"/>
                  <w:divBdr>
                    <w:top w:val="none" w:sz="0" w:space="0" w:color="auto"/>
                    <w:left w:val="none" w:sz="0" w:space="0" w:color="auto"/>
                    <w:bottom w:val="none" w:sz="0" w:space="0" w:color="auto"/>
                    <w:right w:val="none" w:sz="0" w:space="0" w:color="auto"/>
                  </w:divBdr>
                  <w:divsChild>
                    <w:div w:id="470631060">
                      <w:marLeft w:val="0"/>
                      <w:marRight w:val="0"/>
                      <w:marTop w:val="0"/>
                      <w:marBottom w:val="0"/>
                      <w:divBdr>
                        <w:top w:val="none" w:sz="0" w:space="0" w:color="auto"/>
                        <w:left w:val="none" w:sz="0" w:space="0" w:color="auto"/>
                        <w:bottom w:val="none" w:sz="0" w:space="0" w:color="auto"/>
                        <w:right w:val="none" w:sz="0" w:space="0" w:color="auto"/>
                      </w:divBdr>
                    </w:div>
                  </w:divsChild>
                </w:div>
                <w:div w:id="1331906757">
                  <w:marLeft w:val="0"/>
                  <w:marRight w:val="0"/>
                  <w:marTop w:val="0"/>
                  <w:marBottom w:val="0"/>
                  <w:divBdr>
                    <w:top w:val="none" w:sz="0" w:space="0" w:color="auto"/>
                    <w:left w:val="none" w:sz="0" w:space="0" w:color="auto"/>
                    <w:bottom w:val="none" w:sz="0" w:space="0" w:color="auto"/>
                    <w:right w:val="none" w:sz="0" w:space="0" w:color="auto"/>
                  </w:divBdr>
                  <w:divsChild>
                    <w:div w:id="1613322065">
                      <w:marLeft w:val="0"/>
                      <w:marRight w:val="0"/>
                      <w:marTop w:val="0"/>
                      <w:marBottom w:val="0"/>
                      <w:divBdr>
                        <w:top w:val="none" w:sz="0" w:space="0" w:color="auto"/>
                        <w:left w:val="none" w:sz="0" w:space="0" w:color="auto"/>
                        <w:bottom w:val="none" w:sz="0" w:space="0" w:color="auto"/>
                        <w:right w:val="none" w:sz="0" w:space="0" w:color="auto"/>
                      </w:divBdr>
                    </w:div>
                  </w:divsChild>
                </w:div>
                <w:div w:id="1334333364">
                  <w:marLeft w:val="0"/>
                  <w:marRight w:val="0"/>
                  <w:marTop w:val="0"/>
                  <w:marBottom w:val="0"/>
                  <w:divBdr>
                    <w:top w:val="none" w:sz="0" w:space="0" w:color="auto"/>
                    <w:left w:val="none" w:sz="0" w:space="0" w:color="auto"/>
                    <w:bottom w:val="none" w:sz="0" w:space="0" w:color="auto"/>
                    <w:right w:val="none" w:sz="0" w:space="0" w:color="auto"/>
                  </w:divBdr>
                  <w:divsChild>
                    <w:div w:id="685402315">
                      <w:marLeft w:val="0"/>
                      <w:marRight w:val="0"/>
                      <w:marTop w:val="0"/>
                      <w:marBottom w:val="0"/>
                      <w:divBdr>
                        <w:top w:val="none" w:sz="0" w:space="0" w:color="auto"/>
                        <w:left w:val="none" w:sz="0" w:space="0" w:color="auto"/>
                        <w:bottom w:val="none" w:sz="0" w:space="0" w:color="auto"/>
                        <w:right w:val="none" w:sz="0" w:space="0" w:color="auto"/>
                      </w:divBdr>
                    </w:div>
                  </w:divsChild>
                </w:div>
                <w:div w:id="1355036525">
                  <w:marLeft w:val="0"/>
                  <w:marRight w:val="0"/>
                  <w:marTop w:val="0"/>
                  <w:marBottom w:val="0"/>
                  <w:divBdr>
                    <w:top w:val="none" w:sz="0" w:space="0" w:color="auto"/>
                    <w:left w:val="none" w:sz="0" w:space="0" w:color="auto"/>
                    <w:bottom w:val="none" w:sz="0" w:space="0" w:color="auto"/>
                    <w:right w:val="none" w:sz="0" w:space="0" w:color="auto"/>
                  </w:divBdr>
                  <w:divsChild>
                    <w:div w:id="172377649">
                      <w:marLeft w:val="0"/>
                      <w:marRight w:val="0"/>
                      <w:marTop w:val="0"/>
                      <w:marBottom w:val="0"/>
                      <w:divBdr>
                        <w:top w:val="none" w:sz="0" w:space="0" w:color="auto"/>
                        <w:left w:val="none" w:sz="0" w:space="0" w:color="auto"/>
                        <w:bottom w:val="none" w:sz="0" w:space="0" w:color="auto"/>
                        <w:right w:val="none" w:sz="0" w:space="0" w:color="auto"/>
                      </w:divBdr>
                    </w:div>
                  </w:divsChild>
                </w:div>
                <w:div w:id="1370957936">
                  <w:marLeft w:val="0"/>
                  <w:marRight w:val="0"/>
                  <w:marTop w:val="0"/>
                  <w:marBottom w:val="0"/>
                  <w:divBdr>
                    <w:top w:val="none" w:sz="0" w:space="0" w:color="auto"/>
                    <w:left w:val="none" w:sz="0" w:space="0" w:color="auto"/>
                    <w:bottom w:val="none" w:sz="0" w:space="0" w:color="auto"/>
                    <w:right w:val="none" w:sz="0" w:space="0" w:color="auto"/>
                  </w:divBdr>
                  <w:divsChild>
                    <w:div w:id="1121193353">
                      <w:marLeft w:val="0"/>
                      <w:marRight w:val="0"/>
                      <w:marTop w:val="0"/>
                      <w:marBottom w:val="0"/>
                      <w:divBdr>
                        <w:top w:val="none" w:sz="0" w:space="0" w:color="auto"/>
                        <w:left w:val="none" w:sz="0" w:space="0" w:color="auto"/>
                        <w:bottom w:val="none" w:sz="0" w:space="0" w:color="auto"/>
                        <w:right w:val="none" w:sz="0" w:space="0" w:color="auto"/>
                      </w:divBdr>
                    </w:div>
                  </w:divsChild>
                </w:div>
                <w:div w:id="1403941474">
                  <w:marLeft w:val="0"/>
                  <w:marRight w:val="0"/>
                  <w:marTop w:val="0"/>
                  <w:marBottom w:val="0"/>
                  <w:divBdr>
                    <w:top w:val="none" w:sz="0" w:space="0" w:color="auto"/>
                    <w:left w:val="none" w:sz="0" w:space="0" w:color="auto"/>
                    <w:bottom w:val="none" w:sz="0" w:space="0" w:color="auto"/>
                    <w:right w:val="none" w:sz="0" w:space="0" w:color="auto"/>
                  </w:divBdr>
                  <w:divsChild>
                    <w:div w:id="1175732317">
                      <w:marLeft w:val="0"/>
                      <w:marRight w:val="0"/>
                      <w:marTop w:val="0"/>
                      <w:marBottom w:val="0"/>
                      <w:divBdr>
                        <w:top w:val="none" w:sz="0" w:space="0" w:color="auto"/>
                        <w:left w:val="none" w:sz="0" w:space="0" w:color="auto"/>
                        <w:bottom w:val="none" w:sz="0" w:space="0" w:color="auto"/>
                        <w:right w:val="none" w:sz="0" w:space="0" w:color="auto"/>
                      </w:divBdr>
                    </w:div>
                  </w:divsChild>
                </w:div>
                <w:div w:id="1415787621">
                  <w:marLeft w:val="0"/>
                  <w:marRight w:val="0"/>
                  <w:marTop w:val="0"/>
                  <w:marBottom w:val="0"/>
                  <w:divBdr>
                    <w:top w:val="none" w:sz="0" w:space="0" w:color="auto"/>
                    <w:left w:val="none" w:sz="0" w:space="0" w:color="auto"/>
                    <w:bottom w:val="none" w:sz="0" w:space="0" w:color="auto"/>
                    <w:right w:val="none" w:sz="0" w:space="0" w:color="auto"/>
                  </w:divBdr>
                  <w:divsChild>
                    <w:div w:id="1421947790">
                      <w:marLeft w:val="0"/>
                      <w:marRight w:val="0"/>
                      <w:marTop w:val="0"/>
                      <w:marBottom w:val="0"/>
                      <w:divBdr>
                        <w:top w:val="none" w:sz="0" w:space="0" w:color="auto"/>
                        <w:left w:val="none" w:sz="0" w:space="0" w:color="auto"/>
                        <w:bottom w:val="none" w:sz="0" w:space="0" w:color="auto"/>
                        <w:right w:val="none" w:sz="0" w:space="0" w:color="auto"/>
                      </w:divBdr>
                    </w:div>
                  </w:divsChild>
                </w:div>
                <w:div w:id="1423451858">
                  <w:marLeft w:val="0"/>
                  <w:marRight w:val="0"/>
                  <w:marTop w:val="0"/>
                  <w:marBottom w:val="0"/>
                  <w:divBdr>
                    <w:top w:val="none" w:sz="0" w:space="0" w:color="auto"/>
                    <w:left w:val="none" w:sz="0" w:space="0" w:color="auto"/>
                    <w:bottom w:val="none" w:sz="0" w:space="0" w:color="auto"/>
                    <w:right w:val="none" w:sz="0" w:space="0" w:color="auto"/>
                  </w:divBdr>
                  <w:divsChild>
                    <w:div w:id="521749598">
                      <w:marLeft w:val="0"/>
                      <w:marRight w:val="0"/>
                      <w:marTop w:val="0"/>
                      <w:marBottom w:val="0"/>
                      <w:divBdr>
                        <w:top w:val="none" w:sz="0" w:space="0" w:color="auto"/>
                        <w:left w:val="none" w:sz="0" w:space="0" w:color="auto"/>
                        <w:bottom w:val="none" w:sz="0" w:space="0" w:color="auto"/>
                        <w:right w:val="none" w:sz="0" w:space="0" w:color="auto"/>
                      </w:divBdr>
                    </w:div>
                  </w:divsChild>
                </w:div>
                <w:div w:id="1427309898">
                  <w:marLeft w:val="0"/>
                  <w:marRight w:val="0"/>
                  <w:marTop w:val="0"/>
                  <w:marBottom w:val="0"/>
                  <w:divBdr>
                    <w:top w:val="none" w:sz="0" w:space="0" w:color="auto"/>
                    <w:left w:val="none" w:sz="0" w:space="0" w:color="auto"/>
                    <w:bottom w:val="none" w:sz="0" w:space="0" w:color="auto"/>
                    <w:right w:val="none" w:sz="0" w:space="0" w:color="auto"/>
                  </w:divBdr>
                  <w:divsChild>
                    <w:div w:id="1647934458">
                      <w:marLeft w:val="0"/>
                      <w:marRight w:val="0"/>
                      <w:marTop w:val="0"/>
                      <w:marBottom w:val="0"/>
                      <w:divBdr>
                        <w:top w:val="none" w:sz="0" w:space="0" w:color="auto"/>
                        <w:left w:val="none" w:sz="0" w:space="0" w:color="auto"/>
                        <w:bottom w:val="none" w:sz="0" w:space="0" w:color="auto"/>
                        <w:right w:val="none" w:sz="0" w:space="0" w:color="auto"/>
                      </w:divBdr>
                    </w:div>
                  </w:divsChild>
                </w:div>
                <w:div w:id="1436636133">
                  <w:marLeft w:val="0"/>
                  <w:marRight w:val="0"/>
                  <w:marTop w:val="0"/>
                  <w:marBottom w:val="0"/>
                  <w:divBdr>
                    <w:top w:val="none" w:sz="0" w:space="0" w:color="auto"/>
                    <w:left w:val="none" w:sz="0" w:space="0" w:color="auto"/>
                    <w:bottom w:val="none" w:sz="0" w:space="0" w:color="auto"/>
                    <w:right w:val="none" w:sz="0" w:space="0" w:color="auto"/>
                  </w:divBdr>
                  <w:divsChild>
                    <w:div w:id="729613585">
                      <w:marLeft w:val="0"/>
                      <w:marRight w:val="0"/>
                      <w:marTop w:val="0"/>
                      <w:marBottom w:val="0"/>
                      <w:divBdr>
                        <w:top w:val="none" w:sz="0" w:space="0" w:color="auto"/>
                        <w:left w:val="none" w:sz="0" w:space="0" w:color="auto"/>
                        <w:bottom w:val="none" w:sz="0" w:space="0" w:color="auto"/>
                        <w:right w:val="none" w:sz="0" w:space="0" w:color="auto"/>
                      </w:divBdr>
                    </w:div>
                  </w:divsChild>
                </w:div>
                <w:div w:id="1439447750">
                  <w:marLeft w:val="0"/>
                  <w:marRight w:val="0"/>
                  <w:marTop w:val="0"/>
                  <w:marBottom w:val="0"/>
                  <w:divBdr>
                    <w:top w:val="none" w:sz="0" w:space="0" w:color="auto"/>
                    <w:left w:val="none" w:sz="0" w:space="0" w:color="auto"/>
                    <w:bottom w:val="none" w:sz="0" w:space="0" w:color="auto"/>
                    <w:right w:val="none" w:sz="0" w:space="0" w:color="auto"/>
                  </w:divBdr>
                  <w:divsChild>
                    <w:div w:id="1339847784">
                      <w:marLeft w:val="0"/>
                      <w:marRight w:val="0"/>
                      <w:marTop w:val="0"/>
                      <w:marBottom w:val="0"/>
                      <w:divBdr>
                        <w:top w:val="none" w:sz="0" w:space="0" w:color="auto"/>
                        <w:left w:val="none" w:sz="0" w:space="0" w:color="auto"/>
                        <w:bottom w:val="none" w:sz="0" w:space="0" w:color="auto"/>
                        <w:right w:val="none" w:sz="0" w:space="0" w:color="auto"/>
                      </w:divBdr>
                    </w:div>
                  </w:divsChild>
                </w:div>
                <w:div w:id="1446148742">
                  <w:marLeft w:val="0"/>
                  <w:marRight w:val="0"/>
                  <w:marTop w:val="0"/>
                  <w:marBottom w:val="0"/>
                  <w:divBdr>
                    <w:top w:val="none" w:sz="0" w:space="0" w:color="auto"/>
                    <w:left w:val="none" w:sz="0" w:space="0" w:color="auto"/>
                    <w:bottom w:val="none" w:sz="0" w:space="0" w:color="auto"/>
                    <w:right w:val="none" w:sz="0" w:space="0" w:color="auto"/>
                  </w:divBdr>
                  <w:divsChild>
                    <w:div w:id="1918857333">
                      <w:marLeft w:val="0"/>
                      <w:marRight w:val="0"/>
                      <w:marTop w:val="0"/>
                      <w:marBottom w:val="0"/>
                      <w:divBdr>
                        <w:top w:val="none" w:sz="0" w:space="0" w:color="auto"/>
                        <w:left w:val="none" w:sz="0" w:space="0" w:color="auto"/>
                        <w:bottom w:val="none" w:sz="0" w:space="0" w:color="auto"/>
                        <w:right w:val="none" w:sz="0" w:space="0" w:color="auto"/>
                      </w:divBdr>
                    </w:div>
                  </w:divsChild>
                </w:div>
                <w:div w:id="1450660243">
                  <w:marLeft w:val="0"/>
                  <w:marRight w:val="0"/>
                  <w:marTop w:val="0"/>
                  <w:marBottom w:val="0"/>
                  <w:divBdr>
                    <w:top w:val="none" w:sz="0" w:space="0" w:color="auto"/>
                    <w:left w:val="none" w:sz="0" w:space="0" w:color="auto"/>
                    <w:bottom w:val="none" w:sz="0" w:space="0" w:color="auto"/>
                    <w:right w:val="none" w:sz="0" w:space="0" w:color="auto"/>
                  </w:divBdr>
                  <w:divsChild>
                    <w:div w:id="1810786110">
                      <w:marLeft w:val="0"/>
                      <w:marRight w:val="0"/>
                      <w:marTop w:val="0"/>
                      <w:marBottom w:val="0"/>
                      <w:divBdr>
                        <w:top w:val="none" w:sz="0" w:space="0" w:color="auto"/>
                        <w:left w:val="none" w:sz="0" w:space="0" w:color="auto"/>
                        <w:bottom w:val="none" w:sz="0" w:space="0" w:color="auto"/>
                        <w:right w:val="none" w:sz="0" w:space="0" w:color="auto"/>
                      </w:divBdr>
                    </w:div>
                  </w:divsChild>
                </w:div>
                <w:div w:id="1460567415">
                  <w:marLeft w:val="0"/>
                  <w:marRight w:val="0"/>
                  <w:marTop w:val="0"/>
                  <w:marBottom w:val="0"/>
                  <w:divBdr>
                    <w:top w:val="none" w:sz="0" w:space="0" w:color="auto"/>
                    <w:left w:val="none" w:sz="0" w:space="0" w:color="auto"/>
                    <w:bottom w:val="none" w:sz="0" w:space="0" w:color="auto"/>
                    <w:right w:val="none" w:sz="0" w:space="0" w:color="auto"/>
                  </w:divBdr>
                  <w:divsChild>
                    <w:div w:id="610866183">
                      <w:marLeft w:val="0"/>
                      <w:marRight w:val="0"/>
                      <w:marTop w:val="0"/>
                      <w:marBottom w:val="0"/>
                      <w:divBdr>
                        <w:top w:val="none" w:sz="0" w:space="0" w:color="auto"/>
                        <w:left w:val="none" w:sz="0" w:space="0" w:color="auto"/>
                        <w:bottom w:val="none" w:sz="0" w:space="0" w:color="auto"/>
                        <w:right w:val="none" w:sz="0" w:space="0" w:color="auto"/>
                      </w:divBdr>
                    </w:div>
                  </w:divsChild>
                </w:div>
                <w:div w:id="1463695390">
                  <w:marLeft w:val="0"/>
                  <w:marRight w:val="0"/>
                  <w:marTop w:val="0"/>
                  <w:marBottom w:val="0"/>
                  <w:divBdr>
                    <w:top w:val="none" w:sz="0" w:space="0" w:color="auto"/>
                    <w:left w:val="none" w:sz="0" w:space="0" w:color="auto"/>
                    <w:bottom w:val="none" w:sz="0" w:space="0" w:color="auto"/>
                    <w:right w:val="none" w:sz="0" w:space="0" w:color="auto"/>
                  </w:divBdr>
                  <w:divsChild>
                    <w:div w:id="386340447">
                      <w:marLeft w:val="0"/>
                      <w:marRight w:val="0"/>
                      <w:marTop w:val="0"/>
                      <w:marBottom w:val="0"/>
                      <w:divBdr>
                        <w:top w:val="none" w:sz="0" w:space="0" w:color="auto"/>
                        <w:left w:val="none" w:sz="0" w:space="0" w:color="auto"/>
                        <w:bottom w:val="none" w:sz="0" w:space="0" w:color="auto"/>
                        <w:right w:val="none" w:sz="0" w:space="0" w:color="auto"/>
                      </w:divBdr>
                    </w:div>
                  </w:divsChild>
                </w:div>
                <w:div w:id="1471827577">
                  <w:marLeft w:val="0"/>
                  <w:marRight w:val="0"/>
                  <w:marTop w:val="0"/>
                  <w:marBottom w:val="0"/>
                  <w:divBdr>
                    <w:top w:val="none" w:sz="0" w:space="0" w:color="auto"/>
                    <w:left w:val="none" w:sz="0" w:space="0" w:color="auto"/>
                    <w:bottom w:val="none" w:sz="0" w:space="0" w:color="auto"/>
                    <w:right w:val="none" w:sz="0" w:space="0" w:color="auto"/>
                  </w:divBdr>
                  <w:divsChild>
                    <w:div w:id="433593428">
                      <w:marLeft w:val="0"/>
                      <w:marRight w:val="0"/>
                      <w:marTop w:val="0"/>
                      <w:marBottom w:val="0"/>
                      <w:divBdr>
                        <w:top w:val="none" w:sz="0" w:space="0" w:color="auto"/>
                        <w:left w:val="none" w:sz="0" w:space="0" w:color="auto"/>
                        <w:bottom w:val="none" w:sz="0" w:space="0" w:color="auto"/>
                        <w:right w:val="none" w:sz="0" w:space="0" w:color="auto"/>
                      </w:divBdr>
                    </w:div>
                  </w:divsChild>
                </w:div>
                <w:div w:id="1519465128">
                  <w:marLeft w:val="0"/>
                  <w:marRight w:val="0"/>
                  <w:marTop w:val="0"/>
                  <w:marBottom w:val="0"/>
                  <w:divBdr>
                    <w:top w:val="none" w:sz="0" w:space="0" w:color="auto"/>
                    <w:left w:val="none" w:sz="0" w:space="0" w:color="auto"/>
                    <w:bottom w:val="none" w:sz="0" w:space="0" w:color="auto"/>
                    <w:right w:val="none" w:sz="0" w:space="0" w:color="auto"/>
                  </w:divBdr>
                  <w:divsChild>
                    <w:div w:id="1855142958">
                      <w:marLeft w:val="0"/>
                      <w:marRight w:val="0"/>
                      <w:marTop w:val="0"/>
                      <w:marBottom w:val="0"/>
                      <w:divBdr>
                        <w:top w:val="none" w:sz="0" w:space="0" w:color="auto"/>
                        <w:left w:val="none" w:sz="0" w:space="0" w:color="auto"/>
                        <w:bottom w:val="none" w:sz="0" w:space="0" w:color="auto"/>
                        <w:right w:val="none" w:sz="0" w:space="0" w:color="auto"/>
                      </w:divBdr>
                    </w:div>
                  </w:divsChild>
                </w:div>
                <w:div w:id="1526482221">
                  <w:marLeft w:val="0"/>
                  <w:marRight w:val="0"/>
                  <w:marTop w:val="0"/>
                  <w:marBottom w:val="0"/>
                  <w:divBdr>
                    <w:top w:val="none" w:sz="0" w:space="0" w:color="auto"/>
                    <w:left w:val="none" w:sz="0" w:space="0" w:color="auto"/>
                    <w:bottom w:val="none" w:sz="0" w:space="0" w:color="auto"/>
                    <w:right w:val="none" w:sz="0" w:space="0" w:color="auto"/>
                  </w:divBdr>
                  <w:divsChild>
                    <w:div w:id="452024277">
                      <w:marLeft w:val="0"/>
                      <w:marRight w:val="0"/>
                      <w:marTop w:val="0"/>
                      <w:marBottom w:val="0"/>
                      <w:divBdr>
                        <w:top w:val="none" w:sz="0" w:space="0" w:color="auto"/>
                        <w:left w:val="none" w:sz="0" w:space="0" w:color="auto"/>
                        <w:bottom w:val="none" w:sz="0" w:space="0" w:color="auto"/>
                        <w:right w:val="none" w:sz="0" w:space="0" w:color="auto"/>
                      </w:divBdr>
                    </w:div>
                    <w:div w:id="648093634">
                      <w:marLeft w:val="0"/>
                      <w:marRight w:val="0"/>
                      <w:marTop w:val="0"/>
                      <w:marBottom w:val="0"/>
                      <w:divBdr>
                        <w:top w:val="none" w:sz="0" w:space="0" w:color="auto"/>
                        <w:left w:val="none" w:sz="0" w:space="0" w:color="auto"/>
                        <w:bottom w:val="none" w:sz="0" w:space="0" w:color="auto"/>
                        <w:right w:val="none" w:sz="0" w:space="0" w:color="auto"/>
                      </w:divBdr>
                    </w:div>
                  </w:divsChild>
                </w:div>
                <w:div w:id="1540438302">
                  <w:marLeft w:val="0"/>
                  <w:marRight w:val="0"/>
                  <w:marTop w:val="0"/>
                  <w:marBottom w:val="0"/>
                  <w:divBdr>
                    <w:top w:val="none" w:sz="0" w:space="0" w:color="auto"/>
                    <w:left w:val="none" w:sz="0" w:space="0" w:color="auto"/>
                    <w:bottom w:val="none" w:sz="0" w:space="0" w:color="auto"/>
                    <w:right w:val="none" w:sz="0" w:space="0" w:color="auto"/>
                  </w:divBdr>
                  <w:divsChild>
                    <w:div w:id="71974975">
                      <w:marLeft w:val="0"/>
                      <w:marRight w:val="0"/>
                      <w:marTop w:val="0"/>
                      <w:marBottom w:val="0"/>
                      <w:divBdr>
                        <w:top w:val="none" w:sz="0" w:space="0" w:color="auto"/>
                        <w:left w:val="none" w:sz="0" w:space="0" w:color="auto"/>
                        <w:bottom w:val="none" w:sz="0" w:space="0" w:color="auto"/>
                        <w:right w:val="none" w:sz="0" w:space="0" w:color="auto"/>
                      </w:divBdr>
                    </w:div>
                  </w:divsChild>
                </w:div>
                <w:div w:id="1551185452">
                  <w:marLeft w:val="0"/>
                  <w:marRight w:val="0"/>
                  <w:marTop w:val="0"/>
                  <w:marBottom w:val="0"/>
                  <w:divBdr>
                    <w:top w:val="none" w:sz="0" w:space="0" w:color="auto"/>
                    <w:left w:val="none" w:sz="0" w:space="0" w:color="auto"/>
                    <w:bottom w:val="none" w:sz="0" w:space="0" w:color="auto"/>
                    <w:right w:val="none" w:sz="0" w:space="0" w:color="auto"/>
                  </w:divBdr>
                  <w:divsChild>
                    <w:div w:id="431558596">
                      <w:marLeft w:val="0"/>
                      <w:marRight w:val="0"/>
                      <w:marTop w:val="0"/>
                      <w:marBottom w:val="0"/>
                      <w:divBdr>
                        <w:top w:val="none" w:sz="0" w:space="0" w:color="auto"/>
                        <w:left w:val="none" w:sz="0" w:space="0" w:color="auto"/>
                        <w:bottom w:val="none" w:sz="0" w:space="0" w:color="auto"/>
                        <w:right w:val="none" w:sz="0" w:space="0" w:color="auto"/>
                      </w:divBdr>
                    </w:div>
                  </w:divsChild>
                </w:div>
                <w:div w:id="1571454438">
                  <w:marLeft w:val="0"/>
                  <w:marRight w:val="0"/>
                  <w:marTop w:val="0"/>
                  <w:marBottom w:val="0"/>
                  <w:divBdr>
                    <w:top w:val="none" w:sz="0" w:space="0" w:color="auto"/>
                    <w:left w:val="none" w:sz="0" w:space="0" w:color="auto"/>
                    <w:bottom w:val="none" w:sz="0" w:space="0" w:color="auto"/>
                    <w:right w:val="none" w:sz="0" w:space="0" w:color="auto"/>
                  </w:divBdr>
                  <w:divsChild>
                    <w:div w:id="151719149">
                      <w:marLeft w:val="0"/>
                      <w:marRight w:val="0"/>
                      <w:marTop w:val="0"/>
                      <w:marBottom w:val="0"/>
                      <w:divBdr>
                        <w:top w:val="none" w:sz="0" w:space="0" w:color="auto"/>
                        <w:left w:val="none" w:sz="0" w:space="0" w:color="auto"/>
                        <w:bottom w:val="none" w:sz="0" w:space="0" w:color="auto"/>
                        <w:right w:val="none" w:sz="0" w:space="0" w:color="auto"/>
                      </w:divBdr>
                    </w:div>
                  </w:divsChild>
                </w:div>
                <w:div w:id="1586963257">
                  <w:marLeft w:val="0"/>
                  <w:marRight w:val="0"/>
                  <w:marTop w:val="0"/>
                  <w:marBottom w:val="0"/>
                  <w:divBdr>
                    <w:top w:val="none" w:sz="0" w:space="0" w:color="auto"/>
                    <w:left w:val="none" w:sz="0" w:space="0" w:color="auto"/>
                    <w:bottom w:val="none" w:sz="0" w:space="0" w:color="auto"/>
                    <w:right w:val="none" w:sz="0" w:space="0" w:color="auto"/>
                  </w:divBdr>
                  <w:divsChild>
                    <w:div w:id="1886134964">
                      <w:marLeft w:val="0"/>
                      <w:marRight w:val="0"/>
                      <w:marTop w:val="0"/>
                      <w:marBottom w:val="0"/>
                      <w:divBdr>
                        <w:top w:val="none" w:sz="0" w:space="0" w:color="auto"/>
                        <w:left w:val="none" w:sz="0" w:space="0" w:color="auto"/>
                        <w:bottom w:val="none" w:sz="0" w:space="0" w:color="auto"/>
                        <w:right w:val="none" w:sz="0" w:space="0" w:color="auto"/>
                      </w:divBdr>
                    </w:div>
                  </w:divsChild>
                </w:div>
                <w:div w:id="1623070430">
                  <w:marLeft w:val="0"/>
                  <w:marRight w:val="0"/>
                  <w:marTop w:val="0"/>
                  <w:marBottom w:val="0"/>
                  <w:divBdr>
                    <w:top w:val="none" w:sz="0" w:space="0" w:color="auto"/>
                    <w:left w:val="none" w:sz="0" w:space="0" w:color="auto"/>
                    <w:bottom w:val="none" w:sz="0" w:space="0" w:color="auto"/>
                    <w:right w:val="none" w:sz="0" w:space="0" w:color="auto"/>
                  </w:divBdr>
                  <w:divsChild>
                    <w:div w:id="1378358903">
                      <w:marLeft w:val="0"/>
                      <w:marRight w:val="0"/>
                      <w:marTop w:val="0"/>
                      <w:marBottom w:val="0"/>
                      <w:divBdr>
                        <w:top w:val="none" w:sz="0" w:space="0" w:color="auto"/>
                        <w:left w:val="none" w:sz="0" w:space="0" w:color="auto"/>
                        <w:bottom w:val="none" w:sz="0" w:space="0" w:color="auto"/>
                        <w:right w:val="none" w:sz="0" w:space="0" w:color="auto"/>
                      </w:divBdr>
                    </w:div>
                  </w:divsChild>
                </w:div>
                <w:div w:id="1639873052">
                  <w:marLeft w:val="0"/>
                  <w:marRight w:val="0"/>
                  <w:marTop w:val="0"/>
                  <w:marBottom w:val="0"/>
                  <w:divBdr>
                    <w:top w:val="none" w:sz="0" w:space="0" w:color="auto"/>
                    <w:left w:val="none" w:sz="0" w:space="0" w:color="auto"/>
                    <w:bottom w:val="none" w:sz="0" w:space="0" w:color="auto"/>
                    <w:right w:val="none" w:sz="0" w:space="0" w:color="auto"/>
                  </w:divBdr>
                  <w:divsChild>
                    <w:div w:id="963969503">
                      <w:marLeft w:val="0"/>
                      <w:marRight w:val="0"/>
                      <w:marTop w:val="0"/>
                      <w:marBottom w:val="0"/>
                      <w:divBdr>
                        <w:top w:val="none" w:sz="0" w:space="0" w:color="auto"/>
                        <w:left w:val="none" w:sz="0" w:space="0" w:color="auto"/>
                        <w:bottom w:val="none" w:sz="0" w:space="0" w:color="auto"/>
                        <w:right w:val="none" w:sz="0" w:space="0" w:color="auto"/>
                      </w:divBdr>
                    </w:div>
                  </w:divsChild>
                </w:div>
                <w:div w:id="1640959091">
                  <w:marLeft w:val="0"/>
                  <w:marRight w:val="0"/>
                  <w:marTop w:val="0"/>
                  <w:marBottom w:val="0"/>
                  <w:divBdr>
                    <w:top w:val="none" w:sz="0" w:space="0" w:color="auto"/>
                    <w:left w:val="none" w:sz="0" w:space="0" w:color="auto"/>
                    <w:bottom w:val="none" w:sz="0" w:space="0" w:color="auto"/>
                    <w:right w:val="none" w:sz="0" w:space="0" w:color="auto"/>
                  </w:divBdr>
                  <w:divsChild>
                    <w:div w:id="217519949">
                      <w:marLeft w:val="0"/>
                      <w:marRight w:val="0"/>
                      <w:marTop w:val="0"/>
                      <w:marBottom w:val="0"/>
                      <w:divBdr>
                        <w:top w:val="none" w:sz="0" w:space="0" w:color="auto"/>
                        <w:left w:val="none" w:sz="0" w:space="0" w:color="auto"/>
                        <w:bottom w:val="none" w:sz="0" w:space="0" w:color="auto"/>
                        <w:right w:val="none" w:sz="0" w:space="0" w:color="auto"/>
                      </w:divBdr>
                    </w:div>
                    <w:div w:id="717625653">
                      <w:marLeft w:val="0"/>
                      <w:marRight w:val="0"/>
                      <w:marTop w:val="0"/>
                      <w:marBottom w:val="0"/>
                      <w:divBdr>
                        <w:top w:val="none" w:sz="0" w:space="0" w:color="auto"/>
                        <w:left w:val="none" w:sz="0" w:space="0" w:color="auto"/>
                        <w:bottom w:val="none" w:sz="0" w:space="0" w:color="auto"/>
                        <w:right w:val="none" w:sz="0" w:space="0" w:color="auto"/>
                      </w:divBdr>
                    </w:div>
                  </w:divsChild>
                </w:div>
                <w:div w:id="1682274773">
                  <w:marLeft w:val="0"/>
                  <w:marRight w:val="0"/>
                  <w:marTop w:val="0"/>
                  <w:marBottom w:val="0"/>
                  <w:divBdr>
                    <w:top w:val="none" w:sz="0" w:space="0" w:color="auto"/>
                    <w:left w:val="none" w:sz="0" w:space="0" w:color="auto"/>
                    <w:bottom w:val="none" w:sz="0" w:space="0" w:color="auto"/>
                    <w:right w:val="none" w:sz="0" w:space="0" w:color="auto"/>
                  </w:divBdr>
                  <w:divsChild>
                    <w:div w:id="1289703609">
                      <w:marLeft w:val="0"/>
                      <w:marRight w:val="0"/>
                      <w:marTop w:val="0"/>
                      <w:marBottom w:val="0"/>
                      <w:divBdr>
                        <w:top w:val="none" w:sz="0" w:space="0" w:color="auto"/>
                        <w:left w:val="none" w:sz="0" w:space="0" w:color="auto"/>
                        <w:bottom w:val="none" w:sz="0" w:space="0" w:color="auto"/>
                        <w:right w:val="none" w:sz="0" w:space="0" w:color="auto"/>
                      </w:divBdr>
                    </w:div>
                  </w:divsChild>
                </w:div>
                <w:div w:id="1698849565">
                  <w:marLeft w:val="0"/>
                  <w:marRight w:val="0"/>
                  <w:marTop w:val="0"/>
                  <w:marBottom w:val="0"/>
                  <w:divBdr>
                    <w:top w:val="none" w:sz="0" w:space="0" w:color="auto"/>
                    <w:left w:val="none" w:sz="0" w:space="0" w:color="auto"/>
                    <w:bottom w:val="none" w:sz="0" w:space="0" w:color="auto"/>
                    <w:right w:val="none" w:sz="0" w:space="0" w:color="auto"/>
                  </w:divBdr>
                  <w:divsChild>
                    <w:div w:id="1163661759">
                      <w:marLeft w:val="0"/>
                      <w:marRight w:val="0"/>
                      <w:marTop w:val="0"/>
                      <w:marBottom w:val="0"/>
                      <w:divBdr>
                        <w:top w:val="none" w:sz="0" w:space="0" w:color="auto"/>
                        <w:left w:val="none" w:sz="0" w:space="0" w:color="auto"/>
                        <w:bottom w:val="none" w:sz="0" w:space="0" w:color="auto"/>
                        <w:right w:val="none" w:sz="0" w:space="0" w:color="auto"/>
                      </w:divBdr>
                    </w:div>
                  </w:divsChild>
                </w:div>
                <w:div w:id="1718550757">
                  <w:marLeft w:val="0"/>
                  <w:marRight w:val="0"/>
                  <w:marTop w:val="0"/>
                  <w:marBottom w:val="0"/>
                  <w:divBdr>
                    <w:top w:val="none" w:sz="0" w:space="0" w:color="auto"/>
                    <w:left w:val="none" w:sz="0" w:space="0" w:color="auto"/>
                    <w:bottom w:val="none" w:sz="0" w:space="0" w:color="auto"/>
                    <w:right w:val="none" w:sz="0" w:space="0" w:color="auto"/>
                  </w:divBdr>
                  <w:divsChild>
                    <w:div w:id="1232352599">
                      <w:marLeft w:val="0"/>
                      <w:marRight w:val="0"/>
                      <w:marTop w:val="0"/>
                      <w:marBottom w:val="0"/>
                      <w:divBdr>
                        <w:top w:val="none" w:sz="0" w:space="0" w:color="auto"/>
                        <w:left w:val="none" w:sz="0" w:space="0" w:color="auto"/>
                        <w:bottom w:val="none" w:sz="0" w:space="0" w:color="auto"/>
                        <w:right w:val="none" w:sz="0" w:space="0" w:color="auto"/>
                      </w:divBdr>
                    </w:div>
                  </w:divsChild>
                </w:div>
                <w:div w:id="1725060887">
                  <w:marLeft w:val="0"/>
                  <w:marRight w:val="0"/>
                  <w:marTop w:val="0"/>
                  <w:marBottom w:val="0"/>
                  <w:divBdr>
                    <w:top w:val="none" w:sz="0" w:space="0" w:color="auto"/>
                    <w:left w:val="none" w:sz="0" w:space="0" w:color="auto"/>
                    <w:bottom w:val="none" w:sz="0" w:space="0" w:color="auto"/>
                    <w:right w:val="none" w:sz="0" w:space="0" w:color="auto"/>
                  </w:divBdr>
                  <w:divsChild>
                    <w:div w:id="1087535782">
                      <w:marLeft w:val="0"/>
                      <w:marRight w:val="0"/>
                      <w:marTop w:val="0"/>
                      <w:marBottom w:val="0"/>
                      <w:divBdr>
                        <w:top w:val="none" w:sz="0" w:space="0" w:color="auto"/>
                        <w:left w:val="none" w:sz="0" w:space="0" w:color="auto"/>
                        <w:bottom w:val="none" w:sz="0" w:space="0" w:color="auto"/>
                        <w:right w:val="none" w:sz="0" w:space="0" w:color="auto"/>
                      </w:divBdr>
                    </w:div>
                  </w:divsChild>
                </w:div>
                <w:div w:id="1731687215">
                  <w:marLeft w:val="0"/>
                  <w:marRight w:val="0"/>
                  <w:marTop w:val="0"/>
                  <w:marBottom w:val="0"/>
                  <w:divBdr>
                    <w:top w:val="none" w:sz="0" w:space="0" w:color="auto"/>
                    <w:left w:val="none" w:sz="0" w:space="0" w:color="auto"/>
                    <w:bottom w:val="none" w:sz="0" w:space="0" w:color="auto"/>
                    <w:right w:val="none" w:sz="0" w:space="0" w:color="auto"/>
                  </w:divBdr>
                  <w:divsChild>
                    <w:div w:id="442379133">
                      <w:marLeft w:val="0"/>
                      <w:marRight w:val="0"/>
                      <w:marTop w:val="0"/>
                      <w:marBottom w:val="0"/>
                      <w:divBdr>
                        <w:top w:val="none" w:sz="0" w:space="0" w:color="auto"/>
                        <w:left w:val="none" w:sz="0" w:space="0" w:color="auto"/>
                        <w:bottom w:val="none" w:sz="0" w:space="0" w:color="auto"/>
                        <w:right w:val="none" w:sz="0" w:space="0" w:color="auto"/>
                      </w:divBdr>
                    </w:div>
                    <w:div w:id="1882011144">
                      <w:marLeft w:val="0"/>
                      <w:marRight w:val="0"/>
                      <w:marTop w:val="0"/>
                      <w:marBottom w:val="0"/>
                      <w:divBdr>
                        <w:top w:val="none" w:sz="0" w:space="0" w:color="auto"/>
                        <w:left w:val="none" w:sz="0" w:space="0" w:color="auto"/>
                        <w:bottom w:val="none" w:sz="0" w:space="0" w:color="auto"/>
                        <w:right w:val="none" w:sz="0" w:space="0" w:color="auto"/>
                      </w:divBdr>
                    </w:div>
                  </w:divsChild>
                </w:div>
                <w:div w:id="1785418940">
                  <w:marLeft w:val="0"/>
                  <w:marRight w:val="0"/>
                  <w:marTop w:val="0"/>
                  <w:marBottom w:val="0"/>
                  <w:divBdr>
                    <w:top w:val="none" w:sz="0" w:space="0" w:color="auto"/>
                    <w:left w:val="none" w:sz="0" w:space="0" w:color="auto"/>
                    <w:bottom w:val="none" w:sz="0" w:space="0" w:color="auto"/>
                    <w:right w:val="none" w:sz="0" w:space="0" w:color="auto"/>
                  </w:divBdr>
                  <w:divsChild>
                    <w:div w:id="517088778">
                      <w:marLeft w:val="0"/>
                      <w:marRight w:val="0"/>
                      <w:marTop w:val="0"/>
                      <w:marBottom w:val="0"/>
                      <w:divBdr>
                        <w:top w:val="none" w:sz="0" w:space="0" w:color="auto"/>
                        <w:left w:val="none" w:sz="0" w:space="0" w:color="auto"/>
                        <w:bottom w:val="none" w:sz="0" w:space="0" w:color="auto"/>
                        <w:right w:val="none" w:sz="0" w:space="0" w:color="auto"/>
                      </w:divBdr>
                    </w:div>
                  </w:divsChild>
                </w:div>
                <w:div w:id="1842970340">
                  <w:marLeft w:val="0"/>
                  <w:marRight w:val="0"/>
                  <w:marTop w:val="0"/>
                  <w:marBottom w:val="0"/>
                  <w:divBdr>
                    <w:top w:val="none" w:sz="0" w:space="0" w:color="auto"/>
                    <w:left w:val="none" w:sz="0" w:space="0" w:color="auto"/>
                    <w:bottom w:val="none" w:sz="0" w:space="0" w:color="auto"/>
                    <w:right w:val="none" w:sz="0" w:space="0" w:color="auto"/>
                  </w:divBdr>
                  <w:divsChild>
                    <w:div w:id="749617399">
                      <w:marLeft w:val="0"/>
                      <w:marRight w:val="0"/>
                      <w:marTop w:val="0"/>
                      <w:marBottom w:val="0"/>
                      <w:divBdr>
                        <w:top w:val="none" w:sz="0" w:space="0" w:color="auto"/>
                        <w:left w:val="none" w:sz="0" w:space="0" w:color="auto"/>
                        <w:bottom w:val="none" w:sz="0" w:space="0" w:color="auto"/>
                        <w:right w:val="none" w:sz="0" w:space="0" w:color="auto"/>
                      </w:divBdr>
                    </w:div>
                  </w:divsChild>
                </w:div>
                <w:div w:id="1849564974">
                  <w:marLeft w:val="0"/>
                  <w:marRight w:val="0"/>
                  <w:marTop w:val="0"/>
                  <w:marBottom w:val="0"/>
                  <w:divBdr>
                    <w:top w:val="none" w:sz="0" w:space="0" w:color="auto"/>
                    <w:left w:val="none" w:sz="0" w:space="0" w:color="auto"/>
                    <w:bottom w:val="none" w:sz="0" w:space="0" w:color="auto"/>
                    <w:right w:val="none" w:sz="0" w:space="0" w:color="auto"/>
                  </w:divBdr>
                  <w:divsChild>
                    <w:div w:id="1891184763">
                      <w:marLeft w:val="0"/>
                      <w:marRight w:val="0"/>
                      <w:marTop w:val="0"/>
                      <w:marBottom w:val="0"/>
                      <w:divBdr>
                        <w:top w:val="none" w:sz="0" w:space="0" w:color="auto"/>
                        <w:left w:val="none" w:sz="0" w:space="0" w:color="auto"/>
                        <w:bottom w:val="none" w:sz="0" w:space="0" w:color="auto"/>
                        <w:right w:val="none" w:sz="0" w:space="0" w:color="auto"/>
                      </w:divBdr>
                    </w:div>
                  </w:divsChild>
                </w:div>
                <w:div w:id="1850168843">
                  <w:marLeft w:val="0"/>
                  <w:marRight w:val="0"/>
                  <w:marTop w:val="0"/>
                  <w:marBottom w:val="0"/>
                  <w:divBdr>
                    <w:top w:val="none" w:sz="0" w:space="0" w:color="auto"/>
                    <w:left w:val="none" w:sz="0" w:space="0" w:color="auto"/>
                    <w:bottom w:val="none" w:sz="0" w:space="0" w:color="auto"/>
                    <w:right w:val="none" w:sz="0" w:space="0" w:color="auto"/>
                  </w:divBdr>
                  <w:divsChild>
                    <w:div w:id="381247117">
                      <w:marLeft w:val="0"/>
                      <w:marRight w:val="0"/>
                      <w:marTop w:val="0"/>
                      <w:marBottom w:val="0"/>
                      <w:divBdr>
                        <w:top w:val="none" w:sz="0" w:space="0" w:color="auto"/>
                        <w:left w:val="none" w:sz="0" w:space="0" w:color="auto"/>
                        <w:bottom w:val="none" w:sz="0" w:space="0" w:color="auto"/>
                        <w:right w:val="none" w:sz="0" w:space="0" w:color="auto"/>
                      </w:divBdr>
                    </w:div>
                  </w:divsChild>
                </w:div>
                <w:div w:id="1854342316">
                  <w:marLeft w:val="0"/>
                  <w:marRight w:val="0"/>
                  <w:marTop w:val="0"/>
                  <w:marBottom w:val="0"/>
                  <w:divBdr>
                    <w:top w:val="none" w:sz="0" w:space="0" w:color="auto"/>
                    <w:left w:val="none" w:sz="0" w:space="0" w:color="auto"/>
                    <w:bottom w:val="none" w:sz="0" w:space="0" w:color="auto"/>
                    <w:right w:val="none" w:sz="0" w:space="0" w:color="auto"/>
                  </w:divBdr>
                  <w:divsChild>
                    <w:div w:id="737166674">
                      <w:marLeft w:val="0"/>
                      <w:marRight w:val="0"/>
                      <w:marTop w:val="0"/>
                      <w:marBottom w:val="0"/>
                      <w:divBdr>
                        <w:top w:val="none" w:sz="0" w:space="0" w:color="auto"/>
                        <w:left w:val="none" w:sz="0" w:space="0" w:color="auto"/>
                        <w:bottom w:val="none" w:sz="0" w:space="0" w:color="auto"/>
                        <w:right w:val="none" w:sz="0" w:space="0" w:color="auto"/>
                      </w:divBdr>
                    </w:div>
                  </w:divsChild>
                </w:div>
                <w:div w:id="1868785916">
                  <w:marLeft w:val="0"/>
                  <w:marRight w:val="0"/>
                  <w:marTop w:val="0"/>
                  <w:marBottom w:val="0"/>
                  <w:divBdr>
                    <w:top w:val="none" w:sz="0" w:space="0" w:color="auto"/>
                    <w:left w:val="none" w:sz="0" w:space="0" w:color="auto"/>
                    <w:bottom w:val="none" w:sz="0" w:space="0" w:color="auto"/>
                    <w:right w:val="none" w:sz="0" w:space="0" w:color="auto"/>
                  </w:divBdr>
                  <w:divsChild>
                    <w:div w:id="684869293">
                      <w:marLeft w:val="0"/>
                      <w:marRight w:val="0"/>
                      <w:marTop w:val="0"/>
                      <w:marBottom w:val="0"/>
                      <w:divBdr>
                        <w:top w:val="none" w:sz="0" w:space="0" w:color="auto"/>
                        <w:left w:val="none" w:sz="0" w:space="0" w:color="auto"/>
                        <w:bottom w:val="none" w:sz="0" w:space="0" w:color="auto"/>
                        <w:right w:val="none" w:sz="0" w:space="0" w:color="auto"/>
                      </w:divBdr>
                    </w:div>
                  </w:divsChild>
                </w:div>
                <w:div w:id="1878008600">
                  <w:marLeft w:val="0"/>
                  <w:marRight w:val="0"/>
                  <w:marTop w:val="0"/>
                  <w:marBottom w:val="0"/>
                  <w:divBdr>
                    <w:top w:val="none" w:sz="0" w:space="0" w:color="auto"/>
                    <w:left w:val="none" w:sz="0" w:space="0" w:color="auto"/>
                    <w:bottom w:val="none" w:sz="0" w:space="0" w:color="auto"/>
                    <w:right w:val="none" w:sz="0" w:space="0" w:color="auto"/>
                  </w:divBdr>
                  <w:divsChild>
                    <w:div w:id="1402101986">
                      <w:marLeft w:val="0"/>
                      <w:marRight w:val="0"/>
                      <w:marTop w:val="0"/>
                      <w:marBottom w:val="0"/>
                      <w:divBdr>
                        <w:top w:val="none" w:sz="0" w:space="0" w:color="auto"/>
                        <w:left w:val="none" w:sz="0" w:space="0" w:color="auto"/>
                        <w:bottom w:val="none" w:sz="0" w:space="0" w:color="auto"/>
                        <w:right w:val="none" w:sz="0" w:space="0" w:color="auto"/>
                      </w:divBdr>
                    </w:div>
                  </w:divsChild>
                </w:div>
                <w:div w:id="1881747356">
                  <w:marLeft w:val="0"/>
                  <w:marRight w:val="0"/>
                  <w:marTop w:val="0"/>
                  <w:marBottom w:val="0"/>
                  <w:divBdr>
                    <w:top w:val="none" w:sz="0" w:space="0" w:color="auto"/>
                    <w:left w:val="none" w:sz="0" w:space="0" w:color="auto"/>
                    <w:bottom w:val="none" w:sz="0" w:space="0" w:color="auto"/>
                    <w:right w:val="none" w:sz="0" w:space="0" w:color="auto"/>
                  </w:divBdr>
                  <w:divsChild>
                    <w:div w:id="628242315">
                      <w:marLeft w:val="0"/>
                      <w:marRight w:val="0"/>
                      <w:marTop w:val="0"/>
                      <w:marBottom w:val="0"/>
                      <w:divBdr>
                        <w:top w:val="none" w:sz="0" w:space="0" w:color="auto"/>
                        <w:left w:val="none" w:sz="0" w:space="0" w:color="auto"/>
                        <w:bottom w:val="none" w:sz="0" w:space="0" w:color="auto"/>
                        <w:right w:val="none" w:sz="0" w:space="0" w:color="auto"/>
                      </w:divBdr>
                    </w:div>
                  </w:divsChild>
                </w:div>
                <w:div w:id="1941183491">
                  <w:marLeft w:val="0"/>
                  <w:marRight w:val="0"/>
                  <w:marTop w:val="0"/>
                  <w:marBottom w:val="0"/>
                  <w:divBdr>
                    <w:top w:val="none" w:sz="0" w:space="0" w:color="auto"/>
                    <w:left w:val="none" w:sz="0" w:space="0" w:color="auto"/>
                    <w:bottom w:val="none" w:sz="0" w:space="0" w:color="auto"/>
                    <w:right w:val="none" w:sz="0" w:space="0" w:color="auto"/>
                  </w:divBdr>
                  <w:divsChild>
                    <w:div w:id="421613229">
                      <w:marLeft w:val="0"/>
                      <w:marRight w:val="0"/>
                      <w:marTop w:val="0"/>
                      <w:marBottom w:val="0"/>
                      <w:divBdr>
                        <w:top w:val="none" w:sz="0" w:space="0" w:color="auto"/>
                        <w:left w:val="none" w:sz="0" w:space="0" w:color="auto"/>
                        <w:bottom w:val="none" w:sz="0" w:space="0" w:color="auto"/>
                        <w:right w:val="none" w:sz="0" w:space="0" w:color="auto"/>
                      </w:divBdr>
                    </w:div>
                  </w:divsChild>
                </w:div>
                <w:div w:id="1979873506">
                  <w:marLeft w:val="0"/>
                  <w:marRight w:val="0"/>
                  <w:marTop w:val="0"/>
                  <w:marBottom w:val="0"/>
                  <w:divBdr>
                    <w:top w:val="none" w:sz="0" w:space="0" w:color="auto"/>
                    <w:left w:val="none" w:sz="0" w:space="0" w:color="auto"/>
                    <w:bottom w:val="none" w:sz="0" w:space="0" w:color="auto"/>
                    <w:right w:val="none" w:sz="0" w:space="0" w:color="auto"/>
                  </w:divBdr>
                  <w:divsChild>
                    <w:div w:id="1056977293">
                      <w:marLeft w:val="0"/>
                      <w:marRight w:val="0"/>
                      <w:marTop w:val="0"/>
                      <w:marBottom w:val="0"/>
                      <w:divBdr>
                        <w:top w:val="none" w:sz="0" w:space="0" w:color="auto"/>
                        <w:left w:val="none" w:sz="0" w:space="0" w:color="auto"/>
                        <w:bottom w:val="none" w:sz="0" w:space="0" w:color="auto"/>
                        <w:right w:val="none" w:sz="0" w:space="0" w:color="auto"/>
                      </w:divBdr>
                    </w:div>
                  </w:divsChild>
                </w:div>
                <w:div w:id="2006087993">
                  <w:marLeft w:val="0"/>
                  <w:marRight w:val="0"/>
                  <w:marTop w:val="0"/>
                  <w:marBottom w:val="0"/>
                  <w:divBdr>
                    <w:top w:val="none" w:sz="0" w:space="0" w:color="auto"/>
                    <w:left w:val="none" w:sz="0" w:space="0" w:color="auto"/>
                    <w:bottom w:val="none" w:sz="0" w:space="0" w:color="auto"/>
                    <w:right w:val="none" w:sz="0" w:space="0" w:color="auto"/>
                  </w:divBdr>
                  <w:divsChild>
                    <w:div w:id="33895204">
                      <w:marLeft w:val="0"/>
                      <w:marRight w:val="0"/>
                      <w:marTop w:val="0"/>
                      <w:marBottom w:val="0"/>
                      <w:divBdr>
                        <w:top w:val="none" w:sz="0" w:space="0" w:color="auto"/>
                        <w:left w:val="none" w:sz="0" w:space="0" w:color="auto"/>
                        <w:bottom w:val="none" w:sz="0" w:space="0" w:color="auto"/>
                        <w:right w:val="none" w:sz="0" w:space="0" w:color="auto"/>
                      </w:divBdr>
                    </w:div>
                  </w:divsChild>
                </w:div>
                <w:div w:id="2013871603">
                  <w:marLeft w:val="0"/>
                  <w:marRight w:val="0"/>
                  <w:marTop w:val="0"/>
                  <w:marBottom w:val="0"/>
                  <w:divBdr>
                    <w:top w:val="none" w:sz="0" w:space="0" w:color="auto"/>
                    <w:left w:val="none" w:sz="0" w:space="0" w:color="auto"/>
                    <w:bottom w:val="none" w:sz="0" w:space="0" w:color="auto"/>
                    <w:right w:val="none" w:sz="0" w:space="0" w:color="auto"/>
                  </w:divBdr>
                  <w:divsChild>
                    <w:div w:id="257562475">
                      <w:marLeft w:val="0"/>
                      <w:marRight w:val="0"/>
                      <w:marTop w:val="0"/>
                      <w:marBottom w:val="0"/>
                      <w:divBdr>
                        <w:top w:val="none" w:sz="0" w:space="0" w:color="auto"/>
                        <w:left w:val="none" w:sz="0" w:space="0" w:color="auto"/>
                        <w:bottom w:val="none" w:sz="0" w:space="0" w:color="auto"/>
                        <w:right w:val="none" w:sz="0" w:space="0" w:color="auto"/>
                      </w:divBdr>
                    </w:div>
                  </w:divsChild>
                </w:div>
                <w:div w:id="2015064193">
                  <w:marLeft w:val="0"/>
                  <w:marRight w:val="0"/>
                  <w:marTop w:val="0"/>
                  <w:marBottom w:val="0"/>
                  <w:divBdr>
                    <w:top w:val="none" w:sz="0" w:space="0" w:color="auto"/>
                    <w:left w:val="none" w:sz="0" w:space="0" w:color="auto"/>
                    <w:bottom w:val="none" w:sz="0" w:space="0" w:color="auto"/>
                    <w:right w:val="none" w:sz="0" w:space="0" w:color="auto"/>
                  </w:divBdr>
                  <w:divsChild>
                    <w:div w:id="1756899387">
                      <w:marLeft w:val="0"/>
                      <w:marRight w:val="0"/>
                      <w:marTop w:val="0"/>
                      <w:marBottom w:val="0"/>
                      <w:divBdr>
                        <w:top w:val="none" w:sz="0" w:space="0" w:color="auto"/>
                        <w:left w:val="none" w:sz="0" w:space="0" w:color="auto"/>
                        <w:bottom w:val="none" w:sz="0" w:space="0" w:color="auto"/>
                        <w:right w:val="none" w:sz="0" w:space="0" w:color="auto"/>
                      </w:divBdr>
                    </w:div>
                  </w:divsChild>
                </w:div>
                <w:div w:id="2043360987">
                  <w:marLeft w:val="0"/>
                  <w:marRight w:val="0"/>
                  <w:marTop w:val="0"/>
                  <w:marBottom w:val="0"/>
                  <w:divBdr>
                    <w:top w:val="none" w:sz="0" w:space="0" w:color="auto"/>
                    <w:left w:val="none" w:sz="0" w:space="0" w:color="auto"/>
                    <w:bottom w:val="none" w:sz="0" w:space="0" w:color="auto"/>
                    <w:right w:val="none" w:sz="0" w:space="0" w:color="auto"/>
                  </w:divBdr>
                  <w:divsChild>
                    <w:div w:id="1218127291">
                      <w:marLeft w:val="0"/>
                      <w:marRight w:val="0"/>
                      <w:marTop w:val="0"/>
                      <w:marBottom w:val="0"/>
                      <w:divBdr>
                        <w:top w:val="none" w:sz="0" w:space="0" w:color="auto"/>
                        <w:left w:val="none" w:sz="0" w:space="0" w:color="auto"/>
                        <w:bottom w:val="none" w:sz="0" w:space="0" w:color="auto"/>
                        <w:right w:val="none" w:sz="0" w:space="0" w:color="auto"/>
                      </w:divBdr>
                    </w:div>
                  </w:divsChild>
                </w:div>
                <w:div w:id="2068676084">
                  <w:marLeft w:val="0"/>
                  <w:marRight w:val="0"/>
                  <w:marTop w:val="0"/>
                  <w:marBottom w:val="0"/>
                  <w:divBdr>
                    <w:top w:val="none" w:sz="0" w:space="0" w:color="auto"/>
                    <w:left w:val="none" w:sz="0" w:space="0" w:color="auto"/>
                    <w:bottom w:val="none" w:sz="0" w:space="0" w:color="auto"/>
                    <w:right w:val="none" w:sz="0" w:space="0" w:color="auto"/>
                  </w:divBdr>
                  <w:divsChild>
                    <w:div w:id="293757595">
                      <w:marLeft w:val="0"/>
                      <w:marRight w:val="0"/>
                      <w:marTop w:val="0"/>
                      <w:marBottom w:val="0"/>
                      <w:divBdr>
                        <w:top w:val="none" w:sz="0" w:space="0" w:color="auto"/>
                        <w:left w:val="none" w:sz="0" w:space="0" w:color="auto"/>
                        <w:bottom w:val="none" w:sz="0" w:space="0" w:color="auto"/>
                        <w:right w:val="none" w:sz="0" w:space="0" w:color="auto"/>
                      </w:divBdr>
                    </w:div>
                  </w:divsChild>
                </w:div>
                <w:div w:id="2076118678">
                  <w:marLeft w:val="0"/>
                  <w:marRight w:val="0"/>
                  <w:marTop w:val="0"/>
                  <w:marBottom w:val="0"/>
                  <w:divBdr>
                    <w:top w:val="none" w:sz="0" w:space="0" w:color="auto"/>
                    <w:left w:val="none" w:sz="0" w:space="0" w:color="auto"/>
                    <w:bottom w:val="none" w:sz="0" w:space="0" w:color="auto"/>
                    <w:right w:val="none" w:sz="0" w:space="0" w:color="auto"/>
                  </w:divBdr>
                  <w:divsChild>
                    <w:div w:id="506214887">
                      <w:marLeft w:val="0"/>
                      <w:marRight w:val="0"/>
                      <w:marTop w:val="0"/>
                      <w:marBottom w:val="0"/>
                      <w:divBdr>
                        <w:top w:val="none" w:sz="0" w:space="0" w:color="auto"/>
                        <w:left w:val="none" w:sz="0" w:space="0" w:color="auto"/>
                        <w:bottom w:val="none" w:sz="0" w:space="0" w:color="auto"/>
                        <w:right w:val="none" w:sz="0" w:space="0" w:color="auto"/>
                      </w:divBdr>
                    </w:div>
                  </w:divsChild>
                </w:div>
                <w:div w:id="2078821720">
                  <w:marLeft w:val="0"/>
                  <w:marRight w:val="0"/>
                  <w:marTop w:val="0"/>
                  <w:marBottom w:val="0"/>
                  <w:divBdr>
                    <w:top w:val="none" w:sz="0" w:space="0" w:color="auto"/>
                    <w:left w:val="none" w:sz="0" w:space="0" w:color="auto"/>
                    <w:bottom w:val="none" w:sz="0" w:space="0" w:color="auto"/>
                    <w:right w:val="none" w:sz="0" w:space="0" w:color="auto"/>
                  </w:divBdr>
                  <w:divsChild>
                    <w:div w:id="777525430">
                      <w:marLeft w:val="0"/>
                      <w:marRight w:val="0"/>
                      <w:marTop w:val="0"/>
                      <w:marBottom w:val="0"/>
                      <w:divBdr>
                        <w:top w:val="none" w:sz="0" w:space="0" w:color="auto"/>
                        <w:left w:val="none" w:sz="0" w:space="0" w:color="auto"/>
                        <w:bottom w:val="none" w:sz="0" w:space="0" w:color="auto"/>
                        <w:right w:val="none" w:sz="0" w:space="0" w:color="auto"/>
                      </w:divBdr>
                    </w:div>
                  </w:divsChild>
                </w:div>
                <w:div w:id="2102994230">
                  <w:marLeft w:val="0"/>
                  <w:marRight w:val="0"/>
                  <w:marTop w:val="0"/>
                  <w:marBottom w:val="0"/>
                  <w:divBdr>
                    <w:top w:val="none" w:sz="0" w:space="0" w:color="auto"/>
                    <w:left w:val="none" w:sz="0" w:space="0" w:color="auto"/>
                    <w:bottom w:val="none" w:sz="0" w:space="0" w:color="auto"/>
                    <w:right w:val="none" w:sz="0" w:space="0" w:color="auto"/>
                  </w:divBdr>
                  <w:divsChild>
                    <w:div w:id="274561513">
                      <w:marLeft w:val="0"/>
                      <w:marRight w:val="0"/>
                      <w:marTop w:val="0"/>
                      <w:marBottom w:val="0"/>
                      <w:divBdr>
                        <w:top w:val="none" w:sz="0" w:space="0" w:color="auto"/>
                        <w:left w:val="none" w:sz="0" w:space="0" w:color="auto"/>
                        <w:bottom w:val="none" w:sz="0" w:space="0" w:color="auto"/>
                        <w:right w:val="none" w:sz="0" w:space="0" w:color="auto"/>
                      </w:divBdr>
                    </w:div>
                  </w:divsChild>
                </w:div>
                <w:div w:id="2119912532">
                  <w:marLeft w:val="0"/>
                  <w:marRight w:val="0"/>
                  <w:marTop w:val="0"/>
                  <w:marBottom w:val="0"/>
                  <w:divBdr>
                    <w:top w:val="none" w:sz="0" w:space="0" w:color="auto"/>
                    <w:left w:val="none" w:sz="0" w:space="0" w:color="auto"/>
                    <w:bottom w:val="none" w:sz="0" w:space="0" w:color="auto"/>
                    <w:right w:val="none" w:sz="0" w:space="0" w:color="auto"/>
                  </w:divBdr>
                  <w:divsChild>
                    <w:div w:id="40176741">
                      <w:marLeft w:val="0"/>
                      <w:marRight w:val="0"/>
                      <w:marTop w:val="0"/>
                      <w:marBottom w:val="0"/>
                      <w:divBdr>
                        <w:top w:val="none" w:sz="0" w:space="0" w:color="auto"/>
                        <w:left w:val="none" w:sz="0" w:space="0" w:color="auto"/>
                        <w:bottom w:val="none" w:sz="0" w:space="0" w:color="auto"/>
                        <w:right w:val="none" w:sz="0" w:space="0" w:color="auto"/>
                      </w:divBdr>
                    </w:div>
                  </w:divsChild>
                </w:div>
                <w:div w:id="2120907727">
                  <w:marLeft w:val="0"/>
                  <w:marRight w:val="0"/>
                  <w:marTop w:val="0"/>
                  <w:marBottom w:val="0"/>
                  <w:divBdr>
                    <w:top w:val="none" w:sz="0" w:space="0" w:color="auto"/>
                    <w:left w:val="none" w:sz="0" w:space="0" w:color="auto"/>
                    <w:bottom w:val="none" w:sz="0" w:space="0" w:color="auto"/>
                    <w:right w:val="none" w:sz="0" w:space="0" w:color="auto"/>
                  </w:divBdr>
                  <w:divsChild>
                    <w:div w:id="1776292902">
                      <w:marLeft w:val="0"/>
                      <w:marRight w:val="0"/>
                      <w:marTop w:val="0"/>
                      <w:marBottom w:val="0"/>
                      <w:divBdr>
                        <w:top w:val="none" w:sz="0" w:space="0" w:color="auto"/>
                        <w:left w:val="none" w:sz="0" w:space="0" w:color="auto"/>
                        <w:bottom w:val="none" w:sz="0" w:space="0" w:color="auto"/>
                        <w:right w:val="none" w:sz="0" w:space="0" w:color="auto"/>
                      </w:divBdr>
                    </w:div>
                  </w:divsChild>
                </w:div>
                <w:div w:id="2122675766">
                  <w:marLeft w:val="0"/>
                  <w:marRight w:val="0"/>
                  <w:marTop w:val="0"/>
                  <w:marBottom w:val="0"/>
                  <w:divBdr>
                    <w:top w:val="none" w:sz="0" w:space="0" w:color="auto"/>
                    <w:left w:val="none" w:sz="0" w:space="0" w:color="auto"/>
                    <w:bottom w:val="none" w:sz="0" w:space="0" w:color="auto"/>
                    <w:right w:val="none" w:sz="0" w:space="0" w:color="auto"/>
                  </w:divBdr>
                  <w:divsChild>
                    <w:div w:id="2118595644">
                      <w:marLeft w:val="0"/>
                      <w:marRight w:val="0"/>
                      <w:marTop w:val="0"/>
                      <w:marBottom w:val="0"/>
                      <w:divBdr>
                        <w:top w:val="none" w:sz="0" w:space="0" w:color="auto"/>
                        <w:left w:val="none" w:sz="0" w:space="0" w:color="auto"/>
                        <w:bottom w:val="none" w:sz="0" w:space="0" w:color="auto"/>
                        <w:right w:val="none" w:sz="0" w:space="0" w:color="auto"/>
                      </w:divBdr>
                    </w:div>
                  </w:divsChild>
                </w:div>
                <w:div w:id="2129469876">
                  <w:marLeft w:val="0"/>
                  <w:marRight w:val="0"/>
                  <w:marTop w:val="0"/>
                  <w:marBottom w:val="0"/>
                  <w:divBdr>
                    <w:top w:val="none" w:sz="0" w:space="0" w:color="auto"/>
                    <w:left w:val="none" w:sz="0" w:space="0" w:color="auto"/>
                    <w:bottom w:val="none" w:sz="0" w:space="0" w:color="auto"/>
                    <w:right w:val="none" w:sz="0" w:space="0" w:color="auto"/>
                  </w:divBdr>
                  <w:divsChild>
                    <w:div w:id="2084906076">
                      <w:marLeft w:val="0"/>
                      <w:marRight w:val="0"/>
                      <w:marTop w:val="0"/>
                      <w:marBottom w:val="0"/>
                      <w:divBdr>
                        <w:top w:val="none" w:sz="0" w:space="0" w:color="auto"/>
                        <w:left w:val="none" w:sz="0" w:space="0" w:color="auto"/>
                        <w:bottom w:val="none" w:sz="0" w:space="0" w:color="auto"/>
                        <w:right w:val="none" w:sz="0" w:space="0" w:color="auto"/>
                      </w:divBdr>
                    </w:div>
                  </w:divsChild>
                </w:div>
                <w:div w:id="2130120469">
                  <w:marLeft w:val="0"/>
                  <w:marRight w:val="0"/>
                  <w:marTop w:val="0"/>
                  <w:marBottom w:val="0"/>
                  <w:divBdr>
                    <w:top w:val="none" w:sz="0" w:space="0" w:color="auto"/>
                    <w:left w:val="none" w:sz="0" w:space="0" w:color="auto"/>
                    <w:bottom w:val="none" w:sz="0" w:space="0" w:color="auto"/>
                    <w:right w:val="none" w:sz="0" w:space="0" w:color="auto"/>
                  </w:divBdr>
                  <w:divsChild>
                    <w:div w:id="2046102325">
                      <w:marLeft w:val="0"/>
                      <w:marRight w:val="0"/>
                      <w:marTop w:val="0"/>
                      <w:marBottom w:val="0"/>
                      <w:divBdr>
                        <w:top w:val="none" w:sz="0" w:space="0" w:color="auto"/>
                        <w:left w:val="none" w:sz="0" w:space="0" w:color="auto"/>
                        <w:bottom w:val="none" w:sz="0" w:space="0" w:color="auto"/>
                        <w:right w:val="none" w:sz="0" w:space="0" w:color="auto"/>
                      </w:divBdr>
                    </w:div>
                  </w:divsChild>
                </w:div>
                <w:div w:id="2139108141">
                  <w:marLeft w:val="0"/>
                  <w:marRight w:val="0"/>
                  <w:marTop w:val="0"/>
                  <w:marBottom w:val="0"/>
                  <w:divBdr>
                    <w:top w:val="none" w:sz="0" w:space="0" w:color="auto"/>
                    <w:left w:val="none" w:sz="0" w:space="0" w:color="auto"/>
                    <w:bottom w:val="none" w:sz="0" w:space="0" w:color="auto"/>
                    <w:right w:val="none" w:sz="0" w:space="0" w:color="auto"/>
                  </w:divBdr>
                  <w:divsChild>
                    <w:div w:id="168855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697881">
          <w:marLeft w:val="0"/>
          <w:marRight w:val="0"/>
          <w:marTop w:val="0"/>
          <w:marBottom w:val="0"/>
          <w:divBdr>
            <w:top w:val="none" w:sz="0" w:space="0" w:color="auto"/>
            <w:left w:val="none" w:sz="0" w:space="0" w:color="auto"/>
            <w:bottom w:val="none" w:sz="0" w:space="0" w:color="auto"/>
            <w:right w:val="none" w:sz="0" w:space="0" w:color="auto"/>
          </w:divBdr>
        </w:div>
        <w:div w:id="972563576">
          <w:marLeft w:val="0"/>
          <w:marRight w:val="0"/>
          <w:marTop w:val="0"/>
          <w:marBottom w:val="0"/>
          <w:divBdr>
            <w:top w:val="none" w:sz="0" w:space="0" w:color="auto"/>
            <w:left w:val="none" w:sz="0" w:space="0" w:color="auto"/>
            <w:bottom w:val="none" w:sz="0" w:space="0" w:color="auto"/>
            <w:right w:val="none" w:sz="0" w:space="0" w:color="auto"/>
          </w:divBdr>
        </w:div>
        <w:div w:id="1271471053">
          <w:marLeft w:val="0"/>
          <w:marRight w:val="0"/>
          <w:marTop w:val="0"/>
          <w:marBottom w:val="0"/>
          <w:divBdr>
            <w:top w:val="none" w:sz="0" w:space="0" w:color="auto"/>
            <w:left w:val="none" w:sz="0" w:space="0" w:color="auto"/>
            <w:bottom w:val="none" w:sz="0" w:space="0" w:color="auto"/>
            <w:right w:val="none" w:sz="0" w:space="0" w:color="auto"/>
          </w:divBdr>
        </w:div>
        <w:div w:id="1494950824">
          <w:marLeft w:val="0"/>
          <w:marRight w:val="0"/>
          <w:marTop w:val="0"/>
          <w:marBottom w:val="0"/>
          <w:divBdr>
            <w:top w:val="none" w:sz="0" w:space="0" w:color="auto"/>
            <w:left w:val="none" w:sz="0" w:space="0" w:color="auto"/>
            <w:bottom w:val="none" w:sz="0" w:space="0" w:color="auto"/>
            <w:right w:val="none" w:sz="0" w:space="0" w:color="auto"/>
          </w:divBdr>
        </w:div>
        <w:div w:id="1509516643">
          <w:marLeft w:val="0"/>
          <w:marRight w:val="0"/>
          <w:marTop w:val="0"/>
          <w:marBottom w:val="0"/>
          <w:divBdr>
            <w:top w:val="none" w:sz="0" w:space="0" w:color="auto"/>
            <w:left w:val="none" w:sz="0" w:space="0" w:color="auto"/>
            <w:bottom w:val="none" w:sz="0" w:space="0" w:color="auto"/>
            <w:right w:val="none" w:sz="0" w:space="0" w:color="auto"/>
          </w:divBdr>
        </w:div>
        <w:div w:id="1636326411">
          <w:marLeft w:val="0"/>
          <w:marRight w:val="0"/>
          <w:marTop w:val="0"/>
          <w:marBottom w:val="0"/>
          <w:divBdr>
            <w:top w:val="none" w:sz="0" w:space="0" w:color="auto"/>
            <w:left w:val="none" w:sz="0" w:space="0" w:color="auto"/>
            <w:bottom w:val="none" w:sz="0" w:space="0" w:color="auto"/>
            <w:right w:val="none" w:sz="0" w:space="0" w:color="auto"/>
          </w:divBdr>
        </w:div>
        <w:div w:id="1858154467">
          <w:marLeft w:val="0"/>
          <w:marRight w:val="0"/>
          <w:marTop w:val="0"/>
          <w:marBottom w:val="0"/>
          <w:divBdr>
            <w:top w:val="none" w:sz="0" w:space="0" w:color="auto"/>
            <w:left w:val="none" w:sz="0" w:space="0" w:color="auto"/>
            <w:bottom w:val="none" w:sz="0" w:space="0" w:color="auto"/>
            <w:right w:val="none" w:sz="0" w:space="0" w:color="auto"/>
          </w:divBdr>
        </w:div>
      </w:divsChild>
    </w:div>
    <w:div w:id="2034725955">
      <w:bodyDiv w:val="1"/>
      <w:marLeft w:val="0"/>
      <w:marRight w:val="0"/>
      <w:marTop w:val="0"/>
      <w:marBottom w:val="0"/>
      <w:divBdr>
        <w:top w:val="none" w:sz="0" w:space="0" w:color="auto"/>
        <w:left w:val="none" w:sz="0" w:space="0" w:color="auto"/>
        <w:bottom w:val="none" w:sz="0" w:space="0" w:color="auto"/>
        <w:right w:val="none" w:sz="0" w:space="0" w:color="auto"/>
      </w:divBdr>
      <w:divsChild>
        <w:div w:id="11929002">
          <w:marLeft w:val="0"/>
          <w:marRight w:val="0"/>
          <w:marTop w:val="0"/>
          <w:marBottom w:val="0"/>
          <w:divBdr>
            <w:top w:val="none" w:sz="0" w:space="0" w:color="auto"/>
            <w:left w:val="none" w:sz="0" w:space="0" w:color="auto"/>
            <w:bottom w:val="none" w:sz="0" w:space="0" w:color="auto"/>
            <w:right w:val="none" w:sz="0" w:space="0" w:color="auto"/>
          </w:divBdr>
        </w:div>
        <w:div w:id="74135852">
          <w:marLeft w:val="0"/>
          <w:marRight w:val="0"/>
          <w:marTop w:val="0"/>
          <w:marBottom w:val="0"/>
          <w:divBdr>
            <w:top w:val="none" w:sz="0" w:space="0" w:color="auto"/>
            <w:left w:val="none" w:sz="0" w:space="0" w:color="auto"/>
            <w:bottom w:val="none" w:sz="0" w:space="0" w:color="auto"/>
            <w:right w:val="none" w:sz="0" w:space="0" w:color="auto"/>
          </w:divBdr>
        </w:div>
        <w:div w:id="101340492">
          <w:marLeft w:val="0"/>
          <w:marRight w:val="0"/>
          <w:marTop w:val="0"/>
          <w:marBottom w:val="0"/>
          <w:divBdr>
            <w:top w:val="none" w:sz="0" w:space="0" w:color="auto"/>
            <w:left w:val="none" w:sz="0" w:space="0" w:color="auto"/>
            <w:bottom w:val="none" w:sz="0" w:space="0" w:color="auto"/>
            <w:right w:val="none" w:sz="0" w:space="0" w:color="auto"/>
          </w:divBdr>
        </w:div>
        <w:div w:id="732192307">
          <w:marLeft w:val="0"/>
          <w:marRight w:val="0"/>
          <w:marTop w:val="0"/>
          <w:marBottom w:val="0"/>
          <w:divBdr>
            <w:top w:val="none" w:sz="0" w:space="0" w:color="auto"/>
            <w:left w:val="none" w:sz="0" w:space="0" w:color="auto"/>
            <w:bottom w:val="none" w:sz="0" w:space="0" w:color="auto"/>
            <w:right w:val="none" w:sz="0" w:space="0" w:color="auto"/>
          </w:divBdr>
        </w:div>
        <w:div w:id="824205006">
          <w:marLeft w:val="0"/>
          <w:marRight w:val="0"/>
          <w:marTop w:val="0"/>
          <w:marBottom w:val="0"/>
          <w:divBdr>
            <w:top w:val="none" w:sz="0" w:space="0" w:color="auto"/>
            <w:left w:val="none" w:sz="0" w:space="0" w:color="auto"/>
            <w:bottom w:val="none" w:sz="0" w:space="0" w:color="auto"/>
            <w:right w:val="none" w:sz="0" w:space="0" w:color="auto"/>
          </w:divBdr>
        </w:div>
        <w:div w:id="947467988">
          <w:marLeft w:val="0"/>
          <w:marRight w:val="0"/>
          <w:marTop w:val="0"/>
          <w:marBottom w:val="0"/>
          <w:divBdr>
            <w:top w:val="none" w:sz="0" w:space="0" w:color="auto"/>
            <w:left w:val="none" w:sz="0" w:space="0" w:color="auto"/>
            <w:bottom w:val="none" w:sz="0" w:space="0" w:color="auto"/>
            <w:right w:val="none" w:sz="0" w:space="0" w:color="auto"/>
          </w:divBdr>
        </w:div>
        <w:div w:id="1237126640">
          <w:marLeft w:val="0"/>
          <w:marRight w:val="0"/>
          <w:marTop w:val="0"/>
          <w:marBottom w:val="0"/>
          <w:divBdr>
            <w:top w:val="none" w:sz="0" w:space="0" w:color="auto"/>
            <w:left w:val="none" w:sz="0" w:space="0" w:color="auto"/>
            <w:bottom w:val="none" w:sz="0" w:space="0" w:color="auto"/>
            <w:right w:val="none" w:sz="0" w:space="0" w:color="auto"/>
          </w:divBdr>
          <w:divsChild>
            <w:div w:id="2131700454">
              <w:marLeft w:val="-75"/>
              <w:marRight w:val="0"/>
              <w:marTop w:val="30"/>
              <w:marBottom w:val="30"/>
              <w:divBdr>
                <w:top w:val="none" w:sz="0" w:space="0" w:color="auto"/>
                <w:left w:val="none" w:sz="0" w:space="0" w:color="auto"/>
                <w:bottom w:val="none" w:sz="0" w:space="0" w:color="auto"/>
                <w:right w:val="none" w:sz="0" w:space="0" w:color="auto"/>
              </w:divBdr>
              <w:divsChild>
                <w:div w:id="21519352">
                  <w:marLeft w:val="0"/>
                  <w:marRight w:val="0"/>
                  <w:marTop w:val="0"/>
                  <w:marBottom w:val="0"/>
                  <w:divBdr>
                    <w:top w:val="none" w:sz="0" w:space="0" w:color="auto"/>
                    <w:left w:val="none" w:sz="0" w:space="0" w:color="auto"/>
                    <w:bottom w:val="none" w:sz="0" w:space="0" w:color="auto"/>
                    <w:right w:val="none" w:sz="0" w:space="0" w:color="auto"/>
                  </w:divBdr>
                  <w:divsChild>
                    <w:div w:id="133259094">
                      <w:marLeft w:val="0"/>
                      <w:marRight w:val="0"/>
                      <w:marTop w:val="0"/>
                      <w:marBottom w:val="0"/>
                      <w:divBdr>
                        <w:top w:val="none" w:sz="0" w:space="0" w:color="auto"/>
                        <w:left w:val="none" w:sz="0" w:space="0" w:color="auto"/>
                        <w:bottom w:val="none" w:sz="0" w:space="0" w:color="auto"/>
                        <w:right w:val="none" w:sz="0" w:space="0" w:color="auto"/>
                      </w:divBdr>
                    </w:div>
                  </w:divsChild>
                </w:div>
                <w:div w:id="32848727">
                  <w:marLeft w:val="0"/>
                  <w:marRight w:val="0"/>
                  <w:marTop w:val="0"/>
                  <w:marBottom w:val="0"/>
                  <w:divBdr>
                    <w:top w:val="none" w:sz="0" w:space="0" w:color="auto"/>
                    <w:left w:val="none" w:sz="0" w:space="0" w:color="auto"/>
                    <w:bottom w:val="none" w:sz="0" w:space="0" w:color="auto"/>
                    <w:right w:val="none" w:sz="0" w:space="0" w:color="auto"/>
                  </w:divBdr>
                  <w:divsChild>
                    <w:div w:id="462236521">
                      <w:marLeft w:val="0"/>
                      <w:marRight w:val="0"/>
                      <w:marTop w:val="0"/>
                      <w:marBottom w:val="0"/>
                      <w:divBdr>
                        <w:top w:val="none" w:sz="0" w:space="0" w:color="auto"/>
                        <w:left w:val="none" w:sz="0" w:space="0" w:color="auto"/>
                        <w:bottom w:val="none" w:sz="0" w:space="0" w:color="auto"/>
                        <w:right w:val="none" w:sz="0" w:space="0" w:color="auto"/>
                      </w:divBdr>
                    </w:div>
                  </w:divsChild>
                </w:div>
                <w:div w:id="57366698">
                  <w:marLeft w:val="0"/>
                  <w:marRight w:val="0"/>
                  <w:marTop w:val="0"/>
                  <w:marBottom w:val="0"/>
                  <w:divBdr>
                    <w:top w:val="none" w:sz="0" w:space="0" w:color="auto"/>
                    <w:left w:val="none" w:sz="0" w:space="0" w:color="auto"/>
                    <w:bottom w:val="none" w:sz="0" w:space="0" w:color="auto"/>
                    <w:right w:val="none" w:sz="0" w:space="0" w:color="auto"/>
                  </w:divBdr>
                  <w:divsChild>
                    <w:div w:id="1857229141">
                      <w:marLeft w:val="0"/>
                      <w:marRight w:val="0"/>
                      <w:marTop w:val="0"/>
                      <w:marBottom w:val="0"/>
                      <w:divBdr>
                        <w:top w:val="none" w:sz="0" w:space="0" w:color="auto"/>
                        <w:left w:val="none" w:sz="0" w:space="0" w:color="auto"/>
                        <w:bottom w:val="none" w:sz="0" w:space="0" w:color="auto"/>
                        <w:right w:val="none" w:sz="0" w:space="0" w:color="auto"/>
                      </w:divBdr>
                    </w:div>
                  </w:divsChild>
                </w:div>
                <w:div w:id="73280556">
                  <w:marLeft w:val="0"/>
                  <w:marRight w:val="0"/>
                  <w:marTop w:val="0"/>
                  <w:marBottom w:val="0"/>
                  <w:divBdr>
                    <w:top w:val="none" w:sz="0" w:space="0" w:color="auto"/>
                    <w:left w:val="none" w:sz="0" w:space="0" w:color="auto"/>
                    <w:bottom w:val="none" w:sz="0" w:space="0" w:color="auto"/>
                    <w:right w:val="none" w:sz="0" w:space="0" w:color="auto"/>
                  </w:divBdr>
                  <w:divsChild>
                    <w:div w:id="559024742">
                      <w:marLeft w:val="0"/>
                      <w:marRight w:val="0"/>
                      <w:marTop w:val="0"/>
                      <w:marBottom w:val="0"/>
                      <w:divBdr>
                        <w:top w:val="none" w:sz="0" w:space="0" w:color="auto"/>
                        <w:left w:val="none" w:sz="0" w:space="0" w:color="auto"/>
                        <w:bottom w:val="none" w:sz="0" w:space="0" w:color="auto"/>
                        <w:right w:val="none" w:sz="0" w:space="0" w:color="auto"/>
                      </w:divBdr>
                    </w:div>
                  </w:divsChild>
                </w:div>
                <w:div w:id="81611118">
                  <w:marLeft w:val="0"/>
                  <w:marRight w:val="0"/>
                  <w:marTop w:val="0"/>
                  <w:marBottom w:val="0"/>
                  <w:divBdr>
                    <w:top w:val="none" w:sz="0" w:space="0" w:color="auto"/>
                    <w:left w:val="none" w:sz="0" w:space="0" w:color="auto"/>
                    <w:bottom w:val="none" w:sz="0" w:space="0" w:color="auto"/>
                    <w:right w:val="none" w:sz="0" w:space="0" w:color="auto"/>
                  </w:divBdr>
                  <w:divsChild>
                    <w:div w:id="1281258801">
                      <w:marLeft w:val="0"/>
                      <w:marRight w:val="0"/>
                      <w:marTop w:val="0"/>
                      <w:marBottom w:val="0"/>
                      <w:divBdr>
                        <w:top w:val="none" w:sz="0" w:space="0" w:color="auto"/>
                        <w:left w:val="none" w:sz="0" w:space="0" w:color="auto"/>
                        <w:bottom w:val="none" w:sz="0" w:space="0" w:color="auto"/>
                        <w:right w:val="none" w:sz="0" w:space="0" w:color="auto"/>
                      </w:divBdr>
                    </w:div>
                  </w:divsChild>
                </w:div>
                <w:div w:id="101152278">
                  <w:marLeft w:val="0"/>
                  <w:marRight w:val="0"/>
                  <w:marTop w:val="0"/>
                  <w:marBottom w:val="0"/>
                  <w:divBdr>
                    <w:top w:val="none" w:sz="0" w:space="0" w:color="auto"/>
                    <w:left w:val="none" w:sz="0" w:space="0" w:color="auto"/>
                    <w:bottom w:val="none" w:sz="0" w:space="0" w:color="auto"/>
                    <w:right w:val="none" w:sz="0" w:space="0" w:color="auto"/>
                  </w:divBdr>
                  <w:divsChild>
                    <w:div w:id="720637343">
                      <w:marLeft w:val="0"/>
                      <w:marRight w:val="0"/>
                      <w:marTop w:val="0"/>
                      <w:marBottom w:val="0"/>
                      <w:divBdr>
                        <w:top w:val="none" w:sz="0" w:space="0" w:color="auto"/>
                        <w:left w:val="none" w:sz="0" w:space="0" w:color="auto"/>
                        <w:bottom w:val="none" w:sz="0" w:space="0" w:color="auto"/>
                        <w:right w:val="none" w:sz="0" w:space="0" w:color="auto"/>
                      </w:divBdr>
                    </w:div>
                  </w:divsChild>
                </w:div>
                <w:div w:id="111367634">
                  <w:marLeft w:val="0"/>
                  <w:marRight w:val="0"/>
                  <w:marTop w:val="0"/>
                  <w:marBottom w:val="0"/>
                  <w:divBdr>
                    <w:top w:val="none" w:sz="0" w:space="0" w:color="auto"/>
                    <w:left w:val="none" w:sz="0" w:space="0" w:color="auto"/>
                    <w:bottom w:val="none" w:sz="0" w:space="0" w:color="auto"/>
                    <w:right w:val="none" w:sz="0" w:space="0" w:color="auto"/>
                  </w:divBdr>
                  <w:divsChild>
                    <w:div w:id="778332881">
                      <w:marLeft w:val="0"/>
                      <w:marRight w:val="0"/>
                      <w:marTop w:val="0"/>
                      <w:marBottom w:val="0"/>
                      <w:divBdr>
                        <w:top w:val="none" w:sz="0" w:space="0" w:color="auto"/>
                        <w:left w:val="none" w:sz="0" w:space="0" w:color="auto"/>
                        <w:bottom w:val="none" w:sz="0" w:space="0" w:color="auto"/>
                        <w:right w:val="none" w:sz="0" w:space="0" w:color="auto"/>
                      </w:divBdr>
                    </w:div>
                  </w:divsChild>
                </w:div>
                <w:div w:id="119496750">
                  <w:marLeft w:val="0"/>
                  <w:marRight w:val="0"/>
                  <w:marTop w:val="0"/>
                  <w:marBottom w:val="0"/>
                  <w:divBdr>
                    <w:top w:val="none" w:sz="0" w:space="0" w:color="auto"/>
                    <w:left w:val="none" w:sz="0" w:space="0" w:color="auto"/>
                    <w:bottom w:val="none" w:sz="0" w:space="0" w:color="auto"/>
                    <w:right w:val="none" w:sz="0" w:space="0" w:color="auto"/>
                  </w:divBdr>
                  <w:divsChild>
                    <w:div w:id="240871161">
                      <w:marLeft w:val="0"/>
                      <w:marRight w:val="0"/>
                      <w:marTop w:val="0"/>
                      <w:marBottom w:val="0"/>
                      <w:divBdr>
                        <w:top w:val="none" w:sz="0" w:space="0" w:color="auto"/>
                        <w:left w:val="none" w:sz="0" w:space="0" w:color="auto"/>
                        <w:bottom w:val="none" w:sz="0" w:space="0" w:color="auto"/>
                        <w:right w:val="none" w:sz="0" w:space="0" w:color="auto"/>
                      </w:divBdr>
                    </w:div>
                  </w:divsChild>
                </w:div>
                <w:div w:id="123083673">
                  <w:marLeft w:val="0"/>
                  <w:marRight w:val="0"/>
                  <w:marTop w:val="0"/>
                  <w:marBottom w:val="0"/>
                  <w:divBdr>
                    <w:top w:val="none" w:sz="0" w:space="0" w:color="auto"/>
                    <w:left w:val="none" w:sz="0" w:space="0" w:color="auto"/>
                    <w:bottom w:val="none" w:sz="0" w:space="0" w:color="auto"/>
                    <w:right w:val="none" w:sz="0" w:space="0" w:color="auto"/>
                  </w:divBdr>
                  <w:divsChild>
                    <w:div w:id="495802648">
                      <w:marLeft w:val="0"/>
                      <w:marRight w:val="0"/>
                      <w:marTop w:val="0"/>
                      <w:marBottom w:val="0"/>
                      <w:divBdr>
                        <w:top w:val="none" w:sz="0" w:space="0" w:color="auto"/>
                        <w:left w:val="none" w:sz="0" w:space="0" w:color="auto"/>
                        <w:bottom w:val="none" w:sz="0" w:space="0" w:color="auto"/>
                        <w:right w:val="none" w:sz="0" w:space="0" w:color="auto"/>
                      </w:divBdr>
                    </w:div>
                  </w:divsChild>
                </w:div>
                <w:div w:id="165170013">
                  <w:marLeft w:val="0"/>
                  <w:marRight w:val="0"/>
                  <w:marTop w:val="0"/>
                  <w:marBottom w:val="0"/>
                  <w:divBdr>
                    <w:top w:val="none" w:sz="0" w:space="0" w:color="auto"/>
                    <w:left w:val="none" w:sz="0" w:space="0" w:color="auto"/>
                    <w:bottom w:val="none" w:sz="0" w:space="0" w:color="auto"/>
                    <w:right w:val="none" w:sz="0" w:space="0" w:color="auto"/>
                  </w:divBdr>
                  <w:divsChild>
                    <w:div w:id="1966812083">
                      <w:marLeft w:val="0"/>
                      <w:marRight w:val="0"/>
                      <w:marTop w:val="0"/>
                      <w:marBottom w:val="0"/>
                      <w:divBdr>
                        <w:top w:val="none" w:sz="0" w:space="0" w:color="auto"/>
                        <w:left w:val="none" w:sz="0" w:space="0" w:color="auto"/>
                        <w:bottom w:val="none" w:sz="0" w:space="0" w:color="auto"/>
                        <w:right w:val="none" w:sz="0" w:space="0" w:color="auto"/>
                      </w:divBdr>
                    </w:div>
                  </w:divsChild>
                </w:div>
                <w:div w:id="175731326">
                  <w:marLeft w:val="0"/>
                  <w:marRight w:val="0"/>
                  <w:marTop w:val="0"/>
                  <w:marBottom w:val="0"/>
                  <w:divBdr>
                    <w:top w:val="none" w:sz="0" w:space="0" w:color="auto"/>
                    <w:left w:val="none" w:sz="0" w:space="0" w:color="auto"/>
                    <w:bottom w:val="none" w:sz="0" w:space="0" w:color="auto"/>
                    <w:right w:val="none" w:sz="0" w:space="0" w:color="auto"/>
                  </w:divBdr>
                  <w:divsChild>
                    <w:div w:id="355237423">
                      <w:marLeft w:val="0"/>
                      <w:marRight w:val="0"/>
                      <w:marTop w:val="0"/>
                      <w:marBottom w:val="0"/>
                      <w:divBdr>
                        <w:top w:val="none" w:sz="0" w:space="0" w:color="auto"/>
                        <w:left w:val="none" w:sz="0" w:space="0" w:color="auto"/>
                        <w:bottom w:val="none" w:sz="0" w:space="0" w:color="auto"/>
                        <w:right w:val="none" w:sz="0" w:space="0" w:color="auto"/>
                      </w:divBdr>
                    </w:div>
                    <w:div w:id="1008679460">
                      <w:marLeft w:val="0"/>
                      <w:marRight w:val="0"/>
                      <w:marTop w:val="0"/>
                      <w:marBottom w:val="0"/>
                      <w:divBdr>
                        <w:top w:val="none" w:sz="0" w:space="0" w:color="auto"/>
                        <w:left w:val="none" w:sz="0" w:space="0" w:color="auto"/>
                        <w:bottom w:val="none" w:sz="0" w:space="0" w:color="auto"/>
                        <w:right w:val="none" w:sz="0" w:space="0" w:color="auto"/>
                      </w:divBdr>
                    </w:div>
                  </w:divsChild>
                </w:div>
                <w:div w:id="227493406">
                  <w:marLeft w:val="0"/>
                  <w:marRight w:val="0"/>
                  <w:marTop w:val="0"/>
                  <w:marBottom w:val="0"/>
                  <w:divBdr>
                    <w:top w:val="none" w:sz="0" w:space="0" w:color="auto"/>
                    <w:left w:val="none" w:sz="0" w:space="0" w:color="auto"/>
                    <w:bottom w:val="none" w:sz="0" w:space="0" w:color="auto"/>
                    <w:right w:val="none" w:sz="0" w:space="0" w:color="auto"/>
                  </w:divBdr>
                  <w:divsChild>
                    <w:div w:id="1761483795">
                      <w:marLeft w:val="0"/>
                      <w:marRight w:val="0"/>
                      <w:marTop w:val="0"/>
                      <w:marBottom w:val="0"/>
                      <w:divBdr>
                        <w:top w:val="none" w:sz="0" w:space="0" w:color="auto"/>
                        <w:left w:val="none" w:sz="0" w:space="0" w:color="auto"/>
                        <w:bottom w:val="none" w:sz="0" w:space="0" w:color="auto"/>
                        <w:right w:val="none" w:sz="0" w:space="0" w:color="auto"/>
                      </w:divBdr>
                    </w:div>
                  </w:divsChild>
                </w:div>
                <w:div w:id="256718063">
                  <w:marLeft w:val="0"/>
                  <w:marRight w:val="0"/>
                  <w:marTop w:val="0"/>
                  <w:marBottom w:val="0"/>
                  <w:divBdr>
                    <w:top w:val="none" w:sz="0" w:space="0" w:color="auto"/>
                    <w:left w:val="none" w:sz="0" w:space="0" w:color="auto"/>
                    <w:bottom w:val="none" w:sz="0" w:space="0" w:color="auto"/>
                    <w:right w:val="none" w:sz="0" w:space="0" w:color="auto"/>
                  </w:divBdr>
                  <w:divsChild>
                    <w:div w:id="293483534">
                      <w:marLeft w:val="0"/>
                      <w:marRight w:val="0"/>
                      <w:marTop w:val="0"/>
                      <w:marBottom w:val="0"/>
                      <w:divBdr>
                        <w:top w:val="none" w:sz="0" w:space="0" w:color="auto"/>
                        <w:left w:val="none" w:sz="0" w:space="0" w:color="auto"/>
                        <w:bottom w:val="none" w:sz="0" w:space="0" w:color="auto"/>
                        <w:right w:val="none" w:sz="0" w:space="0" w:color="auto"/>
                      </w:divBdr>
                    </w:div>
                  </w:divsChild>
                </w:div>
                <w:div w:id="262341334">
                  <w:marLeft w:val="0"/>
                  <w:marRight w:val="0"/>
                  <w:marTop w:val="0"/>
                  <w:marBottom w:val="0"/>
                  <w:divBdr>
                    <w:top w:val="none" w:sz="0" w:space="0" w:color="auto"/>
                    <w:left w:val="none" w:sz="0" w:space="0" w:color="auto"/>
                    <w:bottom w:val="none" w:sz="0" w:space="0" w:color="auto"/>
                    <w:right w:val="none" w:sz="0" w:space="0" w:color="auto"/>
                  </w:divBdr>
                  <w:divsChild>
                    <w:div w:id="384451132">
                      <w:marLeft w:val="0"/>
                      <w:marRight w:val="0"/>
                      <w:marTop w:val="0"/>
                      <w:marBottom w:val="0"/>
                      <w:divBdr>
                        <w:top w:val="none" w:sz="0" w:space="0" w:color="auto"/>
                        <w:left w:val="none" w:sz="0" w:space="0" w:color="auto"/>
                        <w:bottom w:val="none" w:sz="0" w:space="0" w:color="auto"/>
                        <w:right w:val="none" w:sz="0" w:space="0" w:color="auto"/>
                      </w:divBdr>
                    </w:div>
                  </w:divsChild>
                </w:div>
                <w:div w:id="269554800">
                  <w:marLeft w:val="0"/>
                  <w:marRight w:val="0"/>
                  <w:marTop w:val="0"/>
                  <w:marBottom w:val="0"/>
                  <w:divBdr>
                    <w:top w:val="none" w:sz="0" w:space="0" w:color="auto"/>
                    <w:left w:val="none" w:sz="0" w:space="0" w:color="auto"/>
                    <w:bottom w:val="none" w:sz="0" w:space="0" w:color="auto"/>
                    <w:right w:val="none" w:sz="0" w:space="0" w:color="auto"/>
                  </w:divBdr>
                  <w:divsChild>
                    <w:div w:id="314769722">
                      <w:marLeft w:val="0"/>
                      <w:marRight w:val="0"/>
                      <w:marTop w:val="0"/>
                      <w:marBottom w:val="0"/>
                      <w:divBdr>
                        <w:top w:val="none" w:sz="0" w:space="0" w:color="auto"/>
                        <w:left w:val="none" w:sz="0" w:space="0" w:color="auto"/>
                        <w:bottom w:val="none" w:sz="0" w:space="0" w:color="auto"/>
                        <w:right w:val="none" w:sz="0" w:space="0" w:color="auto"/>
                      </w:divBdr>
                    </w:div>
                  </w:divsChild>
                </w:div>
                <w:div w:id="270824934">
                  <w:marLeft w:val="0"/>
                  <w:marRight w:val="0"/>
                  <w:marTop w:val="0"/>
                  <w:marBottom w:val="0"/>
                  <w:divBdr>
                    <w:top w:val="none" w:sz="0" w:space="0" w:color="auto"/>
                    <w:left w:val="none" w:sz="0" w:space="0" w:color="auto"/>
                    <w:bottom w:val="none" w:sz="0" w:space="0" w:color="auto"/>
                    <w:right w:val="none" w:sz="0" w:space="0" w:color="auto"/>
                  </w:divBdr>
                  <w:divsChild>
                    <w:div w:id="222251380">
                      <w:marLeft w:val="0"/>
                      <w:marRight w:val="0"/>
                      <w:marTop w:val="0"/>
                      <w:marBottom w:val="0"/>
                      <w:divBdr>
                        <w:top w:val="none" w:sz="0" w:space="0" w:color="auto"/>
                        <w:left w:val="none" w:sz="0" w:space="0" w:color="auto"/>
                        <w:bottom w:val="none" w:sz="0" w:space="0" w:color="auto"/>
                        <w:right w:val="none" w:sz="0" w:space="0" w:color="auto"/>
                      </w:divBdr>
                    </w:div>
                  </w:divsChild>
                </w:div>
                <w:div w:id="299918326">
                  <w:marLeft w:val="0"/>
                  <w:marRight w:val="0"/>
                  <w:marTop w:val="0"/>
                  <w:marBottom w:val="0"/>
                  <w:divBdr>
                    <w:top w:val="none" w:sz="0" w:space="0" w:color="auto"/>
                    <w:left w:val="none" w:sz="0" w:space="0" w:color="auto"/>
                    <w:bottom w:val="none" w:sz="0" w:space="0" w:color="auto"/>
                    <w:right w:val="none" w:sz="0" w:space="0" w:color="auto"/>
                  </w:divBdr>
                  <w:divsChild>
                    <w:div w:id="666638912">
                      <w:marLeft w:val="0"/>
                      <w:marRight w:val="0"/>
                      <w:marTop w:val="0"/>
                      <w:marBottom w:val="0"/>
                      <w:divBdr>
                        <w:top w:val="none" w:sz="0" w:space="0" w:color="auto"/>
                        <w:left w:val="none" w:sz="0" w:space="0" w:color="auto"/>
                        <w:bottom w:val="none" w:sz="0" w:space="0" w:color="auto"/>
                        <w:right w:val="none" w:sz="0" w:space="0" w:color="auto"/>
                      </w:divBdr>
                    </w:div>
                  </w:divsChild>
                </w:div>
                <w:div w:id="317271364">
                  <w:marLeft w:val="0"/>
                  <w:marRight w:val="0"/>
                  <w:marTop w:val="0"/>
                  <w:marBottom w:val="0"/>
                  <w:divBdr>
                    <w:top w:val="none" w:sz="0" w:space="0" w:color="auto"/>
                    <w:left w:val="none" w:sz="0" w:space="0" w:color="auto"/>
                    <w:bottom w:val="none" w:sz="0" w:space="0" w:color="auto"/>
                    <w:right w:val="none" w:sz="0" w:space="0" w:color="auto"/>
                  </w:divBdr>
                  <w:divsChild>
                    <w:div w:id="1672560254">
                      <w:marLeft w:val="0"/>
                      <w:marRight w:val="0"/>
                      <w:marTop w:val="0"/>
                      <w:marBottom w:val="0"/>
                      <w:divBdr>
                        <w:top w:val="none" w:sz="0" w:space="0" w:color="auto"/>
                        <w:left w:val="none" w:sz="0" w:space="0" w:color="auto"/>
                        <w:bottom w:val="none" w:sz="0" w:space="0" w:color="auto"/>
                        <w:right w:val="none" w:sz="0" w:space="0" w:color="auto"/>
                      </w:divBdr>
                    </w:div>
                  </w:divsChild>
                </w:div>
                <w:div w:id="325978626">
                  <w:marLeft w:val="0"/>
                  <w:marRight w:val="0"/>
                  <w:marTop w:val="0"/>
                  <w:marBottom w:val="0"/>
                  <w:divBdr>
                    <w:top w:val="none" w:sz="0" w:space="0" w:color="auto"/>
                    <w:left w:val="none" w:sz="0" w:space="0" w:color="auto"/>
                    <w:bottom w:val="none" w:sz="0" w:space="0" w:color="auto"/>
                    <w:right w:val="none" w:sz="0" w:space="0" w:color="auto"/>
                  </w:divBdr>
                  <w:divsChild>
                    <w:div w:id="1794520769">
                      <w:marLeft w:val="0"/>
                      <w:marRight w:val="0"/>
                      <w:marTop w:val="0"/>
                      <w:marBottom w:val="0"/>
                      <w:divBdr>
                        <w:top w:val="none" w:sz="0" w:space="0" w:color="auto"/>
                        <w:left w:val="none" w:sz="0" w:space="0" w:color="auto"/>
                        <w:bottom w:val="none" w:sz="0" w:space="0" w:color="auto"/>
                        <w:right w:val="none" w:sz="0" w:space="0" w:color="auto"/>
                      </w:divBdr>
                    </w:div>
                  </w:divsChild>
                </w:div>
                <w:div w:id="332343879">
                  <w:marLeft w:val="0"/>
                  <w:marRight w:val="0"/>
                  <w:marTop w:val="0"/>
                  <w:marBottom w:val="0"/>
                  <w:divBdr>
                    <w:top w:val="none" w:sz="0" w:space="0" w:color="auto"/>
                    <w:left w:val="none" w:sz="0" w:space="0" w:color="auto"/>
                    <w:bottom w:val="none" w:sz="0" w:space="0" w:color="auto"/>
                    <w:right w:val="none" w:sz="0" w:space="0" w:color="auto"/>
                  </w:divBdr>
                  <w:divsChild>
                    <w:div w:id="1019357598">
                      <w:marLeft w:val="0"/>
                      <w:marRight w:val="0"/>
                      <w:marTop w:val="0"/>
                      <w:marBottom w:val="0"/>
                      <w:divBdr>
                        <w:top w:val="none" w:sz="0" w:space="0" w:color="auto"/>
                        <w:left w:val="none" w:sz="0" w:space="0" w:color="auto"/>
                        <w:bottom w:val="none" w:sz="0" w:space="0" w:color="auto"/>
                        <w:right w:val="none" w:sz="0" w:space="0" w:color="auto"/>
                      </w:divBdr>
                    </w:div>
                  </w:divsChild>
                </w:div>
                <w:div w:id="354773943">
                  <w:marLeft w:val="0"/>
                  <w:marRight w:val="0"/>
                  <w:marTop w:val="0"/>
                  <w:marBottom w:val="0"/>
                  <w:divBdr>
                    <w:top w:val="none" w:sz="0" w:space="0" w:color="auto"/>
                    <w:left w:val="none" w:sz="0" w:space="0" w:color="auto"/>
                    <w:bottom w:val="none" w:sz="0" w:space="0" w:color="auto"/>
                    <w:right w:val="none" w:sz="0" w:space="0" w:color="auto"/>
                  </w:divBdr>
                  <w:divsChild>
                    <w:div w:id="1285963994">
                      <w:marLeft w:val="0"/>
                      <w:marRight w:val="0"/>
                      <w:marTop w:val="0"/>
                      <w:marBottom w:val="0"/>
                      <w:divBdr>
                        <w:top w:val="none" w:sz="0" w:space="0" w:color="auto"/>
                        <w:left w:val="none" w:sz="0" w:space="0" w:color="auto"/>
                        <w:bottom w:val="none" w:sz="0" w:space="0" w:color="auto"/>
                        <w:right w:val="none" w:sz="0" w:space="0" w:color="auto"/>
                      </w:divBdr>
                    </w:div>
                  </w:divsChild>
                </w:div>
                <w:div w:id="372196164">
                  <w:marLeft w:val="0"/>
                  <w:marRight w:val="0"/>
                  <w:marTop w:val="0"/>
                  <w:marBottom w:val="0"/>
                  <w:divBdr>
                    <w:top w:val="none" w:sz="0" w:space="0" w:color="auto"/>
                    <w:left w:val="none" w:sz="0" w:space="0" w:color="auto"/>
                    <w:bottom w:val="none" w:sz="0" w:space="0" w:color="auto"/>
                    <w:right w:val="none" w:sz="0" w:space="0" w:color="auto"/>
                  </w:divBdr>
                  <w:divsChild>
                    <w:div w:id="563295006">
                      <w:marLeft w:val="0"/>
                      <w:marRight w:val="0"/>
                      <w:marTop w:val="0"/>
                      <w:marBottom w:val="0"/>
                      <w:divBdr>
                        <w:top w:val="none" w:sz="0" w:space="0" w:color="auto"/>
                        <w:left w:val="none" w:sz="0" w:space="0" w:color="auto"/>
                        <w:bottom w:val="none" w:sz="0" w:space="0" w:color="auto"/>
                        <w:right w:val="none" w:sz="0" w:space="0" w:color="auto"/>
                      </w:divBdr>
                    </w:div>
                  </w:divsChild>
                </w:div>
                <w:div w:id="433330545">
                  <w:marLeft w:val="0"/>
                  <w:marRight w:val="0"/>
                  <w:marTop w:val="0"/>
                  <w:marBottom w:val="0"/>
                  <w:divBdr>
                    <w:top w:val="none" w:sz="0" w:space="0" w:color="auto"/>
                    <w:left w:val="none" w:sz="0" w:space="0" w:color="auto"/>
                    <w:bottom w:val="none" w:sz="0" w:space="0" w:color="auto"/>
                    <w:right w:val="none" w:sz="0" w:space="0" w:color="auto"/>
                  </w:divBdr>
                  <w:divsChild>
                    <w:div w:id="1710958559">
                      <w:marLeft w:val="0"/>
                      <w:marRight w:val="0"/>
                      <w:marTop w:val="0"/>
                      <w:marBottom w:val="0"/>
                      <w:divBdr>
                        <w:top w:val="none" w:sz="0" w:space="0" w:color="auto"/>
                        <w:left w:val="none" w:sz="0" w:space="0" w:color="auto"/>
                        <w:bottom w:val="none" w:sz="0" w:space="0" w:color="auto"/>
                        <w:right w:val="none" w:sz="0" w:space="0" w:color="auto"/>
                      </w:divBdr>
                    </w:div>
                  </w:divsChild>
                </w:div>
                <w:div w:id="440223972">
                  <w:marLeft w:val="0"/>
                  <w:marRight w:val="0"/>
                  <w:marTop w:val="0"/>
                  <w:marBottom w:val="0"/>
                  <w:divBdr>
                    <w:top w:val="none" w:sz="0" w:space="0" w:color="auto"/>
                    <w:left w:val="none" w:sz="0" w:space="0" w:color="auto"/>
                    <w:bottom w:val="none" w:sz="0" w:space="0" w:color="auto"/>
                    <w:right w:val="none" w:sz="0" w:space="0" w:color="auto"/>
                  </w:divBdr>
                  <w:divsChild>
                    <w:div w:id="1743597348">
                      <w:marLeft w:val="0"/>
                      <w:marRight w:val="0"/>
                      <w:marTop w:val="0"/>
                      <w:marBottom w:val="0"/>
                      <w:divBdr>
                        <w:top w:val="none" w:sz="0" w:space="0" w:color="auto"/>
                        <w:left w:val="none" w:sz="0" w:space="0" w:color="auto"/>
                        <w:bottom w:val="none" w:sz="0" w:space="0" w:color="auto"/>
                        <w:right w:val="none" w:sz="0" w:space="0" w:color="auto"/>
                      </w:divBdr>
                    </w:div>
                  </w:divsChild>
                </w:div>
                <w:div w:id="447703394">
                  <w:marLeft w:val="0"/>
                  <w:marRight w:val="0"/>
                  <w:marTop w:val="0"/>
                  <w:marBottom w:val="0"/>
                  <w:divBdr>
                    <w:top w:val="none" w:sz="0" w:space="0" w:color="auto"/>
                    <w:left w:val="none" w:sz="0" w:space="0" w:color="auto"/>
                    <w:bottom w:val="none" w:sz="0" w:space="0" w:color="auto"/>
                    <w:right w:val="none" w:sz="0" w:space="0" w:color="auto"/>
                  </w:divBdr>
                  <w:divsChild>
                    <w:div w:id="1663510525">
                      <w:marLeft w:val="0"/>
                      <w:marRight w:val="0"/>
                      <w:marTop w:val="0"/>
                      <w:marBottom w:val="0"/>
                      <w:divBdr>
                        <w:top w:val="none" w:sz="0" w:space="0" w:color="auto"/>
                        <w:left w:val="none" w:sz="0" w:space="0" w:color="auto"/>
                        <w:bottom w:val="none" w:sz="0" w:space="0" w:color="auto"/>
                        <w:right w:val="none" w:sz="0" w:space="0" w:color="auto"/>
                      </w:divBdr>
                    </w:div>
                  </w:divsChild>
                </w:div>
                <w:div w:id="492336909">
                  <w:marLeft w:val="0"/>
                  <w:marRight w:val="0"/>
                  <w:marTop w:val="0"/>
                  <w:marBottom w:val="0"/>
                  <w:divBdr>
                    <w:top w:val="none" w:sz="0" w:space="0" w:color="auto"/>
                    <w:left w:val="none" w:sz="0" w:space="0" w:color="auto"/>
                    <w:bottom w:val="none" w:sz="0" w:space="0" w:color="auto"/>
                    <w:right w:val="none" w:sz="0" w:space="0" w:color="auto"/>
                  </w:divBdr>
                  <w:divsChild>
                    <w:div w:id="1457331486">
                      <w:marLeft w:val="0"/>
                      <w:marRight w:val="0"/>
                      <w:marTop w:val="0"/>
                      <w:marBottom w:val="0"/>
                      <w:divBdr>
                        <w:top w:val="none" w:sz="0" w:space="0" w:color="auto"/>
                        <w:left w:val="none" w:sz="0" w:space="0" w:color="auto"/>
                        <w:bottom w:val="none" w:sz="0" w:space="0" w:color="auto"/>
                        <w:right w:val="none" w:sz="0" w:space="0" w:color="auto"/>
                      </w:divBdr>
                    </w:div>
                  </w:divsChild>
                </w:div>
                <w:div w:id="512692265">
                  <w:marLeft w:val="0"/>
                  <w:marRight w:val="0"/>
                  <w:marTop w:val="0"/>
                  <w:marBottom w:val="0"/>
                  <w:divBdr>
                    <w:top w:val="none" w:sz="0" w:space="0" w:color="auto"/>
                    <w:left w:val="none" w:sz="0" w:space="0" w:color="auto"/>
                    <w:bottom w:val="none" w:sz="0" w:space="0" w:color="auto"/>
                    <w:right w:val="none" w:sz="0" w:space="0" w:color="auto"/>
                  </w:divBdr>
                  <w:divsChild>
                    <w:div w:id="1663120739">
                      <w:marLeft w:val="0"/>
                      <w:marRight w:val="0"/>
                      <w:marTop w:val="0"/>
                      <w:marBottom w:val="0"/>
                      <w:divBdr>
                        <w:top w:val="none" w:sz="0" w:space="0" w:color="auto"/>
                        <w:left w:val="none" w:sz="0" w:space="0" w:color="auto"/>
                        <w:bottom w:val="none" w:sz="0" w:space="0" w:color="auto"/>
                        <w:right w:val="none" w:sz="0" w:space="0" w:color="auto"/>
                      </w:divBdr>
                    </w:div>
                  </w:divsChild>
                </w:div>
                <w:div w:id="532766421">
                  <w:marLeft w:val="0"/>
                  <w:marRight w:val="0"/>
                  <w:marTop w:val="0"/>
                  <w:marBottom w:val="0"/>
                  <w:divBdr>
                    <w:top w:val="none" w:sz="0" w:space="0" w:color="auto"/>
                    <w:left w:val="none" w:sz="0" w:space="0" w:color="auto"/>
                    <w:bottom w:val="none" w:sz="0" w:space="0" w:color="auto"/>
                    <w:right w:val="none" w:sz="0" w:space="0" w:color="auto"/>
                  </w:divBdr>
                  <w:divsChild>
                    <w:div w:id="1318152093">
                      <w:marLeft w:val="0"/>
                      <w:marRight w:val="0"/>
                      <w:marTop w:val="0"/>
                      <w:marBottom w:val="0"/>
                      <w:divBdr>
                        <w:top w:val="none" w:sz="0" w:space="0" w:color="auto"/>
                        <w:left w:val="none" w:sz="0" w:space="0" w:color="auto"/>
                        <w:bottom w:val="none" w:sz="0" w:space="0" w:color="auto"/>
                        <w:right w:val="none" w:sz="0" w:space="0" w:color="auto"/>
                      </w:divBdr>
                    </w:div>
                  </w:divsChild>
                </w:div>
                <w:div w:id="564415279">
                  <w:marLeft w:val="0"/>
                  <w:marRight w:val="0"/>
                  <w:marTop w:val="0"/>
                  <w:marBottom w:val="0"/>
                  <w:divBdr>
                    <w:top w:val="none" w:sz="0" w:space="0" w:color="auto"/>
                    <w:left w:val="none" w:sz="0" w:space="0" w:color="auto"/>
                    <w:bottom w:val="none" w:sz="0" w:space="0" w:color="auto"/>
                    <w:right w:val="none" w:sz="0" w:space="0" w:color="auto"/>
                  </w:divBdr>
                  <w:divsChild>
                    <w:div w:id="1781147932">
                      <w:marLeft w:val="0"/>
                      <w:marRight w:val="0"/>
                      <w:marTop w:val="0"/>
                      <w:marBottom w:val="0"/>
                      <w:divBdr>
                        <w:top w:val="none" w:sz="0" w:space="0" w:color="auto"/>
                        <w:left w:val="none" w:sz="0" w:space="0" w:color="auto"/>
                        <w:bottom w:val="none" w:sz="0" w:space="0" w:color="auto"/>
                        <w:right w:val="none" w:sz="0" w:space="0" w:color="auto"/>
                      </w:divBdr>
                    </w:div>
                  </w:divsChild>
                </w:div>
                <w:div w:id="583415270">
                  <w:marLeft w:val="0"/>
                  <w:marRight w:val="0"/>
                  <w:marTop w:val="0"/>
                  <w:marBottom w:val="0"/>
                  <w:divBdr>
                    <w:top w:val="none" w:sz="0" w:space="0" w:color="auto"/>
                    <w:left w:val="none" w:sz="0" w:space="0" w:color="auto"/>
                    <w:bottom w:val="none" w:sz="0" w:space="0" w:color="auto"/>
                    <w:right w:val="none" w:sz="0" w:space="0" w:color="auto"/>
                  </w:divBdr>
                  <w:divsChild>
                    <w:div w:id="974916379">
                      <w:marLeft w:val="0"/>
                      <w:marRight w:val="0"/>
                      <w:marTop w:val="0"/>
                      <w:marBottom w:val="0"/>
                      <w:divBdr>
                        <w:top w:val="none" w:sz="0" w:space="0" w:color="auto"/>
                        <w:left w:val="none" w:sz="0" w:space="0" w:color="auto"/>
                        <w:bottom w:val="none" w:sz="0" w:space="0" w:color="auto"/>
                        <w:right w:val="none" w:sz="0" w:space="0" w:color="auto"/>
                      </w:divBdr>
                    </w:div>
                  </w:divsChild>
                </w:div>
                <w:div w:id="590745455">
                  <w:marLeft w:val="0"/>
                  <w:marRight w:val="0"/>
                  <w:marTop w:val="0"/>
                  <w:marBottom w:val="0"/>
                  <w:divBdr>
                    <w:top w:val="none" w:sz="0" w:space="0" w:color="auto"/>
                    <w:left w:val="none" w:sz="0" w:space="0" w:color="auto"/>
                    <w:bottom w:val="none" w:sz="0" w:space="0" w:color="auto"/>
                    <w:right w:val="none" w:sz="0" w:space="0" w:color="auto"/>
                  </w:divBdr>
                  <w:divsChild>
                    <w:div w:id="537737144">
                      <w:marLeft w:val="0"/>
                      <w:marRight w:val="0"/>
                      <w:marTop w:val="0"/>
                      <w:marBottom w:val="0"/>
                      <w:divBdr>
                        <w:top w:val="none" w:sz="0" w:space="0" w:color="auto"/>
                        <w:left w:val="none" w:sz="0" w:space="0" w:color="auto"/>
                        <w:bottom w:val="none" w:sz="0" w:space="0" w:color="auto"/>
                        <w:right w:val="none" w:sz="0" w:space="0" w:color="auto"/>
                      </w:divBdr>
                    </w:div>
                  </w:divsChild>
                </w:div>
                <w:div w:id="646908003">
                  <w:marLeft w:val="0"/>
                  <w:marRight w:val="0"/>
                  <w:marTop w:val="0"/>
                  <w:marBottom w:val="0"/>
                  <w:divBdr>
                    <w:top w:val="none" w:sz="0" w:space="0" w:color="auto"/>
                    <w:left w:val="none" w:sz="0" w:space="0" w:color="auto"/>
                    <w:bottom w:val="none" w:sz="0" w:space="0" w:color="auto"/>
                    <w:right w:val="none" w:sz="0" w:space="0" w:color="auto"/>
                  </w:divBdr>
                  <w:divsChild>
                    <w:div w:id="1441025140">
                      <w:marLeft w:val="0"/>
                      <w:marRight w:val="0"/>
                      <w:marTop w:val="0"/>
                      <w:marBottom w:val="0"/>
                      <w:divBdr>
                        <w:top w:val="none" w:sz="0" w:space="0" w:color="auto"/>
                        <w:left w:val="none" w:sz="0" w:space="0" w:color="auto"/>
                        <w:bottom w:val="none" w:sz="0" w:space="0" w:color="auto"/>
                        <w:right w:val="none" w:sz="0" w:space="0" w:color="auto"/>
                      </w:divBdr>
                    </w:div>
                  </w:divsChild>
                </w:div>
                <w:div w:id="691495489">
                  <w:marLeft w:val="0"/>
                  <w:marRight w:val="0"/>
                  <w:marTop w:val="0"/>
                  <w:marBottom w:val="0"/>
                  <w:divBdr>
                    <w:top w:val="none" w:sz="0" w:space="0" w:color="auto"/>
                    <w:left w:val="none" w:sz="0" w:space="0" w:color="auto"/>
                    <w:bottom w:val="none" w:sz="0" w:space="0" w:color="auto"/>
                    <w:right w:val="none" w:sz="0" w:space="0" w:color="auto"/>
                  </w:divBdr>
                  <w:divsChild>
                    <w:div w:id="1589656418">
                      <w:marLeft w:val="0"/>
                      <w:marRight w:val="0"/>
                      <w:marTop w:val="0"/>
                      <w:marBottom w:val="0"/>
                      <w:divBdr>
                        <w:top w:val="none" w:sz="0" w:space="0" w:color="auto"/>
                        <w:left w:val="none" w:sz="0" w:space="0" w:color="auto"/>
                        <w:bottom w:val="none" w:sz="0" w:space="0" w:color="auto"/>
                        <w:right w:val="none" w:sz="0" w:space="0" w:color="auto"/>
                      </w:divBdr>
                    </w:div>
                  </w:divsChild>
                </w:div>
                <w:div w:id="693650498">
                  <w:marLeft w:val="0"/>
                  <w:marRight w:val="0"/>
                  <w:marTop w:val="0"/>
                  <w:marBottom w:val="0"/>
                  <w:divBdr>
                    <w:top w:val="none" w:sz="0" w:space="0" w:color="auto"/>
                    <w:left w:val="none" w:sz="0" w:space="0" w:color="auto"/>
                    <w:bottom w:val="none" w:sz="0" w:space="0" w:color="auto"/>
                    <w:right w:val="none" w:sz="0" w:space="0" w:color="auto"/>
                  </w:divBdr>
                  <w:divsChild>
                    <w:div w:id="1042553773">
                      <w:marLeft w:val="0"/>
                      <w:marRight w:val="0"/>
                      <w:marTop w:val="0"/>
                      <w:marBottom w:val="0"/>
                      <w:divBdr>
                        <w:top w:val="none" w:sz="0" w:space="0" w:color="auto"/>
                        <w:left w:val="none" w:sz="0" w:space="0" w:color="auto"/>
                        <w:bottom w:val="none" w:sz="0" w:space="0" w:color="auto"/>
                        <w:right w:val="none" w:sz="0" w:space="0" w:color="auto"/>
                      </w:divBdr>
                    </w:div>
                    <w:div w:id="1377656496">
                      <w:marLeft w:val="0"/>
                      <w:marRight w:val="0"/>
                      <w:marTop w:val="0"/>
                      <w:marBottom w:val="0"/>
                      <w:divBdr>
                        <w:top w:val="none" w:sz="0" w:space="0" w:color="auto"/>
                        <w:left w:val="none" w:sz="0" w:space="0" w:color="auto"/>
                        <w:bottom w:val="none" w:sz="0" w:space="0" w:color="auto"/>
                        <w:right w:val="none" w:sz="0" w:space="0" w:color="auto"/>
                      </w:divBdr>
                    </w:div>
                  </w:divsChild>
                </w:div>
                <w:div w:id="699010289">
                  <w:marLeft w:val="0"/>
                  <w:marRight w:val="0"/>
                  <w:marTop w:val="0"/>
                  <w:marBottom w:val="0"/>
                  <w:divBdr>
                    <w:top w:val="none" w:sz="0" w:space="0" w:color="auto"/>
                    <w:left w:val="none" w:sz="0" w:space="0" w:color="auto"/>
                    <w:bottom w:val="none" w:sz="0" w:space="0" w:color="auto"/>
                    <w:right w:val="none" w:sz="0" w:space="0" w:color="auto"/>
                  </w:divBdr>
                  <w:divsChild>
                    <w:div w:id="2048800062">
                      <w:marLeft w:val="0"/>
                      <w:marRight w:val="0"/>
                      <w:marTop w:val="0"/>
                      <w:marBottom w:val="0"/>
                      <w:divBdr>
                        <w:top w:val="none" w:sz="0" w:space="0" w:color="auto"/>
                        <w:left w:val="none" w:sz="0" w:space="0" w:color="auto"/>
                        <w:bottom w:val="none" w:sz="0" w:space="0" w:color="auto"/>
                        <w:right w:val="none" w:sz="0" w:space="0" w:color="auto"/>
                      </w:divBdr>
                    </w:div>
                  </w:divsChild>
                </w:div>
                <w:div w:id="702680745">
                  <w:marLeft w:val="0"/>
                  <w:marRight w:val="0"/>
                  <w:marTop w:val="0"/>
                  <w:marBottom w:val="0"/>
                  <w:divBdr>
                    <w:top w:val="none" w:sz="0" w:space="0" w:color="auto"/>
                    <w:left w:val="none" w:sz="0" w:space="0" w:color="auto"/>
                    <w:bottom w:val="none" w:sz="0" w:space="0" w:color="auto"/>
                    <w:right w:val="none" w:sz="0" w:space="0" w:color="auto"/>
                  </w:divBdr>
                  <w:divsChild>
                    <w:div w:id="35660803">
                      <w:marLeft w:val="0"/>
                      <w:marRight w:val="0"/>
                      <w:marTop w:val="0"/>
                      <w:marBottom w:val="0"/>
                      <w:divBdr>
                        <w:top w:val="none" w:sz="0" w:space="0" w:color="auto"/>
                        <w:left w:val="none" w:sz="0" w:space="0" w:color="auto"/>
                        <w:bottom w:val="none" w:sz="0" w:space="0" w:color="auto"/>
                        <w:right w:val="none" w:sz="0" w:space="0" w:color="auto"/>
                      </w:divBdr>
                    </w:div>
                  </w:divsChild>
                </w:div>
                <w:div w:id="704259033">
                  <w:marLeft w:val="0"/>
                  <w:marRight w:val="0"/>
                  <w:marTop w:val="0"/>
                  <w:marBottom w:val="0"/>
                  <w:divBdr>
                    <w:top w:val="none" w:sz="0" w:space="0" w:color="auto"/>
                    <w:left w:val="none" w:sz="0" w:space="0" w:color="auto"/>
                    <w:bottom w:val="none" w:sz="0" w:space="0" w:color="auto"/>
                    <w:right w:val="none" w:sz="0" w:space="0" w:color="auto"/>
                  </w:divBdr>
                  <w:divsChild>
                    <w:div w:id="1086851230">
                      <w:marLeft w:val="0"/>
                      <w:marRight w:val="0"/>
                      <w:marTop w:val="0"/>
                      <w:marBottom w:val="0"/>
                      <w:divBdr>
                        <w:top w:val="none" w:sz="0" w:space="0" w:color="auto"/>
                        <w:left w:val="none" w:sz="0" w:space="0" w:color="auto"/>
                        <w:bottom w:val="none" w:sz="0" w:space="0" w:color="auto"/>
                        <w:right w:val="none" w:sz="0" w:space="0" w:color="auto"/>
                      </w:divBdr>
                    </w:div>
                  </w:divsChild>
                </w:div>
                <w:div w:id="722673870">
                  <w:marLeft w:val="0"/>
                  <w:marRight w:val="0"/>
                  <w:marTop w:val="0"/>
                  <w:marBottom w:val="0"/>
                  <w:divBdr>
                    <w:top w:val="none" w:sz="0" w:space="0" w:color="auto"/>
                    <w:left w:val="none" w:sz="0" w:space="0" w:color="auto"/>
                    <w:bottom w:val="none" w:sz="0" w:space="0" w:color="auto"/>
                    <w:right w:val="none" w:sz="0" w:space="0" w:color="auto"/>
                  </w:divBdr>
                  <w:divsChild>
                    <w:div w:id="2072658623">
                      <w:marLeft w:val="0"/>
                      <w:marRight w:val="0"/>
                      <w:marTop w:val="0"/>
                      <w:marBottom w:val="0"/>
                      <w:divBdr>
                        <w:top w:val="none" w:sz="0" w:space="0" w:color="auto"/>
                        <w:left w:val="none" w:sz="0" w:space="0" w:color="auto"/>
                        <w:bottom w:val="none" w:sz="0" w:space="0" w:color="auto"/>
                        <w:right w:val="none" w:sz="0" w:space="0" w:color="auto"/>
                      </w:divBdr>
                    </w:div>
                  </w:divsChild>
                </w:div>
                <w:div w:id="722874356">
                  <w:marLeft w:val="0"/>
                  <w:marRight w:val="0"/>
                  <w:marTop w:val="0"/>
                  <w:marBottom w:val="0"/>
                  <w:divBdr>
                    <w:top w:val="none" w:sz="0" w:space="0" w:color="auto"/>
                    <w:left w:val="none" w:sz="0" w:space="0" w:color="auto"/>
                    <w:bottom w:val="none" w:sz="0" w:space="0" w:color="auto"/>
                    <w:right w:val="none" w:sz="0" w:space="0" w:color="auto"/>
                  </w:divBdr>
                  <w:divsChild>
                    <w:div w:id="2062173870">
                      <w:marLeft w:val="0"/>
                      <w:marRight w:val="0"/>
                      <w:marTop w:val="0"/>
                      <w:marBottom w:val="0"/>
                      <w:divBdr>
                        <w:top w:val="none" w:sz="0" w:space="0" w:color="auto"/>
                        <w:left w:val="none" w:sz="0" w:space="0" w:color="auto"/>
                        <w:bottom w:val="none" w:sz="0" w:space="0" w:color="auto"/>
                        <w:right w:val="none" w:sz="0" w:space="0" w:color="auto"/>
                      </w:divBdr>
                    </w:div>
                  </w:divsChild>
                </w:div>
                <w:div w:id="741757031">
                  <w:marLeft w:val="0"/>
                  <w:marRight w:val="0"/>
                  <w:marTop w:val="0"/>
                  <w:marBottom w:val="0"/>
                  <w:divBdr>
                    <w:top w:val="none" w:sz="0" w:space="0" w:color="auto"/>
                    <w:left w:val="none" w:sz="0" w:space="0" w:color="auto"/>
                    <w:bottom w:val="none" w:sz="0" w:space="0" w:color="auto"/>
                    <w:right w:val="none" w:sz="0" w:space="0" w:color="auto"/>
                  </w:divBdr>
                  <w:divsChild>
                    <w:div w:id="1599295258">
                      <w:marLeft w:val="0"/>
                      <w:marRight w:val="0"/>
                      <w:marTop w:val="0"/>
                      <w:marBottom w:val="0"/>
                      <w:divBdr>
                        <w:top w:val="none" w:sz="0" w:space="0" w:color="auto"/>
                        <w:left w:val="none" w:sz="0" w:space="0" w:color="auto"/>
                        <w:bottom w:val="none" w:sz="0" w:space="0" w:color="auto"/>
                        <w:right w:val="none" w:sz="0" w:space="0" w:color="auto"/>
                      </w:divBdr>
                    </w:div>
                  </w:divsChild>
                </w:div>
                <w:div w:id="742067358">
                  <w:marLeft w:val="0"/>
                  <w:marRight w:val="0"/>
                  <w:marTop w:val="0"/>
                  <w:marBottom w:val="0"/>
                  <w:divBdr>
                    <w:top w:val="none" w:sz="0" w:space="0" w:color="auto"/>
                    <w:left w:val="none" w:sz="0" w:space="0" w:color="auto"/>
                    <w:bottom w:val="none" w:sz="0" w:space="0" w:color="auto"/>
                    <w:right w:val="none" w:sz="0" w:space="0" w:color="auto"/>
                  </w:divBdr>
                  <w:divsChild>
                    <w:div w:id="1483083701">
                      <w:marLeft w:val="0"/>
                      <w:marRight w:val="0"/>
                      <w:marTop w:val="0"/>
                      <w:marBottom w:val="0"/>
                      <w:divBdr>
                        <w:top w:val="none" w:sz="0" w:space="0" w:color="auto"/>
                        <w:left w:val="none" w:sz="0" w:space="0" w:color="auto"/>
                        <w:bottom w:val="none" w:sz="0" w:space="0" w:color="auto"/>
                        <w:right w:val="none" w:sz="0" w:space="0" w:color="auto"/>
                      </w:divBdr>
                    </w:div>
                  </w:divsChild>
                </w:div>
                <w:div w:id="793595555">
                  <w:marLeft w:val="0"/>
                  <w:marRight w:val="0"/>
                  <w:marTop w:val="0"/>
                  <w:marBottom w:val="0"/>
                  <w:divBdr>
                    <w:top w:val="none" w:sz="0" w:space="0" w:color="auto"/>
                    <w:left w:val="none" w:sz="0" w:space="0" w:color="auto"/>
                    <w:bottom w:val="none" w:sz="0" w:space="0" w:color="auto"/>
                    <w:right w:val="none" w:sz="0" w:space="0" w:color="auto"/>
                  </w:divBdr>
                  <w:divsChild>
                    <w:div w:id="1305895761">
                      <w:marLeft w:val="0"/>
                      <w:marRight w:val="0"/>
                      <w:marTop w:val="0"/>
                      <w:marBottom w:val="0"/>
                      <w:divBdr>
                        <w:top w:val="none" w:sz="0" w:space="0" w:color="auto"/>
                        <w:left w:val="none" w:sz="0" w:space="0" w:color="auto"/>
                        <w:bottom w:val="none" w:sz="0" w:space="0" w:color="auto"/>
                        <w:right w:val="none" w:sz="0" w:space="0" w:color="auto"/>
                      </w:divBdr>
                    </w:div>
                  </w:divsChild>
                </w:div>
                <w:div w:id="821846133">
                  <w:marLeft w:val="0"/>
                  <w:marRight w:val="0"/>
                  <w:marTop w:val="0"/>
                  <w:marBottom w:val="0"/>
                  <w:divBdr>
                    <w:top w:val="none" w:sz="0" w:space="0" w:color="auto"/>
                    <w:left w:val="none" w:sz="0" w:space="0" w:color="auto"/>
                    <w:bottom w:val="none" w:sz="0" w:space="0" w:color="auto"/>
                    <w:right w:val="none" w:sz="0" w:space="0" w:color="auto"/>
                  </w:divBdr>
                  <w:divsChild>
                    <w:div w:id="1262689703">
                      <w:marLeft w:val="0"/>
                      <w:marRight w:val="0"/>
                      <w:marTop w:val="0"/>
                      <w:marBottom w:val="0"/>
                      <w:divBdr>
                        <w:top w:val="none" w:sz="0" w:space="0" w:color="auto"/>
                        <w:left w:val="none" w:sz="0" w:space="0" w:color="auto"/>
                        <w:bottom w:val="none" w:sz="0" w:space="0" w:color="auto"/>
                        <w:right w:val="none" w:sz="0" w:space="0" w:color="auto"/>
                      </w:divBdr>
                    </w:div>
                  </w:divsChild>
                </w:div>
                <w:div w:id="872155605">
                  <w:marLeft w:val="0"/>
                  <w:marRight w:val="0"/>
                  <w:marTop w:val="0"/>
                  <w:marBottom w:val="0"/>
                  <w:divBdr>
                    <w:top w:val="none" w:sz="0" w:space="0" w:color="auto"/>
                    <w:left w:val="none" w:sz="0" w:space="0" w:color="auto"/>
                    <w:bottom w:val="none" w:sz="0" w:space="0" w:color="auto"/>
                    <w:right w:val="none" w:sz="0" w:space="0" w:color="auto"/>
                  </w:divBdr>
                  <w:divsChild>
                    <w:div w:id="120538915">
                      <w:marLeft w:val="0"/>
                      <w:marRight w:val="0"/>
                      <w:marTop w:val="0"/>
                      <w:marBottom w:val="0"/>
                      <w:divBdr>
                        <w:top w:val="none" w:sz="0" w:space="0" w:color="auto"/>
                        <w:left w:val="none" w:sz="0" w:space="0" w:color="auto"/>
                        <w:bottom w:val="none" w:sz="0" w:space="0" w:color="auto"/>
                        <w:right w:val="none" w:sz="0" w:space="0" w:color="auto"/>
                      </w:divBdr>
                    </w:div>
                  </w:divsChild>
                </w:div>
                <w:div w:id="899906124">
                  <w:marLeft w:val="0"/>
                  <w:marRight w:val="0"/>
                  <w:marTop w:val="0"/>
                  <w:marBottom w:val="0"/>
                  <w:divBdr>
                    <w:top w:val="none" w:sz="0" w:space="0" w:color="auto"/>
                    <w:left w:val="none" w:sz="0" w:space="0" w:color="auto"/>
                    <w:bottom w:val="none" w:sz="0" w:space="0" w:color="auto"/>
                    <w:right w:val="none" w:sz="0" w:space="0" w:color="auto"/>
                  </w:divBdr>
                  <w:divsChild>
                    <w:div w:id="1518733874">
                      <w:marLeft w:val="0"/>
                      <w:marRight w:val="0"/>
                      <w:marTop w:val="0"/>
                      <w:marBottom w:val="0"/>
                      <w:divBdr>
                        <w:top w:val="none" w:sz="0" w:space="0" w:color="auto"/>
                        <w:left w:val="none" w:sz="0" w:space="0" w:color="auto"/>
                        <w:bottom w:val="none" w:sz="0" w:space="0" w:color="auto"/>
                        <w:right w:val="none" w:sz="0" w:space="0" w:color="auto"/>
                      </w:divBdr>
                    </w:div>
                  </w:divsChild>
                </w:div>
                <w:div w:id="911965757">
                  <w:marLeft w:val="0"/>
                  <w:marRight w:val="0"/>
                  <w:marTop w:val="0"/>
                  <w:marBottom w:val="0"/>
                  <w:divBdr>
                    <w:top w:val="none" w:sz="0" w:space="0" w:color="auto"/>
                    <w:left w:val="none" w:sz="0" w:space="0" w:color="auto"/>
                    <w:bottom w:val="none" w:sz="0" w:space="0" w:color="auto"/>
                    <w:right w:val="none" w:sz="0" w:space="0" w:color="auto"/>
                  </w:divBdr>
                  <w:divsChild>
                    <w:div w:id="2085030167">
                      <w:marLeft w:val="0"/>
                      <w:marRight w:val="0"/>
                      <w:marTop w:val="0"/>
                      <w:marBottom w:val="0"/>
                      <w:divBdr>
                        <w:top w:val="none" w:sz="0" w:space="0" w:color="auto"/>
                        <w:left w:val="none" w:sz="0" w:space="0" w:color="auto"/>
                        <w:bottom w:val="none" w:sz="0" w:space="0" w:color="auto"/>
                        <w:right w:val="none" w:sz="0" w:space="0" w:color="auto"/>
                      </w:divBdr>
                    </w:div>
                  </w:divsChild>
                </w:div>
                <w:div w:id="961812071">
                  <w:marLeft w:val="0"/>
                  <w:marRight w:val="0"/>
                  <w:marTop w:val="0"/>
                  <w:marBottom w:val="0"/>
                  <w:divBdr>
                    <w:top w:val="none" w:sz="0" w:space="0" w:color="auto"/>
                    <w:left w:val="none" w:sz="0" w:space="0" w:color="auto"/>
                    <w:bottom w:val="none" w:sz="0" w:space="0" w:color="auto"/>
                    <w:right w:val="none" w:sz="0" w:space="0" w:color="auto"/>
                  </w:divBdr>
                  <w:divsChild>
                    <w:div w:id="1665015445">
                      <w:marLeft w:val="0"/>
                      <w:marRight w:val="0"/>
                      <w:marTop w:val="0"/>
                      <w:marBottom w:val="0"/>
                      <w:divBdr>
                        <w:top w:val="none" w:sz="0" w:space="0" w:color="auto"/>
                        <w:left w:val="none" w:sz="0" w:space="0" w:color="auto"/>
                        <w:bottom w:val="none" w:sz="0" w:space="0" w:color="auto"/>
                        <w:right w:val="none" w:sz="0" w:space="0" w:color="auto"/>
                      </w:divBdr>
                    </w:div>
                  </w:divsChild>
                </w:div>
                <w:div w:id="969558217">
                  <w:marLeft w:val="0"/>
                  <w:marRight w:val="0"/>
                  <w:marTop w:val="0"/>
                  <w:marBottom w:val="0"/>
                  <w:divBdr>
                    <w:top w:val="none" w:sz="0" w:space="0" w:color="auto"/>
                    <w:left w:val="none" w:sz="0" w:space="0" w:color="auto"/>
                    <w:bottom w:val="none" w:sz="0" w:space="0" w:color="auto"/>
                    <w:right w:val="none" w:sz="0" w:space="0" w:color="auto"/>
                  </w:divBdr>
                  <w:divsChild>
                    <w:div w:id="420610350">
                      <w:marLeft w:val="0"/>
                      <w:marRight w:val="0"/>
                      <w:marTop w:val="0"/>
                      <w:marBottom w:val="0"/>
                      <w:divBdr>
                        <w:top w:val="none" w:sz="0" w:space="0" w:color="auto"/>
                        <w:left w:val="none" w:sz="0" w:space="0" w:color="auto"/>
                        <w:bottom w:val="none" w:sz="0" w:space="0" w:color="auto"/>
                        <w:right w:val="none" w:sz="0" w:space="0" w:color="auto"/>
                      </w:divBdr>
                    </w:div>
                    <w:div w:id="1458717328">
                      <w:marLeft w:val="0"/>
                      <w:marRight w:val="0"/>
                      <w:marTop w:val="0"/>
                      <w:marBottom w:val="0"/>
                      <w:divBdr>
                        <w:top w:val="none" w:sz="0" w:space="0" w:color="auto"/>
                        <w:left w:val="none" w:sz="0" w:space="0" w:color="auto"/>
                        <w:bottom w:val="none" w:sz="0" w:space="0" w:color="auto"/>
                        <w:right w:val="none" w:sz="0" w:space="0" w:color="auto"/>
                      </w:divBdr>
                    </w:div>
                  </w:divsChild>
                </w:div>
                <w:div w:id="970355569">
                  <w:marLeft w:val="0"/>
                  <w:marRight w:val="0"/>
                  <w:marTop w:val="0"/>
                  <w:marBottom w:val="0"/>
                  <w:divBdr>
                    <w:top w:val="none" w:sz="0" w:space="0" w:color="auto"/>
                    <w:left w:val="none" w:sz="0" w:space="0" w:color="auto"/>
                    <w:bottom w:val="none" w:sz="0" w:space="0" w:color="auto"/>
                    <w:right w:val="none" w:sz="0" w:space="0" w:color="auto"/>
                  </w:divBdr>
                  <w:divsChild>
                    <w:div w:id="1054889818">
                      <w:marLeft w:val="0"/>
                      <w:marRight w:val="0"/>
                      <w:marTop w:val="0"/>
                      <w:marBottom w:val="0"/>
                      <w:divBdr>
                        <w:top w:val="none" w:sz="0" w:space="0" w:color="auto"/>
                        <w:left w:val="none" w:sz="0" w:space="0" w:color="auto"/>
                        <w:bottom w:val="none" w:sz="0" w:space="0" w:color="auto"/>
                        <w:right w:val="none" w:sz="0" w:space="0" w:color="auto"/>
                      </w:divBdr>
                    </w:div>
                  </w:divsChild>
                </w:div>
                <w:div w:id="1007444718">
                  <w:marLeft w:val="0"/>
                  <w:marRight w:val="0"/>
                  <w:marTop w:val="0"/>
                  <w:marBottom w:val="0"/>
                  <w:divBdr>
                    <w:top w:val="none" w:sz="0" w:space="0" w:color="auto"/>
                    <w:left w:val="none" w:sz="0" w:space="0" w:color="auto"/>
                    <w:bottom w:val="none" w:sz="0" w:space="0" w:color="auto"/>
                    <w:right w:val="none" w:sz="0" w:space="0" w:color="auto"/>
                  </w:divBdr>
                  <w:divsChild>
                    <w:div w:id="1300720913">
                      <w:marLeft w:val="0"/>
                      <w:marRight w:val="0"/>
                      <w:marTop w:val="0"/>
                      <w:marBottom w:val="0"/>
                      <w:divBdr>
                        <w:top w:val="none" w:sz="0" w:space="0" w:color="auto"/>
                        <w:left w:val="none" w:sz="0" w:space="0" w:color="auto"/>
                        <w:bottom w:val="none" w:sz="0" w:space="0" w:color="auto"/>
                        <w:right w:val="none" w:sz="0" w:space="0" w:color="auto"/>
                      </w:divBdr>
                    </w:div>
                  </w:divsChild>
                </w:div>
                <w:div w:id="1014575272">
                  <w:marLeft w:val="0"/>
                  <w:marRight w:val="0"/>
                  <w:marTop w:val="0"/>
                  <w:marBottom w:val="0"/>
                  <w:divBdr>
                    <w:top w:val="none" w:sz="0" w:space="0" w:color="auto"/>
                    <w:left w:val="none" w:sz="0" w:space="0" w:color="auto"/>
                    <w:bottom w:val="none" w:sz="0" w:space="0" w:color="auto"/>
                    <w:right w:val="none" w:sz="0" w:space="0" w:color="auto"/>
                  </w:divBdr>
                  <w:divsChild>
                    <w:div w:id="526915387">
                      <w:marLeft w:val="0"/>
                      <w:marRight w:val="0"/>
                      <w:marTop w:val="0"/>
                      <w:marBottom w:val="0"/>
                      <w:divBdr>
                        <w:top w:val="none" w:sz="0" w:space="0" w:color="auto"/>
                        <w:left w:val="none" w:sz="0" w:space="0" w:color="auto"/>
                        <w:bottom w:val="none" w:sz="0" w:space="0" w:color="auto"/>
                        <w:right w:val="none" w:sz="0" w:space="0" w:color="auto"/>
                      </w:divBdr>
                    </w:div>
                  </w:divsChild>
                </w:div>
                <w:div w:id="1017191009">
                  <w:marLeft w:val="0"/>
                  <w:marRight w:val="0"/>
                  <w:marTop w:val="0"/>
                  <w:marBottom w:val="0"/>
                  <w:divBdr>
                    <w:top w:val="none" w:sz="0" w:space="0" w:color="auto"/>
                    <w:left w:val="none" w:sz="0" w:space="0" w:color="auto"/>
                    <w:bottom w:val="none" w:sz="0" w:space="0" w:color="auto"/>
                    <w:right w:val="none" w:sz="0" w:space="0" w:color="auto"/>
                  </w:divBdr>
                  <w:divsChild>
                    <w:div w:id="1837917046">
                      <w:marLeft w:val="0"/>
                      <w:marRight w:val="0"/>
                      <w:marTop w:val="0"/>
                      <w:marBottom w:val="0"/>
                      <w:divBdr>
                        <w:top w:val="none" w:sz="0" w:space="0" w:color="auto"/>
                        <w:left w:val="none" w:sz="0" w:space="0" w:color="auto"/>
                        <w:bottom w:val="none" w:sz="0" w:space="0" w:color="auto"/>
                        <w:right w:val="none" w:sz="0" w:space="0" w:color="auto"/>
                      </w:divBdr>
                    </w:div>
                  </w:divsChild>
                </w:div>
                <w:div w:id="1030836536">
                  <w:marLeft w:val="0"/>
                  <w:marRight w:val="0"/>
                  <w:marTop w:val="0"/>
                  <w:marBottom w:val="0"/>
                  <w:divBdr>
                    <w:top w:val="none" w:sz="0" w:space="0" w:color="auto"/>
                    <w:left w:val="none" w:sz="0" w:space="0" w:color="auto"/>
                    <w:bottom w:val="none" w:sz="0" w:space="0" w:color="auto"/>
                    <w:right w:val="none" w:sz="0" w:space="0" w:color="auto"/>
                  </w:divBdr>
                  <w:divsChild>
                    <w:div w:id="584651051">
                      <w:marLeft w:val="0"/>
                      <w:marRight w:val="0"/>
                      <w:marTop w:val="0"/>
                      <w:marBottom w:val="0"/>
                      <w:divBdr>
                        <w:top w:val="none" w:sz="0" w:space="0" w:color="auto"/>
                        <w:left w:val="none" w:sz="0" w:space="0" w:color="auto"/>
                        <w:bottom w:val="none" w:sz="0" w:space="0" w:color="auto"/>
                        <w:right w:val="none" w:sz="0" w:space="0" w:color="auto"/>
                      </w:divBdr>
                    </w:div>
                  </w:divsChild>
                </w:div>
                <w:div w:id="1093432770">
                  <w:marLeft w:val="0"/>
                  <w:marRight w:val="0"/>
                  <w:marTop w:val="0"/>
                  <w:marBottom w:val="0"/>
                  <w:divBdr>
                    <w:top w:val="none" w:sz="0" w:space="0" w:color="auto"/>
                    <w:left w:val="none" w:sz="0" w:space="0" w:color="auto"/>
                    <w:bottom w:val="none" w:sz="0" w:space="0" w:color="auto"/>
                    <w:right w:val="none" w:sz="0" w:space="0" w:color="auto"/>
                  </w:divBdr>
                  <w:divsChild>
                    <w:div w:id="1826583849">
                      <w:marLeft w:val="0"/>
                      <w:marRight w:val="0"/>
                      <w:marTop w:val="0"/>
                      <w:marBottom w:val="0"/>
                      <w:divBdr>
                        <w:top w:val="none" w:sz="0" w:space="0" w:color="auto"/>
                        <w:left w:val="none" w:sz="0" w:space="0" w:color="auto"/>
                        <w:bottom w:val="none" w:sz="0" w:space="0" w:color="auto"/>
                        <w:right w:val="none" w:sz="0" w:space="0" w:color="auto"/>
                      </w:divBdr>
                    </w:div>
                    <w:div w:id="2075734899">
                      <w:marLeft w:val="0"/>
                      <w:marRight w:val="0"/>
                      <w:marTop w:val="0"/>
                      <w:marBottom w:val="0"/>
                      <w:divBdr>
                        <w:top w:val="none" w:sz="0" w:space="0" w:color="auto"/>
                        <w:left w:val="none" w:sz="0" w:space="0" w:color="auto"/>
                        <w:bottom w:val="none" w:sz="0" w:space="0" w:color="auto"/>
                        <w:right w:val="none" w:sz="0" w:space="0" w:color="auto"/>
                      </w:divBdr>
                    </w:div>
                  </w:divsChild>
                </w:div>
                <w:div w:id="1134257868">
                  <w:marLeft w:val="0"/>
                  <w:marRight w:val="0"/>
                  <w:marTop w:val="0"/>
                  <w:marBottom w:val="0"/>
                  <w:divBdr>
                    <w:top w:val="none" w:sz="0" w:space="0" w:color="auto"/>
                    <w:left w:val="none" w:sz="0" w:space="0" w:color="auto"/>
                    <w:bottom w:val="none" w:sz="0" w:space="0" w:color="auto"/>
                    <w:right w:val="none" w:sz="0" w:space="0" w:color="auto"/>
                  </w:divBdr>
                  <w:divsChild>
                    <w:div w:id="1126654634">
                      <w:marLeft w:val="0"/>
                      <w:marRight w:val="0"/>
                      <w:marTop w:val="0"/>
                      <w:marBottom w:val="0"/>
                      <w:divBdr>
                        <w:top w:val="none" w:sz="0" w:space="0" w:color="auto"/>
                        <w:left w:val="none" w:sz="0" w:space="0" w:color="auto"/>
                        <w:bottom w:val="none" w:sz="0" w:space="0" w:color="auto"/>
                        <w:right w:val="none" w:sz="0" w:space="0" w:color="auto"/>
                      </w:divBdr>
                    </w:div>
                  </w:divsChild>
                </w:div>
                <w:div w:id="1142893434">
                  <w:marLeft w:val="0"/>
                  <w:marRight w:val="0"/>
                  <w:marTop w:val="0"/>
                  <w:marBottom w:val="0"/>
                  <w:divBdr>
                    <w:top w:val="none" w:sz="0" w:space="0" w:color="auto"/>
                    <w:left w:val="none" w:sz="0" w:space="0" w:color="auto"/>
                    <w:bottom w:val="none" w:sz="0" w:space="0" w:color="auto"/>
                    <w:right w:val="none" w:sz="0" w:space="0" w:color="auto"/>
                  </w:divBdr>
                  <w:divsChild>
                    <w:div w:id="1296061010">
                      <w:marLeft w:val="0"/>
                      <w:marRight w:val="0"/>
                      <w:marTop w:val="0"/>
                      <w:marBottom w:val="0"/>
                      <w:divBdr>
                        <w:top w:val="none" w:sz="0" w:space="0" w:color="auto"/>
                        <w:left w:val="none" w:sz="0" w:space="0" w:color="auto"/>
                        <w:bottom w:val="none" w:sz="0" w:space="0" w:color="auto"/>
                        <w:right w:val="none" w:sz="0" w:space="0" w:color="auto"/>
                      </w:divBdr>
                    </w:div>
                  </w:divsChild>
                </w:div>
                <w:div w:id="1148084883">
                  <w:marLeft w:val="0"/>
                  <w:marRight w:val="0"/>
                  <w:marTop w:val="0"/>
                  <w:marBottom w:val="0"/>
                  <w:divBdr>
                    <w:top w:val="none" w:sz="0" w:space="0" w:color="auto"/>
                    <w:left w:val="none" w:sz="0" w:space="0" w:color="auto"/>
                    <w:bottom w:val="none" w:sz="0" w:space="0" w:color="auto"/>
                    <w:right w:val="none" w:sz="0" w:space="0" w:color="auto"/>
                  </w:divBdr>
                  <w:divsChild>
                    <w:div w:id="1398943389">
                      <w:marLeft w:val="0"/>
                      <w:marRight w:val="0"/>
                      <w:marTop w:val="0"/>
                      <w:marBottom w:val="0"/>
                      <w:divBdr>
                        <w:top w:val="none" w:sz="0" w:space="0" w:color="auto"/>
                        <w:left w:val="none" w:sz="0" w:space="0" w:color="auto"/>
                        <w:bottom w:val="none" w:sz="0" w:space="0" w:color="auto"/>
                        <w:right w:val="none" w:sz="0" w:space="0" w:color="auto"/>
                      </w:divBdr>
                    </w:div>
                  </w:divsChild>
                </w:div>
                <w:div w:id="1191647198">
                  <w:marLeft w:val="0"/>
                  <w:marRight w:val="0"/>
                  <w:marTop w:val="0"/>
                  <w:marBottom w:val="0"/>
                  <w:divBdr>
                    <w:top w:val="none" w:sz="0" w:space="0" w:color="auto"/>
                    <w:left w:val="none" w:sz="0" w:space="0" w:color="auto"/>
                    <w:bottom w:val="none" w:sz="0" w:space="0" w:color="auto"/>
                    <w:right w:val="none" w:sz="0" w:space="0" w:color="auto"/>
                  </w:divBdr>
                  <w:divsChild>
                    <w:div w:id="170531330">
                      <w:marLeft w:val="0"/>
                      <w:marRight w:val="0"/>
                      <w:marTop w:val="0"/>
                      <w:marBottom w:val="0"/>
                      <w:divBdr>
                        <w:top w:val="none" w:sz="0" w:space="0" w:color="auto"/>
                        <w:left w:val="none" w:sz="0" w:space="0" w:color="auto"/>
                        <w:bottom w:val="none" w:sz="0" w:space="0" w:color="auto"/>
                        <w:right w:val="none" w:sz="0" w:space="0" w:color="auto"/>
                      </w:divBdr>
                    </w:div>
                  </w:divsChild>
                </w:div>
                <w:div w:id="1192915522">
                  <w:marLeft w:val="0"/>
                  <w:marRight w:val="0"/>
                  <w:marTop w:val="0"/>
                  <w:marBottom w:val="0"/>
                  <w:divBdr>
                    <w:top w:val="none" w:sz="0" w:space="0" w:color="auto"/>
                    <w:left w:val="none" w:sz="0" w:space="0" w:color="auto"/>
                    <w:bottom w:val="none" w:sz="0" w:space="0" w:color="auto"/>
                    <w:right w:val="none" w:sz="0" w:space="0" w:color="auto"/>
                  </w:divBdr>
                  <w:divsChild>
                    <w:div w:id="1369258977">
                      <w:marLeft w:val="0"/>
                      <w:marRight w:val="0"/>
                      <w:marTop w:val="0"/>
                      <w:marBottom w:val="0"/>
                      <w:divBdr>
                        <w:top w:val="none" w:sz="0" w:space="0" w:color="auto"/>
                        <w:left w:val="none" w:sz="0" w:space="0" w:color="auto"/>
                        <w:bottom w:val="none" w:sz="0" w:space="0" w:color="auto"/>
                        <w:right w:val="none" w:sz="0" w:space="0" w:color="auto"/>
                      </w:divBdr>
                    </w:div>
                  </w:divsChild>
                </w:div>
                <w:div w:id="1195390459">
                  <w:marLeft w:val="0"/>
                  <w:marRight w:val="0"/>
                  <w:marTop w:val="0"/>
                  <w:marBottom w:val="0"/>
                  <w:divBdr>
                    <w:top w:val="none" w:sz="0" w:space="0" w:color="auto"/>
                    <w:left w:val="none" w:sz="0" w:space="0" w:color="auto"/>
                    <w:bottom w:val="none" w:sz="0" w:space="0" w:color="auto"/>
                    <w:right w:val="none" w:sz="0" w:space="0" w:color="auto"/>
                  </w:divBdr>
                  <w:divsChild>
                    <w:div w:id="23096232">
                      <w:marLeft w:val="0"/>
                      <w:marRight w:val="0"/>
                      <w:marTop w:val="0"/>
                      <w:marBottom w:val="0"/>
                      <w:divBdr>
                        <w:top w:val="none" w:sz="0" w:space="0" w:color="auto"/>
                        <w:left w:val="none" w:sz="0" w:space="0" w:color="auto"/>
                        <w:bottom w:val="none" w:sz="0" w:space="0" w:color="auto"/>
                        <w:right w:val="none" w:sz="0" w:space="0" w:color="auto"/>
                      </w:divBdr>
                    </w:div>
                  </w:divsChild>
                </w:div>
                <w:div w:id="1211766351">
                  <w:marLeft w:val="0"/>
                  <w:marRight w:val="0"/>
                  <w:marTop w:val="0"/>
                  <w:marBottom w:val="0"/>
                  <w:divBdr>
                    <w:top w:val="none" w:sz="0" w:space="0" w:color="auto"/>
                    <w:left w:val="none" w:sz="0" w:space="0" w:color="auto"/>
                    <w:bottom w:val="none" w:sz="0" w:space="0" w:color="auto"/>
                    <w:right w:val="none" w:sz="0" w:space="0" w:color="auto"/>
                  </w:divBdr>
                  <w:divsChild>
                    <w:div w:id="341399103">
                      <w:marLeft w:val="0"/>
                      <w:marRight w:val="0"/>
                      <w:marTop w:val="0"/>
                      <w:marBottom w:val="0"/>
                      <w:divBdr>
                        <w:top w:val="none" w:sz="0" w:space="0" w:color="auto"/>
                        <w:left w:val="none" w:sz="0" w:space="0" w:color="auto"/>
                        <w:bottom w:val="none" w:sz="0" w:space="0" w:color="auto"/>
                        <w:right w:val="none" w:sz="0" w:space="0" w:color="auto"/>
                      </w:divBdr>
                    </w:div>
                  </w:divsChild>
                </w:div>
                <w:div w:id="1214542974">
                  <w:marLeft w:val="0"/>
                  <w:marRight w:val="0"/>
                  <w:marTop w:val="0"/>
                  <w:marBottom w:val="0"/>
                  <w:divBdr>
                    <w:top w:val="none" w:sz="0" w:space="0" w:color="auto"/>
                    <w:left w:val="none" w:sz="0" w:space="0" w:color="auto"/>
                    <w:bottom w:val="none" w:sz="0" w:space="0" w:color="auto"/>
                    <w:right w:val="none" w:sz="0" w:space="0" w:color="auto"/>
                  </w:divBdr>
                  <w:divsChild>
                    <w:div w:id="52430587">
                      <w:marLeft w:val="0"/>
                      <w:marRight w:val="0"/>
                      <w:marTop w:val="0"/>
                      <w:marBottom w:val="0"/>
                      <w:divBdr>
                        <w:top w:val="none" w:sz="0" w:space="0" w:color="auto"/>
                        <w:left w:val="none" w:sz="0" w:space="0" w:color="auto"/>
                        <w:bottom w:val="none" w:sz="0" w:space="0" w:color="auto"/>
                        <w:right w:val="none" w:sz="0" w:space="0" w:color="auto"/>
                      </w:divBdr>
                    </w:div>
                  </w:divsChild>
                </w:div>
                <w:div w:id="1230775298">
                  <w:marLeft w:val="0"/>
                  <w:marRight w:val="0"/>
                  <w:marTop w:val="0"/>
                  <w:marBottom w:val="0"/>
                  <w:divBdr>
                    <w:top w:val="none" w:sz="0" w:space="0" w:color="auto"/>
                    <w:left w:val="none" w:sz="0" w:space="0" w:color="auto"/>
                    <w:bottom w:val="none" w:sz="0" w:space="0" w:color="auto"/>
                    <w:right w:val="none" w:sz="0" w:space="0" w:color="auto"/>
                  </w:divBdr>
                  <w:divsChild>
                    <w:div w:id="1197505737">
                      <w:marLeft w:val="0"/>
                      <w:marRight w:val="0"/>
                      <w:marTop w:val="0"/>
                      <w:marBottom w:val="0"/>
                      <w:divBdr>
                        <w:top w:val="none" w:sz="0" w:space="0" w:color="auto"/>
                        <w:left w:val="none" w:sz="0" w:space="0" w:color="auto"/>
                        <w:bottom w:val="none" w:sz="0" w:space="0" w:color="auto"/>
                        <w:right w:val="none" w:sz="0" w:space="0" w:color="auto"/>
                      </w:divBdr>
                    </w:div>
                  </w:divsChild>
                </w:div>
                <w:div w:id="1247958424">
                  <w:marLeft w:val="0"/>
                  <w:marRight w:val="0"/>
                  <w:marTop w:val="0"/>
                  <w:marBottom w:val="0"/>
                  <w:divBdr>
                    <w:top w:val="none" w:sz="0" w:space="0" w:color="auto"/>
                    <w:left w:val="none" w:sz="0" w:space="0" w:color="auto"/>
                    <w:bottom w:val="none" w:sz="0" w:space="0" w:color="auto"/>
                    <w:right w:val="none" w:sz="0" w:space="0" w:color="auto"/>
                  </w:divBdr>
                  <w:divsChild>
                    <w:div w:id="1354965320">
                      <w:marLeft w:val="0"/>
                      <w:marRight w:val="0"/>
                      <w:marTop w:val="0"/>
                      <w:marBottom w:val="0"/>
                      <w:divBdr>
                        <w:top w:val="none" w:sz="0" w:space="0" w:color="auto"/>
                        <w:left w:val="none" w:sz="0" w:space="0" w:color="auto"/>
                        <w:bottom w:val="none" w:sz="0" w:space="0" w:color="auto"/>
                        <w:right w:val="none" w:sz="0" w:space="0" w:color="auto"/>
                      </w:divBdr>
                    </w:div>
                  </w:divsChild>
                </w:div>
                <w:div w:id="1266157778">
                  <w:marLeft w:val="0"/>
                  <w:marRight w:val="0"/>
                  <w:marTop w:val="0"/>
                  <w:marBottom w:val="0"/>
                  <w:divBdr>
                    <w:top w:val="none" w:sz="0" w:space="0" w:color="auto"/>
                    <w:left w:val="none" w:sz="0" w:space="0" w:color="auto"/>
                    <w:bottom w:val="none" w:sz="0" w:space="0" w:color="auto"/>
                    <w:right w:val="none" w:sz="0" w:space="0" w:color="auto"/>
                  </w:divBdr>
                  <w:divsChild>
                    <w:div w:id="950671233">
                      <w:marLeft w:val="0"/>
                      <w:marRight w:val="0"/>
                      <w:marTop w:val="0"/>
                      <w:marBottom w:val="0"/>
                      <w:divBdr>
                        <w:top w:val="none" w:sz="0" w:space="0" w:color="auto"/>
                        <w:left w:val="none" w:sz="0" w:space="0" w:color="auto"/>
                        <w:bottom w:val="none" w:sz="0" w:space="0" w:color="auto"/>
                        <w:right w:val="none" w:sz="0" w:space="0" w:color="auto"/>
                      </w:divBdr>
                    </w:div>
                  </w:divsChild>
                </w:div>
                <w:div w:id="1279139284">
                  <w:marLeft w:val="0"/>
                  <w:marRight w:val="0"/>
                  <w:marTop w:val="0"/>
                  <w:marBottom w:val="0"/>
                  <w:divBdr>
                    <w:top w:val="none" w:sz="0" w:space="0" w:color="auto"/>
                    <w:left w:val="none" w:sz="0" w:space="0" w:color="auto"/>
                    <w:bottom w:val="none" w:sz="0" w:space="0" w:color="auto"/>
                    <w:right w:val="none" w:sz="0" w:space="0" w:color="auto"/>
                  </w:divBdr>
                  <w:divsChild>
                    <w:div w:id="1611431386">
                      <w:marLeft w:val="0"/>
                      <w:marRight w:val="0"/>
                      <w:marTop w:val="0"/>
                      <w:marBottom w:val="0"/>
                      <w:divBdr>
                        <w:top w:val="none" w:sz="0" w:space="0" w:color="auto"/>
                        <w:left w:val="none" w:sz="0" w:space="0" w:color="auto"/>
                        <w:bottom w:val="none" w:sz="0" w:space="0" w:color="auto"/>
                        <w:right w:val="none" w:sz="0" w:space="0" w:color="auto"/>
                      </w:divBdr>
                    </w:div>
                  </w:divsChild>
                </w:div>
                <w:div w:id="1287271981">
                  <w:marLeft w:val="0"/>
                  <w:marRight w:val="0"/>
                  <w:marTop w:val="0"/>
                  <w:marBottom w:val="0"/>
                  <w:divBdr>
                    <w:top w:val="none" w:sz="0" w:space="0" w:color="auto"/>
                    <w:left w:val="none" w:sz="0" w:space="0" w:color="auto"/>
                    <w:bottom w:val="none" w:sz="0" w:space="0" w:color="auto"/>
                    <w:right w:val="none" w:sz="0" w:space="0" w:color="auto"/>
                  </w:divBdr>
                  <w:divsChild>
                    <w:div w:id="502478511">
                      <w:marLeft w:val="0"/>
                      <w:marRight w:val="0"/>
                      <w:marTop w:val="0"/>
                      <w:marBottom w:val="0"/>
                      <w:divBdr>
                        <w:top w:val="none" w:sz="0" w:space="0" w:color="auto"/>
                        <w:left w:val="none" w:sz="0" w:space="0" w:color="auto"/>
                        <w:bottom w:val="none" w:sz="0" w:space="0" w:color="auto"/>
                        <w:right w:val="none" w:sz="0" w:space="0" w:color="auto"/>
                      </w:divBdr>
                    </w:div>
                    <w:div w:id="715281351">
                      <w:marLeft w:val="0"/>
                      <w:marRight w:val="0"/>
                      <w:marTop w:val="0"/>
                      <w:marBottom w:val="0"/>
                      <w:divBdr>
                        <w:top w:val="none" w:sz="0" w:space="0" w:color="auto"/>
                        <w:left w:val="none" w:sz="0" w:space="0" w:color="auto"/>
                        <w:bottom w:val="none" w:sz="0" w:space="0" w:color="auto"/>
                        <w:right w:val="none" w:sz="0" w:space="0" w:color="auto"/>
                      </w:divBdr>
                    </w:div>
                    <w:div w:id="1689746526">
                      <w:marLeft w:val="0"/>
                      <w:marRight w:val="0"/>
                      <w:marTop w:val="0"/>
                      <w:marBottom w:val="0"/>
                      <w:divBdr>
                        <w:top w:val="none" w:sz="0" w:space="0" w:color="auto"/>
                        <w:left w:val="none" w:sz="0" w:space="0" w:color="auto"/>
                        <w:bottom w:val="none" w:sz="0" w:space="0" w:color="auto"/>
                        <w:right w:val="none" w:sz="0" w:space="0" w:color="auto"/>
                      </w:divBdr>
                    </w:div>
                  </w:divsChild>
                </w:div>
                <w:div w:id="1321347446">
                  <w:marLeft w:val="0"/>
                  <w:marRight w:val="0"/>
                  <w:marTop w:val="0"/>
                  <w:marBottom w:val="0"/>
                  <w:divBdr>
                    <w:top w:val="none" w:sz="0" w:space="0" w:color="auto"/>
                    <w:left w:val="none" w:sz="0" w:space="0" w:color="auto"/>
                    <w:bottom w:val="none" w:sz="0" w:space="0" w:color="auto"/>
                    <w:right w:val="none" w:sz="0" w:space="0" w:color="auto"/>
                  </w:divBdr>
                  <w:divsChild>
                    <w:div w:id="145246001">
                      <w:marLeft w:val="0"/>
                      <w:marRight w:val="0"/>
                      <w:marTop w:val="0"/>
                      <w:marBottom w:val="0"/>
                      <w:divBdr>
                        <w:top w:val="none" w:sz="0" w:space="0" w:color="auto"/>
                        <w:left w:val="none" w:sz="0" w:space="0" w:color="auto"/>
                        <w:bottom w:val="none" w:sz="0" w:space="0" w:color="auto"/>
                        <w:right w:val="none" w:sz="0" w:space="0" w:color="auto"/>
                      </w:divBdr>
                    </w:div>
                  </w:divsChild>
                </w:div>
                <w:div w:id="1321688782">
                  <w:marLeft w:val="0"/>
                  <w:marRight w:val="0"/>
                  <w:marTop w:val="0"/>
                  <w:marBottom w:val="0"/>
                  <w:divBdr>
                    <w:top w:val="none" w:sz="0" w:space="0" w:color="auto"/>
                    <w:left w:val="none" w:sz="0" w:space="0" w:color="auto"/>
                    <w:bottom w:val="none" w:sz="0" w:space="0" w:color="auto"/>
                    <w:right w:val="none" w:sz="0" w:space="0" w:color="auto"/>
                  </w:divBdr>
                  <w:divsChild>
                    <w:div w:id="191502656">
                      <w:marLeft w:val="0"/>
                      <w:marRight w:val="0"/>
                      <w:marTop w:val="0"/>
                      <w:marBottom w:val="0"/>
                      <w:divBdr>
                        <w:top w:val="none" w:sz="0" w:space="0" w:color="auto"/>
                        <w:left w:val="none" w:sz="0" w:space="0" w:color="auto"/>
                        <w:bottom w:val="none" w:sz="0" w:space="0" w:color="auto"/>
                        <w:right w:val="none" w:sz="0" w:space="0" w:color="auto"/>
                      </w:divBdr>
                    </w:div>
                  </w:divsChild>
                </w:div>
                <w:div w:id="1340307970">
                  <w:marLeft w:val="0"/>
                  <w:marRight w:val="0"/>
                  <w:marTop w:val="0"/>
                  <w:marBottom w:val="0"/>
                  <w:divBdr>
                    <w:top w:val="none" w:sz="0" w:space="0" w:color="auto"/>
                    <w:left w:val="none" w:sz="0" w:space="0" w:color="auto"/>
                    <w:bottom w:val="none" w:sz="0" w:space="0" w:color="auto"/>
                    <w:right w:val="none" w:sz="0" w:space="0" w:color="auto"/>
                  </w:divBdr>
                  <w:divsChild>
                    <w:div w:id="617837915">
                      <w:marLeft w:val="0"/>
                      <w:marRight w:val="0"/>
                      <w:marTop w:val="0"/>
                      <w:marBottom w:val="0"/>
                      <w:divBdr>
                        <w:top w:val="none" w:sz="0" w:space="0" w:color="auto"/>
                        <w:left w:val="none" w:sz="0" w:space="0" w:color="auto"/>
                        <w:bottom w:val="none" w:sz="0" w:space="0" w:color="auto"/>
                        <w:right w:val="none" w:sz="0" w:space="0" w:color="auto"/>
                      </w:divBdr>
                    </w:div>
                  </w:divsChild>
                </w:div>
                <w:div w:id="1358576470">
                  <w:marLeft w:val="0"/>
                  <w:marRight w:val="0"/>
                  <w:marTop w:val="0"/>
                  <w:marBottom w:val="0"/>
                  <w:divBdr>
                    <w:top w:val="none" w:sz="0" w:space="0" w:color="auto"/>
                    <w:left w:val="none" w:sz="0" w:space="0" w:color="auto"/>
                    <w:bottom w:val="none" w:sz="0" w:space="0" w:color="auto"/>
                    <w:right w:val="none" w:sz="0" w:space="0" w:color="auto"/>
                  </w:divBdr>
                  <w:divsChild>
                    <w:div w:id="237179875">
                      <w:marLeft w:val="0"/>
                      <w:marRight w:val="0"/>
                      <w:marTop w:val="0"/>
                      <w:marBottom w:val="0"/>
                      <w:divBdr>
                        <w:top w:val="none" w:sz="0" w:space="0" w:color="auto"/>
                        <w:left w:val="none" w:sz="0" w:space="0" w:color="auto"/>
                        <w:bottom w:val="none" w:sz="0" w:space="0" w:color="auto"/>
                        <w:right w:val="none" w:sz="0" w:space="0" w:color="auto"/>
                      </w:divBdr>
                    </w:div>
                    <w:div w:id="419261123">
                      <w:marLeft w:val="0"/>
                      <w:marRight w:val="0"/>
                      <w:marTop w:val="0"/>
                      <w:marBottom w:val="0"/>
                      <w:divBdr>
                        <w:top w:val="none" w:sz="0" w:space="0" w:color="auto"/>
                        <w:left w:val="none" w:sz="0" w:space="0" w:color="auto"/>
                        <w:bottom w:val="none" w:sz="0" w:space="0" w:color="auto"/>
                        <w:right w:val="none" w:sz="0" w:space="0" w:color="auto"/>
                      </w:divBdr>
                    </w:div>
                    <w:div w:id="2078822763">
                      <w:marLeft w:val="0"/>
                      <w:marRight w:val="0"/>
                      <w:marTop w:val="0"/>
                      <w:marBottom w:val="0"/>
                      <w:divBdr>
                        <w:top w:val="none" w:sz="0" w:space="0" w:color="auto"/>
                        <w:left w:val="none" w:sz="0" w:space="0" w:color="auto"/>
                        <w:bottom w:val="none" w:sz="0" w:space="0" w:color="auto"/>
                        <w:right w:val="none" w:sz="0" w:space="0" w:color="auto"/>
                      </w:divBdr>
                    </w:div>
                  </w:divsChild>
                </w:div>
                <w:div w:id="1371763160">
                  <w:marLeft w:val="0"/>
                  <w:marRight w:val="0"/>
                  <w:marTop w:val="0"/>
                  <w:marBottom w:val="0"/>
                  <w:divBdr>
                    <w:top w:val="none" w:sz="0" w:space="0" w:color="auto"/>
                    <w:left w:val="none" w:sz="0" w:space="0" w:color="auto"/>
                    <w:bottom w:val="none" w:sz="0" w:space="0" w:color="auto"/>
                    <w:right w:val="none" w:sz="0" w:space="0" w:color="auto"/>
                  </w:divBdr>
                  <w:divsChild>
                    <w:div w:id="685909247">
                      <w:marLeft w:val="0"/>
                      <w:marRight w:val="0"/>
                      <w:marTop w:val="0"/>
                      <w:marBottom w:val="0"/>
                      <w:divBdr>
                        <w:top w:val="none" w:sz="0" w:space="0" w:color="auto"/>
                        <w:left w:val="none" w:sz="0" w:space="0" w:color="auto"/>
                        <w:bottom w:val="none" w:sz="0" w:space="0" w:color="auto"/>
                        <w:right w:val="none" w:sz="0" w:space="0" w:color="auto"/>
                      </w:divBdr>
                    </w:div>
                  </w:divsChild>
                </w:div>
                <w:div w:id="1374963835">
                  <w:marLeft w:val="0"/>
                  <w:marRight w:val="0"/>
                  <w:marTop w:val="0"/>
                  <w:marBottom w:val="0"/>
                  <w:divBdr>
                    <w:top w:val="none" w:sz="0" w:space="0" w:color="auto"/>
                    <w:left w:val="none" w:sz="0" w:space="0" w:color="auto"/>
                    <w:bottom w:val="none" w:sz="0" w:space="0" w:color="auto"/>
                    <w:right w:val="none" w:sz="0" w:space="0" w:color="auto"/>
                  </w:divBdr>
                  <w:divsChild>
                    <w:div w:id="1657342308">
                      <w:marLeft w:val="0"/>
                      <w:marRight w:val="0"/>
                      <w:marTop w:val="0"/>
                      <w:marBottom w:val="0"/>
                      <w:divBdr>
                        <w:top w:val="none" w:sz="0" w:space="0" w:color="auto"/>
                        <w:left w:val="none" w:sz="0" w:space="0" w:color="auto"/>
                        <w:bottom w:val="none" w:sz="0" w:space="0" w:color="auto"/>
                        <w:right w:val="none" w:sz="0" w:space="0" w:color="auto"/>
                      </w:divBdr>
                    </w:div>
                  </w:divsChild>
                </w:div>
                <w:div w:id="1417945942">
                  <w:marLeft w:val="0"/>
                  <w:marRight w:val="0"/>
                  <w:marTop w:val="0"/>
                  <w:marBottom w:val="0"/>
                  <w:divBdr>
                    <w:top w:val="none" w:sz="0" w:space="0" w:color="auto"/>
                    <w:left w:val="none" w:sz="0" w:space="0" w:color="auto"/>
                    <w:bottom w:val="none" w:sz="0" w:space="0" w:color="auto"/>
                    <w:right w:val="none" w:sz="0" w:space="0" w:color="auto"/>
                  </w:divBdr>
                  <w:divsChild>
                    <w:div w:id="2018918166">
                      <w:marLeft w:val="0"/>
                      <w:marRight w:val="0"/>
                      <w:marTop w:val="0"/>
                      <w:marBottom w:val="0"/>
                      <w:divBdr>
                        <w:top w:val="none" w:sz="0" w:space="0" w:color="auto"/>
                        <w:left w:val="none" w:sz="0" w:space="0" w:color="auto"/>
                        <w:bottom w:val="none" w:sz="0" w:space="0" w:color="auto"/>
                        <w:right w:val="none" w:sz="0" w:space="0" w:color="auto"/>
                      </w:divBdr>
                    </w:div>
                  </w:divsChild>
                </w:div>
                <w:div w:id="1418165156">
                  <w:marLeft w:val="0"/>
                  <w:marRight w:val="0"/>
                  <w:marTop w:val="0"/>
                  <w:marBottom w:val="0"/>
                  <w:divBdr>
                    <w:top w:val="none" w:sz="0" w:space="0" w:color="auto"/>
                    <w:left w:val="none" w:sz="0" w:space="0" w:color="auto"/>
                    <w:bottom w:val="none" w:sz="0" w:space="0" w:color="auto"/>
                    <w:right w:val="none" w:sz="0" w:space="0" w:color="auto"/>
                  </w:divBdr>
                  <w:divsChild>
                    <w:div w:id="1722098042">
                      <w:marLeft w:val="0"/>
                      <w:marRight w:val="0"/>
                      <w:marTop w:val="0"/>
                      <w:marBottom w:val="0"/>
                      <w:divBdr>
                        <w:top w:val="none" w:sz="0" w:space="0" w:color="auto"/>
                        <w:left w:val="none" w:sz="0" w:space="0" w:color="auto"/>
                        <w:bottom w:val="none" w:sz="0" w:space="0" w:color="auto"/>
                        <w:right w:val="none" w:sz="0" w:space="0" w:color="auto"/>
                      </w:divBdr>
                    </w:div>
                  </w:divsChild>
                </w:div>
                <w:div w:id="1419252002">
                  <w:marLeft w:val="0"/>
                  <w:marRight w:val="0"/>
                  <w:marTop w:val="0"/>
                  <w:marBottom w:val="0"/>
                  <w:divBdr>
                    <w:top w:val="none" w:sz="0" w:space="0" w:color="auto"/>
                    <w:left w:val="none" w:sz="0" w:space="0" w:color="auto"/>
                    <w:bottom w:val="none" w:sz="0" w:space="0" w:color="auto"/>
                    <w:right w:val="none" w:sz="0" w:space="0" w:color="auto"/>
                  </w:divBdr>
                  <w:divsChild>
                    <w:div w:id="572668097">
                      <w:marLeft w:val="0"/>
                      <w:marRight w:val="0"/>
                      <w:marTop w:val="0"/>
                      <w:marBottom w:val="0"/>
                      <w:divBdr>
                        <w:top w:val="none" w:sz="0" w:space="0" w:color="auto"/>
                        <w:left w:val="none" w:sz="0" w:space="0" w:color="auto"/>
                        <w:bottom w:val="none" w:sz="0" w:space="0" w:color="auto"/>
                        <w:right w:val="none" w:sz="0" w:space="0" w:color="auto"/>
                      </w:divBdr>
                    </w:div>
                  </w:divsChild>
                </w:div>
                <w:div w:id="1421560360">
                  <w:marLeft w:val="0"/>
                  <w:marRight w:val="0"/>
                  <w:marTop w:val="0"/>
                  <w:marBottom w:val="0"/>
                  <w:divBdr>
                    <w:top w:val="none" w:sz="0" w:space="0" w:color="auto"/>
                    <w:left w:val="none" w:sz="0" w:space="0" w:color="auto"/>
                    <w:bottom w:val="none" w:sz="0" w:space="0" w:color="auto"/>
                    <w:right w:val="none" w:sz="0" w:space="0" w:color="auto"/>
                  </w:divBdr>
                  <w:divsChild>
                    <w:div w:id="400954765">
                      <w:marLeft w:val="0"/>
                      <w:marRight w:val="0"/>
                      <w:marTop w:val="0"/>
                      <w:marBottom w:val="0"/>
                      <w:divBdr>
                        <w:top w:val="none" w:sz="0" w:space="0" w:color="auto"/>
                        <w:left w:val="none" w:sz="0" w:space="0" w:color="auto"/>
                        <w:bottom w:val="none" w:sz="0" w:space="0" w:color="auto"/>
                        <w:right w:val="none" w:sz="0" w:space="0" w:color="auto"/>
                      </w:divBdr>
                    </w:div>
                  </w:divsChild>
                </w:div>
                <w:div w:id="1469739636">
                  <w:marLeft w:val="0"/>
                  <w:marRight w:val="0"/>
                  <w:marTop w:val="0"/>
                  <w:marBottom w:val="0"/>
                  <w:divBdr>
                    <w:top w:val="none" w:sz="0" w:space="0" w:color="auto"/>
                    <w:left w:val="none" w:sz="0" w:space="0" w:color="auto"/>
                    <w:bottom w:val="none" w:sz="0" w:space="0" w:color="auto"/>
                    <w:right w:val="none" w:sz="0" w:space="0" w:color="auto"/>
                  </w:divBdr>
                  <w:divsChild>
                    <w:div w:id="267127738">
                      <w:marLeft w:val="0"/>
                      <w:marRight w:val="0"/>
                      <w:marTop w:val="0"/>
                      <w:marBottom w:val="0"/>
                      <w:divBdr>
                        <w:top w:val="none" w:sz="0" w:space="0" w:color="auto"/>
                        <w:left w:val="none" w:sz="0" w:space="0" w:color="auto"/>
                        <w:bottom w:val="none" w:sz="0" w:space="0" w:color="auto"/>
                        <w:right w:val="none" w:sz="0" w:space="0" w:color="auto"/>
                      </w:divBdr>
                    </w:div>
                  </w:divsChild>
                </w:div>
                <w:div w:id="1472558024">
                  <w:marLeft w:val="0"/>
                  <w:marRight w:val="0"/>
                  <w:marTop w:val="0"/>
                  <w:marBottom w:val="0"/>
                  <w:divBdr>
                    <w:top w:val="none" w:sz="0" w:space="0" w:color="auto"/>
                    <w:left w:val="none" w:sz="0" w:space="0" w:color="auto"/>
                    <w:bottom w:val="none" w:sz="0" w:space="0" w:color="auto"/>
                    <w:right w:val="none" w:sz="0" w:space="0" w:color="auto"/>
                  </w:divBdr>
                  <w:divsChild>
                    <w:div w:id="1658265668">
                      <w:marLeft w:val="0"/>
                      <w:marRight w:val="0"/>
                      <w:marTop w:val="0"/>
                      <w:marBottom w:val="0"/>
                      <w:divBdr>
                        <w:top w:val="none" w:sz="0" w:space="0" w:color="auto"/>
                        <w:left w:val="none" w:sz="0" w:space="0" w:color="auto"/>
                        <w:bottom w:val="none" w:sz="0" w:space="0" w:color="auto"/>
                        <w:right w:val="none" w:sz="0" w:space="0" w:color="auto"/>
                      </w:divBdr>
                    </w:div>
                  </w:divsChild>
                </w:div>
                <w:div w:id="1481263463">
                  <w:marLeft w:val="0"/>
                  <w:marRight w:val="0"/>
                  <w:marTop w:val="0"/>
                  <w:marBottom w:val="0"/>
                  <w:divBdr>
                    <w:top w:val="none" w:sz="0" w:space="0" w:color="auto"/>
                    <w:left w:val="none" w:sz="0" w:space="0" w:color="auto"/>
                    <w:bottom w:val="none" w:sz="0" w:space="0" w:color="auto"/>
                    <w:right w:val="none" w:sz="0" w:space="0" w:color="auto"/>
                  </w:divBdr>
                  <w:divsChild>
                    <w:div w:id="1820684688">
                      <w:marLeft w:val="0"/>
                      <w:marRight w:val="0"/>
                      <w:marTop w:val="0"/>
                      <w:marBottom w:val="0"/>
                      <w:divBdr>
                        <w:top w:val="none" w:sz="0" w:space="0" w:color="auto"/>
                        <w:left w:val="none" w:sz="0" w:space="0" w:color="auto"/>
                        <w:bottom w:val="none" w:sz="0" w:space="0" w:color="auto"/>
                        <w:right w:val="none" w:sz="0" w:space="0" w:color="auto"/>
                      </w:divBdr>
                    </w:div>
                  </w:divsChild>
                </w:div>
                <w:div w:id="1486163143">
                  <w:marLeft w:val="0"/>
                  <w:marRight w:val="0"/>
                  <w:marTop w:val="0"/>
                  <w:marBottom w:val="0"/>
                  <w:divBdr>
                    <w:top w:val="none" w:sz="0" w:space="0" w:color="auto"/>
                    <w:left w:val="none" w:sz="0" w:space="0" w:color="auto"/>
                    <w:bottom w:val="none" w:sz="0" w:space="0" w:color="auto"/>
                    <w:right w:val="none" w:sz="0" w:space="0" w:color="auto"/>
                  </w:divBdr>
                  <w:divsChild>
                    <w:div w:id="1824857786">
                      <w:marLeft w:val="0"/>
                      <w:marRight w:val="0"/>
                      <w:marTop w:val="0"/>
                      <w:marBottom w:val="0"/>
                      <w:divBdr>
                        <w:top w:val="none" w:sz="0" w:space="0" w:color="auto"/>
                        <w:left w:val="none" w:sz="0" w:space="0" w:color="auto"/>
                        <w:bottom w:val="none" w:sz="0" w:space="0" w:color="auto"/>
                        <w:right w:val="none" w:sz="0" w:space="0" w:color="auto"/>
                      </w:divBdr>
                    </w:div>
                  </w:divsChild>
                </w:div>
                <w:div w:id="1583249505">
                  <w:marLeft w:val="0"/>
                  <w:marRight w:val="0"/>
                  <w:marTop w:val="0"/>
                  <w:marBottom w:val="0"/>
                  <w:divBdr>
                    <w:top w:val="none" w:sz="0" w:space="0" w:color="auto"/>
                    <w:left w:val="none" w:sz="0" w:space="0" w:color="auto"/>
                    <w:bottom w:val="none" w:sz="0" w:space="0" w:color="auto"/>
                    <w:right w:val="none" w:sz="0" w:space="0" w:color="auto"/>
                  </w:divBdr>
                  <w:divsChild>
                    <w:div w:id="426073784">
                      <w:marLeft w:val="0"/>
                      <w:marRight w:val="0"/>
                      <w:marTop w:val="0"/>
                      <w:marBottom w:val="0"/>
                      <w:divBdr>
                        <w:top w:val="none" w:sz="0" w:space="0" w:color="auto"/>
                        <w:left w:val="none" w:sz="0" w:space="0" w:color="auto"/>
                        <w:bottom w:val="none" w:sz="0" w:space="0" w:color="auto"/>
                        <w:right w:val="none" w:sz="0" w:space="0" w:color="auto"/>
                      </w:divBdr>
                    </w:div>
                  </w:divsChild>
                </w:div>
                <w:div w:id="1590582332">
                  <w:marLeft w:val="0"/>
                  <w:marRight w:val="0"/>
                  <w:marTop w:val="0"/>
                  <w:marBottom w:val="0"/>
                  <w:divBdr>
                    <w:top w:val="none" w:sz="0" w:space="0" w:color="auto"/>
                    <w:left w:val="none" w:sz="0" w:space="0" w:color="auto"/>
                    <w:bottom w:val="none" w:sz="0" w:space="0" w:color="auto"/>
                    <w:right w:val="none" w:sz="0" w:space="0" w:color="auto"/>
                  </w:divBdr>
                  <w:divsChild>
                    <w:div w:id="1547989576">
                      <w:marLeft w:val="0"/>
                      <w:marRight w:val="0"/>
                      <w:marTop w:val="0"/>
                      <w:marBottom w:val="0"/>
                      <w:divBdr>
                        <w:top w:val="none" w:sz="0" w:space="0" w:color="auto"/>
                        <w:left w:val="none" w:sz="0" w:space="0" w:color="auto"/>
                        <w:bottom w:val="none" w:sz="0" w:space="0" w:color="auto"/>
                        <w:right w:val="none" w:sz="0" w:space="0" w:color="auto"/>
                      </w:divBdr>
                    </w:div>
                  </w:divsChild>
                </w:div>
                <w:div w:id="1634022289">
                  <w:marLeft w:val="0"/>
                  <w:marRight w:val="0"/>
                  <w:marTop w:val="0"/>
                  <w:marBottom w:val="0"/>
                  <w:divBdr>
                    <w:top w:val="none" w:sz="0" w:space="0" w:color="auto"/>
                    <w:left w:val="none" w:sz="0" w:space="0" w:color="auto"/>
                    <w:bottom w:val="none" w:sz="0" w:space="0" w:color="auto"/>
                    <w:right w:val="none" w:sz="0" w:space="0" w:color="auto"/>
                  </w:divBdr>
                  <w:divsChild>
                    <w:div w:id="108402031">
                      <w:marLeft w:val="0"/>
                      <w:marRight w:val="0"/>
                      <w:marTop w:val="0"/>
                      <w:marBottom w:val="0"/>
                      <w:divBdr>
                        <w:top w:val="none" w:sz="0" w:space="0" w:color="auto"/>
                        <w:left w:val="none" w:sz="0" w:space="0" w:color="auto"/>
                        <w:bottom w:val="none" w:sz="0" w:space="0" w:color="auto"/>
                        <w:right w:val="none" w:sz="0" w:space="0" w:color="auto"/>
                      </w:divBdr>
                    </w:div>
                  </w:divsChild>
                </w:div>
                <w:div w:id="1652833497">
                  <w:marLeft w:val="0"/>
                  <w:marRight w:val="0"/>
                  <w:marTop w:val="0"/>
                  <w:marBottom w:val="0"/>
                  <w:divBdr>
                    <w:top w:val="none" w:sz="0" w:space="0" w:color="auto"/>
                    <w:left w:val="none" w:sz="0" w:space="0" w:color="auto"/>
                    <w:bottom w:val="none" w:sz="0" w:space="0" w:color="auto"/>
                    <w:right w:val="none" w:sz="0" w:space="0" w:color="auto"/>
                  </w:divBdr>
                  <w:divsChild>
                    <w:div w:id="1721779828">
                      <w:marLeft w:val="0"/>
                      <w:marRight w:val="0"/>
                      <w:marTop w:val="0"/>
                      <w:marBottom w:val="0"/>
                      <w:divBdr>
                        <w:top w:val="none" w:sz="0" w:space="0" w:color="auto"/>
                        <w:left w:val="none" w:sz="0" w:space="0" w:color="auto"/>
                        <w:bottom w:val="none" w:sz="0" w:space="0" w:color="auto"/>
                        <w:right w:val="none" w:sz="0" w:space="0" w:color="auto"/>
                      </w:divBdr>
                    </w:div>
                  </w:divsChild>
                </w:div>
                <w:div w:id="1653605697">
                  <w:marLeft w:val="0"/>
                  <w:marRight w:val="0"/>
                  <w:marTop w:val="0"/>
                  <w:marBottom w:val="0"/>
                  <w:divBdr>
                    <w:top w:val="none" w:sz="0" w:space="0" w:color="auto"/>
                    <w:left w:val="none" w:sz="0" w:space="0" w:color="auto"/>
                    <w:bottom w:val="none" w:sz="0" w:space="0" w:color="auto"/>
                    <w:right w:val="none" w:sz="0" w:space="0" w:color="auto"/>
                  </w:divBdr>
                  <w:divsChild>
                    <w:div w:id="461384583">
                      <w:marLeft w:val="0"/>
                      <w:marRight w:val="0"/>
                      <w:marTop w:val="0"/>
                      <w:marBottom w:val="0"/>
                      <w:divBdr>
                        <w:top w:val="none" w:sz="0" w:space="0" w:color="auto"/>
                        <w:left w:val="none" w:sz="0" w:space="0" w:color="auto"/>
                        <w:bottom w:val="none" w:sz="0" w:space="0" w:color="auto"/>
                        <w:right w:val="none" w:sz="0" w:space="0" w:color="auto"/>
                      </w:divBdr>
                    </w:div>
                  </w:divsChild>
                </w:div>
                <w:div w:id="1657763073">
                  <w:marLeft w:val="0"/>
                  <w:marRight w:val="0"/>
                  <w:marTop w:val="0"/>
                  <w:marBottom w:val="0"/>
                  <w:divBdr>
                    <w:top w:val="none" w:sz="0" w:space="0" w:color="auto"/>
                    <w:left w:val="none" w:sz="0" w:space="0" w:color="auto"/>
                    <w:bottom w:val="none" w:sz="0" w:space="0" w:color="auto"/>
                    <w:right w:val="none" w:sz="0" w:space="0" w:color="auto"/>
                  </w:divBdr>
                  <w:divsChild>
                    <w:div w:id="1956669236">
                      <w:marLeft w:val="0"/>
                      <w:marRight w:val="0"/>
                      <w:marTop w:val="0"/>
                      <w:marBottom w:val="0"/>
                      <w:divBdr>
                        <w:top w:val="none" w:sz="0" w:space="0" w:color="auto"/>
                        <w:left w:val="none" w:sz="0" w:space="0" w:color="auto"/>
                        <w:bottom w:val="none" w:sz="0" w:space="0" w:color="auto"/>
                        <w:right w:val="none" w:sz="0" w:space="0" w:color="auto"/>
                      </w:divBdr>
                    </w:div>
                  </w:divsChild>
                </w:div>
                <w:div w:id="1781412616">
                  <w:marLeft w:val="0"/>
                  <w:marRight w:val="0"/>
                  <w:marTop w:val="0"/>
                  <w:marBottom w:val="0"/>
                  <w:divBdr>
                    <w:top w:val="none" w:sz="0" w:space="0" w:color="auto"/>
                    <w:left w:val="none" w:sz="0" w:space="0" w:color="auto"/>
                    <w:bottom w:val="none" w:sz="0" w:space="0" w:color="auto"/>
                    <w:right w:val="none" w:sz="0" w:space="0" w:color="auto"/>
                  </w:divBdr>
                  <w:divsChild>
                    <w:div w:id="705563274">
                      <w:marLeft w:val="0"/>
                      <w:marRight w:val="0"/>
                      <w:marTop w:val="0"/>
                      <w:marBottom w:val="0"/>
                      <w:divBdr>
                        <w:top w:val="none" w:sz="0" w:space="0" w:color="auto"/>
                        <w:left w:val="none" w:sz="0" w:space="0" w:color="auto"/>
                        <w:bottom w:val="none" w:sz="0" w:space="0" w:color="auto"/>
                        <w:right w:val="none" w:sz="0" w:space="0" w:color="auto"/>
                      </w:divBdr>
                    </w:div>
                  </w:divsChild>
                </w:div>
                <w:div w:id="1803576356">
                  <w:marLeft w:val="0"/>
                  <w:marRight w:val="0"/>
                  <w:marTop w:val="0"/>
                  <w:marBottom w:val="0"/>
                  <w:divBdr>
                    <w:top w:val="none" w:sz="0" w:space="0" w:color="auto"/>
                    <w:left w:val="none" w:sz="0" w:space="0" w:color="auto"/>
                    <w:bottom w:val="none" w:sz="0" w:space="0" w:color="auto"/>
                    <w:right w:val="none" w:sz="0" w:space="0" w:color="auto"/>
                  </w:divBdr>
                  <w:divsChild>
                    <w:div w:id="1490973403">
                      <w:marLeft w:val="0"/>
                      <w:marRight w:val="0"/>
                      <w:marTop w:val="0"/>
                      <w:marBottom w:val="0"/>
                      <w:divBdr>
                        <w:top w:val="none" w:sz="0" w:space="0" w:color="auto"/>
                        <w:left w:val="none" w:sz="0" w:space="0" w:color="auto"/>
                        <w:bottom w:val="none" w:sz="0" w:space="0" w:color="auto"/>
                        <w:right w:val="none" w:sz="0" w:space="0" w:color="auto"/>
                      </w:divBdr>
                    </w:div>
                  </w:divsChild>
                </w:div>
                <w:div w:id="1809785612">
                  <w:marLeft w:val="0"/>
                  <w:marRight w:val="0"/>
                  <w:marTop w:val="0"/>
                  <w:marBottom w:val="0"/>
                  <w:divBdr>
                    <w:top w:val="none" w:sz="0" w:space="0" w:color="auto"/>
                    <w:left w:val="none" w:sz="0" w:space="0" w:color="auto"/>
                    <w:bottom w:val="none" w:sz="0" w:space="0" w:color="auto"/>
                    <w:right w:val="none" w:sz="0" w:space="0" w:color="auto"/>
                  </w:divBdr>
                  <w:divsChild>
                    <w:div w:id="483475096">
                      <w:marLeft w:val="0"/>
                      <w:marRight w:val="0"/>
                      <w:marTop w:val="0"/>
                      <w:marBottom w:val="0"/>
                      <w:divBdr>
                        <w:top w:val="none" w:sz="0" w:space="0" w:color="auto"/>
                        <w:left w:val="none" w:sz="0" w:space="0" w:color="auto"/>
                        <w:bottom w:val="none" w:sz="0" w:space="0" w:color="auto"/>
                        <w:right w:val="none" w:sz="0" w:space="0" w:color="auto"/>
                      </w:divBdr>
                    </w:div>
                  </w:divsChild>
                </w:div>
                <w:div w:id="1824737696">
                  <w:marLeft w:val="0"/>
                  <w:marRight w:val="0"/>
                  <w:marTop w:val="0"/>
                  <w:marBottom w:val="0"/>
                  <w:divBdr>
                    <w:top w:val="none" w:sz="0" w:space="0" w:color="auto"/>
                    <w:left w:val="none" w:sz="0" w:space="0" w:color="auto"/>
                    <w:bottom w:val="none" w:sz="0" w:space="0" w:color="auto"/>
                    <w:right w:val="none" w:sz="0" w:space="0" w:color="auto"/>
                  </w:divBdr>
                  <w:divsChild>
                    <w:div w:id="1528103952">
                      <w:marLeft w:val="0"/>
                      <w:marRight w:val="0"/>
                      <w:marTop w:val="0"/>
                      <w:marBottom w:val="0"/>
                      <w:divBdr>
                        <w:top w:val="none" w:sz="0" w:space="0" w:color="auto"/>
                        <w:left w:val="none" w:sz="0" w:space="0" w:color="auto"/>
                        <w:bottom w:val="none" w:sz="0" w:space="0" w:color="auto"/>
                        <w:right w:val="none" w:sz="0" w:space="0" w:color="auto"/>
                      </w:divBdr>
                    </w:div>
                  </w:divsChild>
                </w:div>
                <w:div w:id="1825514077">
                  <w:marLeft w:val="0"/>
                  <w:marRight w:val="0"/>
                  <w:marTop w:val="0"/>
                  <w:marBottom w:val="0"/>
                  <w:divBdr>
                    <w:top w:val="none" w:sz="0" w:space="0" w:color="auto"/>
                    <w:left w:val="none" w:sz="0" w:space="0" w:color="auto"/>
                    <w:bottom w:val="none" w:sz="0" w:space="0" w:color="auto"/>
                    <w:right w:val="none" w:sz="0" w:space="0" w:color="auto"/>
                  </w:divBdr>
                  <w:divsChild>
                    <w:div w:id="1187787729">
                      <w:marLeft w:val="0"/>
                      <w:marRight w:val="0"/>
                      <w:marTop w:val="0"/>
                      <w:marBottom w:val="0"/>
                      <w:divBdr>
                        <w:top w:val="none" w:sz="0" w:space="0" w:color="auto"/>
                        <w:left w:val="none" w:sz="0" w:space="0" w:color="auto"/>
                        <w:bottom w:val="none" w:sz="0" w:space="0" w:color="auto"/>
                        <w:right w:val="none" w:sz="0" w:space="0" w:color="auto"/>
                      </w:divBdr>
                    </w:div>
                  </w:divsChild>
                </w:div>
                <w:div w:id="1834492981">
                  <w:marLeft w:val="0"/>
                  <w:marRight w:val="0"/>
                  <w:marTop w:val="0"/>
                  <w:marBottom w:val="0"/>
                  <w:divBdr>
                    <w:top w:val="none" w:sz="0" w:space="0" w:color="auto"/>
                    <w:left w:val="none" w:sz="0" w:space="0" w:color="auto"/>
                    <w:bottom w:val="none" w:sz="0" w:space="0" w:color="auto"/>
                    <w:right w:val="none" w:sz="0" w:space="0" w:color="auto"/>
                  </w:divBdr>
                  <w:divsChild>
                    <w:div w:id="2147316220">
                      <w:marLeft w:val="0"/>
                      <w:marRight w:val="0"/>
                      <w:marTop w:val="0"/>
                      <w:marBottom w:val="0"/>
                      <w:divBdr>
                        <w:top w:val="none" w:sz="0" w:space="0" w:color="auto"/>
                        <w:left w:val="none" w:sz="0" w:space="0" w:color="auto"/>
                        <w:bottom w:val="none" w:sz="0" w:space="0" w:color="auto"/>
                        <w:right w:val="none" w:sz="0" w:space="0" w:color="auto"/>
                      </w:divBdr>
                    </w:div>
                  </w:divsChild>
                </w:div>
                <w:div w:id="1841002877">
                  <w:marLeft w:val="0"/>
                  <w:marRight w:val="0"/>
                  <w:marTop w:val="0"/>
                  <w:marBottom w:val="0"/>
                  <w:divBdr>
                    <w:top w:val="none" w:sz="0" w:space="0" w:color="auto"/>
                    <w:left w:val="none" w:sz="0" w:space="0" w:color="auto"/>
                    <w:bottom w:val="none" w:sz="0" w:space="0" w:color="auto"/>
                    <w:right w:val="none" w:sz="0" w:space="0" w:color="auto"/>
                  </w:divBdr>
                  <w:divsChild>
                    <w:div w:id="1675183655">
                      <w:marLeft w:val="0"/>
                      <w:marRight w:val="0"/>
                      <w:marTop w:val="0"/>
                      <w:marBottom w:val="0"/>
                      <w:divBdr>
                        <w:top w:val="none" w:sz="0" w:space="0" w:color="auto"/>
                        <w:left w:val="none" w:sz="0" w:space="0" w:color="auto"/>
                        <w:bottom w:val="none" w:sz="0" w:space="0" w:color="auto"/>
                        <w:right w:val="none" w:sz="0" w:space="0" w:color="auto"/>
                      </w:divBdr>
                    </w:div>
                  </w:divsChild>
                </w:div>
                <w:div w:id="1859074750">
                  <w:marLeft w:val="0"/>
                  <w:marRight w:val="0"/>
                  <w:marTop w:val="0"/>
                  <w:marBottom w:val="0"/>
                  <w:divBdr>
                    <w:top w:val="none" w:sz="0" w:space="0" w:color="auto"/>
                    <w:left w:val="none" w:sz="0" w:space="0" w:color="auto"/>
                    <w:bottom w:val="none" w:sz="0" w:space="0" w:color="auto"/>
                    <w:right w:val="none" w:sz="0" w:space="0" w:color="auto"/>
                  </w:divBdr>
                  <w:divsChild>
                    <w:div w:id="1209564585">
                      <w:marLeft w:val="0"/>
                      <w:marRight w:val="0"/>
                      <w:marTop w:val="0"/>
                      <w:marBottom w:val="0"/>
                      <w:divBdr>
                        <w:top w:val="none" w:sz="0" w:space="0" w:color="auto"/>
                        <w:left w:val="none" w:sz="0" w:space="0" w:color="auto"/>
                        <w:bottom w:val="none" w:sz="0" w:space="0" w:color="auto"/>
                        <w:right w:val="none" w:sz="0" w:space="0" w:color="auto"/>
                      </w:divBdr>
                    </w:div>
                  </w:divsChild>
                </w:div>
                <w:div w:id="1866795793">
                  <w:marLeft w:val="0"/>
                  <w:marRight w:val="0"/>
                  <w:marTop w:val="0"/>
                  <w:marBottom w:val="0"/>
                  <w:divBdr>
                    <w:top w:val="none" w:sz="0" w:space="0" w:color="auto"/>
                    <w:left w:val="none" w:sz="0" w:space="0" w:color="auto"/>
                    <w:bottom w:val="none" w:sz="0" w:space="0" w:color="auto"/>
                    <w:right w:val="none" w:sz="0" w:space="0" w:color="auto"/>
                  </w:divBdr>
                  <w:divsChild>
                    <w:div w:id="1566721619">
                      <w:marLeft w:val="0"/>
                      <w:marRight w:val="0"/>
                      <w:marTop w:val="0"/>
                      <w:marBottom w:val="0"/>
                      <w:divBdr>
                        <w:top w:val="none" w:sz="0" w:space="0" w:color="auto"/>
                        <w:left w:val="none" w:sz="0" w:space="0" w:color="auto"/>
                        <w:bottom w:val="none" w:sz="0" w:space="0" w:color="auto"/>
                        <w:right w:val="none" w:sz="0" w:space="0" w:color="auto"/>
                      </w:divBdr>
                    </w:div>
                  </w:divsChild>
                </w:div>
                <w:div w:id="1868566613">
                  <w:marLeft w:val="0"/>
                  <w:marRight w:val="0"/>
                  <w:marTop w:val="0"/>
                  <w:marBottom w:val="0"/>
                  <w:divBdr>
                    <w:top w:val="none" w:sz="0" w:space="0" w:color="auto"/>
                    <w:left w:val="none" w:sz="0" w:space="0" w:color="auto"/>
                    <w:bottom w:val="none" w:sz="0" w:space="0" w:color="auto"/>
                    <w:right w:val="none" w:sz="0" w:space="0" w:color="auto"/>
                  </w:divBdr>
                  <w:divsChild>
                    <w:div w:id="738788378">
                      <w:marLeft w:val="0"/>
                      <w:marRight w:val="0"/>
                      <w:marTop w:val="0"/>
                      <w:marBottom w:val="0"/>
                      <w:divBdr>
                        <w:top w:val="none" w:sz="0" w:space="0" w:color="auto"/>
                        <w:left w:val="none" w:sz="0" w:space="0" w:color="auto"/>
                        <w:bottom w:val="none" w:sz="0" w:space="0" w:color="auto"/>
                        <w:right w:val="none" w:sz="0" w:space="0" w:color="auto"/>
                      </w:divBdr>
                    </w:div>
                  </w:divsChild>
                </w:div>
                <w:div w:id="1881093505">
                  <w:marLeft w:val="0"/>
                  <w:marRight w:val="0"/>
                  <w:marTop w:val="0"/>
                  <w:marBottom w:val="0"/>
                  <w:divBdr>
                    <w:top w:val="none" w:sz="0" w:space="0" w:color="auto"/>
                    <w:left w:val="none" w:sz="0" w:space="0" w:color="auto"/>
                    <w:bottom w:val="none" w:sz="0" w:space="0" w:color="auto"/>
                    <w:right w:val="none" w:sz="0" w:space="0" w:color="auto"/>
                  </w:divBdr>
                  <w:divsChild>
                    <w:div w:id="1700665295">
                      <w:marLeft w:val="0"/>
                      <w:marRight w:val="0"/>
                      <w:marTop w:val="0"/>
                      <w:marBottom w:val="0"/>
                      <w:divBdr>
                        <w:top w:val="none" w:sz="0" w:space="0" w:color="auto"/>
                        <w:left w:val="none" w:sz="0" w:space="0" w:color="auto"/>
                        <w:bottom w:val="none" w:sz="0" w:space="0" w:color="auto"/>
                        <w:right w:val="none" w:sz="0" w:space="0" w:color="auto"/>
                      </w:divBdr>
                    </w:div>
                  </w:divsChild>
                </w:div>
                <w:div w:id="1945764028">
                  <w:marLeft w:val="0"/>
                  <w:marRight w:val="0"/>
                  <w:marTop w:val="0"/>
                  <w:marBottom w:val="0"/>
                  <w:divBdr>
                    <w:top w:val="none" w:sz="0" w:space="0" w:color="auto"/>
                    <w:left w:val="none" w:sz="0" w:space="0" w:color="auto"/>
                    <w:bottom w:val="none" w:sz="0" w:space="0" w:color="auto"/>
                    <w:right w:val="none" w:sz="0" w:space="0" w:color="auto"/>
                  </w:divBdr>
                  <w:divsChild>
                    <w:div w:id="145778304">
                      <w:marLeft w:val="0"/>
                      <w:marRight w:val="0"/>
                      <w:marTop w:val="0"/>
                      <w:marBottom w:val="0"/>
                      <w:divBdr>
                        <w:top w:val="none" w:sz="0" w:space="0" w:color="auto"/>
                        <w:left w:val="none" w:sz="0" w:space="0" w:color="auto"/>
                        <w:bottom w:val="none" w:sz="0" w:space="0" w:color="auto"/>
                        <w:right w:val="none" w:sz="0" w:space="0" w:color="auto"/>
                      </w:divBdr>
                    </w:div>
                  </w:divsChild>
                </w:div>
                <w:div w:id="1968462180">
                  <w:marLeft w:val="0"/>
                  <w:marRight w:val="0"/>
                  <w:marTop w:val="0"/>
                  <w:marBottom w:val="0"/>
                  <w:divBdr>
                    <w:top w:val="none" w:sz="0" w:space="0" w:color="auto"/>
                    <w:left w:val="none" w:sz="0" w:space="0" w:color="auto"/>
                    <w:bottom w:val="none" w:sz="0" w:space="0" w:color="auto"/>
                    <w:right w:val="none" w:sz="0" w:space="0" w:color="auto"/>
                  </w:divBdr>
                  <w:divsChild>
                    <w:div w:id="981615944">
                      <w:marLeft w:val="0"/>
                      <w:marRight w:val="0"/>
                      <w:marTop w:val="0"/>
                      <w:marBottom w:val="0"/>
                      <w:divBdr>
                        <w:top w:val="none" w:sz="0" w:space="0" w:color="auto"/>
                        <w:left w:val="none" w:sz="0" w:space="0" w:color="auto"/>
                        <w:bottom w:val="none" w:sz="0" w:space="0" w:color="auto"/>
                        <w:right w:val="none" w:sz="0" w:space="0" w:color="auto"/>
                      </w:divBdr>
                    </w:div>
                  </w:divsChild>
                </w:div>
                <w:div w:id="1983342949">
                  <w:marLeft w:val="0"/>
                  <w:marRight w:val="0"/>
                  <w:marTop w:val="0"/>
                  <w:marBottom w:val="0"/>
                  <w:divBdr>
                    <w:top w:val="none" w:sz="0" w:space="0" w:color="auto"/>
                    <w:left w:val="none" w:sz="0" w:space="0" w:color="auto"/>
                    <w:bottom w:val="none" w:sz="0" w:space="0" w:color="auto"/>
                    <w:right w:val="none" w:sz="0" w:space="0" w:color="auto"/>
                  </w:divBdr>
                  <w:divsChild>
                    <w:div w:id="250164481">
                      <w:marLeft w:val="0"/>
                      <w:marRight w:val="0"/>
                      <w:marTop w:val="0"/>
                      <w:marBottom w:val="0"/>
                      <w:divBdr>
                        <w:top w:val="none" w:sz="0" w:space="0" w:color="auto"/>
                        <w:left w:val="none" w:sz="0" w:space="0" w:color="auto"/>
                        <w:bottom w:val="none" w:sz="0" w:space="0" w:color="auto"/>
                        <w:right w:val="none" w:sz="0" w:space="0" w:color="auto"/>
                      </w:divBdr>
                    </w:div>
                  </w:divsChild>
                </w:div>
                <w:div w:id="2018261782">
                  <w:marLeft w:val="0"/>
                  <w:marRight w:val="0"/>
                  <w:marTop w:val="0"/>
                  <w:marBottom w:val="0"/>
                  <w:divBdr>
                    <w:top w:val="none" w:sz="0" w:space="0" w:color="auto"/>
                    <w:left w:val="none" w:sz="0" w:space="0" w:color="auto"/>
                    <w:bottom w:val="none" w:sz="0" w:space="0" w:color="auto"/>
                    <w:right w:val="none" w:sz="0" w:space="0" w:color="auto"/>
                  </w:divBdr>
                  <w:divsChild>
                    <w:div w:id="874852352">
                      <w:marLeft w:val="0"/>
                      <w:marRight w:val="0"/>
                      <w:marTop w:val="0"/>
                      <w:marBottom w:val="0"/>
                      <w:divBdr>
                        <w:top w:val="none" w:sz="0" w:space="0" w:color="auto"/>
                        <w:left w:val="none" w:sz="0" w:space="0" w:color="auto"/>
                        <w:bottom w:val="none" w:sz="0" w:space="0" w:color="auto"/>
                        <w:right w:val="none" w:sz="0" w:space="0" w:color="auto"/>
                      </w:divBdr>
                    </w:div>
                  </w:divsChild>
                </w:div>
                <w:div w:id="2026520608">
                  <w:marLeft w:val="0"/>
                  <w:marRight w:val="0"/>
                  <w:marTop w:val="0"/>
                  <w:marBottom w:val="0"/>
                  <w:divBdr>
                    <w:top w:val="none" w:sz="0" w:space="0" w:color="auto"/>
                    <w:left w:val="none" w:sz="0" w:space="0" w:color="auto"/>
                    <w:bottom w:val="none" w:sz="0" w:space="0" w:color="auto"/>
                    <w:right w:val="none" w:sz="0" w:space="0" w:color="auto"/>
                  </w:divBdr>
                  <w:divsChild>
                    <w:div w:id="1734504068">
                      <w:marLeft w:val="0"/>
                      <w:marRight w:val="0"/>
                      <w:marTop w:val="0"/>
                      <w:marBottom w:val="0"/>
                      <w:divBdr>
                        <w:top w:val="none" w:sz="0" w:space="0" w:color="auto"/>
                        <w:left w:val="none" w:sz="0" w:space="0" w:color="auto"/>
                        <w:bottom w:val="none" w:sz="0" w:space="0" w:color="auto"/>
                        <w:right w:val="none" w:sz="0" w:space="0" w:color="auto"/>
                      </w:divBdr>
                    </w:div>
                  </w:divsChild>
                </w:div>
                <w:div w:id="2035382530">
                  <w:marLeft w:val="0"/>
                  <w:marRight w:val="0"/>
                  <w:marTop w:val="0"/>
                  <w:marBottom w:val="0"/>
                  <w:divBdr>
                    <w:top w:val="none" w:sz="0" w:space="0" w:color="auto"/>
                    <w:left w:val="none" w:sz="0" w:space="0" w:color="auto"/>
                    <w:bottom w:val="none" w:sz="0" w:space="0" w:color="auto"/>
                    <w:right w:val="none" w:sz="0" w:space="0" w:color="auto"/>
                  </w:divBdr>
                  <w:divsChild>
                    <w:div w:id="698548864">
                      <w:marLeft w:val="0"/>
                      <w:marRight w:val="0"/>
                      <w:marTop w:val="0"/>
                      <w:marBottom w:val="0"/>
                      <w:divBdr>
                        <w:top w:val="none" w:sz="0" w:space="0" w:color="auto"/>
                        <w:left w:val="none" w:sz="0" w:space="0" w:color="auto"/>
                        <w:bottom w:val="none" w:sz="0" w:space="0" w:color="auto"/>
                        <w:right w:val="none" w:sz="0" w:space="0" w:color="auto"/>
                      </w:divBdr>
                    </w:div>
                  </w:divsChild>
                </w:div>
                <w:div w:id="2046103457">
                  <w:marLeft w:val="0"/>
                  <w:marRight w:val="0"/>
                  <w:marTop w:val="0"/>
                  <w:marBottom w:val="0"/>
                  <w:divBdr>
                    <w:top w:val="none" w:sz="0" w:space="0" w:color="auto"/>
                    <w:left w:val="none" w:sz="0" w:space="0" w:color="auto"/>
                    <w:bottom w:val="none" w:sz="0" w:space="0" w:color="auto"/>
                    <w:right w:val="none" w:sz="0" w:space="0" w:color="auto"/>
                  </w:divBdr>
                  <w:divsChild>
                    <w:div w:id="897322281">
                      <w:marLeft w:val="0"/>
                      <w:marRight w:val="0"/>
                      <w:marTop w:val="0"/>
                      <w:marBottom w:val="0"/>
                      <w:divBdr>
                        <w:top w:val="none" w:sz="0" w:space="0" w:color="auto"/>
                        <w:left w:val="none" w:sz="0" w:space="0" w:color="auto"/>
                        <w:bottom w:val="none" w:sz="0" w:space="0" w:color="auto"/>
                        <w:right w:val="none" w:sz="0" w:space="0" w:color="auto"/>
                      </w:divBdr>
                    </w:div>
                  </w:divsChild>
                </w:div>
                <w:div w:id="2051295811">
                  <w:marLeft w:val="0"/>
                  <w:marRight w:val="0"/>
                  <w:marTop w:val="0"/>
                  <w:marBottom w:val="0"/>
                  <w:divBdr>
                    <w:top w:val="none" w:sz="0" w:space="0" w:color="auto"/>
                    <w:left w:val="none" w:sz="0" w:space="0" w:color="auto"/>
                    <w:bottom w:val="none" w:sz="0" w:space="0" w:color="auto"/>
                    <w:right w:val="none" w:sz="0" w:space="0" w:color="auto"/>
                  </w:divBdr>
                  <w:divsChild>
                    <w:div w:id="1927499695">
                      <w:marLeft w:val="0"/>
                      <w:marRight w:val="0"/>
                      <w:marTop w:val="0"/>
                      <w:marBottom w:val="0"/>
                      <w:divBdr>
                        <w:top w:val="none" w:sz="0" w:space="0" w:color="auto"/>
                        <w:left w:val="none" w:sz="0" w:space="0" w:color="auto"/>
                        <w:bottom w:val="none" w:sz="0" w:space="0" w:color="auto"/>
                        <w:right w:val="none" w:sz="0" w:space="0" w:color="auto"/>
                      </w:divBdr>
                    </w:div>
                  </w:divsChild>
                </w:div>
                <w:div w:id="2061634560">
                  <w:marLeft w:val="0"/>
                  <w:marRight w:val="0"/>
                  <w:marTop w:val="0"/>
                  <w:marBottom w:val="0"/>
                  <w:divBdr>
                    <w:top w:val="none" w:sz="0" w:space="0" w:color="auto"/>
                    <w:left w:val="none" w:sz="0" w:space="0" w:color="auto"/>
                    <w:bottom w:val="none" w:sz="0" w:space="0" w:color="auto"/>
                    <w:right w:val="none" w:sz="0" w:space="0" w:color="auto"/>
                  </w:divBdr>
                  <w:divsChild>
                    <w:div w:id="296647855">
                      <w:marLeft w:val="0"/>
                      <w:marRight w:val="0"/>
                      <w:marTop w:val="0"/>
                      <w:marBottom w:val="0"/>
                      <w:divBdr>
                        <w:top w:val="none" w:sz="0" w:space="0" w:color="auto"/>
                        <w:left w:val="none" w:sz="0" w:space="0" w:color="auto"/>
                        <w:bottom w:val="none" w:sz="0" w:space="0" w:color="auto"/>
                        <w:right w:val="none" w:sz="0" w:space="0" w:color="auto"/>
                      </w:divBdr>
                    </w:div>
                  </w:divsChild>
                </w:div>
                <w:div w:id="2078435390">
                  <w:marLeft w:val="0"/>
                  <w:marRight w:val="0"/>
                  <w:marTop w:val="0"/>
                  <w:marBottom w:val="0"/>
                  <w:divBdr>
                    <w:top w:val="none" w:sz="0" w:space="0" w:color="auto"/>
                    <w:left w:val="none" w:sz="0" w:space="0" w:color="auto"/>
                    <w:bottom w:val="none" w:sz="0" w:space="0" w:color="auto"/>
                    <w:right w:val="none" w:sz="0" w:space="0" w:color="auto"/>
                  </w:divBdr>
                  <w:divsChild>
                    <w:div w:id="142740784">
                      <w:marLeft w:val="0"/>
                      <w:marRight w:val="0"/>
                      <w:marTop w:val="0"/>
                      <w:marBottom w:val="0"/>
                      <w:divBdr>
                        <w:top w:val="none" w:sz="0" w:space="0" w:color="auto"/>
                        <w:left w:val="none" w:sz="0" w:space="0" w:color="auto"/>
                        <w:bottom w:val="none" w:sz="0" w:space="0" w:color="auto"/>
                        <w:right w:val="none" w:sz="0" w:space="0" w:color="auto"/>
                      </w:divBdr>
                    </w:div>
                  </w:divsChild>
                </w:div>
                <w:div w:id="2084330875">
                  <w:marLeft w:val="0"/>
                  <w:marRight w:val="0"/>
                  <w:marTop w:val="0"/>
                  <w:marBottom w:val="0"/>
                  <w:divBdr>
                    <w:top w:val="none" w:sz="0" w:space="0" w:color="auto"/>
                    <w:left w:val="none" w:sz="0" w:space="0" w:color="auto"/>
                    <w:bottom w:val="none" w:sz="0" w:space="0" w:color="auto"/>
                    <w:right w:val="none" w:sz="0" w:space="0" w:color="auto"/>
                  </w:divBdr>
                  <w:divsChild>
                    <w:div w:id="2084133731">
                      <w:marLeft w:val="0"/>
                      <w:marRight w:val="0"/>
                      <w:marTop w:val="0"/>
                      <w:marBottom w:val="0"/>
                      <w:divBdr>
                        <w:top w:val="none" w:sz="0" w:space="0" w:color="auto"/>
                        <w:left w:val="none" w:sz="0" w:space="0" w:color="auto"/>
                        <w:bottom w:val="none" w:sz="0" w:space="0" w:color="auto"/>
                        <w:right w:val="none" w:sz="0" w:space="0" w:color="auto"/>
                      </w:divBdr>
                    </w:div>
                  </w:divsChild>
                </w:div>
                <w:div w:id="2095126418">
                  <w:marLeft w:val="0"/>
                  <w:marRight w:val="0"/>
                  <w:marTop w:val="0"/>
                  <w:marBottom w:val="0"/>
                  <w:divBdr>
                    <w:top w:val="none" w:sz="0" w:space="0" w:color="auto"/>
                    <w:left w:val="none" w:sz="0" w:space="0" w:color="auto"/>
                    <w:bottom w:val="none" w:sz="0" w:space="0" w:color="auto"/>
                    <w:right w:val="none" w:sz="0" w:space="0" w:color="auto"/>
                  </w:divBdr>
                  <w:divsChild>
                    <w:div w:id="1739595354">
                      <w:marLeft w:val="0"/>
                      <w:marRight w:val="0"/>
                      <w:marTop w:val="0"/>
                      <w:marBottom w:val="0"/>
                      <w:divBdr>
                        <w:top w:val="none" w:sz="0" w:space="0" w:color="auto"/>
                        <w:left w:val="none" w:sz="0" w:space="0" w:color="auto"/>
                        <w:bottom w:val="none" w:sz="0" w:space="0" w:color="auto"/>
                        <w:right w:val="none" w:sz="0" w:space="0" w:color="auto"/>
                      </w:divBdr>
                    </w:div>
                  </w:divsChild>
                </w:div>
                <w:div w:id="2103259558">
                  <w:marLeft w:val="0"/>
                  <w:marRight w:val="0"/>
                  <w:marTop w:val="0"/>
                  <w:marBottom w:val="0"/>
                  <w:divBdr>
                    <w:top w:val="none" w:sz="0" w:space="0" w:color="auto"/>
                    <w:left w:val="none" w:sz="0" w:space="0" w:color="auto"/>
                    <w:bottom w:val="none" w:sz="0" w:space="0" w:color="auto"/>
                    <w:right w:val="none" w:sz="0" w:space="0" w:color="auto"/>
                  </w:divBdr>
                  <w:divsChild>
                    <w:div w:id="1176768493">
                      <w:marLeft w:val="0"/>
                      <w:marRight w:val="0"/>
                      <w:marTop w:val="0"/>
                      <w:marBottom w:val="0"/>
                      <w:divBdr>
                        <w:top w:val="none" w:sz="0" w:space="0" w:color="auto"/>
                        <w:left w:val="none" w:sz="0" w:space="0" w:color="auto"/>
                        <w:bottom w:val="none" w:sz="0" w:space="0" w:color="auto"/>
                        <w:right w:val="none" w:sz="0" w:space="0" w:color="auto"/>
                      </w:divBdr>
                    </w:div>
                  </w:divsChild>
                </w:div>
                <w:div w:id="2122801791">
                  <w:marLeft w:val="0"/>
                  <w:marRight w:val="0"/>
                  <w:marTop w:val="0"/>
                  <w:marBottom w:val="0"/>
                  <w:divBdr>
                    <w:top w:val="none" w:sz="0" w:space="0" w:color="auto"/>
                    <w:left w:val="none" w:sz="0" w:space="0" w:color="auto"/>
                    <w:bottom w:val="none" w:sz="0" w:space="0" w:color="auto"/>
                    <w:right w:val="none" w:sz="0" w:space="0" w:color="auto"/>
                  </w:divBdr>
                  <w:divsChild>
                    <w:div w:id="19288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712419">
          <w:marLeft w:val="0"/>
          <w:marRight w:val="0"/>
          <w:marTop w:val="0"/>
          <w:marBottom w:val="0"/>
          <w:divBdr>
            <w:top w:val="none" w:sz="0" w:space="0" w:color="auto"/>
            <w:left w:val="none" w:sz="0" w:space="0" w:color="auto"/>
            <w:bottom w:val="none" w:sz="0" w:space="0" w:color="auto"/>
            <w:right w:val="none" w:sz="0" w:space="0" w:color="auto"/>
          </w:divBdr>
          <w:divsChild>
            <w:div w:id="1907109096">
              <w:marLeft w:val="-75"/>
              <w:marRight w:val="0"/>
              <w:marTop w:val="30"/>
              <w:marBottom w:val="30"/>
              <w:divBdr>
                <w:top w:val="none" w:sz="0" w:space="0" w:color="auto"/>
                <w:left w:val="none" w:sz="0" w:space="0" w:color="auto"/>
                <w:bottom w:val="none" w:sz="0" w:space="0" w:color="auto"/>
                <w:right w:val="none" w:sz="0" w:space="0" w:color="auto"/>
              </w:divBdr>
              <w:divsChild>
                <w:div w:id="131101257">
                  <w:marLeft w:val="0"/>
                  <w:marRight w:val="0"/>
                  <w:marTop w:val="0"/>
                  <w:marBottom w:val="0"/>
                  <w:divBdr>
                    <w:top w:val="none" w:sz="0" w:space="0" w:color="auto"/>
                    <w:left w:val="none" w:sz="0" w:space="0" w:color="auto"/>
                    <w:bottom w:val="none" w:sz="0" w:space="0" w:color="auto"/>
                    <w:right w:val="none" w:sz="0" w:space="0" w:color="auto"/>
                  </w:divBdr>
                  <w:divsChild>
                    <w:div w:id="38164550">
                      <w:marLeft w:val="0"/>
                      <w:marRight w:val="0"/>
                      <w:marTop w:val="0"/>
                      <w:marBottom w:val="0"/>
                      <w:divBdr>
                        <w:top w:val="none" w:sz="0" w:space="0" w:color="auto"/>
                        <w:left w:val="none" w:sz="0" w:space="0" w:color="auto"/>
                        <w:bottom w:val="none" w:sz="0" w:space="0" w:color="auto"/>
                        <w:right w:val="none" w:sz="0" w:space="0" w:color="auto"/>
                      </w:divBdr>
                    </w:div>
                  </w:divsChild>
                </w:div>
                <w:div w:id="226234831">
                  <w:marLeft w:val="0"/>
                  <w:marRight w:val="0"/>
                  <w:marTop w:val="0"/>
                  <w:marBottom w:val="0"/>
                  <w:divBdr>
                    <w:top w:val="none" w:sz="0" w:space="0" w:color="auto"/>
                    <w:left w:val="none" w:sz="0" w:space="0" w:color="auto"/>
                    <w:bottom w:val="none" w:sz="0" w:space="0" w:color="auto"/>
                    <w:right w:val="none" w:sz="0" w:space="0" w:color="auto"/>
                  </w:divBdr>
                  <w:divsChild>
                    <w:div w:id="615404864">
                      <w:marLeft w:val="0"/>
                      <w:marRight w:val="0"/>
                      <w:marTop w:val="0"/>
                      <w:marBottom w:val="0"/>
                      <w:divBdr>
                        <w:top w:val="none" w:sz="0" w:space="0" w:color="auto"/>
                        <w:left w:val="none" w:sz="0" w:space="0" w:color="auto"/>
                        <w:bottom w:val="none" w:sz="0" w:space="0" w:color="auto"/>
                        <w:right w:val="none" w:sz="0" w:space="0" w:color="auto"/>
                      </w:divBdr>
                    </w:div>
                  </w:divsChild>
                </w:div>
                <w:div w:id="326595550">
                  <w:marLeft w:val="0"/>
                  <w:marRight w:val="0"/>
                  <w:marTop w:val="0"/>
                  <w:marBottom w:val="0"/>
                  <w:divBdr>
                    <w:top w:val="none" w:sz="0" w:space="0" w:color="auto"/>
                    <w:left w:val="none" w:sz="0" w:space="0" w:color="auto"/>
                    <w:bottom w:val="none" w:sz="0" w:space="0" w:color="auto"/>
                    <w:right w:val="none" w:sz="0" w:space="0" w:color="auto"/>
                  </w:divBdr>
                  <w:divsChild>
                    <w:div w:id="1619217360">
                      <w:marLeft w:val="0"/>
                      <w:marRight w:val="0"/>
                      <w:marTop w:val="0"/>
                      <w:marBottom w:val="0"/>
                      <w:divBdr>
                        <w:top w:val="none" w:sz="0" w:space="0" w:color="auto"/>
                        <w:left w:val="none" w:sz="0" w:space="0" w:color="auto"/>
                        <w:bottom w:val="none" w:sz="0" w:space="0" w:color="auto"/>
                        <w:right w:val="none" w:sz="0" w:space="0" w:color="auto"/>
                      </w:divBdr>
                    </w:div>
                  </w:divsChild>
                </w:div>
                <w:div w:id="364061861">
                  <w:marLeft w:val="0"/>
                  <w:marRight w:val="0"/>
                  <w:marTop w:val="0"/>
                  <w:marBottom w:val="0"/>
                  <w:divBdr>
                    <w:top w:val="none" w:sz="0" w:space="0" w:color="auto"/>
                    <w:left w:val="none" w:sz="0" w:space="0" w:color="auto"/>
                    <w:bottom w:val="none" w:sz="0" w:space="0" w:color="auto"/>
                    <w:right w:val="none" w:sz="0" w:space="0" w:color="auto"/>
                  </w:divBdr>
                  <w:divsChild>
                    <w:div w:id="380519756">
                      <w:marLeft w:val="0"/>
                      <w:marRight w:val="0"/>
                      <w:marTop w:val="0"/>
                      <w:marBottom w:val="0"/>
                      <w:divBdr>
                        <w:top w:val="none" w:sz="0" w:space="0" w:color="auto"/>
                        <w:left w:val="none" w:sz="0" w:space="0" w:color="auto"/>
                        <w:bottom w:val="none" w:sz="0" w:space="0" w:color="auto"/>
                        <w:right w:val="none" w:sz="0" w:space="0" w:color="auto"/>
                      </w:divBdr>
                    </w:div>
                  </w:divsChild>
                </w:div>
                <w:div w:id="389960174">
                  <w:marLeft w:val="0"/>
                  <w:marRight w:val="0"/>
                  <w:marTop w:val="0"/>
                  <w:marBottom w:val="0"/>
                  <w:divBdr>
                    <w:top w:val="none" w:sz="0" w:space="0" w:color="auto"/>
                    <w:left w:val="none" w:sz="0" w:space="0" w:color="auto"/>
                    <w:bottom w:val="none" w:sz="0" w:space="0" w:color="auto"/>
                    <w:right w:val="none" w:sz="0" w:space="0" w:color="auto"/>
                  </w:divBdr>
                  <w:divsChild>
                    <w:div w:id="805927231">
                      <w:marLeft w:val="0"/>
                      <w:marRight w:val="0"/>
                      <w:marTop w:val="0"/>
                      <w:marBottom w:val="0"/>
                      <w:divBdr>
                        <w:top w:val="none" w:sz="0" w:space="0" w:color="auto"/>
                        <w:left w:val="none" w:sz="0" w:space="0" w:color="auto"/>
                        <w:bottom w:val="none" w:sz="0" w:space="0" w:color="auto"/>
                        <w:right w:val="none" w:sz="0" w:space="0" w:color="auto"/>
                      </w:divBdr>
                    </w:div>
                  </w:divsChild>
                </w:div>
                <w:div w:id="533268941">
                  <w:marLeft w:val="0"/>
                  <w:marRight w:val="0"/>
                  <w:marTop w:val="0"/>
                  <w:marBottom w:val="0"/>
                  <w:divBdr>
                    <w:top w:val="none" w:sz="0" w:space="0" w:color="auto"/>
                    <w:left w:val="none" w:sz="0" w:space="0" w:color="auto"/>
                    <w:bottom w:val="none" w:sz="0" w:space="0" w:color="auto"/>
                    <w:right w:val="none" w:sz="0" w:space="0" w:color="auto"/>
                  </w:divBdr>
                  <w:divsChild>
                    <w:div w:id="1202858354">
                      <w:marLeft w:val="0"/>
                      <w:marRight w:val="0"/>
                      <w:marTop w:val="0"/>
                      <w:marBottom w:val="0"/>
                      <w:divBdr>
                        <w:top w:val="none" w:sz="0" w:space="0" w:color="auto"/>
                        <w:left w:val="none" w:sz="0" w:space="0" w:color="auto"/>
                        <w:bottom w:val="none" w:sz="0" w:space="0" w:color="auto"/>
                        <w:right w:val="none" w:sz="0" w:space="0" w:color="auto"/>
                      </w:divBdr>
                    </w:div>
                  </w:divsChild>
                </w:div>
                <w:div w:id="546181823">
                  <w:marLeft w:val="0"/>
                  <w:marRight w:val="0"/>
                  <w:marTop w:val="0"/>
                  <w:marBottom w:val="0"/>
                  <w:divBdr>
                    <w:top w:val="none" w:sz="0" w:space="0" w:color="auto"/>
                    <w:left w:val="none" w:sz="0" w:space="0" w:color="auto"/>
                    <w:bottom w:val="none" w:sz="0" w:space="0" w:color="auto"/>
                    <w:right w:val="none" w:sz="0" w:space="0" w:color="auto"/>
                  </w:divBdr>
                  <w:divsChild>
                    <w:div w:id="1484271740">
                      <w:marLeft w:val="0"/>
                      <w:marRight w:val="0"/>
                      <w:marTop w:val="0"/>
                      <w:marBottom w:val="0"/>
                      <w:divBdr>
                        <w:top w:val="none" w:sz="0" w:space="0" w:color="auto"/>
                        <w:left w:val="none" w:sz="0" w:space="0" w:color="auto"/>
                        <w:bottom w:val="none" w:sz="0" w:space="0" w:color="auto"/>
                        <w:right w:val="none" w:sz="0" w:space="0" w:color="auto"/>
                      </w:divBdr>
                    </w:div>
                  </w:divsChild>
                </w:div>
                <w:div w:id="604070505">
                  <w:marLeft w:val="0"/>
                  <w:marRight w:val="0"/>
                  <w:marTop w:val="0"/>
                  <w:marBottom w:val="0"/>
                  <w:divBdr>
                    <w:top w:val="none" w:sz="0" w:space="0" w:color="auto"/>
                    <w:left w:val="none" w:sz="0" w:space="0" w:color="auto"/>
                    <w:bottom w:val="none" w:sz="0" w:space="0" w:color="auto"/>
                    <w:right w:val="none" w:sz="0" w:space="0" w:color="auto"/>
                  </w:divBdr>
                  <w:divsChild>
                    <w:div w:id="1079327062">
                      <w:marLeft w:val="0"/>
                      <w:marRight w:val="0"/>
                      <w:marTop w:val="0"/>
                      <w:marBottom w:val="0"/>
                      <w:divBdr>
                        <w:top w:val="none" w:sz="0" w:space="0" w:color="auto"/>
                        <w:left w:val="none" w:sz="0" w:space="0" w:color="auto"/>
                        <w:bottom w:val="none" w:sz="0" w:space="0" w:color="auto"/>
                        <w:right w:val="none" w:sz="0" w:space="0" w:color="auto"/>
                      </w:divBdr>
                    </w:div>
                  </w:divsChild>
                </w:div>
                <w:div w:id="620451677">
                  <w:marLeft w:val="0"/>
                  <w:marRight w:val="0"/>
                  <w:marTop w:val="0"/>
                  <w:marBottom w:val="0"/>
                  <w:divBdr>
                    <w:top w:val="none" w:sz="0" w:space="0" w:color="auto"/>
                    <w:left w:val="none" w:sz="0" w:space="0" w:color="auto"/>
                    <w:bottom w:val="none" w:sz="0" w:space="0" w:color="auto"/>
                    <w:right w:val="none" w:sz="0" w:space="0" w:color="auto"/>
                  </w:divBdr>
                  <w:divsChild>
                    <w:div w:id="1097599388">
                      <w:marLeft w:val="0"/>
                      <w:marRight w:val="0"/>
                      <w:marTop w:val="0"/>
                      <w:marBottom w:val="0"/>
                      <w:divBdr>
                        <w:top w:val="none" w:sz="0" w:space="0" w:color="auto"/>
                        <w:left w:val="none" w:sz="0" w:space="0" w:color="auto"/>
                        <w:bottom w:val="none" w:sz="0" w:space="0" w:color="auto"/>
                        <w:right w:val="none" w:sz="0" w:space="0" w:color="auto"/>
                      </w:divBdr>
                    </w:div>
                  </w:divsChild>
                </w:div>
                <w:div w:id="675887272">
                  <w:marLeft w:val="0"/>
                  <w:marRight w:val="0"/>
                  <w:marTop w:val="0"/>
                  <w:marBottom w:val="0"/>
                  <w:divBdr>
                    <w:top w:val="none" w:sz="0" w:space="0" w:color="auto"/>
                    <w:left w:val="none" w:sz="0" w:space="0" w:color="auto"/>
                    <w:bottom w:val="none" w:sz="0" w:space="0" w:color="auto"/>
                    <w:right w:val="none" w:sz="0" w:space="0" w:color="auto"/>
                  </w:divBdr>
                  <w:divsChild>
                    <w:div w:id="857430830">
                      <w:marLeft w:val="0"/>
                      <w:marRight w:val="0"/>
                      <w:marTop w:val="0"/>
                      <w:marBottom w:val="0"/>
                      <w:divBdr>
                        <w:top w:val="none" w:sz="0" w:space="0" w:color="auto"/>
                        <w:left w:val="none" w:sz="0" w:space="0" w:color="auto"/>
                        <w:bottom w:val="none" w:sz="0" w:space="0" w:color="auto"/>
                        <w:right w:val="none" w:sz="0" w:space="0" w:color="auto"/>
                      </w:divBdr>
                    </w:div>
                  </w:divsChild>
                </w:div>
                <w:div w:id="857962682">
                  <w:marLeft w:val="0"/>
                  <w:marRight w:val="0"/>
                  <w:marTop w:val="0"/>
                  <w:marBottom w:val="0"/>
                  <w:divBdr>
                    <w:top w:val="none" w:sz="0" w:space="0" w:color="auto"/>
                    <w:left w:val="none" w:sz="0" w:space="0" w:color="auto"/>
                    <w:bottom w:val="none" w:sz="0" w:space="0" w:color="auto"/>
                    <w:right w:val="none" w:sz="0" w:space="0" w:color="auto"/>
                  </w:divBdr>
                  <w:divsChild>
                    <w:div w:id="44722345">
                      <w:marLeft w:val="0"/>
                      <w:marRight w:val="0"/>
                      <w:marTop w:val="0"/>
                      <w:marBottom w:val="0"/>
                      <w:divBdr>
                        <w:top w:val="none" w:sz="0" w:space="0" w:color="auto"/>
                        <w:left w:val="none" w:sz="0" w:space="0" w:color="auto"/>
                        <w:bottom w:val="none" w:sz="0" w:space="0" w:color="auto"/>
                        <w:right w:val="none" w:sz="0" w:space="0" w:color="auto"/>
                      </w:divBdr>
                    </w:div>
                  </w:divsChild>
                </w:div>
                <w:div w:id="972059208">
                  <w:marLeft w:val="0"/>
                  <w:marRight w:val="0"/>
                  <w:marTop w:val="0"/>
                  <w:marBottom w:val="0"/>
                  <w:divBdr>
                    <w:top w:val="none" w:sz="0" w:space="0" w:color="auto"/>
                    <w:left w:val="none" w:sz="0" w:space="0" w:color="auto"/>
                    <w:bottom w:val="none" w:sz="0" w:space="0" w:color="auto"/>
                    <w:right w:val="none" w:sz="0" w:space="0" w:color="auto"/>
                  </w:divBdr>
                  <w:divsChild>
                    <w:div w:id="2131239056">
                      <w:marLeft w:val="0"/>
                      <w:marRight w:val="0"/>
                      <w:marTop w:val="0"/>
                      <w:marBottom w:val="0"/>
                      <w:divBdr>
                        <w:top w:val="none" w:sz="0" w:space="0" w:color="auto"/>
                        <w:left w:val="none" w:sz="0" w:space="0" w:color="auto"/>
                        <w:bottom w:val="none" w:sz="0" w:space="0" w:color="auto"/>
                        <w:right w:val="none" w:sz="0" w:space="0" w:color="auto"/>
                      </w:divBdr>
                    </w:div>
                  </w:divsChild>
                </w:div>
                <w:div w:id="989408838">
                  <w:marLeft w:val="0"/>
                  <w:marRight w:val="0"/>
                  <w:marTop w:val="0"/>
                  <w:marBottom w:val="0"/>
                  <w:divBdr>
                    <w:top w:val="none" w:sz="0" w:space="0" w:color="auto"/>
                    <w:left w:val="none" w:sz="0" w:space="0" w:color="auto"/>
                    <w:bottom w:val="none" w:sz="0" w:space="0" w:color="auto"/>
                    <w:right w:val="none" w:sz="0" w:space="0" w:color="auto"/>
                  </w:divBdr>
                  <w:divsChild>
                    <w:div w:id="960304625">
                      <w:marLeft w:val="0"/>
                      <w:marRight w:val="0"/>
                      <w:marTop w:val="0"/>
                      <w:marBottom w:val="0"/>
                      <w:divBdr>
                        <w:top w:val="none" w:sz="0" w:space="0" w:color="auto"/>
                        <w:left w:val="none" w:sz="0" w:space="0" w:color="auto"/>
                        <w:bottom w:val="none" w:sz="0" w:space="0" w:color="auto"/>
                        <w:right w:val="none" w:sz="0" w:space="0" w:color="auto"/>
                      </w:divBdr>
                    </w:div>
                  </w:divsChild>
                </w:div>
                <w:div w:id="1163472880">
                  <w:marLeft w:val="0"/>
                  <w:marRight w:val="0"/>
                  <w:marTop w:val="0"/>
                  <w:marBottom w:val="0"/>
                  <w:divBdr>
                    <w:top w:val="none" w:sz="0" w:space="0" w:color="auto"/>
                    <w:left w:val="none" w:sz="0" w:space="0" w:color="auto"/>
                    <w:bottom w:val="none" w:sz="0" w:space="0" w:color="auto"/>
                    <w:right w:val="none" w:sz="0" w:space="0" w:color="auto"/>
                  </w:divBdr>
                  <w:divsChild>
                    <w:div w:id="1457942804">
                      <w:marLeft w:val="0"/>
                      <w:marRight w:val="0"/>
                      <w:marTop w:val="0"/>
                      <w:marBottom w:val="0"/>
                      <w:divBdr>
                        <w:top w:val="none" w:sz="0" w:space="0" w:color="auto"/>
                        <w:left w:val="none" w:sz="0" w:space="0" w:color="auto"/>
                        <w:bottom w:val="none" w:sz="0" w:space="0" w:color="auto"/>
                        <w:right w:val="none" w:sz="0" w:space="0" w:color="auto"/>
                      </w:divBdr>
                    </w:div>
                  </w:divsChild>
                </w:div>
                <w:div w:id="1304969960">
                  <w:marLeft w:val="0"/>
                  <w:marRight w:val="0"/>
                  <w:marTop w:val="0"/>
                  <w:marBottom w:val="0"/>
                  <w:divBdr>
                    <w:top w:val="none" w:sz="0" w:space="0" w:color="auto"/>
                    <w:left w:val="none" w:sz="0" w:space="0" w:color="auto"/>
                    <w:bottom w:val="none" w:sz="0" w:space="0" w:color="auto"/>
                    <w:right w:val="none" w:sz="0" w:space="0" w:color="auto"/>
                  </w:divBdr>
                  <w:divsChild>
                    <w:div w:id="2119253715">
                      <w:marLeft w:val="0"/>
                      <w:marRight w:val="0"/>
                      <w:marTop w:val="0"/>
                      <w:marBottom w:val="0"/>
                      <w:divBdr>
                        <w:top w:val="none" w:sz="0" w:space="0" w:color="auto"/>
                        <w:left w:val="none" w:sz="0" w:space="0" w:color="auto"/>
                        <w:bottom w:val="none" w:sz="0" w:space="0" w:color="auto"/>
                        <w:right w:val="none" w:sz="0" w:space="0" w:color="auto"/>
                      </w:divBdr>
                    </w:div>
                  </w:divsChild>
                </w:div>
                <w:div w:id="1360668899">
                  <w:marLeft w:val="0"/>
                  <w:marRight w:val="0"/>
                  <w:marTop w:val="0"/>
                  <w:marBottom w:val="0"/>
                  <w:divBdr>
                    <w:top w:val="none" w:sz="0" w:space="0" w:color="auto"/>
                    <w:left w:val="none" w:sz="0" w:space="0" w:color="auto"/>
                    <w:bottom w:val="none" w:sz="0" w:space="0" w:color="auto"/>
                    <w:right w:val="none" w:sz="0" w:space="0" w:color="auto"/>
                  </w:divBdr>
                  <w:divsChild>
                    <w:div w:id="247082393">
                      <w:marLeft w:val="0"/>
                      <w:marRight w:val="0"/>
                      <w:marTop w:val="0"/>
                      <w:marBottom w:val="0"/>
                      <w:divBdr>
                        <w:top w:val="none" w:sz="0" w:space="0" w:color="auto"/>
                        <w:left w:val="none" w:sz="0" w:space="0" w:color="auto"/>
                        <w:bottom w:val="none" w:sz="0" w:space="0" w:color="auto"/>
                        <w:right w:val="none" w:sz="0" w:space="0" w:color="auto"/>
                      </w:divBdr>
                    </w:div>
                  </w:divsChild>
                </w:div>
                <w:div w:id="1366323565">
                  <w:marLeft w:val="0"/>
                  <w:marRight w:val="0"/>
                  <w:marTop w:val="0"/>
                  <w:marBottom w:val="0"/>
                  <w:divBdr>
                    <w:top w:val="none" w:sz="0" w:space="0" w:color="auto"/>
                    <w:left w:val="none" w:sz="0" w:space="0" w:color="auto"/>
                    <w:bottom w:val="none" w:sz="0" w:space="0" w:color="auto"/>
                    <w:right w:val="none" w:sz="0" w:space="0" w:color="auto"/>
                  </w:divBdr>
                  <w:divsChild>
                    <w:div w:id="729230618">
                      <w:marLeft w:val="0"/>
                      <w:marRight w:val="0"/>
                      <w:marTop w:val="0"/>
                      <w:marBottom w:val="0"/>
                      <w:divBdr>
                        <w:top w:val="none" w:sz="0" w:space="0" w:color="auto"/>
                        <w:left w:val="none" w:sz="0" w:space="0" w:color="auto"/>
                        <w:bottom w:val="none" w:sz="0" w:space="0" w:color="auto"/>
                        <w:right w:val="none" w:sz="0" w:space="0" w:color="auto"/>
                      </w:divBdr>
                    </w:div>
                  </w:divsChild>
                </w:div>
                <w:div w:id="1428889474">
                  <w:marLeft w:val="0"/>
                  <w:marRight w:val="0"/>
                  <w:marTop w:val="0"/>
                  <w:marBottom w:val="0"/>
                  <w:divBdr>
                    <w:top w:val="none" w:sz="0" w:space="0" w:color="auto"/>
                    <w:left w:val="none" w:sz="0" w:space="0" w:color="auto"/>
                    <w:bottom w:val="none" w:sz="0" w:space="0" w:color="auto"/>
                    <w:right w:val="none" w:sz="0" w:space="0" w:color="auto"/>
                  </w:divBdr>
                  <w:divsChild>
                    <w:div w:id="1866097853">
                      <w:marLeft w:val="0"/>
                      <w:marRight w:val="0"/>
                      <w:marTop w:val="0"/>
                      <w:marBottom w:val="0"/>
                      <w:divBdr>
                        <w:top w:val="none" w:sz="0" w:space="0" w:color="auto"/>
                        <w:left w:val="none" w:sz="0" w:space="0" w:color="auto"/>
                        <w:bottom w:val="none" w:sz="0" w:space="0" w:color="auto"/>
                        <w:right w:val="none" w:sz="0" w:space="0" w:color="auto"/>
                      </w:divBdr>
                    </w:div>
                  </w:divsChild>
                </w:div>
                <w:div w:id="1674527425">
                  <w:marLeft w:val="0"/>
                  <w:marRight w:val="0"/>
                  <w:marTop w:val="0"/>
                  <w:marBottom w:val="0"/>
                  <w:divBdr>
                    <w:top w:val="none" w:sz="0" w:space="0" w:color="auto"/>
                    <w:left w:val="none" w:sz="0" w:space="0" w:color="auto"/>
                    <w:bottom w:val="none" w:sz="0" w:space="0" w:color="auto"/>
                    <w:right w:val="none" w:sz="0" w:space="0" w:color="auto"/>
                  </w:divBdr>
                  <w:divsChild>
                    <w:div w:id="1657417413">
                      <w:marLeft w:val="0"/>
                      <w:marRight w:val="0"/>
                      <w:marTop w:val="0"/>
                      <w:marBottom w:val="0"/>
                      <w:divBdr>
                        <w:top w:val="none" w:sz="0" w:space="0" w:color="auto"/>
                        <w:left w:val="none" w:sz="0" w:space="0" w:color="auto"/>
                        <w:bottom w:val="none" w:sz="0" w:space="0" w:color="auto"/>
                        <w:right w:val="none" w:sz="0" w:space="0" w:color="auto"/>
                      </w:divBdr>
                    </w:div>
                  </w:divsChild>
                </w:div>
                <w:div w:id="1782139741">
                  <w:marLeft w:val="0"/>
                  <w:marRight w:val="0"/>
                  <w:marTop w:val="0"/>
                  <w:marBottom w:val="0"/>
                  <w:divBdr>
                    <w:top w:val="none" w:sz="0" w:space="0" w:color="auto"/>
                    <w:left w:val="none" w:sz="0" w:space="0" w:color="auto"/>
                    <w:bottom w:val="none" w:sz="0" w:space="0" w:color="auto"/>
                    <w:right w:val="none" w:sz="0" w:space="0" w:color="auto"/>
                  </w:divBdr>
                  <w:divsChild>
                    <w:div w:id="1442143788">
                      <w:marLeft w:val="0"/>
                      <w:marRight w:val="0"/>
                      <w:marTop w:val="0"/>
                      <w:marBottom w:val="0"/>
                      <w:divBdr>
                        <w:top w:val="none" w:sz="0" w:space="0" w:color="auto"/>
                        <w:left w:val="none" w:sz="0" w:space="0" w:color="auto"/>
                        <w:bottom w:val="none" w:sz="0" w:space="0" w:color="auto"/>
                        <w:right w:val="none" w:sz="0" w:space="0" w:color="auto"/>
                      </w:divBdr>
                    </w:div>
                  </w:divsChild>
                </w:div>
                <w:div w:id="1888492880">
                  <w:marLeft w:val="0"/>
                  <w:marRight w:val="0"/>
                  <w:marTop w:val="0"/>
                  <w:marBottom w:val="0"/>
                  <w:divBdr>
                    <w:top w:val="none" w:sz="0" w:space="0" w:color="auto"/>
                    <w:left w:val="none" w:sz="0" w:space="0" w:color="auto"/>
                    <w:bottom w:val="none" w:sz="0" w:space="0" w:color="auto"/>
                    <w:right w:val="none" w:sz="0" w:space="0" w:color="auto"/>
                  </w:divBdr>
                  <w:divsChild>
                    <w:div w:id="1107382841">
                      <w:marLeft w:val="0"/>
                      <w:marRight w:val="0"/>
                      <w:marTop w:val="0"/>
                      <w:marBottom w:val="0"/>
                      <w:divBdr>
                        <w:top w:val="none" w:sz="0" w:space="0" w:color="auto"/>
                        <w:left w:val="none" w:sz="0" w:space="0" w:color="auto"/>
                        <w:bottom w:val="none" w:sz="0" w:space="0" w:color="auto"/>
                        <w:right w:val="none" w:sz="0" w:space="0" w:color="auto"/>
                      </w:divBdr>
                    </w:div>
                  </w:divsChild>
                </w:div>
                <w:div w:id="1929727658">
                  <w:marLeft w:val="0"/>
                  <w:marRight w:val="0"/>
                  <w:marTop w:val="0"/>
                  <w:marBottom w:val="0"/>
                  <w:divBdr>
                    <w:top w:val="none" w:sz="0" w:space="0" w:color="auto"/>
                    <w:left w:val="none" w:sz="0" w:space="0" w:color="auto"/>
                    <w:bottom w:val="none" w:sz="0" w:space="0" w:color="auto"/>
                    <w:right w:val="none" w:sz="0" w:space="0" w:color="auto"/>
                  </w:divBdr>
                  <w:divsChild>
                    <w:div w:id="1905949544">
                      <w:marLeft w:val="0"/>
                      <w:marRight w:val="0"/>
                      <w:marTop w:val="0"/>
                      <w:marBottom w:val="0"/>
                      <w:divBdr>
                        <w:top w:val="none" w:sz="0" w:space="0" w:color="auto"/>
                        <w:left w:val="none" w:sz="0" w:space="0" w:color="auto"/>
                        <w:bottom w:val="none" w:sz="0" w:space="0" w:color="auto"/>
                        <w:right w:val="none" w:sz="0" w:space="0" w:color="auto"/>
                      </w:divBdr>
                    </w:div>
                  </w:divsChild>
                </w:div>
                <w:div w:id="1988630047">
                  <w:marLeft w:val="0"/>
                  <w:marRight w:val="0"/>
                  <w:marTop w:val="0"/>
                  <w:marBottom w:val="0"/>
                  <w:divBdr>
                    <w:top w:val="none" w:sz="0" w:space="0" w:color="auto"/>
                    <w:left w:val="none" w:sz="0" w:space="0" w:color="auto"/>
                    <w:bottom w:val="none" w:sz="0" w:space="0" w:color="auto"/>
                    <w:right w:val="none" w:sz="0" w:space="0" w:color="auto"/>
                  </w:divBdr>
                  <w:divsChild>
                    <w:div w:id="863127970">
                      <w:marLeft w:val="0"/>
                      <w:marRight w:val="0"/>
                      <w:marTop w:val="0"/>
                      <w:marBottom w:val="0"/>
                      <w:divBdr>
                        <w:top w:val="none" w:sz="0" w:space="0" w:color="auto"/>
                        <w:left w:val="none" w:sz="0" w:space="0" w:color="auto"/>
                        <w:bottom w:val="none" w:sz="0" w:space="0" w:color="auto"/>
                        <w:right w:val="none" w:sz="0" w:space="0" w:color="auto"/>
                      </w:divBdr>
                    </w:div>
                  </w:divsChild>
                </w:div>
                <w:div w:id="2087679059">
                  <w:marLeft w:val="0"/>
                  <w:marRight w:val="0"/>
                  <w:marTop w:val="0"/>
                  <w:marBottom w:val="0"/>
                  <w:divBdr>
                    <w:top w:val="none" w:sz="0" w:space="0" w:color="auto"/>
                    <w:left w:val="none" w:sz="0" w:space="0" w:color="auto"/>
                    <w:bottom w:val="none" w:sz="0" w:space="0" w:color="auto"/>
                    <w:right w:val="none" w:sz="0" w:space="0" w:color="auto"/>
                  </w:divBdr>
                  <w:divsChild>
                    <w:div w:id="631177516">
                      <w:marLeft w:val="0"/>
                      <w:marRight w:val="0"/>
                      <w:marTop w:val="0"/>
                      <w:marBottom w:val="0"/>
                      <w:divBdr>
                        <w:top w:val="none" w:sz="0" w:space="0" w:color="auto"/>
                        <w:left w:val="none" w:sz="0" w:space="0" w:color="auto"/>
                        <w:bottom w:val="none" w:sz="0" w:space="0" w:color="auto"/>
                        <w:right w:val="none" w:sz="0" w:space="0" w:color="auto"/>
                      </w:divBdr>
                    </w:div>
                  </w:divsChild>
                </w:div>
                <w:div w:id="2128623636">
                  <w:marLeft w:val="0"/>
                  <w:marRight w:val="0"/>
                  <w:marTop w:val="0"/>
                  <w:marBottom w:val="0"/>
                  <w:divBdr>
                    <w:top w:val="none" w:sz="0" w:space="0" w:color="auto"/>
                    <w:left w:val="none" w:sz="0" w:space="0" w:color="auto"/>
                    <w:bottom w:val="none" w:sz="0" w:space="0" w:color="auto"/>
                    <w:right w:val="none" w:sz="0" w:space="0" w:color="auto"/>
                  </w:divBdr>
                  <w:divsChild>
                    <w:div w:id="7420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057284">
          <w:marLeft w:val="0"/>
          <w:marRight w:val="0"/>
          <w:marTop w:val="0"/>
          <w:marBottom w:val="0"/>
          <w:divBdr>
            <w:top w:val="none" w:sz="0" w:space="0" w:color="auto"/>
            <w:left w:val="none" w:sz="0" w:space="0" w:color="auto"/>
            <w:bottom w:val="none" w:sz="0" w:space="0" w:color="auto"/>
            <w:right w:val="none" w:sz="0" w:space="0" w:color="auto"/>
          </w:divBdr>
        </w:div>
        <w:div w:id="1489175273">
          <w:marLeft w:val="0"/>
          <w:marRight w:val="0"/>
          <w:marTop w:val="0"/>
          <w:marBottom w:val="0"/>
          <w:divBdr>
            <w:top w:val="none" w:sz="0" w:space="0" w:color="auto"/>
            <w:left w:val="none" w:sz="0" w:space="0" w:color="auto"/>
            <w:bottom w:val="none" w:sz="0" w:space="0" w:color="auto"/>
            <w:right w:val="none" w:sz="0" w:space="0" w:color="auto"/>
          </w:divBdr>
        </w:div>
        <w:div w:id="1805855798">
          <w:marLeft w:val="0"/>
          <w:marRight w:val="0"/>
          <w:marTop w:val="0"/>
          <w:marBottom w:val="0"/>
          <w:divBdr>
            <w:top w:val="none" w:sz="0" w:space="0" w:color="auto"/>
            <w:left w:val="none" w:sz="0" w:space="0" w:color="auto"/>
            <w:bottom w:val="none" w:sz="0" w:space="0" w:color="auto"/>
            <w:right w:val="none" w:sz="0" w:space="0" w:color="auto"/>
          </w:divBdr>
          <w:divsChild>
            <w:div w:id="352808113">
              <w:marLeft w:val="-75"/>
              <w:marRight w:val="0"/>
              <w:marTop w:val="30"/>
              <w:marBottom w:val="30"/>
              <w:divBdr>
                <w:top w:val="none" w:sz="0" w:space="0" w:color="auto"/>
                <w:left w:val="none" w:sz="0" w:space="0" w:color="auto"/>
                <w:bottom w:val="none" w:sz="0" w:space="0" w:color="auto"/>
                <w:right w:val="none" w:sz="0" w:space="0" w:color="auto"/>
              </w:divBdr>
              <w:divsChild>
                <w:div w:id="415133492">
                  <w:marLeft w:val="0"/>
                  <w:marRight w:val="0"/>
                  <w:marTop w:val="0"/>
                  <w:marBottom w:val="0"/>
                  <w:divBdr>
                    <w:top w:val="none" w:sz="0" w:space="0" w:color="auto"/>
                    <w:left w:val="none" w:sz="0" w:space="0" w:color="auto"/>
                    <w:bottom w:val="none" w:sz="0" w:space="0" w:color="auto"/>
                    <w:right w:val="none" w:sz="0" w:space="0" w:color="auto"/>
                  </w:divBdr>
                  <w:divsChild>
                    <w:div w:id="1206672083">
                      <w:marLeft w:val="0"/>
                      <w:marRight w:val="0"/>
                      <w:marTop w:val="0"/>
                      <w:marBottom w:val="0"/>
                      <w:divBdr>
                        <w:top w:val="none" w:sz="0" w:space="0" w:color="auto"/>
                        <w:left w:val="none" w:sz="0" w:space="0" w:color="auto"/>
                        <w:bottom w:val="none" w:sz="0" w:space="0" w:color="auto"/>
                        <w:right w:val="none" w:sz="0" w:space="0" w:color="auto"/>
                      </w:divBdr>
                    </w:div>
                    <w:div w:id="1998418889">
                      <w:marLeft w:val="0"/>
                      <w:marRight w:val="0"/>
                      <w:marTop w:val="0"/>
                      <w:marBottom w:val="0"/>
                      <w:divBdr>
                        <w:top w:val="none" w:sz="0" w:space="0" w:color="auto"/>
                        <w:left w:val="none" w:sz="0" w:space="0" w:color="auto"/>
                        <w:bottom w:val="none" w:sz="0" w:space="0" w:color="auto"/>
                        <w:right w:val="none" w:sz="0" w:space="0" w:color="auto"/>
                      </w:divBdr>
                    </w:div>
                  </w:divsChild>
                </w:div>
                <w:div w:id="1187911126">
                  <w:marLeft w:val="0"/>
                  <w:marRight w:val="0"/>
                  <w:marTop w:val="0"/>
                  <w:marBottom w:val="0"/>
                  <w:divBdr>
                    <w:top w:val="none" w:sz="0" w:space="0" w:color="auto"/>
                    <w:left w:val="none" w:sz="0" w:space="0" w:color="auto"/>
                    <w:bottom w:val="none" w:sz="0" w:space="0" w:color="auto"/>
                    <w:right w:val="none" w:sz="0" w:space="0" w:color="auto"/>
                  </w:divBdr>
                  <w:divsChild>
                    <w:div w:id="1276986181">
                      <w:marLeft w:val="0"/>
                      <w:marRight w:val="0"/>
                      <w:marTop w:val="0"/>
                      <w:marBottom w:val="0"/>
                      <w:divBdr>
                        <w:top w:val="none" w:sz="0" w:space="0" w:color="auto"/>
                        <w:left w:val="none" w:sz="0" w:space="0" w:color="auto"/>
                        <w:bottom w:val="none" w:sz="0" w:space="0" w:color="auto"/>
                        <w:right w:val="none" w:sz="0" w:space="0" w:color="auto"/>
                      </w:divBdr>
                    </w:div>
                  </w:divsChild>
                </w:div>
                <w:div w:id="1321275151">
                  <w:marLeft w:val="0"/>
                  <w:marRight w:val="0"/>
                  <w:marTop w:val="0"/>
                  <w:marBottom w:val="0"/>
                  <w:divBdr>
                    <w:top w:val="none" w:sz="0" w:space="0" w:color="auto"/>
                    <w:left w:val="none" w:sz="0" w:space="0" w:color="auto"/>
                    <w:bottom w:val="none" w:sz="0" w:space="0" w:color="auto"/>
                    <w:right w:val="none" w:sz="0" w:space="0" w:color="auto"/>
                  </w:divBdr>
                  <w:divsChild>
                    <w:div w:id="338967257">
                      <w:marLeft w:val="0"/>
                      <w:marRight w:val="0"/>
                      <w:marTop w:val="0"/>
                      <w:marBottom w:val="0"/>
                      <w:divBdr>
                        <w:top w:val="none" w:sz="0" w:space="0" w:color="auto"/>
                        <w:left w:val="none" w:sz="0" w:space="0" w:color="auto"/>
                        <w:bottom w:val="none" w:sz="0" w:space="0" w:color="auto"/>
                        <w:right w:val="none" w:sz="0" w:space="0" w:color="auto"/>
                      </w:divBdr>
                    </w:div>
                    <w:div w:id="487135452">
                      <w:marLeft w:val="0"/>
                      <w:marRight w:val="0"/>
                      <w:marTop w:val="0"/>
                      <w:marBottom w:val="0"/>
                      <w:divBdr>
                        <w:top w:val="none" w:sz="0" w:space="0" w:color="auto"/>
                        <w:left w:val="none" w:sz="0" w:space="0" w:color="auto"/>
                        <w:bottom w:val="none" w:sz="0" w:space="0" w:color="auto"/>
                        <w:right w:val="none" w:sz="0" w:space="0" w:color="auto"/>
                      </w:divBdr>
                    </w:div>
                    <w:div w:id="1014571541">
                      <w:marLeft w:val="0"/>
                      <w:marRight w:val="0"/>
                      <w:marTop w:val="0"/>
                      <w:marBottom w:val="0"/>
                      <w:divBdr>
                        <w:top w:val="none" w:sz="0" w:space="0" w:color="auto"/>
                        <w:left w:val="none" w:sz="0" w:space="0" w:color="auto"/>
                        <w:bottom w:val="none" w:sz="0" w:space="0" w:color="auto"/>
                        <w:right w:val="none" w:sz="0" w:space="0" w:color="auto"/>
                      </w:divBdr>
                    </w:div>
                    <w:div w:id="1529174937">
                      <w:marLeft w:val="0"/>
                      <w:marRight w:val="0"/>
                      <w:marTop w:val="0"/>
                      <w:marBottom w:val="0"/>
                      <w:divBdr>
                        <w:top w:val="none" w:sz="0" w:space="0" w:color="auto"/>
                        <w:left w:val="none" w:sz="0" w:space="0" w:color="auto"/>
                        <w:bottom w:val="none" w:sz="0" w:space="0" w:color="auto"/>
                        <w:right w:val="none" w:sz="0" w:space="0" w:color="auto"/>
                      </w:divBdr>
                    </w:div>
                  </w:divsChild>
                </w:div>
                <w:div w:id="1419325498">
                  <w:marLeft w:val="0"/>
                  <w:marRight w:val="0"/>
                  <w:marTop w:val="0"/>
                  <w:marBottom w:val="0"/>
                  <w:divBdr>
                    <w:top w:val="none" w:sz="0" w:space="0" w:color="auto"/>
                    <w:left w:val="none" w:sz="0" w:space="0" w:color="auto"/>
                    <w:bottom w:val="none" w:sz="0" w:space="0" w:color="auto"/>
                    <w:right w:val="none" w:sz="0" w:space="0" w:color="auto"/>
                  </w:divBdr>
                  <w:divsChild>
                    <w:div w:id="955985008">
                      <w:marLeft w:val="0"/>
                      <w:marRight w:val="0"/>
                      <w:marTop w:val="0"/>
                      <w:marBottom w:val="0"/>
                      <w:divBdr>
                        <w:top w:val="none" w:sz="0" w:space="0" w:color="auto"/>
                        <w:left w:val="none" w:sz="0" w:space="0" w:color="auto"/>
                        <w:bottom w:val="none" w:sz="0" w:space="0" w:color="auto"/>
                        <w:right w:val="none" w:sz="0" w:space="0" w:color="auto"/>
                      </w:divBdr>
                    </w:div>
                  </w:divsChild>
                </w:div>
                <w:div w:id="1823690069">
                  <w:marLeft w:val="0"/>
                  <w:marRight w:val="0"/>
                  <w:marTop w:val="0"/>
                  <w:marBottom w:val="0"/>
                  <w:divBdr>
                    <w:top w:val="none" w:sz="0" w:space="0" w:color="auto"/>
                    <w:left w:val="none" w:sz="0" w:space="0" w:color="auto"/>
                    <w:bottom w:val="none" w:sz="0" w:space="0" w:color="auto"/>
                    <w:right w:val="none" w:sz="0" w:space="0" w:color="auto"/>
                  </w:divBdr>
                  <w:divsChild>
                    <w:div w:id="1319578530">
                      <w:marLeft w:val="0"/>
                      <w:marRight w:val="0"/>
                      <w:marTop w:val="0"/>
                      <w:marBottom w:val="0"/>
                      <w:divBdr>
                        <w:top w:val="none" w:sz="0" w:space="0" w:color="auto"/>
                        <w:left w:val="none" w:sz="0" w:space="0" w:color="auto"/>
                        <w:bottom w:val="none" w:sz="0" w:space="0" w:color="auto"/>
                        <w:right w:val="none" w:sz="0" w:space="0" w:color="auto"/>
                      </w:divBdr>
                    </w:div>
                  </w:divsChild>
                </w:div>
                <w:div w:id="1964650401">
                  <w:marLeft w:val="0"/>
                  <w:marRight w:val="0"/>
                  <w:marTop w:val="0"/>
                  <w:marBottom w:val="0"/>
                  <w:divBdr>
                    <w:top w:val="none" w:sz="0" w:space="0" w:color="auto"/>
                    <w:left w:val="none" w:sz="0" w:space="0" w:color="auto"/>
                    <w:bottom w:val="none" w:sz="0" w:space="0" w:color="auto"/>
                    <w:right w:val="none" w:sz="0" w:space="0" w:color="auto"/>
                  </w:divBdr>
                  <w:divsChild>
                    <w:div w:id="79954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097460">
      <w:bodyDiv w:val="1"/>
      <w:marLeft w:val="0"/>
      <w:marRight w:val="0"/>
      <w:marTop w:val="0"/>
      <w:marBottom w:val="0"/>
      <w:divBdr>
        <w:top w:val="none" w:sz="0" w:space="0" w:color="auto"/>
        <w:left w:val="none" w:sz="0" w:space="0" w:color="auto"/>
        <w:bottom w:val="none" w:sz="0" w:space="0" w:color="auto"/>
        <w:right w:val="none" w:sz="0" w:space="0" w:color="auto"/>
      </w:divBdr>
      <w:divsChild>
        <w:div w:id="21518179">
          <w:marLeft w:val="0"/>
          <w:marRight w:val="0"/>
          <w:marTop w:val="0"/>
          <w:marBottom w:val="0"/>
          <w:divBdr>
            <w:top w:val="none" w:sz="0" w:space="0" w:color="auto"/>
            <w:left w:val="none" w:sz="0" w:space="0" w:color="auto"/>
            <w:bottom w:val="none" w:sz="0" w:space="0" w:color="auto"/>
            <w:right w:val="none" w:sz="0" w:space="0" w:color="auto"/>
          </w:divBdr>
          <w:divsChild>
            <w:div w:id="265580422">
              <w:marLeft w:val="0"/>
              <w:marRight w:val="0"/>
              <w:marTop w:val="30"/>
              <w:marBottom w:val="30"/>
              <w:divBdr>
                <w:top w:val="none" w:sz="0" w:space="0" w:color="auto"/>
                <w:left w:val="none" w:sz="0" w:space="0" w:color="auto"/>
                <w:bottom w:val="none" w:sz="0" w:space="0" w:color="auto"/>
                <w:right w:val="none" w:sz="0" w:space="0" w:color="auto"/>
              </w:divBdr>
              <w:divsChild>
                <w:div w:id="97524146">
                  <w:marLeft w:val="0"/>
                  <w:marRight w:val="0"/>
                  <w:marTop w:val="0"/>
                  <w:marBottom w:val="0"/>
                  <w:divBdr>
                    <w:top w:val="none" w:sz="0" w:space="0" w:color="auto"/>
                    <w:left w:val="none" w:sz="0" w:space="0" w:color="auto"/>
                    <w:bottom w:val="none" w:sz="0" w:space="0" w:color="auto"/>
                    <w:right w:val="none" w:sz="0" w:space="0" w:color="auto"/>
                  </w:divBdr>
                  <w:divsChild>
                    <w:div w:id="908728712">
                      <w:marLeft w:val="0"/>
                      <w:marRight w:val="0"/>
                      <w:marTop w:val="0"/>
                      <w:marBottom w:val="0"/>
                      <w:divBdr>
                        <w:top w:val="none" w:sz="0" w:space="0" w:color="auto"/>
                        <w:left w:val="none" w:sz="0" w:space="0" w:color="auto"/>
                        <w:bottom w:val="none" w:sz="0" w:space="0" w:color="auto"/>
                        <w:right w:val="none" w:sz="0" w:space="0" w:color="auto"/>
                      </w:divBdr>
                    </w:div>
                  </w:divsChild>
                </w:div>
                <w:div w:id="124278140">
                  <w:marLeft w:val="0"/>
                  <w:marRight w:val="0"/>
                  <w:marTop w:val="0"/>
                  <w:marBottom w:val="0"/>
                  <w:divBdr>
                    <w:top w:val="none" w:sz="0" w:space="0" w:color="auto"/>
                    <w:left w:val="none" w:sz="0" w:space="0" w:color="auto"/>
                    <w:bottom w:val="none" w:sz="0" w:space="0" w:color="auto"/>
                    <w:right w:val="none" w:sz="0" w:space="0" w:color="auto"/>
                  </w:divBdr>
                  <w:divsChild>
                    <w:div w:id="1274747662">
                      <w:marLeft w:val="0"/>
                      <w:marRight w:val="0"/>
                      <w:marTop w:val="0"/>
                      <w:marBottom w:val="0"/>
                      <w:divBdr>
                        <w:top w:val="none" w:sz="0" w:space="0" w:color="auto"/>
                        <w:left w:val="none" w:sz="0" w:space="0" w:color="auto"/>
                        <w:bottom w:val="none" w:sz="0" w:space="0" w:color="auto"/>
                        <w:right w:val="none" w:sz="0" w:space="0" w:color="auto"/>
                      </w:divBdr>
                    </w:div>
                  </w:divsChild>
                </w:div>
                <w:div w:id="139227888">
                  <w:marLeft w:val="0"/>
                  <w:marRight w:val="0"/>
                  <w:marTop w:val="0"/>
                  <w:marBottom w:val="0"/>
                  <w:divBdr>
                    <w:top w:val="none" w:sz="0" w:space="0" w:color="auto"/>
                    <w:left w:val="none" w:sz="0" w:space="0" w:color="auto"/>
                    <w:bottom w:val="none" w:sz="0" w:space="0" w:color="auto"/>
                    <w:right w:val="none" w:sz="0" w:space="0" w:color="auto"/>
                  </w:divBdr>
                  <w:divsChild>
                    <w:div w:id="91097753">
                      <w:marLeft w:val="0"/>
                      <w:marRight w:val="0"/>
                      <w:marTop w:val="0"/>
                      <w:marBottom w:val="0"/>
                      <w:divBdr>
                        <w:top w:val="none" w:sz="0" w:space="0" w:color="auto"/>
                        <w:left w:val="none" w:sz="0" w:space="0" w:color="auto"/>
                        <w:bottom w:val="none" w:sz="0" w:space="0" w:color="auto"/>
                        <w:right w:val="none" w:sz="0" w:space="0" w:color="auto"/>
                      </w:divBdr>
                    </w:div>
                  </w:divsChild>
                </w:div>
                <w:div w:id="236601447">
                  <w:marLeft w:val="0"/>
                  <w:marRight w:val="0"/>
                  <w:marTop w:val="0"/>
                  <w:marBottom w:val="0"/>
                  <w:divBdr>
                    <w:top w:val="none" w:sz="0" w:space="0" w:color="auto"/>
                    <w:left w:val="none" w:sz="0" w:space="0" w:color="auto"/>
                    <w:bottom w:val="none" w:sz="0" w:space="0" w:color="auto"/>
                    <w:right w:val="none" w:sz="0" w:space="0" w:color="auto"/>
                  </w:divBdr>
                  <w:divsChild>
                    <w:div w:id="836769544">
                      <w:marLeft w:val="0"/>
                      <w:marRight w:val="0"/>
                      <w:marTop w:val="0"/>
                      <w:marBottom w:val="0"/>
                      <w:divBdr>
                        <w:top w:val="none" w:sz="0" w:space="0" w:color="auto"/>
                        <w:left w:val="none" w:sz="0" w:space="0" w:color="auto"/>
                        <w:bottom w:val="none" w:sz="0" w:space="0" w:color="auto"/>
                        <w:right w:val="none" w:sz="0" w:space="0" w:color="auto"/>
                      </w:divBdr>
                    </w:div>
                  </w:divsChild>
                </w:div>
                <w:div w:id="374550419">
                  <w:marLeft w:val="0"/>
                  <w:marRight w:val="0"/>
                  <w:marTop w:val="0"/>
                  <w:marBottom w:val="0"/>
                  <w:divBdr>
                    <w:top w:val="none" w:sz="0" w:space="0" w:color="auto"/>
                    <w:left w:val="none" w:sz="0" w:space="0" w:color="auto"/>
                    <w:bottom w:val="none" w:sz="0" w:space="0" w:color="auto"/>
                    <w:right w:val="none" w:sz="0" w:space="0" w:color="auto"/>
                  </w:divBdr>
                  <w:divsChild>
                    <w:div w:id="1635478159">
                      <w:marLeft w:val="0"/>
                      <w:marRight w:val="0"/>
                      <w:marTop w:val="0"/>
                      <w:marBottom w:val="0"/>
                      <w:divBdr>
                        <w:top w:val="none" w:sz="0" w:space="0" w:color="auto"/>
                        <w:left w:val="none" w:sz="0" w:space="0" w:color="auto"/>
                        <w:bottom w:val="none" w:sz="0" w:space="0" w:color="auto"/>
                        <w:right w:val="none" w:sz="0" w:space="0" w:color="auto"/>
                      </w:divBdr>
                    </w:div>
                  </w:divsChild>
                </w:div>
                <w:div w:id="385954975">
                  <w:marLeft w:val="0"/>
                  <w:marRight w:val="0"/>
                  <w:marTop w:val="0"/>
                  <w:marBottom w:val="0"/>
                  <w:divBdr>
                    <w:top w:val="none" w:sz="0" w:space="0" w:color="auto"/>
                    <w:left w:val="none" w:sz="0" w:space="0" w:color="auto"/>
                    <w:bottom w:val="none" w:sz="0" w:space="0" w:color="auto"/>
                    <w:right w:val="none" w:sz="0" w:space="0" w:color="auto"/>
                  </w:divBdr>
                  <w:divsChild>
                    <w:div w:id="662123164">
                      <w:marLeft w:val="0"/>
                      <w:marRight w:val="0"/>
                      <w:marTop w:val="0"/>
                      <w:marBottom w:val="0"/>
                      <w:divBdr>
                        <w:top w:val="none" w:sz="0" w:space="0" w:color="auto"/>
                        <w:left w:val="none" w:sz="0" w:space="0" w:color="auto"/>
                        <w:bottom w:val="none" w:sz="0" w:space="0" w:color="auto"/>
                        <w:right w:val="none" w:sz="0" w:space="0" w:color="auto"/>
                      </w:divBdr>
                    </w:div>
                  </w:divsChild>
                </w:div>
                <w:div w:id="429620561">
                  <w:marLeft w:val="0"/>
                  <w:marRight w:val="0"/>
                  <w:marTop w:val="0"/>
                  <w:marBottom w:val="0"/>
                  <w:divBdr>
                    <w:top w:val="none" w:sz="0" w:space="0" w:color="auto"/>
                    <w:left w:val="none" w:sz="0" w:space="0" w:color="auto"/>
                    <w:bottom w:val="none" w:sz="0" w:space="0" w:color="auto"/>
                    <w:right w:val="none" w:sz="0" w:space="0" w:color="auto"/>
                  </w:divBdr>
                  <w:divsChild>
                    <w:div w:id="800927107">
                      <w:marLeft w:val="0"/>
                      <w:marRight w:val="0"/>
                      <w:marTop w:val="0"/>
                      <w:marBottom w:val="0"/>
                      <w:divBdr>
                        <w:top w:val="none" w:sz="0" w:space="0" w:color="auto"/>
                        <w:left w:val="none" w:sz="0" w:space="0" w:color="auto"/>
                        <w:bottom w:val="none" w:sz="0" w:space="0" w:color="auto"/>
                        <w:right w:val="none" w:sz="0" w:space="0" w:color="auto"/>
                      </w:divBdr>
                    </w:div>
                  </w:divsChild>
                </w:div>
                <w:div w:id="580061930">
                  <w:marLeft w:val="0"/>
                  <w:marRight w:val="0"/>
                  <w:marTop w:val="0"/>
                  <w:marBottom w:val="0"/>
                  <w:divBdr>
                    <w:top w:val="none" w:sz="0" w:space="0" w:color="auto"/>
                    <w:left w:val="none" w:sz="0" w:space="0" w:color="auto"/>
                    <w:bottom w:val="none" w:sz="0" w:space="0" w:color="auto"/>
                    <w:right w:val="none" w:sz="0" w:space="0" w:color="auto"/>
                  </w:divBdr>
                  <w:divsChild>
                    <w:div w:id="2006740060">
                      <w:marLeft w:val="0"/>
                      <w:marRight w:val="0"/>
                      <w:marTop w:val="0"/>
                      <w:marBottom w:val="0"/>
                      <w:divBdr>
                        <w:top w:val="none" w:sz="0" w:space="0" w:color="auto"/>
                        <w:left w:val="none" w:sz="0" w:space="0" w:color="auto"/>
                        <w:bottom w:val="none" w:sz="0" w:space="0" w:color="auto"/>
                        <w:right w:val="none" w:sz="0" w:space="0" w:color="auto"/>
                      </w:divBdr>
                    </w:div>
                  </w:divsChild>
                </w:div>
                <w:div w:id="717245126">
                  <w:marLeft w:val="0"/>
                  <w:marRight w:val="0"/>
                  <w:marTop w:val="0"/>
                  <w:marBottom w:val="0"/>
                  <w:divBdr>
                    <w:top w:val="none" w:sz="0" w:space="0" w:color="auto"/>
                    <w:left w:val="none" w:sz="0" w:space="0" w:color="auto"/>
                    <w:bottom w:val="none" w:sz="0" w:space="0" w:color="auto"/>
                    <w:right w:val="none" w:sz="0" w:space="0" w:color="auto"/>
                  </w:divBdr>
                  <w:divsChild>
                    <w:div w:id="1010374755">
                      <w:marLeft w:val="0"/>
                      <w:marRight w:val="0"/>
                      <w:marTop w:val="0"/>
                      <w:marBottom w:val="0"/>
                      <w:divBdr>
                        <w:top w:val="none" w:sz="0" w:space="0" w:color="auto"/>
                        <w:left w:val="none" w:sz="0" w:space="0" w:color="auto"/>
                        <w:bottom w:val="none" w:sz="0" w:space="0" w:color="auto"/>
                        <w:right w:val="none" w:sz="0" w:space="0" w:color="auto"/>
                      </w:divBdr>
                    </w:div>
                  </w:divsChild>
                </w:div>
                <w:div w:id="763765008">
                  <w:marLeft w:val="0"/>
                  <w:marRight w:val="0"/>
                  <w:marTop w:val="0"/>
                  <w:marBottom w:val="0"/>
                  <w:divBdr>
                    <w:top w:val="none" w:sz="0" w:space="0" w:color="auto"/>
                    <w:left w:val="none" w:sz="0" w:space="0" w:color="auto"/>
                    <w:bottom w:val="none" w:sz="0" w:space="0" w:color="auto"/>
                    <w:right w:val="none" w:sz="0" w:space="0" w:color="auto"/>
                  </w:divBdr>
                  <w:divsChild>
                    <w:div w:id="457719617">
                      <w:marLeft w:val="0"/>
                      <w:marRight w:val="0"/>
                      <w:marTop w:val="0"/>
                      <w:marBottom w:val="0"/>
                      <w:divBdr>
                        <w:top w:val="none" w:sz="0" w:space="0" w:color="auto"/>
                        <w:left w:val="none" w:sz="0" w:space="0" w:color="auto"/>
                        <w:bottom w:val="none" w:sz="0" w:space="0" w:color="auto"/>
                        <w:right w:val="none" w:sz="0" w:space="0" w:color="auto"/>
                      </w:divBdr>
                    </w:div>
                  </w:divsChild>
                </w:div>
                <w:div w:id="854608799">
                  <w:marLeft w:val="0"/>
                  <w:marRight w:val="0"/>
                  <w:marTop w:val="0"/>
                  <w:marBottom w:val="0"/>
                  <w:divBdr>
                    <w:top w:val="none" w:sz="0" w:space="0" w:color="auto"/>
                    <w:left w:val="none" w:sz="0" w:space="0" w:color="auto"/>
                    <w:bottom w:val="none" w:sz="0" w:space="0" w:color="auto"/>
                    <w:right w:val="none" w:sz="0" w:space="0" w:color="auto"/>
                  </w:divBdr>
                  <w:divsChild>
                    <w:div w:id="897670715">
                      <w:marLeft w:val="0"/>
                      <w:marRight w:val="0"/>
                      <w:marTop w:val="0"/>
                      <w:marBottom w:val="0"/>
                      <w:divBdr>
                        <w:top w:val="none" w:sz="0" w:space="0" w:color="auto"/>
                        <w:left w:val="none" w:sz="0" w:space="0" w:color="auto"/>
                        <w:bottom w:val="none" w:sz="0" w:space="0" w:color="auto"/>
                        <w:right w:val="none" w:sz="0" w:space="0" w:color="auto"/>
                      </w:divBdr>
                    </w:div>
                  </w:divsChild>
                </w:div>
                <w:div w:id="916943404">
                  <w:marLeft w:val="0"/>
                  <w:marRight w:val="0"/>
                  <w:marTop w:val="0"/>
                  <w:marBottom w:val="0"/>
                  <w:divBdr>
                    <w:top w:val="none" w:sz="0" w:space="0" w:color="auto"/>
                    <w:left w:val="none" w:sz="0" w:space="0" w:color="auto"/>
                    <w:bottom w:val="none" w:sz="0" w:space="0" w:color="auto"/>
                    <w:right w:val="none" w:sz="0" w:space="0" w:color="auto"/>
                  </w:divBdr>
                  <w:divsChild>
                    <w:div w:id="750128831">
                      <w:marLeft w:val="0"/>
                      <w:marRight w:val="0"/>
                      <w:marTop w:val="0"/>
                      <w:marBottom w:val="0"/>
                      <w:divBdr>
                        <w:top w:val="none" w:sz="0" w:space="0" w:color="auto"/>
                        <w:left w:val="none" w:sz="0" w:space="0" w:color="auto"/>
                        <w:bottom w:val="none" w:sz="0" w:space="0" w:color="auto"/>
                        <w:right w:val="none" w:sz="0" w:space="0" w:color="auto"/>
                      </w:divBdr>
                    </w:div>
                  </w:divsChild>
                </w:div>
                <w:div w:id="926381236">
                  <w:marLeft w:val="0"/>
                  <w:marRight w:val="0"/>
                  <w:marTop w:val="0"/>
                  <w:marBottom w:val="0"/>
                  <w:divBdr>
                    <w:top w:val="none" w:sz="0" w:space="0" w:color="auto"/>
                    <w:left w:val="none" w:sz="0" w:space="0" w:color="auto"/>
                    <w:bottom w:val="none" w:sz="0" w:space="0" w:color="auto"/>
                    <w:right w:val="none" w:sz="0" w:space="0" w:color="auto"/>
                  </w:divBdr>
                  <w:divsChild>
                    <w:div w:id="813763413">
                      <w:marLeft w:val="0"/>
                      <w:marRight w:val="0"/>
                      <w:marTop w:val="0"/>
                      <w:marBottom w:val="0"/>
                      <w:divBdr>
                        <w:top w:val="none" w:sz="0" w:space="0" w:color="auto"/>
                        <w:left w:val="none" w:sz="0" w:space="0" w:color="auto"/>
                        <w:bottom w:val="none" w:sz="0" w:space="0" w:color="auto"/>
                        <w:right w:val="none" w:sz="0" w:space="0" w:color="auto"/>
                      </w:divBdr>
                    </w:div>
                  </w:divsChild>
                </w:div>
                <w:div w:id="929849099">
                  <w:marLeft w:val="0"/>
                  <w:marRight w:val="0"/>
                  <w:marTop w:val="0"/>
                  <w:marBottom w:val="0"/>
                  <w:divBdr>
                    <w:top w:val="none" w:sz="0" w:space="0" w:color="auto"/>
                    <w:left w:val="none" w:sz="0" w:space="0" w:color="auto"/>
                    <w:bottom w:val="none" w:sz="0" w:space="0" w:color="auto"/>
                    <w:right w:val="none" w:sz="0" w:space="0" w:color="auto"/>
                  </w:divBdr>
                  <w:divsChild>
                    <w:div w:id="997345017">
                      <w:marLeft w:val="0"/>
                      <w:marRight w:val="0"/>
                      <w:marTop w:val="0"/>
                      <w:marBottom w:val="0"/>
                      <w:divBdr>
                        <w:top w:val="none" w:sz="0" w:space="0" w:color="auto"/>
                        <w:left w:val="none" w:sz="0" w:space="0" w:color="auto"/>
                        <w:bottom w:val="none" w:sz="0" w:space="0" w:color="auto"/>
                        <w:right w:val="none" w:sz="0" w:space="0" w:color="auto"/>
                      </w:divBdr>
                    </w:div>
                    <w:div w:id="1332219406">
                      <w:marLeft w:val="0"/>
                      <w:marRight w:val="0"/>
                      <w:marTop w:val="0"/>
                      <w:marBottom w:val="0"/>
                      <w:divBdr>
                        <w:top w:val="none" w:sz="0" w:space="0" w:color="auto"/>
                        <w:left w:val="none" w:sz="0" w:space="0" w:color="auto"/>
                        <w:bottom w:val="none" w:sz="0" w:space="0" w:color="auto"/>
                        <w:right w:val="none" w:sz="0" w:space="0" w:color="auto"/>
                      </w:divBdr>
                    </w:div>
                  </w:divsChild>
                </w:div>
                <w:div w:id="1029571812">
                  <w:marLeft w:val="0"/>
                  <w:marRight w:val="0"/>
                  <w:marTop w:val="0"/>
                  <w:marBottom w:val="0"/>
                  <w:divBdr>
                    <w:top w:val="none" w:sz="0" w:space="0" w:color="auto"/>
                    <w:left w:val="none" w:sz="0" w:space="0" w:color="auto"/>
                    <w:bottom w:val="none" w:sz="0" w:space="0" w:color="auto"/>
                    <w:right w:val="none" w:sz="0" w:space="0" w:color="auto"/>
                  </w:divBdr>
                  <w:divsChild>
                    <w:div w:id="1289167813">
                      <w:marLeft w:val="0"/>
                      <w:marRight w:val="0"/>
                      <w:marTop w:val="0"/>
                      <w:marBottom w:val="0"/>
                      <w:divBdr>
                        <w:top w:val="none" w:sz="0" w:space="0" w:color="auto"/>
                        <w:left w:val="none" w:sz="0" w:space="0" w:color="auto"/>
                        <w:bottom w:val="none" w:sz="0" w:space="0" w:color="auto"/>
                        <w:right w:val="none" w:sz="0" w:space="0" w:color="auto"/>
                      </w:divBdr>
                    </w:div>
                  </w:divsChild>
                </w:div>
                <w:div w:id="1053891558">
                  <w:marLeft w:val="0"/>
                  <w:marRight w:val="0"/>
                  <w:marTop w:val="0"/>
                  <w:marBottom w:val="0"/>
                  <w:divBdr>
                    <w:top w:val="none" w:sz="0" w:space="0" w:color="auto"/>
                    <w:left w:val="none" w:sz="0" w:space="0" w:color="auto"/>
                    <w:bottom w:val="none" w:sz="0" w:space="0" w:color="auto"/>
                    <w:right w:val="none" w:sz="0" w:space="0" w:color="auto"/>
                  </w:divBdr>
                  <w:divsChild>
                    <w:div w:id="1053235991">
                      <w:marLeft w:val="0"/>
                      <w:marRight w:val="0"/>
                      <w:marTop w:val="0"/>
                      <w:marBottom w:val="0"/>
                      <w:divBdr>
                        <w:top w:val="none" w:sz="0" w:space="0" w:color="auto"/>
                        <w:left w:val="none" w:sz="0" w:space="0" w:color="auto"/>
                        <w:bottom w:val="none" w:sz="0" w:space="0" w:color="auto"/>
                        <w:right w:val="none" w:sz="0" w:space="0" w:color="auto"/>
                      </w:divBdr>
                    </w:div>
                  </w:divsChild>
                </w:div>
                <w:div w:id="1113985727">
                  <w:marLeft w:val="0"/>
                  <w:marRight w:val="0"/>
                  <w:marTop w:val="0"/>
                  <w:marBottom w:val="0"/>
                  <w:divBdr>
                    <w:top w:val="none" w:sz="0" w:space="0" w:color="auto"/>
                    <w:left w:val="none" w:sz="0" w:space="0" w:color="auto"/>
                    <w:bottom w:val="none" w:sz="0" w:space="0" w:color="auto"/>
                    <w:right w:val="none" w:sz="0" w:space="0" w:color="auto"/>
                  </w:divBdr>
                  <w:divsChild>
                    <w:div w:id="1313409186">
                      <w:marLeft w:val="0"/>
                      <w:marRight w:val="0"/>
                      <w:marTop w:val="0"/>
                      <w:marBottom w:val="0"/>
                      <w:divBdr>
                        <w:top w:val="none" w:sz="0" w:space="0" w:color="auto"/>
                        <w:left w:val="none" w:sz="0" w:space="0" w:color="auto"/>
                        <w:bottom w:val="none" w:sz="0" w:space="0" w:color="auto"/>
                        <w:right w:val="none" w:sz="0" w:space="0" w:color="auto"/>
                      </w:divBdr>
                    </w:div>
                  </w:divsChild>
                </w:div>
                <w:div w:id="1163087129">
                  <w:marLeft w:val="0"/>
                  <w:marRight w:val="0"/>
                  <w:marTop w:val="0"/>
                  <w:marBottom w:val="0"/>
                  <w:divBdr>
                    <w:top w:val="none" w:sz="0" w:space="0" w:color="auto"/>
                    <w:left w:val="none" w:sz="0" w:space="0" w:color="auto"/>
                    <w:bottom w:val="none" w:sz="0" w:space="0" w:color="auto"/>
                    <w:right w:val="none" w:sz="0" w:space="0" w:color="auto"/>
                  </w:divBdr>
                  <w:divsChild>
                    <w:div w:id="1187520052">
                      <w:marLeft w:val="0"/>
                      <w:marRight w:val="0"/>
                      <w:marTop w:val="0"/>
                      <w:marBottom w:val="0"/>
                      <w:divBdr>
                        <w:top w:val="none" w:sz="0" w:space="0" w:color="auto"/>
                        <w:left w:val="none" w:sz="0" w:space="0" w:color="auto"/>
                        <w:bottom w:val="none" w:sz="0" w:space="0" w:color="auto"/>
                        <w:right w:val="none" w:sz="0" w:space="0" w:color="auto"/>
                      </w:divBdr>
                    </w:div>
                  </w:divsChild>
                </w:div>
                <w:div w:id="1179005295">
                  <w:marLeft w:val="0"/>
                  <w:marRight w:val="0"/>
                  <w:marTop w:val="0"/>
                  <w:marBottom w:val="0"/>
                  <w:divBdr>
                    <w:top w:val="none" w:sz="0" w:space="0" w:color="auto"/>
                    <w:left w:val="none" w:sz="0" w:space="0" w:color="auto"/>
                    <w:bottom w:val="none" w:sz="0" w:space="0" w:color="auto"/>
                    <w:right w:val="none" w:sz="0" w:space="0" w:color="auto"/>
                  </w:divBdr>
                  <w:divsChild>
                    <w:div w:id="1195728698">
                      <w:marLeft w:val="0"/>
                      <w:marRight w:val="0"/>
                      <w:marTop w:val="0"/>
                      <w:marBottom w:val="0"/>
                      <w:divBdr>
                        <w:top w:val="none" w:sz="0" w:space="0" w:color="auto"/>
                        <w:left w:val="none" w:sz="0" w:space="0" w:color="auto"/>
                        <w:bottom w:val="none" w:sz="0" w:space="0" w:color="auto"/>
                        <w:right w:val="none" w:sz="0" w:space="0" w:color="auto"/>
                      </w:divBdr>
                    </w:div>
                  </w:divsChild>
                </w:div>
                <w:div w:id="1193416341">
                  <w:marLeft w:val="0"/>
                  <w:marRight w:val="0"/>
                  <w:marTop w:val="0"/>
                  <w:marBottom w:val="0"/>
                  <w:divBdr>
                    <w:top w:val="none" w:sz="0" w:space="0" w:color="auto"/>
                    <w:left w:val="none" w:sz="0" w:space="0" w:color="auto"/>
                    <w:bottom w:val="none" w:sz="0" w:space="0" w:color="auto"/>
                    <w:right w:val="none" w:sz="0" w:space="0" w:color="auto"/>
                  </w:divBdr>
                  <w:divsChild>
                    <w:div w:id="514879548">
                      <w:marLeft w:val="0"/>
                      <w:marRight w:val="0"/>
                      <w:marTop w:val="0"/>
                      <w:marBottom w:val="0"/>
                      <w:divBdr>
                        <w:top w:val="none" w:sz="0" w:space="0" w:color="auto"/>
                        <w:left w:val="none" w:sz="0" w:space="0" w:color="auto"/>
                        <w:bottom w:val="none" w:sz="0" w:space="0" w:color="auto"/>
                        <w:right w:val="none" w:sz="0" w:space="0" w:color="auto"/>
                      </w:divBdr>
                    </w:div>
                  </w:divsChild>
                </w:div>
                <w:div w:id="1196041957">
                  <w:marLeft w:val="0"/>
                  <w:marRight w:val="0"/>
                  <w:marTop w:val="0"/>
                  <w:marBottom w:val="0"/>
                  <w:divBdr>
                    <w:top w:val="none" w:sz="0" w:space="0" w:color="auto"/>
                    <w:left w:val="none" w:sz="0" w:space="0" w:color="auto"/>
                    <w:bottom w:val="none" w:sz="0" w:space="0" w:color="auto"/>
                    <w:right w:val="none" w:sz="0" w:space="0" w:color="auto"/>
                  </w:divBdr>
                  <w:divsChild>
                    <w:div w:id="1948267509">
                      <w:marLeft w:val="0"/>
                      <w:marRight w:val="0"/>
                      <w:marTop w:val="0"/>
                      <w:marBottom w:val="0"/>
                      <w:divBdr>
                        <w:top w:val="none" w:sz="0" w:space="0" w:color="auto"/>
                        <w:left w:val="none" w:sz="0" w:space="0" w:color="auto"/>
                        <w:bottom w:val="none" w:sz="0" w:space="0" w:color="auto"/>
                        <w:right w:val="none" w:sz="0" w:space="0" w:color="auto"/>
                      </w:divBdr>
                    </w:div>
                  </w:divsChild>
                </w:div>
                <w:div w:id="1204488638">
                  <w:marLeft w:val="0"/>
                  <w:marRight w:val="0"/>
                  <w:marTop w:val="0"/>
                  <w:marBottom w:val="0"/>
                  <w:divBdr>
                    <w:top w:val="none" w:sz="0" w:space="0" w:color="auto"/>
                    <w:left w:val="none" w:sz="0" w:space="0" w:color="auto"/>
                    <w:bottom w:val="none" w:sz="0" w:space="0" w:color="auto"/>
                    <w:right w:val="none" w:sz="0" w:space="0" w:color="auto"/>
                  </w:divBdr>
                  <w:divsChild>
                    <w:div w:id="1876775166">
                      <w:marLeft w:val="0"/>
                      <w:marRight w:val="0"/>
                      <w:marTop w:val="0"/>
                      <w:marBottom w:val="0"/>
                      <w:divBdr>
                        <w:top w:val="none" w:sz="0" w:space="0" w:color="auto"/>
                        <w:left w:val="none" w:sz="0" w:space="0" w:color="auto"/>
                        <w:bottom w:val="none" w:sz="0" w:space="0" w:color="auto"/>
                        <w:right w:val="none" w:sz="0" w:space="0" w:color="auto"/>
                      </w:divBdr>
                    </w:div>
                  </w:divsChild>
                </w:div>
                <w:div w:id="1395664572">
                  <w:marLeft w:val="0"/>
                  <w:marRight w:val="0"/>
                  <w:marTop w:val="0"/>
                  <w:marBottom w:val="0"/>
                  <w:divBdr>
                    <w:top w:val="none" w:sz="0" w:space="0" w:color="auto"/>
                    <w:left w:val="none" w:sz="0" w:space="0" w:color="auto"/>
                    <w:bottom w:val="none" w:sz="0" w:space="0" w:color="auto"/>
                    <w:right w:val="none" w:sz="0" w:space="0" w:color="auto"/>
                  </w:divBdr>
                  <w:divsChild>
                    <w:div w:id="434520788">
                      <w:marLeft w:val="0"/>
                      <w:marRight w:val="0"/>
                      <w:marTop w:val="0"/>
                      <w:marBottom w:val="0"/>
                      <w:divBdr>
                        <w:top w:val="none" w:sz="0" w:space="0" w:color="auto"/>
                        <w:left w:val="none" w:sz="0" w:space="0" w:color="auto"/>
                        <w:bottom w:val="none" w:sz="0" w:space="0" w:color="auto"/>
                        <w:right w:val="none" w:sz="0" w:space="0" w:color="auto"/>
                      </w:divBdr>
                    </w:div>
                  </w:divsChild>
                </w:div>
                <w:div w:id="1443264210">
                  <w:marLeft w:val="0"/>
                  <w:marRight w:val="0"/>
                  <w:marTop w:val="0"/>
                  <w:marBottom w:val="0"/>
                  <w:divBdr>
                    <w:top w:val="none" w:sz="0" w:space="0" w:color="auto"/>
                    <w:left w:val="none" w:sz="0" w:space="0" w:color="auto"/>
                    <w:bottom w:val="none" w:sz="0" w:space="0" w:color="auto"/>
                    <w:right w:val="none" w:sz="0" w:space="0" w:color="auto"/>
                  </w:divBdr>
                  <w:divsChild>
                    <w:div w:id="292948501">
                      <w:marLeft w:val="0"/>
                      <w:marRight w:val="0"/>
                      <w:marTop w:val="0"/>
                      <w:marBottom w:val="0"/>
                      <w:divBdr>
                        <w:top w:val="none" w:sz="0" w:space="0" w:color="auto"/>
                        <w:left w:val="none" w:sz="0" w:space="0" w:color="auto"/>
                        <w:bottom w:val="none" w:sz="0" w:space="0" w:color="auto"/>
                        <w:right w:val="none" w:sz="0" w:space="0" w:color="auto"/>
                      </w:divBdr>
                    </w:div>
                  </w:divsChild>
                </w:div>
                <w:div w:id="1477065025">
                  <w:marLeft w:val="0"/>
                  <w:marRight w:val="0"/>
                  <w:marTop w:val="0"/>
                  <w:marBottom w:val="0"/>
                  <w:divBdr>
                    <w:top w:val="none" w:sz="0" w:space="0" w:color="auto"/>
                    <w:left w:val="none" w:sz="0" w:space="0" w:color="auto"/>
                    <w:bottom w:val="none" w:sz="0" w:space="0" w:color="auto"/>
                    <w:right w:val="none" w:sz="0" w:space="0" w:color="auto"/>
                  </w:divBdr>
                  <w:divsChild>
                    <w:div w:id="991568343">
                      <w:marLeft w:val="0"/>
                      <w:marRight w:val="0"/>
                      <w:marTop w:val="0"/>
                      <w:marBottom w:val="0"/>
                      <w:divBdr>
                        <w:top w:val="none" w:sz="0" w:space="0" w:color="auto"/>
                        <w:left w:val="none" w:sz="0" w:space="0" w:color="auto"/>
                        <w:bottom w:val="none" w:sz="0" w:space="0" w:color="auto"/>
                        <w:right w:val="none" w:sz="0" w:space="0" w:color="auto"/>
                      </w:divBdr>
                    </w:div>
                  </w:divsChild>
                </w:div>
                <w:div w:id="1588003544">
                  <w:marLeft w:val="0"/>
                  <w:marRight w:val="0"/>
                  <w:marTop w:val="0"/>
                  <w:marBottom w:val="0"/>
                  <w:divBdr>
                    <w:top w:val="none" w:sz="0" w:space="0" w:color="auto"/>
                    <w:left w:val="none" w:sz="0" w:space="0" w:color="auto"/>
                    <w:bottom w:val="none" w:sz="0" w:space="0" w:color="auto"/>
                    <w:right w:val="none" w:sz="0" w:space="0" w:color="auto"/>
                  </w:divBdr>
                  <w:divsChild>
                    <w:div w:id="1027411171">
                      <w:marLeft w:val="0"/>
                      <w:marRight w:val="0"/>
                      <w:marTop w:val="0"/>
                      <w:marBottom w:val="0"/>
                      <w:divBdr>
                        <w:top w:val="none" w:sz="0" w:space="0" w:color="auto"/>
                        <w:left w:val="none" w:sz="0" w:space="0" w:color="auto"/>
                        <w:bottom w:val="none" w:sz="0" w:space="0" w:color="auto"/>
                        <w:right w:val="none" w:sz="0" w:space="0" w:color="auto"/>
                      </w:divBdr>
                    </w:div>
                  </w:divsChild>
                </w:div>
                <w:div w:id="1710453631">
                  <w:marLeft w:val="0"/>
                  <w:marRight w:val="0"/>
                  <w:marTop w:val="0"/>
                  <w:marBottom w:val="0"/>
                  <w:divBdr>
                    <w:top w:val="none" w:sz="0" w:space="0" w:color="auto"/>
                    <w:left w:val="none" w:sz="0" w:space="0" w:color="auto"/>
                    <w:bottom w:val="none" w:sz="0" w:space="0" w:color="auto"/>
                    <w:right w:val="none" w:sz="0" w:space="0" w:color="auto"/>
                  </w:divBdr>
                  <w:divsChild>
                    <w:div w:id="668749315">
                      <w:marLeft w:val="0"/>
                      <w:marRight w:val="0"/>
                      <w:marTop w:val="0"/>
                      <w:marBottom w:val="0"/>
                      <w:divBdr>
                        <w:top w:val="none" w:sz="0" w:space="0" w:color="auto"/>
                        <w:left w:val="none" w:sz="0" w:space="0" w:color="auto"/>
                        <w:bottom w:val="none" w:sz="0" w:space="0" w:color="auto"/>
                        <w:right w:val="none" w:sz="0" w:space="0" w:color="auto"/>
                      </w:divBdr>
                    </w:div>
                  </w:divsChild>
                </w:div>
                <w:div w:id="1779596124">
                  <w:marLeft w:val="0"/>
                  <w:marRight w:val="0"/>
                  <w:marTop w:val="0"/>
                  <w:marBottom w:val="0"/>
                  <w:divBdr>
                    <w:top w:val="none" w:sz="0" w:space="0" w:color="auto"/>
                    <w:left w:val="none" w:sz="0" w:space="0" w:color="auto"/>
                    <w:bottom w:val="none" w:sz="0" w:space="0" w:color="auto"/>
                    <w:right w:val="none" w:sz="0" w:space="0" w:color="auto"/>
                  </w:divBdr>
                  <w:divsChild>
                    <w:div w:id="142148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588903">
          <w:marLeft w:val="0"/>
          <w:marRight w:val="0"/>
          <w:marTop w:val="0"/>
          <w:marBottom w:val="0"/>
          <w:divBdr>
            <w:top w:val="none" w:sz="0" w:space="0" w:color="auto"/>
            <w:left w:val="none" w:sz="0" w:space="0" w:color="auto"/>
            <w:bottom w:val="none" w:sz="0" w:space="0" w:color="auto"/>
            <w:right w:val="none" w:sz="0" w:space="0" w:color="auto"/>
          </w:divBdr>
        </w:div>
        <w:div w:id="467364174">
          <w:marLeft w:val="0"/>
          <w:marRight w:val="0"/>
          <w:marTop w:val="0"/>
          <w:marBottom w:val="0"/>
          <w:divBdr>
            <w:top w:val="none" w:sz="0" w:space="0" w:color="auto"/>
            <w:left w:val="none" w:sz="0" w:space="0" w:color="auto"/>
            <w:bottom w:val="none" w:sz="0" w:space="0" w:color="auto"/>
            <w:right w:val="none" w:sz="0" w:space="0" w:color="auto"/>
          </w:divBdr>
          <w:divsChild>
            <w:div w:id="771359468">
              <w:marLeft w:val="0"/>
              <w:marRight w:val="0"/>
              <w:marTop w:val="30"/>
              <w:marBottom w:val="30"/>
              <w:divBdr>
                <w:top w:val="none" w:sz="0" w:space="0" w:color="auto"/>
                <w:left w:val="none" w:sz="0" w:space="0" w:color="auto"/>
                <w:bottom w:val="none" w:sz="0" w:space="0" w:color="auto"/>
                <w:right w:val="none" w:sz="0" w:space="0" w:color="auto"/>
              </w:divBdr>
              <w:divsChild>
                <w:div w:id="13969678">
                  <w:marLeft w:val="0"/>
                  <w:marRight w:val="0"/>
                  <w:marTop w:val="0"/>
                  <w:marBottom w:val="0"/>
                  <w:divBdr>
                    <w:top w:val="none" w:sz="0" w:space="0" w:color="auto"/>
                    <w:left w:val="none" w:sz="0" w:space="0" w:color="auto"/>
                    <w:bottom w:val="none" w:sz="0" w:space="0" w:color="auto"/>
                    <w:right w:val="none" w:sz="0" w:space="0" w:color="auto"/>
                  </w:divBdr>
                  <w:divsChild>
                    <w:div w:id="1571427266">
                      <w:marLeft w:val="0"/>
                      <w:marRight w:val="0"/>
                      <w:marTop w:val="0"/>
                      <w:marBottom w:val="0"/>
                      <w:divBdr>
                        <w:top w:val="none" w:sz="0" w:space="0" w:color="auto"/>
                        <w:left w:val="none" w:sz="0" w:space="0" w:color="auto"/>
                        <w:bottom w:val="none" w:sz="0" w:space="0" w:color="auto"/>
                        <w:right w:val="none" w:sz="0" w:space="0" w:color="auto"/>
                      </w:divBdr>
                    </w:div>
                  </w:divsChild>
                </w:div>
                <w:div w:id="308945120">
                  <w:marLeft w:val="0"/>
                  <w:marRight w:val="0"/>
                  <w:marTop w:val="0"/>
                  <w:marBottom w:val="0"/>
                  <w:divBdr>
                    <w:top w:val="none" w:sz="0" w:space="0" w:color="auto"/>
                    <w:left w:val="none" w:sz="0" w:space="0" w:color="auto"/>
                    <w:bottom w:val="none" w:sz="0" w:space="0" w:color="auto"/>
                    <w:right w:val="none" w:sz="0" w:space="0" w:color="auto"/>
                  </w:divBdr>
                  <w:divsChild>
                    <w:div w:id="62529468">
                      <w:marLeft w:val="0"/>
                      <w:marRight w:val="0"/>
                      <w:marTop w:val="0"/>
                      <w:marBottom w:val="0"/>
                      <w:divBdr>
                        <w:top w:val="none" w:sz="0" w:space="0" w:color="auto"/>
                        <w:left w:val="none" w:sz="0" w:space="0" w:color="auto"/>
                        <w:bottom w:val="none" w:sz="0" w:space="0" w:color="auto"/>
                        <w:right w:val="none" w:sz="0" w:space="0" w:color="auto"/>
                      </w:divBdr>
                    </w:div>
                  </w:divsChild>
                </w:div>
                <w:div w:id="347340900">
                  <w:marLeft w:val="0"/>
                  <w:marRight w:val="0"/>
                  <w:marTop w:val="0"/>
                  <w:marBottom w:val="0"/>
                  <w:divBdr>
                    <w:top w:val="none" w:sz="0" w:space="0" w:color="auto"/>
                    <w:left w:val="none" w:sz="0" w:space="0" w:color="auto"/>
                    <w:bottom w:val="none" w:sz="0" w:space="0" w:color="auto"/>
                    <w:right w:val="none" w:sz="0" w:space="0" w:color="auto"/>
                  </w:divBdr>
                  <w:divsChild>
                    <w:div w:id="353842484">
                      <w:marLeft w:val="0"/>
                      <w:marRight w:val="0"/>
                      <w:marTop w:val="0"/>
                      <w:marBottom w:val="0"/>
                      <w:divBdr>
                        <w:top w:val="none" w:sz="0" w:space="0" w:color="auto"/>
                        <w:left w:val="none" w:sz="0" w:space="0" w:color="auto"/>
                        <w:bottom w:val="none" w:sz="0" w:space="0" w:color="auto"/>
                        <w:right w:val="none" w:sz="0" w:space="0" w:color="auto"/>
                      </w:divBdr>
                    </w:div>
                  </w:divsChild>
                </w:div>
                <w:div w:id="773593936">
                  <w:marLeft w:val="0"/>
                  <w:marRight w:val="0"/>
                  <w:marTop w:val="0"/>
                  <w:marBottom w:val="0"/>
                  <w:divBdr>
                    <w:top w:val="none" w:sz="0" w:space="0" w:color="auto"/>
                    <w:left w:val="none" w:sz="0" w:space="0" w:color="auto"/>
                    <w:bottom w:val="none" w:sz="0" w:space="0" w:color="auto"/>
                    <w:right w:val="none" w:sz="0" w:space="0" w:color="auto"/>
                  </w:divBdr>
                  <w:divsChild>
                    <w:div w:id="669673697">
                      <w:marLeft w:val="0"/>
                      <w:marRight w:val="0"/>
                      <w:marTop w:val="0"/>
                      <w:marBottom w:val="0"/>
                      <w:divBdr>
                        <w:top w:val="none" w:sz="0" w:space="0" w:color="auto"/>
                        <w:left w:val="none" w:sz="0" w:space="0" w:color="auto"/>
                        <w:bottom w:val="none" w:sz="0" w:space="0" w:color="auto"/>
                        <w:right w:val="none" w:sz="0" w:space="0" w:color="auto"/>
                      </w:divBdr>
                    </w:div>
                  </w:divsChild>
                </w:div>
                <w:div w:id="932400585">
                  <w:marLeft w:val="0"/>
                  <w:marRight w:val="0"/>
                  <w:marTop w:val="0"/>
                  <w:marBottom w:val="0"/>
                  <w:divBdr>
                    <w:top w:val="none" w:sz="0" w:space="0" w:color="auto"/>
                    <w:left w:val="none" w:sz="0" w:space="0" w:color="auto"/>
                    <w:bottom w:val="none" w:sz="0" w:space="0" w:color="auto"/>
                    <w:right w:val="none" w:sz="0" w:space="0" w:color="auto"/>
                  </w:divBdr>
                  <w:divsChild>
                    <w:div w:id="1445921593">
                      <w:marLeft w:val="0"/>
                      <w:marRight w:val="0"/>
                      <w:marTop w:val="0"/>
                      <w:marBottom w:val="0"/>
                      <w:divBdr>
                        <w:top w:val="none" w:sz="0" w:space="0" w:color="auto"/>
                        <w:left w:val="none" w:sz="0" w:space="0" w:color="auto"/>
                        <w:bottom w:val="none" w:sz="0" w:space="0" w:color="auto"/>
                        <w:right w:val="none" w:sz="0" w:space="0" w:color="auto"/>
                      </w:divBdr>
                    </w:div>
                  </w:divsChild>
                </w:div>
                <w:div w:id="1691025885">
                  <w:marLeft w:val="0"/>
                  <w:marRight w:val="0"/>
                  <w:marTop w:val="0"/>
                  <w:marBottom w:val="0"/>
                  <w:divBdr>
                    <w:top w:val="none" w:sz="0" w:space="0" w:color="auto"/>
                    <w:left w:val="none" w:sz="0" w:space="0" w:color="auto"/>
                    <w:bottom w:val="none" w:sz="0" w:space="0" w:color="auto"/>
                    <w:right w:val="none" w:sz="0" w:space="0" w:color="auto"/>
                  </w:divBdr>
                  <w:divsChild>
                    <w:div w:id="27591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146880">
          <w:marLeft w:val="0"/>
          <w:marRight w:val="0"/>
          <w:marTop w:val="0"/>
          <w:marBottom w:val="0"/>
          <w:divBdr>
            <w:top w:val="none" w:sz="0" w:space="0" w:color="auto"/>
            <w:left w:val="none" w:sz="0" w:space="0" w:color="auto"/>
            <w:bottom w:val="none" w:sz="0" w:space="0" w:color="auto"/>
            <w:right w:val="none" w:sz="0" w:space="0" w:color="auto"/>
          </w:divBdr>
        </w:div>
        <w:div w:id="1389302768">
          <w:marLeft w:val="0"/>
          <w:marRight w:val="0"/>
          <w:marTop w:val="0"/>
          <w:marBottom w:val="0"/>
          <w:divBdr>
            <w:top w:val="none" w:sz="0" w:space="0" w:color="auto"/>
            <w:left w:val="none" w:sz="0" w:space="0" w:color="auto"/>
            <w:bottom w:val="none" w:sz="0" w:space="0" w:color="auto"/>
            <w:right w:val="none" w:sz="0" w:space="0" w:color="auto"/>
          </w:divBdr>
        </w:div>
        <w:div w:id="1577548225">
          <w:marLeft w:val="0"/>
          <w:marRight w:val="0"/>
          <w:marTop w:val="0"/>
          <w:marBottom w:val="0"/>
          <w:divBdr>
            <w:top w:val="none" w:sz="0" w:space="0" w:color="auto"/>
            <w:left w:val="none" w:sz="0" w:space="0" w:color="auto"/>
            <w:bottom w:val="none" w:sz="0" w:space="0" w:color="auto"/>
            <w:right w:val="none" w:sz="0" w:space="0" w:color="auto"/>
          </w:divBdr>
        </w:div>
        <w:div w:id="1841693228">
          <w:marLeft w:val="0"/>
          <w:marRight w:val="0"/>
          <w:marTop w:val="0"/>
          <w:marBottom w:val="0"/>
          <w:divBdr>
            <w:top w:val="none" w:sz="0" w:space="0" w:color="auto"/>
            <w:left w:val="none" w:sz="0" w:space="0" w:color="auto"/>
            <w:bottom w:val="none" w:sz="0" w:space="0" w:color="auto"/>
            <w:right w:val="none" w:sz="0" w:space="0" w:color="auto"/>
          </w:divBdr>
        </w:div>
        <w:div w:id="2106145477">
          <w:marLeft w:val="0"/>
          <w:marRight w:val="0"/>
          <w:marTop w:val="0"/>
          <w:marBottom w:val="0"/>
          <w:divBdr>
            <w:top w:val="none" w:sz="0" w:space="0" w:color="auto"/>
            <w:left w:val="none" w:sz="0" w:space="0" w:color="auto"/>
            <w:bottom w:val="none" w:sz="0" w:space="0" w:color="auto"/>
            <w:right w:val="none" w:sz="0" w:space="0" w:color="auto"/>
          </w:divBdr>
          <w:divsChild>
            <w:div w:id="1258489559">
              <w:marLeft w:val="0"/>
              <w:marRight w:val="0"/>
              <w:marTop w:val="30"/>
              <w:marBottom w:val="30"/>
              <w:divBdr>
                <w:top w:val="none" w:sz="0" w:space="0" w:color="auto"/>
                <w:left w:val="none" w:sz="0" w:space="0" w:color="auto"/>
                <w:bottom w:val="none" w:sz="0" w:space="0" w:color="auto"/>
                <w:right w:val="none" w:sz="0" w:space="0" w:color="auto"/>
              </w:divBdr>
              <w:divsChild>
                <w:div w:id="36398069">
                  <w:marLeft w:val="0"/>
                  <w:marRight w:val="0"/>
                  <w:marTop w:val="0"/>
                  <w:marBottom w:val="0"/>
                  <w:divBdr>
                    <w:top w:val="none" w:sz="0" w:space="0" w:color="auto"/>
                    <w:left w:val="none" w:sz="0" w:space="0" w:color="auto"/>
                    <w:bottom w:val="none" w:sz="0" w:space="0" w:color="auto"/>
                    <w:right w:val="none" w:sz="0" w:space="0" w:color="auto"/>
                  </w:divBdr>
                  <w:divsChild>
                    <w:div w:id="849023618">
                      <w:marLeft w:val="0"/>
                      <w:marRight w:val="0"/>
                      <w:marTop w:val="0"/>
                      <w:marBottom w:val="0"/>
                      <w:divBdr>
                        <w:top w:val="none" w:sz="0" w:space="0" w:color="auto"/>
                        <w:left w:val="none" w:sz="0" w:space="0" w:color="auto"/>
                        <w:bottom w:val="none" w:sz="0" w:space="0" w:color="auto"/>
                        <w:right w:val="none" w:sz="0" w:space="0" w:color="auto"/>
                      </w:divBdr>
                    </w:div>
                  </w:divsChild>
                </w:div>
                <w:div w:id="58721774">
                  <w:marLeft w:val="0"/>
                  <w:marRight w:val="0"/>
                  <w:marTop w:val="0"/>
                  <w:marBottom w:val="0"/>
                  <w:divBdr>
                    <w:top w:val="none" w:sz="0" w:space="0" w:color="auto"/>
                    <w:left w:val="none" w:sz="0" w:space="0" w:color="auto"/>
                    <w:bottom w:val="none" w:sz="0" w:space="0" w:color="auto"/>
                    <w:right w:val="none" w:sz="0" w:space="0" w:color="auto"/>
                  </w:divBdr>
                  <w:divsChild>
                    <w:div w:id="657001740">
                      <w:marLeft w:val="0"/>
                      <w:marRight w:val="0"/>
                      <w:marTop w:val="0"/>
                      <w:marBottom w:val="0"/>
                      <w:divBdr>
                        <w:top w:val="none" w:sz="0" w:space="0" w:color="auto"/>
                        <w:left w:val="none" w:sz="0" w:space="0" w:color="auto"/>
                        <w:bottom w:val="none" w:sz="0" w:space="0" w:color="auto"/>
                        <w:right w:val="none" w:sz="0" w:space="0" w:color="auto"/>
                      </w:divBdr>
                    </w:div>
                  </w:divsChild>
                </w:div>
                <w:div w:id="129902683">
                  <w:marLeft w:val="0"/>
                  <w:marRight w:val="0"/>
                  <w:marTop w:val="0"/>
                  <w:marBottom w:val="0"/>
                  <w:divBdr>
                    <w:top w:val="none" w:sz="0" w:space="0" w:color="auto"/>
                    <w:left w:val="none" w:sz="0" w:space="0" w:color="auto"/>
                    <w:bottom w:val="none" w:sz="0" w:space="0" w:color="auto"/>
                    <w:right w:val="none" w:sz="0" w:space="0" w:color="auto"/>
                  </w:divBdr>
                  <w:divsChild>
                    <w:div w:id="899049566">
                      <w:marLeft w:val="0"/>
                      <w:marRight w:val="0"/>
                      <w:marTop w:val="0"/>
                      <w:marBottom w:val="0"/>
                      <w:divBdr>
                        <w:top w:val="none" w:sz="0" w:space="0" w:color="auto"/>
                        <w:left w:val="none" w:sz="0" w:space="0" w:color="auto"/>
                        <w:bottom w:val="none" w:sz="0" w:space="0" w:color="auto"/>
                        <w:right w:val="none" w:sz="0" w:space="0" w:color="auto"/>
                      </w:divBdr>
                    </w:div>
                  </w:divsChild>
                </w:div>
                <w:div w:id="145972040">
                  <w:marLeft w:val="0"/>
                  <w:marRight w:val="0"/>
                  <w:marTop w:val="0"/>
                  <w:marBottom w:val="0"/>
                  <w:divBdr>
                    <w:top w:val="none" w:sz="0" w:space="0" w:color="auto"/>
                    <w:left w:val="none" w:sz="0" w:space="0" w:color="auto"/>
                    <w:bottom w:val="none" w:sz="0" w:space="0" w:color="auto"/>
                    <w:right w:val="none" w:sz="0" w:space="0" w:color="auto"/>
                  </w:divBdr>
                  <w:divsChild>
                    <w:div w:id="1072656816">
                      <w:marLeft w:val="0"/>
                      <w:marRight w:val="0"/>
                      <w:marTop w:val="0"/>
                      <w:marBottom w:val="0"/>
                      <w:divBdr>
                        <w:top w:val="none" w:sz="0" w:space="0" w:color="auto"/>
                        <w:left w:val="none" w:sz="0" w:space="0" w:color="auto"/>
                        <w:bottom w:val="none" w:sz="0" w:space="0" w:color="auto"/>
                        <w:right w:val="none" w:sz="0" w:space="0" w:color="auto"/>
                      </w:divBdr>
                    </w:div>
                    <w:div w:id="1993559250">
                      <w:marLeft w:val="0"/>
                      <w:marRight w:val="0"/>
                      <w:marTop w:val="0"/>
                      <w:marBottom w:val="0"/>
                      <w:divBdr>
                        <w:top w:val="none" w:sz="0" w:space="0" w:color="auto"/>
                        <w:left w:val="none" w:sz="0" w:space="0" w:color="auto"/>
                        <w:bottom w:val="none" w:sz="0" w:space="0" w:color="auto"/>
                        <w:right w:val="none" w:sz="0" w:space="0" w:color="auto"/>
                      </w:divBdr>
                    </w:div>
                  </w:divsChild>
                </w:div>
                <w:div w:id="259073032">
                  <w:marLeft w:val="0"/>
                  <w:marRight w:val="0"/>
                  <w:marTop w:val="0"/>
                  <w:marBottom w:val="0"/>
                  <w:divBdr>
                    <w:top w:val="none" w:sz="0" w:space="0" w:color="auto"/>
                    <w:left w:val="none" w:sz="0" w:space="0" w:color="auto"/>
                    <w:bottom w:val="none" w:sz="0" w:space="0" w:color="auto"/>
                    <w:right w:val="none" w:sz="0" w:space="0" w:color="auto"/>
                  </w:divBdr>
                  <w:divsChild>
                    <w:div w:id="1153569956">
                      <w:marLeft w:val="0"/>
                      <w:marRight w:val="0"/>
                      <w:marTop w:val="0"/>
                      <w:marBottom w:val="0"/>
                      <w:divBdr>
                        <w:top w:val="none" w:sz="0" w:space="0" w:color="auto"/>
                        <w:left w:val="none" w:sz="0" w:space="0" w:color="auto"/>
                        <w:bottom w:val="none" w:sz="0" w:space="0" w:color="auto"/>
                        <w:right w:val="none" w:sz="0" w:space="0" w:color="auto"/>
                      </w:divBdr>
                    </w:div>
                    <w:div w:id="1655988358">
                      <w:marLeft w:val="0"/>
                      <w:marRight w:val="0"/>
                      <w:marTop w:val="0"/>
                      <w:marBottom w:val="0"/>
                      <w:divBdr>
                        <w:top w:val="none" w:sz="0" w:space="0" w:color="auto"/>
                        <w:left w:val="none" w:sz="0" w:space="0" w:color="auto"/>
                        <w:bottom w:val="none" w:sz="0" w:space="0" w:color="auto"/>
                        <w:right w:val="none" w:sz="0" w:space="0" w:color="auto"/>
                      </w:divBdr>
                    </w:div>
                  </w:divsChild>
                </w:div>
                <w:div w:id="377049779">
                  <w:marLeft w:val="0"/>
                  <w:marRight w:val="0"/>
                  <w:marTop w:val="0"/>
                  <w:marBottom w:val="0"/>
                  <w:divBdr>
                    <w:top w:val="none" w:sz="0" w:space="0" w:color="auto"/>
                    <w:left w:val="none" w:sz="0" w:space="0" w:color="auto"/>
                    <w:bottom w:val="none" w:sz="0" w:space="0" w:color="auto"/>
                    <w:right w:val="none" w:sz="0" w:space="0" w:color="auto"/>
                  </w:divBdr>
                  <w:divsChild>
                    <w:div w:id="626590861">
                      <w:marLeft w:val="0"/>
                      <w:marRight w:val="0"/>
                      <w:marTop w:val="0"/>
                      <w:marBottom w:val="0"/>
                      <w:divBdr>
                        <w:top w:val="none" w:sz="0" w:space="0" w:color="auto"/>
                        <w:left w:val="none" w:sz="0" w:space="0" w:color="auto"/>
                        <w:bottom w:val="none" w:sz="0" w:space="0" w:color="auto"/>
                        <w:right w:val="none" w:sz="0" w:space="0" w:color="auto"/>
                      </w:divBdr>
                    </w:div>
                  </w:divsChild>
                </w:div>
                <w:div w:id="386690425">
                  <w:marLeft w:val="0"/>
                  <w:marRight w:val="0"/>
                  <w:marTop w:val="0"/>
                  <w:marBottom w:val="0"/>
                  <w:divBdr>
                    <w:top w:val="none" w:sz="0" w:space="0" w:color="auto"/>
                    <w:left w:val="none" w:sz="0" w:space="0" w:color="auto"/>
                    <w:bottom w:val="none" w:sz="0" w:space="0" w:color="auto"/>
                    <w:right w:val="none" w:sz="0" w:space="0" w:color="auto"/>
                  </w:divBdr>
                  <w:divsChild>
                    <w:div w:id="1538852594">
                      <w:marLeft w:val="0"/>
                      <w:marRight w:val="0"/>
                      <w:marTop w:val="0"/>
                      <w:marBottom w:val="0"/>
                      <w:divBdr>
                        <w:top w:val="none" w:sz="0" w:space="0" w:color="auto"/>
                        <w:left w:val="none" w:sz="0" w:space="0" w:color="auto"/>
                        <w:bottom w:val="none" w:sz="0" w:space="0" w:color="auto"/>
                        <w:right w:val="none" w:sz="0" w:space="0" w:color="auto"/>
                      </w:divBdr>
                    </w:div>
                    <w:div w:id="2134514617">
                      <w:marLeft w:val="0"/>
                      <w:marRight w:val="0"/>
                      <w:marTop w:val="0"/>
                      <w:marBottom w:val="0"/>
                      <w:divBdr>
                        <w:top w:val="none" w:sz="0" w:space="0" w:color="auto"/>
                        <w:left w:val="none" w:sz="0" w:space="0" w:color="auto"/>
                        <w:bottom w:val="none" w:sz="0" w:space="0" w:color="auto"/>
                        <w:right w:val="none" w:sz="0" w:space="0" w:color="auto"/>
                      </w:divBdr>
                    </w:div>
                  </w:divsChild>
                </w:div>
                <w:div w:id="457645238">
                  <w:marLeft w:val="0"/>
                  <w:marRight w:val="0"/>
                  <w:marTop w:val="0"/>
                  <w:marBottom w:val="0"/>
                  <w:divBdr>
                    <w:top w:val="none" w:sz="0" w:space="0" w:color="auto"/>
                    <w:left w:val="none" w:sz="0" w:space="0" w:color="auto"/>
                    <w:bottom w:val="none" w:sz="0" w:space="0" w:color="auto"/>
                    <w:right w:val="none" w:sz="0" w:space="0" w:color="auto"/>
                  </w:divBdr>
                  <w:divsChild>
                    <w:div w:id="711928649">
                      <w:marLeft w:val="0"/>
                      <w:marRight w:val="0"/>
                      <w:marTop w:val="0"/>
                      <w:marBottom w:val="0"/>
                      <w:divBdr>
                        <w:top w:val="none" w:sz="0" w:space="0" w:color="auto"/>
                        <w:left w:val="none" w:sz="0" w:space="0" w:color="auto"/>
                        <w:bottom w:val="none" w:sz="0" w:space="0" w:color="auto"/>
                        <w:right w:val="none" w:sz="0" w:space="0" w:color="auto"/>
                      </w:divBdr>
                    </w:div>
                  </w:divsChild>
                </w:div>
                <w:div w:id="525602982">
                  <w:marLeft w:val="0"/>
                  <w:marRight w:val="0"/>
                  <w:marTop w:val="0"/>
                  <w:marBottom w:val="0"/>
                  <w:divBdr>
                    <w:top w:val="none" w:sz="0" w:space="0" w:color="auto"/>
                    <w:left w:val="none" w:sz="0" w:space="0" w:color="auto"/>
                    <w:bottom w:val="none" w:sz="0" w:space="0" w:color="auto"/>
                    <w:right w:val="none" w:sz="0" w:space="0" w:color="auto"/>
                  </w:divBdr>
                  <w:divsChild>
                    <w:div w:id="529417779">
                      <w:marLeft w:val="0"/>
                      <w:marRight w:val="0"/>
                      <w:marTop w:val="0"/>
                      <w:marBottom w:val="0"/>
                      <w:divBdr>
                        <w:top w:val="none" w:sz="0" w:space="0" w:color="auto"/>
                        <w:left w:val="none" w:sz="0" w:space="0" w:color="auto"/>
                        <w:bottom w:val="none" w:sz="0" w:space="0" w:color="auto"/>
                        <w:right w:val="none" w:sz="0" w:space="0" w:color="auto"/>
                      </w:divBdr>
                    </w:div>
                  </w:divsChild>
                </w:div>
                <w:div w:id="536236496">
                  <w:marLeft w:val="0"/>
                  <w:marRight w:val="0"/>
                  <w:marTop w:val="0"/>
                  <w:marBottom w:val="0"/>
                  <w:divBdr>
                    <w:top w:val="none" w:sz="0" w:space="0" w:color="auto"/>
                    <w:left w:val="none" w:sz="0" w:space="0" w:color="auto"/>
                    <w:bottom w:val="none" w:sz="0" w:space="0" w:color="auto"/>
                    <w:right w:val="none" w:sz="0" w:space="0" w:color="auto"/>
                  </w:divBdr>
                  <w:divsChild>
                    <w:div w:id="150802517">
                      <w:marLeft w:val="0"/>
                      <w:marRight w:val="0"/>
                      <w:marTop w:val="0"/>
                      <w:marBottom w:val="0"/>
                      <w:divBdr>
                        <w:top w:val="none" w:sz="0" w:space="0" w:color="auto"/>
                        <w:left w:val="none" w:sz="0" w:space="0" w:color="auto"/>
                        <w:bottom w:val="none" w:sz="0" w:space="0" w:color="auto"/>
                        <w:right w:val="none" w:sz="0" w:space="0" w:color="auto"/>
                      </w:divBdr>
                    </w:div>
                  </w:divsChild>
                </w:div>
                <w:div w:id="677804777">
                  <w:marLeft w:val="0"/>
                  <w:marRight w:val="0"/>
                  <w:marTop w:val="0"/>
                  <w:marBottom w:val="0"/>
                  <w:divBdr>
                    <w:top w:val="none" w:sz="0" w:space="0" w:color="auto"/>
                    <w:left w:val="none" w:sz="0" w:space="0" w:color="auto"/>
                    <w:bottom w:val="none" w:sz="0" w:space="0" w:color="auto"/>
                    <w:right w:val="none" w:sz="0" w:space="0" w:color="auto"/>
                  </w:divBdr>
                  <w:divsChild>
                    <w:div w:id="573585339">
                      <w:marLeft w:val="0"/>
                      <w:marRight w:val="0"/>
                      <w:marTop w:val="0"/>
                      <w:marBottom w:val="0"/>
                      <w:divBdr>
                        <w:top w:val="none" w:sz="0" w:space="0" w:color="auto"/>
                        <w:left w:val="none" w:sz="0" w:space="0" w:color="auto"/>
                        <w:bottom w:val="none" w:sz="0" w:space="0" w:color="auto"/>
                        <w:right w:val="none" w:sz="0" w:space="0" w:color="auto"/>
                      </w:divBdr>
                    </w:div>
                    <w:div w:id="675766506">
                      <w:marLeft w:val="0"/>
                      <w:marRight w:val="0"/>
                      <w:marTop w:val="0"/>
                      <w:marBottom w:val="0"/>
                      <w:divBdr>
                        <w:top w:val="none" w:sz="0" w:space="0" w:color="auto"/>
                        <w:left w:val="none" w:sz="0" w:space="0" w:color="auto"/>
                        <w:bottom w:val="none" w:sz="0" w:space="0" w:color="auto"/>
                        <w:right w:val="none" w:sz="0" w:space="0" w:color="auto"/>
                      </w:divBdr>
                    </w:div>
                    <w:div w:id="2043089889">
                      <w:marLeft w:val="0"/>
                      <w:marRight w:val="0"/>
                      <w:marTop w:val="0"/>
                      <w:marBottom w:val="0"/>
                      <w:divBdr>
                        <w:top w:val="none" w:sz="0" w:space="0" w:color="auto"/>
                        <w:left w:val="none" w:sz="0" w:space="0" w:color="auto"/>
                        <w:bottom w:val="none" w:sz="0" w:space="0" w:color="auto"/>
                        <w:right w:val="none" w:sz="0" w:space="0" w:color="auto"/>
                      </w:divBdr>
                    </w:div>
                  </w:divsChild>
                </w:div>
                <w:div w:id="688455824">
                  <w:marLeft w:val="0"/>
                  <w:marRight w:val="0"/>
                  <w:marTop w:val="0"/>
                  <w:marBottom w:val="0"/>
                  <w:divBdr>
                    <w:top w:val="none" w:sz="0" w:space="0" w:color="auto"/>
                    <w:left w:val="none" w:sz="0" w:space="0" w:color="auto"/>
                    <w:bottom w:val="none" w:sz="0" w:space="0" w:color="auto"/>
                    <w:right w:val="none" w:sz="0" w:space="0" w:color="auto"/>
                  </w:divBdr>
                  <w:divsChild>
                    <w:div w:id="1487742032">
                      <w:marLeft w:val="0"/>
                      <w:marRight w:val="0"/>
                      <w:marTop w:val="0"/>
                      <w:marBottom w:val="0"/>
                      <w:divBdr>
                        <w:top w:val="none" w:sz="0" w:space="0" w:color="auto"/>
                        <w:left w:val="none" w:sz="0" w:space="0" w:color="auto"/>
                        <w:bottom w:val="none" w:sz="0" w:space="0" w:color="auto"/>
                        <w:right w:val="none" w:sz="0" w:space="0" w:color="auto"/>
                      </w:divBdr>
                    </w:div>
                  </w:divsChild>
                </w:div>
                <w:div w:id="725764924">
                  <w:marLeft w:val="0"/>
                  <w:marRight w:val="0"/>
                  <w:marTop w:val="0"/>
                  <w:marBottom w:val="0"/>
                  <w:divBdr>
                    <w:top w:val="none" w:sz="0" w:space="0" w:color="auto"/>
                    <w:left w:val="none" w:sz="0" w:space="0" w:color="auto"/>
                    <w:bottom w:val="none" w:sz="0" w:space="0" w:color="auto"/>
                    <w:right w:val="none" w:sz="0" w:space="0" w:color="auto"/>
                  </w:divBdr>
                  <w:divsChild>
                    <w:div w:id="475925486">
                      <w:marLeft w:val="0"/>
                      <w:marRight w:val="0"/>
                      <w:marTop w:val="0"/>
                      <w:marBottom w:val="0"/>
                      <w:divBdr>
                        <w:top w:val="none" w:sz="0" w:space="0" w:color="auto"/>
                        <w:left w:val="none" w:sz="0" w:space="0" w:color="auto"/>
                        <w:bottom w:val="none" w:sz="0" w:space="0" w:color="auto"/>
                        <w:right w:val="none" w:sz="0" w:space="0" w:color="auto"/>
                      </w:divBdr>
                    </w:div>
                    <w:div w:id="858662364">
                      <w:marLeft w:val="0"/>
                      <w:marRight w:val="0"/>
                      <w:marTop w:val="0"/>
                      <w:marBottom w:val="0"/>
                      <w:divBdr>
                        <w:top w:val="none" w:sz="0" w:space="0" w:color="auto"/>
                        <w:left w:val="none" w:sz="0" w:space="0" w:color="auto"/>
                        <w:bottom w:val="none" w:sz="0" w:space="0" w:color="auto"/>
                        <w:right w:val="none" w:sz="0" w:space="0" w:color="auto"/>
                      </w:divBdr>
                    </w:div>
                    <w:div w:id="1943830014">
                      <w:marLeft w:val="0"/>
                      <w:marRight w:val="0"/>
                      <w:marTop w:val="0"/>
                      <w:marBottom w:val="0"/>
                      <w:divBdr>
                        <w:top w:val="none" w:sz="0" w:space="0" w:color="auto"/>
                        <w:left w:val="none" w:sz="0" w:space="0" w:color="auto"/>
                        <w:bottom w:val="none" w:sz="0" w:space="0" w:color="auto"/>
                        <w:right w:val="none" w:sz="0" w:space="0" w:color="auto"/>
                      </w:divBdr>
                    </w:div>
                  </w:divsChild>
                </w:div>
                <w:div w:id="730230806">
                  <w:marLeft w:val="0"/>
                  <w:marRight w:val="0"/>
                  <w:marTop w:val="0"/>
                  <w:marBottom w:val="0"/>
                  <w:divBdr>
                    <w:top w:val="none" w:sz="0" w:space="0" w:color="auto"/>
                    <w:left w:val="none" w:sz="0" w:space="0" w:color="auto"/>
                    <w:bottom w:val="none" w:sz="0" w:space="0" w:color="auto"/>
                    <w:right w:val="none" w:sz="0" w:space="0" w:color="auto"/>
                  </w:divBdr>
                  <w:divsChild>
                    <w:div w:id="1319844526">
                      <w:marLeft w:val="0"/>
                      <w:marRight w:val="0"/>
                      <w:marTop w:val="0"/>
                      <w:marBottom w:val="0"/>
                      <w:divBdr>
                        <w:top w:val="none" w:sz="0" w:space="0" w:color="auto"/>
                        <w:left w:val="none" w:sz="0" w:space="0" w:color="auto"/>
                        <w:bottom w:val="none" w:sz="0" w:space="0" w:color="auto"/>
                        <w:right w:val="none" w:sz="0" w:space="0" w:color="auto"/>
                      </w:divBdr>
                    </w:div>
                  </w:divsChild>
                </w:div>
                <w:div w:id="745421553">
                  <w:marLeft w:val="0"/>
                  <w:marRight w:val="0"/>
                  <w:marTop w:val="0"/>
                  <w:marBottom w:val="0"/>
                  <w:divBdr>
                    <w:top w:val="none" w:sz="0" w:space="0" w:color="auto"/>
                    <w:left w:val="none" w:sz="0" w:space="0" w:color="auto"/>
                    <w:bottom w:val="none" w:sz="0" w:space="0" w:color="auto"/>
                    <w:right w:val="none" w:sz="0" w:space="0" w:color="auto"/>
                  </w:divBdr>
                  <w:divsChild>
                    <w:div w:id="917596138">
                      <w:marLeft w:val="0"/>
                      <w:marRight w:val="0"/>
                      <w:marTop w:val="0"/>
                      <w:marBottom w:val="0"/>
                      <w:divBdr>
                        <w:top w:val="none" w:sz="0" w:space="0" w:color="auto"/>
                        <w:left w:val="none" w:sz="0" w:space="0" w:color="auto"/>
                        <w:bottom w:val="none" w:sz="0" w:space="0" w:color="auto"/>
                        <w:right w:val="none" w:sz="0" w:space="0" w:color="auto"/>
                      </w:divBdr>
                    </w:div>
                  </w:divsChild>
                </w:div>
                <w:div w:id="819887938">
                  <w:marLeft w:val="0"/>
                  <w:marRight w:val="0"/>
                  <w:marTop w:val="0"/>
                  <w:marBottom w:val="0"/>
                  <w:divBdr>
                    <w:top w:val="none" w:sz="0" w:space="0" w:color="auto"/>
                    <w:left w:val="none" w:sz="0" w:space="0" w:color="auto"/>
                    <w:bottom w:val="none" w:sz="0" w:space="0" w:color="auto"/>
                    <w:right w:val="none" w:sz="0" w:space="0" w:color="auto"/>
                  </w:divBdr>
                  <w:divsChild>
                    <w:div w:id="238634722">
                      <w:marLeft w:val="0"/>
                      <w:marRight w:val="0"/>
                      <w:marTop w:val="0"/>
                      <w:marBottom w:val="0"/>
                      <w:divBdr>
                        <w:top w:val="none" w:sz="0" w:space="0" w:color="auto"/>
                        <w:left w:val="none" w:sz="0" w:space="0" w:color="auto"/>
                        <w:bottom w:val="none" w:sz="0" w:space="0" w:color="auto"/>
                        <w:right w:val="none" w:sz="0" w:space="0" w:color="auto"/>
                      </w:divBdr>
                    </w:div>
                    <w:div w:id="1443643928">
                      <w:marLeft w:val="0"/>
                      <w:marRight w:val="0"/>
                      <w:marTop w:val="0"/>
                      <w:marBottom w:val="0"/>
                      <w:divBdr>
                        <w:top w:val="none" w:sz="0" w:space="0" w:color="auto"/>
                        <w:left w:val="none" w:sz="0" w:space="0" w:color="auto"/>
                        <w:bottom w:val="none" w:sz="0" w:space="0" w:color="auto"/>
                        <w:right w:val="none" w:sz="0" w:space="0" w:color="auto"/>
                      </w:divBdr>
                    </w:div>
                  </w:divsChild>
                </w:div>
                <w:div w:id="824128154">
                  <w:marLeft w:val="0"/>
                  <w:marRight w:val="0"/>
                  <w:marTop w:val="0"/>
                  <w:marBottom w:val="0"/>
                  <w:divBdr>
                    <w:top w:val="none" w:sz="0" w:space="0" w:color="auto"/>
                    <w:left w:val="none" w:sz="0" w:space="0" w:color="auto"/>
                    <w:bottom w:val="none" w:sz="0" w:space="0" w:color="auto"/>
                    <w:right w:val="none" w:sz="0" w:space="0" w:color="auto"/>
                  </w:divBdr>
                  <w:divsChild>
                    <w:div w:id="118379086">
                      <w:marLeft w:val="0"/>
                      <w:marRight w:val="0"/>
                      <w:marTop w:val="0"/>
                      <w:marBottom w:val="0"/>
                      <w:divBdr>
                        <w:top w:val="none" w:sz="0" w:space="0" w:color="auto"/>
                        <w:left w:val="none" w:sz="0" w:space="0" w:color="auto"/>
                        <w:bottom w:val="none" w:sz="0" w:space="0" w:color="auto"/>
                        <w:right w:val="none" w:sz="0" w:space="0" w:color="auto"/>
                      </w:divBdr>
                    </w:div>
                    <w:div w:id="557059581">
                      <w:marLeft w:val="0"/>
                      <w:marRight w:val="0"/>
                      <w:marTop w:val="0"/>
                      <w:marBottom w:val="0"/>
                      <w:divBdr>
                        <w:top w:val="none" w:sz="0" w:space="0" w:color="auto"/>
                        <w:left w:val="none" w:sz="0" w:space="0" w:color="auto"/>
                        <w:bottom w:val="none" w:sz="0" w:space="0" w:color="auto"/>
                        <w:right w:val="none" w:sz="0" w:space="0" w:color="auto"/>
                      </w:divBdr>
                    </w:div>
                  </w:divsChild>
                </w:div>
                <w:div w:id="827018183">
                  <w:marLeft w:val="0"/>
                  <w:marRight w:val="0"/>
                  <w:marTop w:val="0"/>
                  <w:marBottom w:val="0"/>
                  <w:divBdr>
                    <w:top w:val="none" w:sz="0" w:space="0" w:color="auto"/>
                    <w:left w:val="none" w:sz="0" w:space="0" w:color="auto"/>
                    <w:bottom w:val="none" w:sz="0" w:space="0" w:color="auto"/>
                    <w:right w:val="none" w:sz="0" w:space="0" w:color="auto"/>
                  </w:divBdr>
                  <w:divsChild>
                    <w:div w:id="736126811">
                      <w:marLeft w:val="0"/>
                      <w:marRight w:val="0"/>
                      <w:marTop w:val="0"/>
                      <w:marBottom w:val="0"/>
                      <w:divBdr>
                        <w:top w:val="none" w:sz="0" w:space="0" w:color="auto"/>
                        <w:left w:val="none" w:sz="0" w:space="0" w:color="auto"/>
                        <w:bottom w:val="none" w:sz="0" w:space="0" w:color="auto"/>
                        <w:right w:val="none" w:sz="0" w:space="0" w:color="auto"/>
                      </w:divBdr>
                    </w:div>
                  </w:divsChild>
                </w:div>
                <w:div w:id="1033461357">
                  <w:marLeft w:val="0"/>
                  <w:marRight w:val="0"/>
                  <w:marTop w:val="0"/>
                  <w:marBottom w:val="0"/>
                  <w:divBdr>
                    <w:top w:val="none" w:sz="0" w:space="0" w:color="auto"/>
                    <w:left w:val="none" w:sz="0" w:space="0" w:color="auto"/>
                    <w:bottom w:val="none" w:sz="0" w:space="0" w:color="auto"/>
                    <w:right w:val="none" w:sz="0" w:space="0" w:color="auto"/>
                  </w:divBdr>
                  <w:divsChild>
                    <w:div w:id="1698118845">
                      <w:marLeft w:val="0"/>
                      <w:marRight w:val="0"/>
                      <w:marTop w:val="0"/>
                      <w:marBottom w:val="0"/>
                      <w:divBdr>
                        <w:top w:val="none" w:sz="0" w:space="0" w:color="auto"/>
                        <w:left w:val="none" w:sz="0" w:space="0" w:color="auto"/>
                        <w:bottom w:val="none" w:sz="0" w:space="0" w:color="auto"/>
                        <w:right w:val="none" w:sz="0" w:space="0" w:color="auto"/>
                      </w:divBdr>
                    </w:div>
                  </w:divsChild>
                </w:div>
                <w:div w:id="1037467588">
                  <w:marLeft w:val="0"/>
                  <w:marRight w:val="0"/>
                  <w:marTop w:val="0"/>
                  <w:marBottom w:val="0"/>
                  <w:divBdr>
                    <w:top w:val="none" w:sz="0" w:space="0" w:color="auto"/>
                    <w:left w:val="none" w:sz="0" w:space="0" w:color="auto"/>
                    <w:bottom w:val="none" w:sz="0" w:space="0" w:color="auto"/>
                    <w:right w:val="none" w:sz="0" w:space="0" w:color="auto"/>
                  </w:divBdr>
                  <w:divsChild>
                    <w:div w:id="1296445265">
                      <w:marLeft w:val="0"/>
                      <w:marRight w:val="0"/>
                      <w:marTop w:val="0"/>
                      <w:marBottom w:val="0"/>
                      <w:divBdr>
                        <w:top w:val="none" w:sz="0" w:space="0" w:color="auto"/>
                        <w:left w:val="none" w:sz="0" w:space="0" w:color="auto"/>
                        <w:bottom w:val="none" w:sz="0" w:space="0" w:color="auto"/>
                        <w:right w:val="none" w:sz="0" w:space="0" w:color="auto"/>
                      </w:divBdr>
                    </w:div>
                    <w:div w:id="1500003845">
                      <w:marLeft w:val="0"/>
                      <w:marRight w:val="0"/>
                      <w:marTop w:val="0"/>
                      <w:marBottom w:val="0"/>
                      <w:divBdr>
                        <w:top w:val="none" w:sz="0" w:space="0" w:color="auto"/>
                        <w:left w:val="none" w:sz="0" w:space="0" w:color="auto"/>
                        <w:bottom w:val="none" w:sz="0" w:space="0" w:color="auto"/>
                        <w:right w:val="none" w:sz="0" w:space="0" w:color="auto"/>
                      </w:divBdr>
                    </w:div>
                    <w:div w:id="1967812898">
                      <w:marLeft w:val="0"/>
                      <w:marRight w:val="0"/>
                      <w:marTop w:val="0"/>
                      <w:marBottom w:val="0"/>
                      <w:divBdr>
                        <w:top w:val="none" w:sz="0" w:space="0" w:color="auto"/>
                        <w:left w:val="none" w:sz="0" w:space="0" w:color="auto"/>
                        <w:bottom w:val="none" w:sz="0" w:space="0" w:color="auto"/>
                        <w:right w:val="none" w:sz="0" w:space="0" w:color="auto"/>
                      </w:divBdr>
                    </w:div>
                  </w:divsChild>
                </w:div>
                <w:div w:id="1104880226">
                  <w:marLeft w:val="0"/>
                  <w:marRight w:val="0"/>
                  <w:marTop w:val="0"/>
                  <w:marBottom w:val="0"/>
                  <w:divBdr>
                    <w:top w:val="none" w:sz="0" w:space="0" w:color="auto"/>
                    <w:left w:val="none" w:sz="0" w:space="0" w:color="auto"/>
                    <w:bottom w:val="none" w:sz="0" w:space="0" w:color="auto"/>
                    <w:right w:val="none" w:sz="0" w:space="0" w:color="auto"/>
                  </w:divBdr>
                  <w:divsChild>
                    <w:div w:id="3438173">
                      <w:marLeft w:val="0"/>
                      <w:marRight w:val="0"/>
                      <w:marTop w:val="0"/>
                      <w:marBottom w:val="0"/>
                      <w:divBdr>
                        <w:top w:val="none" w:sz="0" w:space="0" w:color="auto"/>
                        <w:left w:val="none" w:sz="0" w:space="0" w:color="auto"/>
                        <w:bottom w:val="none" w:sz="0" w:space="0" w:color="auto"/>
                        <w:right w:val="none" w:sz="0" w:space="0" w:color="auto"/>
                      </w:divBdr>
                    </w:div>
                    <w:div w:id="2076001563">
                      <w:marLeft w:val="0"/>
                      <w:marRight w:val="0"/>
                      <w:marTop w:val="0"/>
                      <w:marBottom w:val="0"/>
                      <w:divBdr>
                        <w:top w:val="none" w:sz="0" w:space="0" w:color="auto"/>
                        <w:left w:val="none" w:sz="0" w:space="0" w:color="auto"/>
                        <w:bottom w:val="none" w:sz="0" w:space="0" w:color="auto"/>
                        <w:right w:val="none" w:sz="0" w:space="0" w:color="auto"/>
                      </w:divBdr>
                    </w:div>
                  </w:divsChild>
                </w:div>
                <w:div w:id="1158573775">
                  <w:marLeft w:val="0"/>
                  <w:marRight w:val="0"/>
                  <w:marTop w:val="0"/>
                  <w:marBottom w:val="0"/>
                  <w:divBdr>
                    <w:top w:val="none" w:sz="0" w:space="0" w:color="auto"/>
                    <w:left w:val="none" w:sz="0" w:space="0" w:color="auto"/>
                    <w:bottom w:val="none" w:sz="0" w:space="0" w:color="auto"/>
                    <w:right w:val="none" w:sz="0" w:space="0" w:color="auto"/>
                  </w:divBdr>
                  <w:divsChild>
                    <w:div w:id="399013821">
                      <w:marLeft w:val="0"/>
                      <w:marRight w:val="0"/>
                      <w:marTop w:val="0"/>
                      <w:marBottom w:val="0"/>
                      <w:divBdr>
                        <w:top w:val="none" w:sz="0" w:space="0" w:color="auto"/>
                        <w:left w:val="none" w:sz="0" w:space="0" w:color="auto"/>
                        <w:bottom w:val="none" w:sz="0" w:space="0" w:color="auto"/>
                        <w:right w:val="none" w:sz="0" w:space="0" w:color="auto"/>
                      </w:divBdr>
                    </w:div>
                  </w:divsChild>
                </w:div>
                <w:div w:id="1315917441">
                  <w:marLeft w:val="0"/>
                  <w:marRight w:val="0"/>
                  <w:marTop w:val="0"/>
                  <w:marBottom w:val="0"/>
                  <w:divBdr>
                    <w:top w:val="none" w:sz="0" w:space="0" w:color="auto"/>
                    <w:left w:val="none" w:sz="0" w:space="0" w:color="auto"/>
                    <w:bottom w:val="none" w:sz="0" w:space="0" w:color="auto"/>
                    <w:right w:val="none" w:sz="0" w:space="0" w:color="auto"/>
                  </w:divBdr>
                  <w:divsChild>
                    <w:div w:id="606886847">
                      <w:marLeft w:val="0"/>
                      <w:marRight w:val="0"/>
                      <w:marTop w:val="0"/>
                      <w:marBottom w:val="0"/>
                      <w:divBdr>
                        <w:top w:val="none" w:sz="0" w:space="0" w:color="auto"/>
                        <w:left w:val="none" w:sz="0" w:space="0" w:color="auto"/>
                        <w:bottom w:val="none" w:sz="0" w:space="0" w:color="auto"/>
                        <w:right w:val="none" w:sz="0" w:space="0" w:color="auto"/>
                      </w:divBdr>
                    </w:div>
                    <w:div w:id="801116792">
                      <w:marLeft w:val="0"/>
                      <w:marRight w:val="0"/>
                      <w:marTop w:val="0"/>
                      <w:marBottom w:val="0"/>
                      <w:divBdr>
                        <w:top w:val="none" w:sz="0" w:space="0" w:color="auto"/>
                        <w:left w:val="none" w:sz="0" w:space="0" w:color="auto"/>
                        <w:bottom w:val="none" w:sz="0" w:space="0" w:color="auto"/>
                        <w:right w:val="none" w:sz="0" w:space="0" w:color="auto"/>
                      </w:divBdr>
                    </w:div>
                    <w:div w:id="1301107953">
                      <w:marLeft w:val="0"/>
                      <w:marRight w:val="0"/>
                      <w:marTop w:val="0"/>
                      <w:marBottom w:val="0"/>
                      <w:divBdr>
                        <w:top w:val="none" w:sz="0" w:space="0" w:color="auto"/>
                        <w:left w:val="none" w:sz="0" w:space="0" w:color="auto"/>
                        <w:bottom w:val="none" w:sz="0" w:space="0" w:color="auto"/>
                        <w:right w:val="none" w:sz="0" w:space="0" w:color="auto"/>
                      </w:divBdr>
                    </w:div>
                  </w:divsChild>
                </w:div>
                <w:div w:id="1318223229">
                  <w:marLeft w:val="0"/>
                  <w:marRight w:val="0"/>
                  <w:marTop w:val="0"/>
                  <w:marBottom w:val="0"/>
                  <w:divBdr>
                    <w:top w:val="none" w:sz="0" w:space="0" w:color="auto"/>
                    <w:left w:val="none" w:sz="0" w:space="0" w:color="auto"/>
                    <w:bottom w:val="none" w:sz="0" w:space="0" w:color="auto"/>
                    <w:right w:val="none" w:sz="0" w:space="0" w:color="auto"/>
                  </w:divBdr>
                  <w:divsChild>
                    <w:div w:id="1852718490">
                      <w:marLeft w:val="0"/>
                      <w:marRight w:val="0"/>
                      <w:marTop w:val="0"/>
                      <w:marBottom w:val="0"/>
                      <w:divBdr>
                        <w:top w:val="none" w:sz="0" w:space="0" w:color="auto"/>
                        <w:left w:val="none" w:sz="0" w:space="0" w:color="auto"/>
                        <w:bottom w:val="none" w:sz="0" w:space="0" w:color="auto"/>
                        <w:right w:val="none" w:sz="0" w:space="0" w:color="auto"/>
                      </w:divBdr>
                    </w:div>
                  </w:divsChild>
                </w:div>
                <w:div w:id="1357775838">
                  <w:marLeft w:val="0"/>
                  <w:marRight w:val="0"/>
                  <w:marTop w:val="0"/>
                  <w:marBottom w:val="0"/>
                  <w:divBdr>
                    <w:top w:val="none" w:sz="0" w:space="0" w:color="auto"/>
                    <w:left w:val="none" w:sz="0" w:space="0" w:color="auto"/>
                    <w:bottom w:val="none" w:sz="0" w:space="0" w:color="auto"/>
                    <w:right w:val="none" w:sz="0" w:space="0" w:color="auto"/>
                  </w:divBdr>
                  <w:divsChild>
                    <w:div w:id="1863278357">
                      <w:marLeft w:val="0"/>
                      <w:marRight w:val="0"/>
                      <w:marTop w:val="0"/>
                      <w:marBottom w:val="0"/>
                      <w:divBdr>
                        <w:top w:val="none" w:sz="0" w:space="0" w:color="auto"/>
                        <w:left w:val="none" w:sz="0" w:space="0" w:color="auto"/>
                        <w:bottom w:val="none" w:sz="0" w:space="0" w:color="auto"/>
                        <w:right w:val="none" w:sz="0" w:space="0" w:color="auto"/>
                      </w:divBdr>
                    </w:div>
                  </w:divsChild>
                </w:div>
                <w:div w:id="1412579507">
                  <w:marLeft w:val="0"/>
                  <w:marRight w:val="0"/>
                  <w:marTop w:val="0"/>
                  <w:marBottom w:val="0"/>
                  <w:divBdr>
                    <w:top w:val="none" w:sz="0" w:space="0" w:color="auto"/>
                    <w:left w:val="none" w:sz="0" w:space="0" w:color="auto"/>
                    <w:bottom w:val="none" w:sz="0" w:space="0" w:color="auto"/>
                    <w:right w:val="none" w:sz="0" w:space="0" w:color="auto"/>
                  </w:divBdr>
                  <w:divsChild>
                    <w:div w:id="750734670">
                      <w:marLeft w:val="0"/>
                      <w:marRight w:val="0"/>
                      <w:marTop w:val="0"/>
                      <w:marBottom w:val="0"/>
                      <w:divBdr>
                        <w:top w:val="none" w:sz="0" w:space="0" w:color="auto"/>
                        <w:left w:val="none" w:sz="0" w:space="0" w:color="auto"/>
                        <w:bottom w:val="none" w:sz="0" w:space="0" w:color="auto"/>
                        <w:right w:val="none" w:sz="0" w:space="0" w:color="auto"/>
                      </w:divBdr>
                    </w:div>
                  </w:divsChild>
                </w:div>
                <w:div w:id="1495760634">
                  <w:marLeft w:val="0"/>
                  <w:marRight w:val="0"/>
                  <w:marTop w:val="0"/>
                  <w:marBottom w:val="0"/>
                  <w:divBdr>
                    <w:top w:val="none" w:sz="0" w:space="0" w:color="auto"/>
                    <w:left w:val="none" w:sz="0" w:space="0" w:color="auto"/>
                    <w:bottom w:val="none" w:sz="0" w:space="0" w:color="auto"/>
                    <w:right w:val="none" w:sz="0" w:space="0" w:color="auto"/>
                  </w:divBdr>
                  <w:divsChild>
                    <w:div w:id="1943340298">
                      <w:marLeft w:val="0"/>
                      <w:marRight w:val="0"/>
                      <w:marTop w:val="0"/>
                      <w:marBottom w:val="0"/>
                      <w:divBdr>
                        <w:top w:val="none" w:sz="0" w:space="0" w:color="auto"/>
                        <w:left w:val="none" w:sz="0" w:space="0" w:color="auto"/>
                        <w:bottom w:val="none" w:sz="0" w:space="0" w:color="auto"/>
                        <w:right w:val="none" w:sz="0" w:space="0" w:color="auto"/>
                      </w:divBdr>
                    </w:div>
                  </w:divsChild>
                </w:div>
                <w:div w:id="1526675256">
                  <w:marLeft w:val="0"/>
                  <w:marRight w:val="0"/>
                  <w:marTop w:val="0"/>
                  <w:marBottom w:val="0"/>
                  <w:divBdr>
                    <w:top w:val="none" w:sz="0" w:space="0" w:color="auto"/>
                    <w:left w:val="none" w:sz="0" w:space="0" w:color="auto"/>
                    <w:bottom w:val="none" w:sz="0" w:space="0" w:color="auto"/>
                    <w:right w:val="none" w:sz="0" w:space="0" w:color="auto"/>
                  </w:divBdr>
                  <w:divsChild>
                    <w:div w:id="303198088">
                      <w:marLeft w:val="0"/>
                      <w:marRight w:val="0"/>
                      <w:marTop w:val="0"/>
                      <w:marBottom w:val="0"/>
                      <w:divBdr>
                        <w:top w:val="none" w:sz="0" w:space="0" w:color="auto"/>
                        <w:left w:val="none" w:sz="0" w:space="0" w:color="auto"/>
                        <w:bottom w:val="none" w:sz="0" w:space="0" w:color="auto"/>
                        <w:right w:val="none" w:sz="0" w:space="0" w:color="auto"/>
                      </w:divBdr>
                    </w:div>
                  </w:divsChild>
                </w:div>
                <w:div w:id="1598177085">
                  <w:marLeft w:val="0"/>
                  <w:marRight w:val="0"/>
                  <w:marTop w:val="0"/>
                  <w:marBottom w:val="0"/>
                  <w:divBdr>
                    <w:top w:val="none" w:sz="0" w:space="0" w:color="auto"/>
                    <w:left w:val="none" w:sz="0" w:space="0" w:color="auto"/>
                    <w:bottom w:val="none" w:sz="0" w:space="0" w:color="auto"/>
                    <w:right w:val="none" w:sz="0" w:space="0" w:color="auto"/>
                  </w:divBdr>
                  <w:divsChild>
                    <w:div w:id="1593970892">
                      <w:marLeft w:val="0"/>
                      <w:marRight w:val="0"/>
                      <w:marTop w:val="0"/>
                      <w:marBottom w:val="0"/>
                      <w:divBdr>
                        <w:top w:val="none" w:sz="0" w:space="0" w:color="auto"/>
                        <w:left w:val="none" w:sz="0" w:space="0" w:color="auto"/>
                        <w:bottom w:val="none" w:sz="0" w:space="0" w:color="auto"/>
                        <w:right w:val="none" w:sz="0" w:space="0" w:color="auto"/>
                      </w:divBdr>
                    </w:div>
                  </w:divsChild>
                </w:div>
                <w:div w:id="1616864778">
                  <w:marLeft w:val="0"/>
                  <w:marRight w:val="0"/>
                  <w:marTop w:val="0"/>
                  <w:marBottom w:val="0"/>
                  <w:divBdr>
                    <w:top w:val="none" w:sz="0" w:space="0" w:color="auto"/>
                    <w:left w:val="none" w:sz="0" w:space="0" w:color="auto"/>
                    <w:bottom w:val="none" w:sz="0" w:space="0" w:color="auto"/>
                    <w:right w:val="none" w:sz="0" w:space="0" w:color="auto"/>
                  </w:divBdr>
                  <w:divsChild>
                    <w:div w:id="509297151">
                      <w:marLeft w:val="0"/>
                      <w:marRight w:val="0"/>
                      <w:marTop w:val="0"/>
                      <w:marBottom w:val="0"/>
                      <w:divBdr>
                        <w:top w:val="none" w:sz="0" w:space="0" w:color="auto"/>
                        <w:left w:val="none" w:sz="0" w:space="0" w:color="auto"/>
                        <w:bottom w:val="none" w:sz="0" w:space="0" w:color="auto"/>
                        <w:right w:val="none" w:sz="0" w:space="0" w:color="auto"/>
                      </w:divBdr>
                    </w:div>
                  </w:divsChild>
                </w:div>
                <w:div w:id="1700928711">
                  <w:marLeft w:val="0"/>
                  <w:marRight w:val="0"/>
                  <w:marTop w:val="0"/>
                  <w:marBottom w:val="0"/>
                  <w:divBdr>
                    <w:top w:val="none" w:sz="0" w:space="0" w:color="auto"/>
                    <w:left w:val="none" w:sz="0" w:space="0" w:color="auto"/>
                    <w:bottom w:val="none" w:sz="0" w:space="0" w:color="auto"/>
                    <w:right w:val="none" w:sz="0" w:space="0" w:color="auto"/>
                  </w:divBdr>
                  <w:divsChild>
                    <w:div w:id="728310562">
                      <w:marLeft w:val="0"/>
                      <w:marRight w:val="0"/>
                      <w:marTop w:val="0"/>
                      <w:marBottom w:val="0"/>
                      <w:divBdr>
                        <w:top w:val="none" w:sz="0" w:space="0" w:color="auto"/>
                        <w:left w:val="none" w:sz="0" w:space="0" w:color="auto"/>
                        <w:bottom w:val="none" w:sz="0" w:space="0" w:color="auto"/>
                        <w:right w:val="none" w:sz="0" w:space="0" w:color="auto"/>
                      </w:divBdr>
                    </w:div>
                  </w:divsChild>
                </w:div>
                <w:div w:id="1704751208">
                  <w:marLeft w:val="0"/>
                  <w:marRight w:val="0"/>
                  <w:marTop w:val="0"/>
                  <w:marBottom w:val="0"/>
                  <w:divBdr>
                    <w:top w:val="none" w:sz="0" w:space="0" w:color="auto"/>
                    <w:left w:val="none" w:sz="0" w:space="0" w:color="auto"/>
                    <w:bottom w:val="none" w:sz="0" w:space="0" w:color="auto"/>
                    <w:right w:val="none" w:sz="0" w:space="0" w:color="auto"/>
                  </w:divBdr>
                  <w:divsChild>
                    <w:div w:id="782923553">
                      <w:marLeft w:val="0"/>
                      <w:marRight w:val="0"/>
                      <w:marTop w:val="0"/>
                      <w:marBottom w:val="0"/>
                      <w:divBdr>
                        <w:top w:val="none" w:sz="0" w:space="0" w:color="auto"/>
                        <w:left w:val="none" w:sz="0" w:space="0" w:color="auto"/>
                        <w:bottom w:val="none" w:sz="0" w:space="0" w:color="auto"/>
                        <w:right w:val="none" w:sz="0" w:space="0" w:color="auto"/>
                      </w:divBdr>
                    </w:div>
                    <w:div w:id="1355688640">
                      <w:marLeft w:val="0"/>
                      <w:marRight w:val="0"/>
                      <w:marTop w:val="0"/>
                      <w:marBottom w:val="0"/>
                      <w:divBdr>
                        <w:top w:val="none" w:sz="0" w:space="0" w:color="auto"/>
                        <w:left w:val="none" w:sz="0" w:space="0" w:color="auto"/>
                        <w:bottom w:val="none" w:sz="0" w:space="0" w:color="auto"/>
                        <w:right w:val="none" w:sz="0" w:space="0" w:color="auto"/>
                      </w:divBdr>
                    </w:div>
                  </w:divsChild>
                </w:div>
                <w:div w:id="1722900353">
                  <w:marLeft w:val="0"/>
                  <w:marRight w:val="0"/>
                  <w:marTop w:val="0"/>
                  <w:marBottom w:val="0"/>
                  <w:divBdr>
                    <w:top w:val="none" w:sz="0" w:space="0" w:color="auto"/>
                    <w:left w:val="none" w:sz="0" w:space="0" w:color="auto"/>
                    <w:bottom w:val="none" w:sz="0" w:space="0" w:color="auto"/>
                    <w:right w:val="none" w:sz="0" w:space="0" w:color="auto"/>
                  </w:divBdr>
                  <w:divsChild>
                    <w:div w:id="1538932643">
                      <w:marLeft w:val="0"/>
                      <w:marRight w:val="0"/>
                      <w:marTop w:val="0"/>
                      <w:marBottom w:val="0"/>
                      <w:divBdr>
                        <w:top w:val="none" w:sz="0" w:space="0" w:color="auto"/>
                        <w:left w:val="none" w:sz="0" w:space="0" w:color="auto"/>
                        <w:bottom w:val="none" w:sz="0" w:space="0" w:color="auto"/>
                        <w:right w:val="none" w:sz="0" w:space="0" w:color="auto"/>
                      </w:divBdr>
                    </w:div>
                  </w:divsChild>
                </w:div>
                <w:div w:id="1792940228">
                  <w:marLeft w:val="0"/>
                  <w:marRight w:val="0"/>
                  <w:marTop w:val="0"/>
                  <w:marBottom w:val="0"/>
                  <w:divBdr>
                    <w:top w:val="none" w:sz="0" w:space="0" w:color="auto"/>
                    <w:left w:val="none" w:sz="0" w:space="0" w:color="auto"/>
                    <w:bottom w:val="none" w:sz="0" w:space="0" w:color="auto"/>
                    <w:right w:val="none" w:sz="0" w:space="0" w:color="auto"/>
                  </w:divBdr>
                  <w:divsChild>
                    <w:div w:id="442266448">
                      <w:marLeft w:val="0"/>
                      <w:marRight w:val="0"/>
                      <w:marTop w:val="0"/>
                      <w:marBottom w:val="0"/>
                      <w:divBdr>
                        <w:top w:val="none" w:sz="0" w:space="0" w:color="auto"/>
                        <w:left w:val="none" w:sz="0" w:space="0" w:color="auto"/>
                        <w:bottom w:val="none" w:sz="0" w:space="0" w:color="auto"/>
                        <w:right w:val="none" w:sz="0" w:space="0" w:color="auto"/>
                      </w:divBdr>
                    </w:div>
                  </w:divsChild>
                </w:div>
                <w:div w:id="1811823743">
                  <w:marLeft w:val="0"/>
                  <w:marRight w:val="0"/>
                  <w:marTop w:val="0"/>
                  <w:marBottom w:val="0"/>
                  <w:divBdr>
                    <w:top w:val="none" w:sz="0" w:space="0" w:color="auto"/>
                    <w:left w:val="none" w:sz="0" w:space="0" w:color="auto"/>
                    <w:bottom w:val="none" w:sz="0" w:space="0" w:color="auto"/>
                    <w:right w:val="none" w:sz="0" w:space="0" w:color="auto"/>
                  </w:divBdr>
                  <w:divsChild>
                    <w:div w:id="1948199661">
                      <w:marLeft w:val="0"/>
                      <w:marRight w:val="0"/>
                      <w:marTop w:val="0"/>
                      <w:marBottom w:val="0"/>
                      <w:divBdr>
                        <w:top w:val="none" w:sz="0" w:space="0" w:color="auto"/>
                        <w:left w:val="none" w:sz="0" w:space="0" w:color="auto"/>
                        <w:bottom w:val="none" w:sz="0" w:space="0" w:color="auto"/>
                        <w:right w:val="none" w:sz="0" w:space="0" w:color="auto"/>
                      </w:divBdr>
                    </w:div>
                  </w:divsChild>
                </w:div>
                <w:div w:id="1817723933">
                  <w:marLeft w:val="0"/>
                  <w:marRight w:val="0"/>
                  <w:marTop w:val="0"/>
                  <w:marBottom w:val="0"/>
                  <w:divBdr>
                    <w:top w:val="none" w:sz="0" w:space="0" w:color="auto"/>
                    <w:left w:val="none" w:sz="0" w:space="0" w:color="auto"/>
                    <w:bottom w:val="none" w:sz="0" w:space="0" w:color="auto"/>
                    <w:right w:val="none" w:sz="0" w:space="0" w:color="auto"/>
                  </w:divBdr>
                  <w:divsChild>
                    <w:div w:id="1494493727">
                      <w:marLeft w:val="0"/>
                      <w:marRight w:val="0"/>
                      <w:marTop w:val="0"/>
                      <w:marBottom w:val="0"/>
                      <w:divBdr>
                        <w:top w:val="none" w:sz="0" w:space="0" w:color="auto"/>
                        <w:left w:val="none" w:sz="0" w:space="0" w:color="auto"/>
                        <w:bottom w:val="none" w:sz="0" w:space="0" w:color="auto"/>
                        <w:right w:val="none" w:sz="0" w:space="0" w:color="auto"/>
                      </w:divBdr>
                    </w:div>
                  </w:divsChild>
                </w:div>
                <w:div w:id="1840651212">
                  <w:marLeft w:val="0"/>
                  <w:marRight w:val="0"/>
                  <w:marTop w:val="0"/>
                  <w:marBottom w:val="0"/>
                  <w:divBdr>
                    <w:top w:val="none" w:sz="0" w:space="0" w:color="auto"/>
                    <w:left w:val="none" w:sz="0" w:space="0" w:color="auto"/>
                    <w:bottom w:val="none" w:sz="0" w:space="0" w:color="auto"/>
                    <w:right w:val="none" w:sz="0" w:space="0" w:color="auto"/>
                  </w:divBdr>
                  <w:divsChild>
                    <w:div w:id="1799103156">
                      <w:marLeft w:val="0"/>
                      <w:marRight w:val="0"/>
                      <w:marTop w:val="0"/>
                      <w:marBottom w:val="0"/>
                      <w:divBdr>
                        <w:top w:val="none" w:sz="0" w:space="0" w:color="auto"/>
                        <w:left w:val="none" w:sz="0" w:space="0" w:color="auto"/>
                        <w:bottom w:val="none" w:sz="0" w:space="0" w:color="auto"/>
                        <w:right w:val="none" w:sz="0" w:space="0" w:color="auto"/>
                      </w:divBdr>
                    </w:div>
                  </w:divsChild>
                </w:div>
                <w:div w:id="1873961584">
                  <w:marLeft w:val="0"/>
                  <w:marRight w:val="0"/>
                  <w:marTop w:val="0"/>
                  <w:marBottom w:val="0"/>
                  <w:divBdr>
                    <w:top w:val="none" w:sz="0" w:space="0" w:color="auto"/>
                    <w:left w:val="none" w:sz="0" w:space="0" w:color="auto"/>
                    <w:bottom w:val="none" w:sz="0" w:space="0" w:color="auto"/>
                    <w:right w:val="none" w:sz="0" w:space="0" w:color="auto"/>
                  </w:divBdr>
                  <w:divsChild>
                    <w:div w:id="1236669211">
                      <w:marLeft w:val="0"/>
                      <w:marRight w:val="0"/>
                      <w:marTop w:val="0"/>
                      <w:marBottom w:val="0"/>
                      <w:divBdr>
                        <w:top w:val="none" w:sz="0" w:space="0" w:color="auto"/>
                        <w:left w:val="none" w:sz="0" w:space="0" w:color="auto"/>
                        <w:bottom w:val="none" w:sz="0" w:space="0" w:color="auto"/>
                        <w:right w:val="none" w:sz="0" w:space="0" w:color="auto"/>
                      </w:divBdr>
                    </w:div>
                  </w:divsChild>
                </w:div>
                <w:div w:id="1906841506">
                  <w:marLeft w:val="0"/>
                  <w:marRight w:val="0"/>
                  <w:marTop w:val="0"/>
                  <w:marBottom w:val="0"/>
                  <w:divBdr>
                    <w:top w:val="none" w:sz="0" w:space="0" w:color="auto"/>
                    <w:left w:val="none" w:sz="0" w:space="0" w:color="auto"/>
                    <w:bottom w:val="none" w:sz="0" w:space="0" w:color="auto"/>
                    <w:right w:val="none" w:sz="0" w:space="0" w:color="auto"/>
                  </w:divBdr>
                  <w:divsChild>
                    <w:div w:id="725883372">
                      <w:marLeft w:val="0"/>
                      <w:marRight w:val="0"/>
                      <w:marTop w:val="0"/>
                      <w:marBottom w:val="0"/>
                      <w:divBdr>
                        <w:top w:val="none" w:sz="0" w:space="0" w:color="auto"/>
                        <w:left w:val="none" w:sz="0" w:space="0" w:color="auto"/>
                        <w:bottom w:val="none" w:sz="0" w:space="0" w:color="auto"/>
                        <w:right w:val="none" w:sz="0" w:space="0" w:color="auto"/>
                      </w:divBdr>
                    </w:div>
                    <w:div w:id="1345550906">
                      <w:marLeft w:val="0"/>
                      <w:marRight w:val="0"/>
                      <w:marTop w:val="0"/>
                      <w:marBottom w:val="0"/>
                      <w:divBdr>
                        <w:top w:val="none" w:sz="0" w:space="0" w:color="auto"/>
                        <w:left w:val="none" w:sz="0" w:space="0" w:color="auto"/>
                        <w:bottom w:val="none" w:sz="0" w:space="0" w:color="auto"/>
                        <w:right w:val="none" w:sz="0" w:space="0" w:color="auto"/>
                      </w:divBdr>
                    </w:div>
                  </w:divsChild>
                </w:div>
                <w:div w:id="1974017574">
                  <w:marLeft w:val="0"/>
                  <w:marRight w:val="0"/>
                  <w:marTop w:val="0"/>
                  <w:marBottom w:val="0"/>
                  <w:divBdr>
                    <w:top w:val="none" w:sz="0" w:space="0" w:color="auto"/>
                    <w:left w:val="none" w:sz="0" w:space="0" w:color="auto"/>
                    <w:bottom w:val="none" w:sz="0" w:space="0" w:color="auto"/>
                    <w:right w:val="none" w:sz="0" w:space="0" w:color="auto"/>
                  </w:divBdr>
                  <w:divsChild>
                    <w:div w:id="532500081">
                      <w:marLeft w:val="0"/>
                      <w:marRight w:val="0"/>
                      <w:marTop w:val="0"/>
                      <w:marBottom w:val="0"/>
                      <w:divBdr>
                        <w:top w:val="none" w:sz="0" w:space="0" w:color="auto"/>
                        <w:left w:val="none" w:sz="0" w:space="0" w:color="auto"/>
                        <w:bottom w:val="none" w:sz="0" w:space="0" w:color="auto"/>
                        <w:right w:val="none" w:sz="0" w:space="0" w:color="auto"/>
                      </w:divBdr>
                    </w:div>
                  </w:divsChild>
                </w:div>
                <w:div w:id="2057511720">
                  <w:marLeft w:val="0"/>
                  <w:marRight w:val="0"/>
                  <w:marTop w:val="0"/>
                  <w:marBottom w:val="0"/>
                  <w:divBdr>
                    <w:top w:val="none" w:sz="0" w:space="0" w:color="auto"/>
                    <w:left w:val="none" w:sz="0" w:space="0" w:color="auto"/>
                    <w:bottom w:val="none" w:sz="0" w:space="0" w:color="auto"/>
                    <w:right w:val="none" w:sz="0" w:space="0" w:color="auto"/>
                  </w:divBdr>
                  <w:divsChild>
                    <w:div w:id="938223342">
                      <w:marLeft w:val="0"/>
                      <w:marRight w:val="0"/>
                      <w:marTop w:val="0"/>
                      <w:marBottom w:val="0"/>
                      <w:divBdr>
                        <w:top w:val="none" w:sz="0" w:space="0" w:color="auto"/>
                        <w:left w:val="none" w:sz="0" w:space="0" w:color="auto"/>
                        <w:bottom w:val="none" w:sz="0" w:space="0" w:color="auto"/>
                        <w:right w:val="none" w:sz="0" w:space="0" w:color="auto"/>
                      </w:divBdr>
                    </w:div>
                  </w:divsChild>
                </w:div>
                <w:div w:id="2071877225">
                  <w:marLeft w:val="0"/>
                  <w:marRight w:val="0"/>
                  <w:marTop w:val="0"/>
                  <w:marBottom w:val="0"/>
                  <w:divBdr>
                    <w:top w:val="none" w:sz="0" w:space="0" w:color="auto"/>
                    <w:left w:val="none" w:sz="0" w:space="0" w:color="auto"/>
                    <w:bottom w:val="none" w:sz="0" w:space="0" w:color="auto"/>
                    <w:right w:val="none" w:sz="0" w:space="0" w:color="auto"/>
                  </w:divBdr>
                  <w:divsChild>
                    <w:div w:id="1137383275">
                      <w:marLeft w:val="0"/>
                      <w:marRight w:val="0"/>
                      <w:marTop w:val="0"/>
                      <w:marBottom w:val="0"/>
                      <w:divBdr>
                        <w:top w:val="none" w:sz="0" w:space="0" w:color="auto"/>
                        <w:left w:val="none" w:sz="0" w:space="0" w:color="auto"/>
                        <w:bottom w:val="none" w:sz="0" w:space="0" w:color="auto"/>
                        <w:right w:val="none" w:sz="0" w:space="0" w:color="auto"/>
                      </w:divBdr>
                    </w:div>
                  </w:divsChild>
                </w:div>
                <w:div w:id="2143501783">
                  <w:marLeft w:val="0"/>
                  <w:marRight w:val="0"/>
                  <w:marTop w:val="0"/>
                  <w:marBottom w:val="0"/>
                  <w:divBdr>
                    <w:top w:val="none" w:sz="0" w:space="0" w:color="auto"/>
                    <w:left w:val="none" w:sz="0" w:space="0" w:color="auto"/>
                    <w:bottom w:val="none" w:sz="0" w:space="0" w:color="auto"/>
                    <w:right w:val="none" w:sz="0" w:space="0" w:color="auto"/>
                  </w:divBdr>
                  <w:divsChild>
                    <w:div w:id="88225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207345">
      <w:bodyDiv w:val="1"/>
      <w:marLeft w:val="0"/>
      <w:marRight w:val="0"/>
      <w:marTop w:val="0"/>
      <w:marBottom w:val="0"/>
      <w:divBdr>
        <w:top w:val="none" w:sz="0" w:space="0" w:color="auto"/>
        <w:left w:val="none" w:sz="0" w:space="0" w:color="auto"/>
        <w:bottom w:val="none" w:sz="0" w:space="0" w:color="auto"/>
        <w:right w:val="none" w:sz="0" w:space="0" w:color="auto"/>
      </w:divBdr>
      <w:divsChild>
        <w:div w:id="118693652">
          <w:marLeft w:val="0"/>
          <w:marRight w:val="0"/>
          <w:marTop w:val="0"/>
          <w:marBottom w:val="0"/>
          <w:divBdr>
            <w:top w:val="none" w:sz="0" w:space="0" w:color="auto"/>
            <w:left w:val="none" w:sz="0" w:space="0" w:color="auto"/>
            <w:bottom w:val="none" w:sz="0" w:space="0" w:color="auto"/>
            <w:right w:val="none" w:sz="0" w:space="0" w:color="auto"/>
          </w:divBdr>
          <w:divsChild>
            <w:div w:id="1613395349">
              <w:marLeft w:val="-75"/>
              <w:marRight w:val="0"/>
              <w:marTop w:val="30"/>
              <w:marBottom w:val="30"/>
              <w:divBdr>
                <w:top w:val="none" w:sz="0" w:space="0" w:color="auto"/>
                <w:left w:val="none" w:sz="0" w:space="0" w:color="auto"/>
                <w:bottom w:val="none" w:sz="0" w:space="0" w:color="auto"/>
                <w:right w:val="none" w:sz="0" w:space="0" w:color="auto"/>
              </w:divBdr>
              <w:divsChild>
                <w:div w:id="527958832">
                  <w:marLeft w:val="0"/>
                  <w:marRight w:val="0"/>
                  <w:marTop w:val="0"/>
                  <w:marBottom w:val="0"/>
                  <w:divBdr>
                    <w:top w:val="none" w:sz="0" w:space="0" w:color="auto"/>
                    <w:left w:val="none" w:sz="0" w:space="0" w:color="auto"/>
                    <w:bottom w:val="none" w:sz="0" w:space="0" w:color="auto"/>
                    <w:right w:val="none" w:sz="0" w:space="0" w:color="auto"/>
                  </w:divBdr>
                  <w:divsChild>
                    <w:div w:id="1735616753">
                      <w:marLeft w:val="0"/>
                      <w:marRight w:val="0"/>
                      <w:marTop w:val="0"/>
                      <w:marBottom w:val="0"/>
                      <w:divBdr>
                        <w:top w:val="none" w:sz="0" w:space="0" w:color="auto"/>
                        <w:left w:val="none" w:sz="0" w:space="0" w:color="auto"/>
                        <w:bottom w:val="none" w:sz="0" w:space="0" w:color="auto"/>
                        <w:right w:val="none" w:sz="0" w:space="0" w:color="auto"/>
                      </w:divBdr>
                    </w:div>
                  </w:divsChild>
                </w:div>
                <w:div w:id="533273929">
                  <w:marLeft w:val="0"/>
                  <w:marRight w:val="0"/>
                  <w:marTop w:val="0"/>
                  <w:marBottom w:val="0"/>
                  <w:divBdr>
                    <w:top w:val="none" w:sz="0" w:space="0" w:color="auto"/>
                    <w:left w:val="none" w:sz="0" w:space="0" w:color="auto"/>
                    <w:bottom w:val="none" w:sz="0" w:space="0" w:color="auto"/>
                    <w:right w:val="none" w:sz="0" w:space="0" w:color="auto"/>
                  </w:divBdr>
                  <w:divsChild>
                    <w:div w:id="516886697">
                      <w:marLeft w:val="0"/>
                      <w:marRight w:val="0"/>
                      <w:marTop w:val="0"/>
                      <w:marBottom w:val="0"/>
                      <w:divBdr>
                        <w:top w:val="none" w:sz="0" w:space="0" w:color="auto"/>
                        <w:left w:val="none" w:sz="0" w:space="0" w:color="auto"/>
                        <w:bottom w:val="none" w:sz="0" w:space="0" w:color="auto"/>
                        <w:right w:val="none" w:sz="0" w:space="0" w:color="auto"/>
                      </w:divBdr>
                    </w:div>
                  </w:divsChild>
                </w:div>
                <w:div w:id="795099591">
                  <w:marLeft w:val="0"/>
                  <w:marRight w:val="0"/>
                  <w:marTop w:val="0"/>
                  <w:marBottom w:val="0"/>
                  <w:divBdr>
                    <w:top w:val="none" w:sz="0" w:space="0" w:color="auto"/>
                    <w:left w:val="none" w:sz="0" w:space="0" w:color="auto"/>
                    <w:bottom w:val="none" w:sz="0" w:space="0" w:color="auto"/>
                    <w:right w:val="none" w:sz="0" w:space="0" w:color="auto"/>
                  </w:divBdr>
                  <w:divsChild>
                    <w:div w:id="199705452">
                      <w:marLeft w:val="0"/>
                      <w:marRight w:val="0"/>
                      <w:marTop w:val="0"/>
                      <w:marBottom w:val="0"/>
                      <w:divBdr>
                        <w:top w:val="none" w:sz="0" w:space="0" w:color="auto"/>
                        <w:left w:val="none" w:sz="0" w:space="0" w:color="auto"/>
                        <w:bottom w:val="none" w:sz="0" w:space="0" w:color="auto"/>
                        <w:right w:val="none" w:sz="0" w:space="0" w:color="auto"/>
                      </w:divBdr>
                    </w:div>
                    <w:div w:id="880171381">
                      <w:marLeft w:val="0"/>
                      <w:marRight w:val="0"/>
                      <w:marTop w:val="0"/>
                      <w:marBottom w:val="0"/>
                      <w:divBdr>
                        <w:top w:val="none" w:sz="0" w:space="0" w:color="auto"/>
                        <w:left w:val="none" w:sz="0" w:space="0" w:color="auto"/>
                        <w:bottom w:val="none" w:sz="0" w:space="0" w:color="auto"/>
                        <w:right w:val="none" w:sz="0" w:space="0" w:color="auto"/>
                      </w:divBdr>
                    </w:div>
                  </w:divsChild>
                </w:div>
                <w:div w:id="1249272023">
                  <w:marLeft w:val="0"/>
                  <w:marRight w:val="0"/>
                  <w:marTop w:val="0"/>
                  <w:marBottom w:val="0"/>
                  <w:divBdr>
                    <w:top w:val="none" w:sz="0" w:space="0" w:color="auto"/>
                    <w:left w:val="none" w:sz="0" w:space="0" w:color="auto"/>
                    <w:bottom w:val="none" w:sz="0" w:space="0" w:color="auto"/>
                    <w:right w:val="none" w:sz="0" w:space="0" w:color="auto"/>
                  </w:divBdr>
                  <w:divsChild>
                    <w:div w:id="994652669">
                      <w:marLeft w:val="0"/>
                      <w:marRight w:val="0"/>
                      <w:marTop w:val="0"/>
                      <w:marBottom w:val="0"/>
                      <w:divBdr>
                        <w:top w:val="none" w:sz="0" w:space="0" w:color="auto"/>
                        <w:left w:val="none" w:sz="0" w:space="0" w:color="auto"/>
                        <w:bottom w:val="none" w:sz="0" w:space="0" w:color="auto"/>
                        <w:right w:val="none" w:sz="0" w:space="0" w:color="auto"/>
                      </w:divBdr>
                    </w:div>
                  </w:divsChild>
                </w:div>
                <w:div w:id="1375302735">
                  <w:marLeft w:val="0"/>
                  <w:marRight w:val="0"/>
                  <w:marTop w:val="0"/>
                  <w:marBottom w:val="0"/>
                  <w:divBdr>
                    <w:top w:val="none" w:sz="0" w:space="0" w:color="auto"/>
                    <w:left w:val="none" w:sz="0" w:space="0" w:color="auto"/>
                    <w:bottom w:val="none" w:sz="0" w:space="0" w:color="auto"/>
                    <w:right w:val="none" w:sz="0" w:space="0" w:color="auto"/>
                  </w:divBdr>
                  <w:divsChild>
                    <w:div w:id="56367892">
                      <w:marLeft w:val="0"/>
                      <w:marRight w:val="0"/>
                      <w:marTop w:val="0"/>
                      <w:marBottom w:val="0"/>
                      <w:divBdr>
                        <w:top w:val="none" w:sz="0" w:space="0" w:color="auto"/>
                        <w:left w:val="none" w:sz="0" w:space="0" w:color="auto"/>
                        <w:bottom w:val="none" w:sz="0" w:space="0" w:color="auto"/>
                        <w:right w:val="none" w:sz="0" w:space="0" w:color="auto"/>
                      </w:divBdr>
                    </w:div>
                  </w:divsChild>
                </w:div>
                <w:div w:id="1376810180">
                  <w:marLeft w:val="0"/>
                  <w:marRight w:val="0"/>
                  <w:marTop w:val="0"/>
                  <w:marBottom w:val="0"/>
                  <w:divBdr>
                    <w:top w:val="none" w:sz="0" w:space="0" w:color="auto"/>
                    <w:left w:val="none" w:sz="0" w:space="0" w:color="auto"/>
                    <w:bottom w:val="none" w:sz="0" w:space="0" w:color="auto"/>
                    <w:right w:val="none" w:sz="0" w:space="0" w:color="auto"/>
                  </w:divBdr>
                  <w:divsChild>
                    <w:div w:id="950674426">
                      <w:marLeft w:val="0"/>
                      <w:marRight w:val="0"/>
                      <w:marTop w:val="0"/>
                      <w:marBottom w:val="0"/>
                      <w:divBdr>
                        <w:top w:val="none" w:sz="0" w:space="0" w:color="auto"/>
                        <w:left w:val="none" w:sz="0" w:space="0" w:color="auto"/>
                        <w:bottom w:val="none" w:sz="0" w:space="0" w:color="auto"/>
                        <w:right w:val="none" w:sz="0" w:space="0" w:color="auto"/>
                      </w:divBdr>
                    </w:div>
                  </w:divsChild>
                </w:div>
                <w:div w:id="1403990671">
                  <w:marLeft w:val="0"/>
                  <w:marRight w:val="0"/>
                  <w:marTop w:val="0"/>
                  <w:marBottom w:val="0"/>
                  <w:divBdr>
                    <w:top w:val="none" w:sz="0" w:space="0" w:color="auto"/>
                    <w:left w:val="none" w:sz="0" w:space="0" w:color="auto"/>
                    <w:bottom w:val="none" w:sz="0" w:space="0" w:color="auto"/>
                    <w:right w:val="none" w:sz="0" w:space="0" w:color="auto"/>
                  </w:divBdr>
                  <w:divsChild>
                    <w:div w:id="200827193">
                      <w:marLeft w:val="0"/>
                      <w:marRight w:val="0"/>
                      <w:marTop w:val="0"/>
                      <w:marBottom w:val="0"/>
                      <w:divBdr>
                        <w:top w:val="none" w:sz="0" w:space="0" w:color="auto"/>
                        <w:left w:val="none" w:sz="0" w:space="0" w:color="auto"/>
                        <w:bottom w:val="none" w:sz="0" w:space="0" w:color="auto"/>
                        <w:right w:val="none" w:sz="0" w:space="0" w:color="auto"/>
                      </w:divBdr>
                    </w:div>
                    <w:div w:id="2103793135">
                      <w:marLeft w:val="0"/>
                      <w:marRight w:val="0"/>
                      <w:marTop w:val="0"/>
                      <w:marBottom w:val="0"/>
                      <w:divBdr>
                        <w:top w:val="none" w:sz="0" w:space="0" w:color="auto"/>
                        <w:left w:val="none" w:sz="0" w:space="0" w:color="auto"/>
                        <w:bottom w:val="none" w:sz="0" w:space="0" w:color="auto"/>
                        <w:right w:val="none" w:sz="0" w:space="0" w:color="auto"/>
                      </w:divBdr>
                    </w:div>
                  </w:divsChild>
                </w:div>
                <w:div w:id="1708140683">
                  <w:marLeft w:val="0"/>
                  <w:marRight w:val="0"/>
                  <w:marTop w:val="0"/>
                  <w:marBottom w:val="0"/>
                  <w:divBdr>
                    <w:top w:val="none" w:sz="0" w:space="0" w:color="auto"/>
                    <w:left w:val="none" w:sz="0" w:space="0" w:color="auto"/>
                    <w:bottom w:val="none" w:sz="0" w:space="0" w:color="auto"/>
                    <w:right w:val="none" w:sz="0" w:space="0" w:color="auto"/>
                  </w:divBdr>
                  <w:divsChild>
                    <w:div w:id="87384670">
                      <w:marLeft w:val="0"/>
                      <w:marRight w:val="0"/>
                      <w:marTop w:val="0"/>
                      <w:marBottom w:val="0"/>
                      <w:divBdr>
                        <w:top w:val="none" w:sz="0" w:space="0" w:color="auto"/>
                        <w:left w:val="none" w:sz="0" w:space="0" w:color="auto"/>
                        <w:bottom w:val="none" w:sz="0" w:space="0" w:color="auto"/>
                        <w:right w:val="none" w:sz="0" w:space="0" w:color="auto"/>
                      </w:divBdr>
                    </w:div>
                  </w:divsChild>
                </w:div>
                <w:div w:id="1829244403">
                  <w:marLeft w:val="0"/>
                  <w:marRight w:val="0"/>
                  <w:marTop w:val="0"/>
                  <w:marBottom w:val="0"/>
                  <w:divBdr>
                    <w:top w:val="none" w:sz="0" w:space="0" w:color="auto"/>
                    <w:left w:val="none" w:sz="0" w:space="0" w:color="auto"/>
                    <w:bottom w:val="none" w:sz="0" w:space="0" w:color="auto"/>
                    <w:right w:val="none" w:sz="0" w:space="0" w:color="auto"/>
                  </w:divBdr>
                  <w:divsChild>
                    <w:div w:id="682827150">
                      <w:marLeft w:val="0"/>
                      <w:marRight w:val="0"/>
                      <w:marTop w:val="0"/>
                      <w:marBottom w:val="0"/>
                      <w:divBdr>
                        <w:top w:val="none" w:sz="0" w:space="0" w:color="auto"/>
                        <w:left w:val="none" w:sz="0" w:space="0" w:color="auto"/>
                        <w:bottom w:val="none" w:sz="0" w:space="0" w:color="auto"/>
                        <w:right w:val="none" w:sz="0" w:space="0" w:color="auto"/>
                      </w:divBdr>
                    </w:div>
                  </w:divsChild>
                </w:div>
                <w:div w:id="1920359167">
                  <w:marLeft w:val="0"/>
                  <w:marRight w:val="0"/>
                  <w:marTop w:val="0"/>
                  <w:marBottom w:val="0"/>
                  <w:divBdr>
                    <w:top w:val="none" w:sz="0" w:space="0" w:color="auto"/>
                    <w:left w:val="none" w:sz="0" w:space="0" w:color="auto"/>
                    <w:bottom w:val="none" w:sz="0" w:space="0" w:color="auto"/>
                    <w:right w:val="none" w:sz="0" w:space="0" w:color="auto"/>
                  </w:divBdr>
                  <w:divsChild>
                    <w:div w:id="1111050008">
                      <w:marLeft w:val="0"/>
                      <w:marRight w:val="0"/>
                      <w:marTop w:val="0"/>
                      <w:marBottom w:val="0"/>
                      <w:divBdr>
                        <w:top w:val="none" w:sz="0" w:space="0" w:color="auto"/>
                        <w:left w:val="none" w:sz="0" w:space="0" w:color="auto"/>
                        <w:bottom w:val="none" w:sz="0" w:space="0" w:color="auto"/>
                        <w:right w:val="none" w:sz="0" w:space="0" w:color="auto"/>
                      </w:divBdr>
                    </w:div>
                  </w:divsChild>
                </w:div>
                <w:div w:id="1997300804">
                  <w:marLeft w:val="0"/>
                  <w:marRight w:val="0"/>
                  <w:marTop w:val="0"/>
                  <w:marBottom w:val="0"/>
                  <w:divBdr>
                    <w:top w:val="none" w:sz="0" w:space="0" w:color="auto"/>
                    <w:left w:val="none" w:sz="0" w:space="0" w:color="auto"/>
                    <w:bottom w:val="none" w:sz="0" w:space="0" w:color="auto"/>
                    <w:right w:val="none" w:sz="0" w:space="0" w:color="auto"/>
                  </w:divBdr>
                  <w:divsChild>
                    <w:div w:id="1542860146">
                      <w:marLeft w:val="0"/>
                      <w:marRight w:val="0"/>
                      <w:marTop w:val="0"/>
                      <w:marBottom w:val="0"/>
                      <w:divBdr>
                        <w:top w:val="none" w:sz="0" w:space="0" w:color="auto"/>
                        <w:left w:val="none" w:sz="0" w:space="0" w:color="auto"/>
                        <w:bottom w:val="none" w:sz="0" w:space="0" w:color="auto"/>
                        <w:right w:val="none" w:sz="0" w:space="0" w:color="auto"/>
                      </w:divBdr>
                    </w:div>
                  </w:divsChild>
                </w:div>
                <w:div w:id="2132089496">
                  <w:marLeft w:val="0"/>
                  <w:marRight w:val="0"/>
                  <w:marTop w:val="0"/>
                  <w:marBottom w:val="0"/>
                  <w:divBdr>
                    <w:top w:val="none" w:sz="0" w:space="0" w:color="auto"/>
                    <w:left w:val="none" w:sz="0" w:space="0" w:color="auto"/>
                    <w:bottom w:val="none" w:sz="0" w:space="0" w:color="auto"/>
                    <w:right w:val="none" w:sz="0" w:space="0" w:color="auto"/>
                  </w:divBdr>
                  <w:divsChild>
                    <w:div w:id="201039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568071">
          <w:marLeft w:val="0"/>
          <w:marRight w:val="0"/>
          <w:marTop w:val="0"/>
          <w:marBottom w:val="0"/>
          <w:divBdr>
            <w:top w:val="none" w:sz="0" w:space="0" w:color="auto"/>
            <w:left w:val="none" w:sz="0" w:space="0" w:color="auto"/>
            <w:bottom w:val="none" w:sz="0" w:space="0" w:color="auto"/>
            <w:right w:val="none" w:sz="0" w:space="0" w:color="auto"/>
          </w:divBdr>
        </w:div>
        <w:div w:id="312607234">
          <w:marLeft w:val="0"/>
          <w:marRight w:val="0"/>
          <w:marTop w:val="0"/>
          <w:marBottom w:val="0"/>
          <w:divBdr>
            <w:top w:val="none" w:sz="0" w:space="0" w:color="auto"/>
            <w:left w:val="none" w:sz="0" w:space="0" w:color="auto"/>
            <w:bottom w:val="none" w:sz="0" w:space="0" w:color="auto"/>
            <w:right w:val="none" w:sz="0" w:space="0" w:color="auto"/>
          </w:divBdr>
        </w:div>
        <w:div w:id="352267728">
          <w:marLeft w:val="0"/>
          <w:marRight w:val="0"/>
          <w:marTop w:val="0"/>
          <w:marBottom w:val="0"/>
          <w:divBdr>
            <w:top w:val="none" w:sz="0" w:space="0" w:color="auto"/>
            <w:left w:val="none" w:sz="0" w:space="0" w:color="auto"/>
            <w:bottom w:val="none" w:sz="0" w:space="0" w:color="auto"/>
            <w:right w:val="none" w:sz="0" w:space="0" w:color="auto"/>
          </w:divBdr>
        </w:div>
        <w:div w:id="840856192">
          <w:marLeft w:val="0"/>
          <w:marRight w:val="0"/>
          <w:marTop w:val="0"/>
          <w:marBottom w:val="0"/>
          <w:divBdr>
            <w:top w:val="none" w:sz="0" w:space="0" w:color="auto"/>
            <w:left w:val="none" w:sz="0" w:space="0" w:color="auto"/>
            <w:bottom w:val="none" w:sz="0" w:space="0" w:color="auto"/>
            <w:right w:val="none" w:sz="0" w:space="0" w:color="auto"/>
          </w:divBdr>
          <w:divsChild>
            <w:div w:id="524057830">
              <w:marLeft w:val="-75"/>
              <w:marRight w:val="0"/>
              <w:marTop w:val="30"/>
              <w:marBottom w:val="30"/>
              <w:divBdr>
                <w:top w:val="none" w:sz="0" w:space="0" w:color="auto"/>
                <w:left w:val="none" w:sz="0" w:space="0" w:color="auto"/>
                <w:bottom w:val="none" w:sz="0" w:space="0" w:color="auto"/>
                <w:right w:val="none" w:sz="0" w:space="0" w:color="auto"/>
              </w:divBdr>
              <w:divsChild>
                <w:div w:id="63534005">
                  <w:marLeft w:val="0"/>
                  <w:marRight w:val="0"/>
                  <w:marTop w:val="0"/>
                  <w:marBottom w:val="0"/>
                  <w:divBdr>
                    <w:top w:val="none" w:sz="0" w:space="0" w:color="auto"/>
                    <w:left w:val="none" w:sz="0" w:space="0" w:color="auto"/>
                    <w:bottom w:val="none" w:sz="0" w:space="0" w:color="auto"/>
                    <w:right w:val="none" w:sz="0" w:space="0" w:color="auto"/>
                  </w:divBdr>
                  <w:divsChild>
                    <w:div w:id="584874446">
                      <w:marLeft w:val="0"/>
                      <w:marRight w:val="0"/>
                      <w:marTop w:val="0"/>
                      <w:marBottom w:val="0"/>
                      <w:divBdr>
                        <w:top w:val="none" w:sz="0" w:space="0" w:color="auto"/>
                        <w:left w:val="none" w:sz="0" w:space="0" w:color="auto"/>
                        <w:bottom w:val="none" w:sz="0" w:space="0" w:color="auto"/>
                        <w:right w:val="none" w:sz="0" w:space="0" w:color="auto"/>
                      </w:divBdr>
                    </w:div>
                  </w:divsChild>
                </w:div>
                <w:div w:id="70472370">
                  <w:marLeft w:val="0"/>
                  <w:marRight w:val="0"/>
                  <w:marTop w:val="0"/>
                  <w:marBottom w:val="0"/>
                  <w:divBdr>
                    <w:top w:val="none" w:sz="0" w:space="0" w:color="auto"/>
                    <w:left w:val="none" w:sz="0" w:space="0" w:color="auto"/>
                    <w:bottom w:val="none" w:sz="0" w:space="0" w:color="auto"/>
                    <w:right w:val="none" w:sz="0" w:space="0" w:color="auto"/>
                  </w:divBdr>
                  <w:divsChild>
                    <w:div w:id="959453159">
                      <w:marLeft w:val="0"/>
                      <w:marRight w:val="0"/>
                      <w:marTop w:val="0"/>
                      <w:marBottom w:val="0"/>
                      <w:divBdr>
                        <w:top w:val="none" w:sz="0" w:space="0" w:color="auto"/>
                        <w:left w:val="none" w:sz="0" w:space="0" w:color="auto"/>
                        <w:bottom w:val="none" w:sz="0" w:space="0" w:color="auto"/>
                        <w:right w:val="none" w:sz="0" w:space="0" w:color="auto"/>
                      </w:divBdr>
                    </w:div>
                  </w:divsChild>
                </w:div>
                <w:div w:id="149173930">
                  <w:marLeft w:val="0"/>
                  <w:marRight w:val="0"/>
                  <w:marTop w:val="0"/>
                  <w:marBottom w:val="0"/>
                  <w:divBdr>
                    <w:top w:val="none" w:sz="0" w:space="0" w:color="auto"/>
                    <w:left w:val="none" w:sz="0" w:space="0" w:color="auto"/>
                    <w:bottom w:val="none" w:sz="0" w:space="0" w:color="auto"/>
                    <w:right w:val="none" w:sz="0" w:space="0" w:color="auto"/>
                  </w:divBdr>
                  <w:divsChild>
                    <w:div w:id="29692239">
                      <w:marLeft w:val="0"/>
                      <w:marRight w:val="0"/>
                      <w:marTop w:val="0"/>
                      <w:marBottom w:val="0"/>
                      <w:divBdr>
                        <w:top w:val="none" w:sz="0" w:space="0" w:color="auto"/>
                        <w:left w:val="none" w:sz="0" w:space="0" w:color="auto"/>
                        <w:bottom w:val="none" w:sz="0" w:space="0" w:color="auto"/>
                        <w:right w:val="none" w:sz="0" w:space="0" w:color="auto"/>
                      </w:divBdr>
                    </w:div>
                  </w:divsChild>
                </w:div>
                <w:div w:id="340741826">
                  <w:marLeft w:val="0"/>
                  <w:marRight w:val="0"/>
                  <w:marTop w:val="0"/>
                  <w:marBottom w:val="0"/>
                  <w:divBdr>
                    <w:top w:val="none" w:sz="0" w:space="0" w:color="auto"/>
                    <w:left w:val="none" w:sz="0" w:space="0" w:color="auto"/>
                    <w:bottom w:val="none" w:sz="0" w:space="0" w:color="auto"/>
                    <w:right w:val="none" w:sz="0" w:space="0" w:color="auto"/>
                  </w:divBdr>
                  <w:divsChild>
                    <w:div w:id="1517109913">
                      <w:marLeft w:val="0"/>
                      <w:marRight w:val="0"/>
                      <w:marTop w:val="0"/>
                      <w:marBottom w:val="0"/>
                      <w:divBdr>
                        <w:top w:val="none" w:sz="0" w:space="0" w:color="auto"/>
                        <w:left w:val="none" w:sz="0" w:space="0" w:color="auto"/>
                        <w:bottom w:val="none" w:sz="0" w:space="0" w:color="auto"/>
                        <w:right w:val="none" w:sz="0" w:space="0" w:color="auto"/>
                      </w:divBdr>
                    </w:div>
                  </w:divsChild>
                </w:div>
                <w:div w:id="360396443">
                  <w:marLeft w:val="0"/>
                  <w:marRight w:val="0"/>
                  <w:marTop w:val="0"/>
                  <w:marBottom w:val="0"/>
                  <w:divBdr>
                    <w:top w:val="none" w:sz="0" w:space="0" w:color="auto"/>
                    <w:left w:val="none" w:sz="0" w:space="0" w:color="auto"/>
                    <w:bottom w:val="none" w:sz="0" w:space="0" w:color="auto"/>
                    <w:right w:val="none" w:sz="0" w:space="0" w:color="auto"/>
                  </w:divBdr>
                  <w:divsChild>
                    <w:div w:id="752505699">
                      <w:marLeft w:val="0"/>
                      <w:marRight w:val="0"/>
                      <w:marTop w:val="0"/>
                      <w:marBottom w:val="0"/>
                      <w:divBdr>
                        <w:top w:val="none" w:sz="0" w:space="0" w:color="auto"/>
                        <w:left w:val="none" w:sz="0" w:space="0" w:color="auto"/>
                        <w:bottom w:val="none" w:sz="0" w:space="0" w:color="auto"/>
                        <w:right w:val="none" w:sz="0" w:space="0" w:color="auto"/>
                      </w:divBdr>
                    </w:div>
                  </w:divsChild>
                </w:div>
                <w:div w:id="444084436">
                  <w:marLeft w:val="0"/>
                  <w:marRight w:val="0"/>
                  <w:marTop w:val="0"/>
                  <w:marBottom w:val="0"/>
                  <w:divBdr>
                    <w:top w:val="none" w:sz="0" w:space="0" w:color="auto"/>
                    <w:left w:val="none" w:sz="0" w:space="0" w:color="auto"/>
                    <w:bottom w:val="none" w:sz="0" w:space="0" w:color="auto"/>
                    <w:right w:val="none" w:sz="0" w:space="0" w:color="auto"/>
                  </w:divBdr>
                  <w:divsChild>
                    <w:div w:id="2137288849">
                      <w:marLeft w:val="0"/>
                      <w:marRight w:val="0"/>
                      <w:marTop w:val="0"/>
                      <w:marBottom w:val="0"/>
                      <w:divBdr>
                        <w:top w:val="none" w:sz="0" w:space="0" w:color="auto"/>
                        <w:left w:val="none" w:sz="0" w:space="0" w:color="auto"/>
                        <w:bottom w:val="none" w:sz="0" w:space="0" w:color="auto"/>
                        <w:right w:val="none" w:sz="0" w:space="0" w:color="auto"/>
                      </w:divBdr>
                    </w:div>
                  </w:divsChild>
                </w:div>
                <w:div w:id="455566783">
                  <w:marLeft w:val="0"/>
                  <w:marRight w:val="0"/>
                  <w:marTop w:val="0"/>
                  <w:marBottom w:val="0"/>
                  <w:divBdr>
                    <w:top w:val="none" w:sz="0" w:space="0" w:color="auto"/>
                    <w:left w:val="none" w:sz="0" w:space="0" w:color="auto"/>
                    <w:bottom w:val="none" w:sz="0" w:space="0" w:color="auto"/>
                    <w:right w:val="none" w:sz="0" w:space="0" w:color="auto"/>
                  </w:divBdr>
                  <w:divsChild>
                    <w:div w:id="1993950360">
                      <w:marLeft w:val="0"/>
                      <w:marRight w:val="0"/>
                      <w:marTop w:val="0"/>
                      <w:marBottom w:val="0"/>
                      <w:divBdr>
                        <w:top w:val="none" w:sz="0" w:space="0" w:color="auto"/>
                        <w:left w:val="none" w:sz="0" w:space="0" w:color="auto"/>
                        <w:bottom w:val="none" w:sz="0" w:space="0" w:color="auto"/>
                        <w:right w:val="none" w:sz="0" w:space="0" w:color="auto"/>
                      </w:divBdr>
                    </w:div>
                  </w:divsChild>
                </w:div>
                <w:div w:id="461770744">
                  <w:marLeft w:val="0"/>
                  <w:marRight w:val="0"/>
                  <w:marTop w:val="0"/>
                  <w:marBottom w:val="0"/>
                  <w:divBdr>
                    <w:top w:val="none" w:sz="0" w:space="0" w:color="auto"/>
                    <w:left w:val="none" w:sz="0" w:space="0" w:color="auto"/>
                    <w:bottom w:val="none" w:sz="0" w:space="0" w:color="auto"/>
                    <w:right w:val="none" w:sz="0" w:space="0" w:color="auto"/>
                  </w:divBdr>
                  <w:divsChild>
                    <w:div w:id="178202244">
                      <w:marLeft w:val="0"/>
                      <w:marRight w:val="0"/>
                      <w:marTop w:val="0"/>
                      <w:marBottom w:val="0"/>
                      <w:divBdr>
                        <w:top w:val="none" w:sz="0" w:space="0" w:color="auto"/>
                        <w:left w:val="none" w:sz="0" w:space="0" w:color="auto"/>
                        <w:bottom w:val="none" w:sz="0" w:space="0" w:color="auto"/>
                        <w:right w:val="none" w:sz="0" w:space="0" w:color="auto"/>
                      </w:divBdr>
                    </w:div>
                  </w:divsChild>
                </w:div>
                <w:div w:id="470947855">
                  <w:marLeft w:val="0"/>
                  <w:marRight w:val="0"/>
                  <w:marTop w:val="0"/>
                  <w:marBottom w:val="0"/>
                  <w:divBdr>
                    <w:top w:val="none" w:sz="0" w:space="0" w:color="auto"/>
                    <w:left w:val="none" w:sz="0" w:space="0" w:color="auto"/>
                    <w:bottom w:val="none" w:sz="0" w:space="0" w:color="auto"/>
                    <w:right w:val="none" w:sz="0" w:space="0" w:color="auto"/>
                  </w:divBdr>
                  <w:divsChild>
                    <w:div w:id="433937915">
                      <w:marLeft w:val="0"/>
                      <w:marRight w:val="0"/>
                      <w:marTop w:val="0"/>
                      <w:marBottom w:val="0"/>
                      <w:divBdr>
                        <w:top w:val="none" w:sz="0" w:space="0" w:color="auto"/>
                        <w:left w:val="none" w:sz="0" w:space="0" w:color="auto"/>
                        <w:bottom w:val="none" w:sz="0" w:space="0" w:color="auto"/>
                        <w:right w:val="none" w:sz="0" w:space="0" w:color="auto"/>
                      </w:divBdr>
                    </w:div>
                  </w:divsChild>
                </w:div>
                <w:div w:id="588318103">
                  <w:marLeft w:val="0"/>
                  <w:marRight w:val="0"/>
                  <w:marTop w:val="0"/>
                  <w:marBottom w:val="0"/>
                  <w:divBdr>
                    <w:top w:val="none" w:sz="0" w:space="0" w:color="auto"/>
                    <w:left w:val="none" w:sz="0" w:space="0" w:color="auto"/>
                    <w:bottom w:val="none" w:sz="0" w:space="0" w:color="auto"/>
                    <w:right w:val="none" w:sz="0" w:space="0" w:color="auto"/>
                  </w:divBdr>
                  <w:divsChild>
                    <w:div w:id="1302462682">
                      <w:marLeft w:val="0"/>
                      <w:marRight w:val="0"/>
                      <w:marTop w:val="0"/>
                      <w:marBottom w:val="0"/>
                      <w:divBdr>
                        <w:top w:val="none" w:sz="0" w:space="0" w:color="auto"/>
                        <w:left w:val="none" w:sz="0" w:space="0" w:color="auto"/>
                        <w:bottom w:val="none" w:sz="0" w:space="0" w:color="auto"/>
                        <w:right w:val="none" w:sz="0" w:space="0" w:color="auto"/>
                      </w:divBdr>
                    </w:div>
                  </w:divsChild>
                </w:div>
                <w:div w:id="608509846">
                  <w:marLeft w:val="0"/>
                  <w:marRight w:val="0"/>
                  <w:marTop w:val="0"/>
                  <w:marBottom w:val="0"/>
                  <w:divBdr>
                    <w:top w:val="none" w:sz="0" w:space="0" w:color="auto"/>
                    <w:left w:val="none" w:sz="0" w:space="0" w:color="auto"/>
                    <w:bottom w:val="none" w:sz="0" w:space="0" w:color="auto"/>
                    <w:right w:val="none" w:sz="0" w:space="0" w:color="auto"/>
                  </w:divBdr>
                  <w:divsChild>
                    <w:div w:id="171915292">
                      <w:marLeft w:val="0"/>
                      <w:marRight w:val="0"/>
                      <w:marTop w:val="0"/>
                      <w:marBottom w:val="0"/>
                      <w:divBdr>
                        <w:top w:val="none" w:sz="0" w:space="0" w:color="auto"/>
                        <w:left w:val="none" w:sz="0" w:space="0" w:color="auto"/>
                        <w:bottom w:val="none" w:sz="0" w:space="0" w:color="auto"/>
                        <w:right w:val="none" w:sz="0" w:space="0" w:color="auto"/>
                      </w:divBdr>
                    </w:div>
                  </w:divsChild>
                </w:div>
                <w:div w:id="742992633">
                  <w:marLeft w:val="0"/>
                  <w:marRight w:val="0"/>
                  <w:marTop w:val="0"/>
                  <w:marBottom w:val="0"/>
                  <w:divBdr>
                    <w:top w:val="none" w:sz="0" w:space="0" w:color="auto"/>
                    <w:left w:val="none" w:sz="0" w:space="0" w:color="auto"/>
                    <w:bottom w:val="none" w:sz="0" w:space="0" w:color="auto"/>
                    <w:right w:val="none" w:sz="0" w:space="0" w:color="auto"/>
                  </w:divBdr>
                  <w:divsChild>
                    <w:div w:id="335379462">
                      <w:marLeft w:val="0"/>
                      <w:marRight w:val="0"/>
                      <w:marTop w:val="0"/>
                      <w:marBottom w:val="0"/>
                      <w:divBdr>
                        <w:top w:val="none" w:sz="0" w:space="0" w:color="auto"/>
                        <w:left w:val="none" w:sz="0" w:space="0" w:color="auto"/>
                        <w:bottom w:val="none" w:sz="0" w:space="0" w:color="auto"/>
                        <w:right w:val="none" w:sz="0" w:space="0" w:color="auto"/>
                      </w:divBdr>
                    </w:div>
                  </w:divsChild>
                </w:div>
                <w:div w:id="990987126">
                  <w:marLeft w:val="0"/>
                  <w:marRight w:val="0"/>
                  <w:marTop w:val="0"/>
                  <w:marBottom w:val="0"/>
                  <w:divBdr>
                    <w:top w:val="none" w:sz="0" w:space="0" w:color="auto"/>
                    <w:left w:val="none" w:sz="0" w:space="0" w:color="auto"/>
                    <w:bottom w:val="none" w:sz="0" w:space="0" w:color="auto"/>
                    <w:right w:val="none" w:sz="0" w:space="0" w:color="auto"/>
                  </w:divBdr>
                  <w:divsChild>
                    <w:div w:id="516040388">
                      <w:marLeft w:val="0"/>
                      <w:marRight w:val="0"/>
                      <w:marTop w:val="0"/>
                      <w:marBottom w:val="0"/>
                      <w:divBdr>
                        <w:top w:val="none" w:sz="0" w:space="0" w:color="auto"/>
                        <w:left w:val="none" w:sz="0" w:space="0" w:color="auto"/>
                        <w:bottom w:val="none" w:sz="0" w:space="0" w:color="auto"/>
                        <w:right w:val="none" w:sz="0" w:space="0" w:color="auto"/>
                      </w:divBdr>
                    </w:div>
                  </w:divsChild>
                </w:div>
                <w:div w:id="993067700">
                  <w:marLeft w:val="0"/>
                  <w:marRight w:val="0"/>
                  <w:marTop w:val="0"/>
                  <w:marBottom w:val="0"/>
                  <w:divBdr>
                    <w:top w:val="none" w:sz="0" w:space="0" w:color="auto"/>
                    <w:left w:val="none" w:sz="0" w:space="0" w:color="auto"/>
                    <w:bottom w:val="none" w:sz="0" w:space="0" w:color="auto"/>
                    <w:right w:val="none" w:sz="0" w:space="0" w:color="auto"/>
                  </w:divBdr>
                  <w:divsChild>
                    <w:div w:id="818229606">
                      <w:marLeft w:val="0"/>
                      <w:marRight w:val="0"/>
                      <w:marTop w:val="0"/>
                      <w:marBottom w:val="0"/>
                      <w:divBdr>
                        <w:top w:val="none" w:sz="0" w:space="0" w:color="auto"/>
                        <w:left w:val="none" w:sz="0" w:space="0" w:color="auto"/>
                        <w:bottom w:val="none" w:sz="0" w:space="0" w:color="auto"/>
                        <w:right w:val="none" w:sz="0" w:space="0" w:color="auto"/>
                      </w:divBdr>
                    </w:div>
                  </w:divsChild>
                </w:div>
                <w:div w:id="1080636975">
                  <w:marLeft w:val="0"/>
                  <w:marRight w:val="0"/>
                  <w:marTop w:val="0"/>
                  <w:marBottom w:val="0"/>
                  <w:divBdr>
                    <w:top w:val="none" w:sz="0" w:space="0" w:color="auto"/>
                    <w:left w:val="none" w:sz="0" w:space="0" w:color="auto"/>
                    <w:bottom w:val="none" w:sz="0" w:space="0" w:color="auto"/>
                    <w:right w:val="none" w:sz="0" w:space="0" w:color="auto"/>
                  </w:divBdr>
                  <w:divsChild>
                    <w:div w:id="2019961911">
                      <w:marLeft w:val="0"/>
                      <w:marRight w:val="0"/>
                      <w:marTop w:val="0"/>
                      <w:marBottom w:val="0"/>
                      <w:divBdr>
                        <w:top w:val="none" w:sz="0" w:space="0" w:color="auto"/>
                        <w:left w:val="none" w:sz="0" w:space="0" w:color="auto"/>
                        <w:bottom w:val="none" w:sz="0" w:space="0" w:color="auto"/>
                        <w:right w:val="none" w:sz="0" w:space="0" w:color="auto"/>
                      </w:divBdr>
                    </w:div>
                  </w:divsChild>
                </w:div>
                <w:div w:id="1117872421">
                  <w:marLeft w:val="0"/>
                  <w:marRight w:val="0"/>
                  <w:marTop w:val="0"/>
                  <w:marBottom w:val="0"/>
                  <w:divBdr>
                    <w:top w:val="none" w:sz="0" w:space="0" w:color="auto"/>
                    <w:left w:val="none" w:sz="0" w:space="0" w:color="auto"/>
                    <w:bottom w:val="none" w:sz="0" w:space="0" w:color="auto"/>
                    <w:right w:val="none" w:sz="0" w:space="0" w:color="auto"/>
                  </w:divBdr>
                  <w:divsChild>
                    <w:div w:id="890069557">
                      <w:marLeft w:val="0"/>
                      <w:marRight w:val="0"/>
                      <w:marTop w:val="0"/>
                      <w:marBottom w:val="0"/>
                      <w:divBdr>
                        <w:top w:val="none" w:sz="0" w:space="0" w:color="auto"/>
                        <w:left w:val="none" w:sz="0" w:space="0" w:color="auto"/>
                        <w:bottom w:val="none" w:sz="0" w:space="0" w:color="auto"/>
                        <w:right w:val="none" w:sz="0" w:space="0" w:color="auto"/>
                      </w:divBdr>
                    </w:div>
                  </w:divsChild>
                </w:div>
                <w:div w:id="1359357292">
                  <w:marLeft w:val="0"/>
                  <w:marRight w:val="0"/>
                  <w:marTop w:val="0"/>
                  <w:marBottom w:val="0"/>
                  <w:divBdr>
                    <w:top w:val="none" w:sz="0" w:space="0" w:color="auto"/>
                    <w:left w:val="none" w:sz="0" w:space="0" w:color="auto"/>
                    <w:bottom w:val="none" w:sz="0" w:space="0" w:color="auto"/>
                    <w:right w:val="none" w:sz="0" w:space="0" w:color="auto"/>
                  </w:divBdr>
                  <w:divsChild>
                    <w:div w:id="1168835172">
                      <w:marLeft w:val="0"/>
                      <w:marRight w:val="0"/>
                      <w:marTop w:val="0"/>
                      <w:marBottom w:val="0"/>
                      <w:divBdr>
                        <w:top w:val="none" w:sz="0" w:space="0" w:color="auto"/>
                        <w:left w:val="none" w:sz="0" w:space="0" w:color="auto"/>
                        <w:bottom w:val="none" w:sz="0" w:space="0" w:color="auto"/>
                        <w:right w:val="none" w:sz="0" w:space="0" w:color="auto"/>
                      </w:divBdr>
                    </w:div>
                  </w:divsChild>
                </w:div>
                <w:div w:id="1440951242">
                  <w:marLeft w:val="0"/>
                  <w:marRight w:val="0"/>
                  <w:marTop w:val="0"/>
                  <w:marBottom w:val="0"/>
                  <w:divBdr>
                    <w:top w:val="none" w:sz="0" w:space="0" w:color="auto"/>
                    <w:left w:val="none" w:sz="0" w:space="0" w:color="auto"/>
                    <w:bottom w:val="none" w:sz="0" w:space="0" w:color="auto"/>
                    <w:right w:val="none" w:sz="0" w:space="0" w:color="auto"/>
                  </w:divBdr>
                  <w:divsChild>
                    <w:div w:id="1803616865">
                      <w:marLeft w:val="0"/>
                      <w:marRight w:val="0"/>
                      <w:marTop w:val="0"/>
                      <w:marBottom w:val="0"/>
                      <w:divBdr>
                        <w:top w:val="none" w:sz="0" w:space="0" w:color="auto"/>
                        <w:left w:val="none" w:sz="0" w:space="0" w:color="auto"/>
                        <w:bottom w:val="none" w:sz="0" w:space="0" w:color="auto"/>
                        <w:right w:val="none" w:sz="0" w:space="0" w:color="auto"/>
                      </w:divBdr>
                    </w:div>
                  </w:divsChild>
                </w:div>
                <w:div w:id="1529828142">
                  <w:marLeft w:val="0"/>
                  <w:marRight w:val="0"/>
                  <w:marTop w:val="0"/>
                  <w:marBottom w:val="0"/>
                  <w:divBdr>
                    <w:top w:val="none" w:sz="0" w:space="0" w:color="auto"/>
                    <w:left w:val="none" w:sz="0" w:space="0" w:color="auto"/>
                    <w:bottom w:val="none" w:sz="0" w:space="0" w:color="auto"/>
                    <w:right w:val="none" w:sz="0" w:space="0" w:color="auto"/>
                  </w:divBdr>
                  <w:divsChild>
                    <w:div w:id="252783518">
                      <w:marLeft w:val="0"/>
                      <w:marRight w:val="0"/>
                      <w:marTop w:val="0"/>
                      <w:marBottom w:val="0"/>
                      <w:divBdr>
                        <w:top w:val="none" w:sz="0" w:space="0" w:color="auto"/>
                        <w:left w:val="none" w:sz="0" w:space="0" w:color="auto"/>
                        <w:bottom w:val="none" w:sz="0" w:space="0" w:color="auto"/>
                        <w:right w:val="none" w:sz="0" w:space="0" w:color="auto"/>
                      </w:divBdr>
                    </w:div>
                  </w:divsChild>
                </w:div>
                <w:div w:id="1698311874">
                  <w:marLeft w:val="0"/>
                  <w:marRight w:val="0"/>
                  <w:marTop w:val="0"/>
                  <w:marBottom w:val="0"/>
                  <w:divBdr>
                    <w:top w:val="none" w:sz="0" w:space="0" w:color="auto"/>
                    <w:left w:val="none" w:sz="0" w:space="0" w:color="auto"/>
                    <w:bottom w:val="none" w:sz="0" w:space="0" w:color="auto"/>
                    <w:right w:val="none" w:sz="0" w:space="0" w:color="auto"/>
                  </w:divBdr>
                  <w:divsChild>
                    <w:div w:id="1760902664">
                      <w:marLeft w:val="0"/>
                      <w:marRight w:val="0"/>
                      <w:marTop w:val="0"/>
                      <w:marBottom w:val="0"/>
                      <w:divBdr>
                        <w:top w:val="none" w:sz="0" w:space="0" w:color="auto"/>
                        <w:left w:val="none" w:sz="0" w:space="0" w:color="auto"/>
                        <w:bottom w:val="none" w:sz="0" w:space="0" w:color="auto"/>
                        <w:right w:val="none" w:sz="0" w:space="0" w:color="auto"/>
                      </w:divBdr>
                    </w:div>
                  </w:divsChild>
                </w:div>
                <w:div w:id="1807234819">
                  <w:marLeft w:val="0"/>
                  <w:marRight w:val="0"/>
                  <w:marTop w:val="0"/>
                  <w:marBottom w:val="0"/>
                  <w:divBdr>
                    <w:top w:val="none" w:sz="0" w:space="0" w:color="auto"/>
                    <w:left w:val="none" w:sz="0" w:space="0" w:color="auto"/>
                    <w:bottom w:val="none" w:sz="0" w:space="0" w:color="auto"/>
                    <w:right w:val="none" w:sz="0" w:space="0" w:color="auto"/>
                  </w:divBdr>
                  <w:divsChild>
                    <w:div w:id="2035381916">
                      <w:marLeft w:val="0"/>
                      <w:marRight w:val="0"/>
                      <w:marTop w:val="0"/>
                      <w:marBottom w:val="0"/>
                      <w:divBdr>
                        <w:top w:val="none" w:sz="0" w:space="0" w:color="auto"/>
                        <w:left w:val="none" w:sz="0" w:space="0" w:color="auto"/>
                        <w:bottom w:val="none" w:sz="0" w:space="0" w:color="auto"/>
                        <w:right w:val="none" w:sz="0" w:space="0" w:color="auto"/>
                      </w:divBdr>
                    </w:div>
                  </w:divsChild>
                </w:div>
                <w:div w:id="1906915044">
                  <w:marLeft w:val="0"/>
                  <w:marRight w:val="0"/>
                  <w:marTop w:val="0"/>
                  <w:marBottom w:val="0"/>
                  <w:divBdr>
                    <w:top w:val="none" w:sz="0" w:space="0" w:color="auto"/>
                    <w:left w:val="none" w:sz="0" w:space="0" w:color="auto"/>
                    <w:bottom w:val="none" w:sz="0" w:space="0" w:color="auto"/>
                    <w:right w:val="none" w:sz="0" w:space="0" w:color="auto"/>
                  </w:divBdr>
                  <w:divsChild>
                    <w:div w:id="1314868592">
                      <w:marLeft w:val="0"/>
                      <w:marRight w:val="0"/>
                      <w:marTop w:val="0"/>
                      <w:marBottom w:val="0"/>
                      <w:divBdr>
                        <w:top w:val="none" w:sz="0" w:space="0" w:color="auto"/>
                        <w:left w:val="none" w:sz="0" w:space="0" w:color="auto"/>
                        <w:bottom w:val="none" w:sz="0" w:space="0" w:color="auto"/>
                        <w:right w:val="none" w:sz="0" w:space="0" w:color="auto"/>
                      </w:divBdr>
                    </w:div>
                  </w:divsChild>
                </w:div>
                <w:div w:id="2022394112">
                  <w:marLeft w:val="0"/>
                  <w:marRight w:val="0"/>
                  <w:marTop w:val="0"/>
                  <w:marBottom w:val="0"/>
                  <w:divBdr>
                    <w:top w:val="none" w:sz="0" w:space="0" w:color="auto"/>
                    <w:left w:val="none" w:sz="0" w:space="0" w:color="auto"/>
                    <w:bottom w:val="none" w:sz="0" w:space="0" w:color="auto"/>
                    <w:right w:val="none" w:sz="0" w:space="0" w:color="auto"/>
                  </w:divBdr>
                  <w:divsChild>
                    <w:div w:id="987783141">
                      <w:marLeft w:val="0"/>
                      <w:marRight w:val="0"/>
                      <w:marTop w:val="0"/>
                      <w:marBottom w:val="0"/>
                      <w:divBdr>
                        <w:top w:val="none" w:sz="0" w:space="0" w:color="auto"/>
                        <w:left w:val="none" w:sz="0" w:space="0" w:color="auto"/>
                        <w:bottom w:val="none" w:sz="0" w:space="0" w:color="auto"/>
                        <w:right w:val="none" w:sz="0" w:space="0" w:color="auto"/>
                      </w:divBdr>
                    </w:div>
                  </w:divsChild>
                </w:div>
                <w:div w:id="2061321956">
                  <w:marLeft w:val="0"/>
                  <w:marRight w:val="0"/>
                  <w:marTop w:val="0"/>
                  <w:marBottom w:val="0"/>
                  <w:divBdr>
                    <w:top w:val="none" w:sz="0" w:space="0" w:color="auto"/>
                    <w:left w:val="none" w:sz="0" w:space="0" w:color="auto"/>
                    <w:bottom w:val="none" w:sz="0" w:space="0" w:color="auto"/>
                    <w:right w:val="none" w:sz="0" w:space="0" w:color="auto"/>
                  </w:divBdr>
                  <w:divsChild>
                    <w:div w:id="1511680437">
                      <w:marLeft w:val="0"/>
                      <w:marRight w:val="0"/>
                      <w:marTop w:val="0"/>
                      <w:marBottom w:val="0"/>
                      <w:divBdr>
                        <w:top w:val="none" w:sz="0" w:space="0" w:color="auto"/>
                        <w:left w:val="none" w:sz="0" w:space="0" w:color="auto"/>
                        <w:bottom w:val="none" w:sz="0" w:space="0" w:color="auto"/>
                        <w:right w:val="none" w:sz="0" w:space="0" w:color="auto"/>
                      </w:divBdr>
                    </w:div>
                  </w:divsChild>
                </w:div>
                <w:div w:id="2069911885">
                  <w:marLeft w:val="0"/>
                  <w:marRight w:val="0"/>
                  <w:marTop w:val="0"/>
                  <w:marBottom w:val="0"/>
                  <w:divBdr>
                    <w:top w:val="none" w:sz="0" w:space="0" w:color="auto"/>
                    <w:left w:val="none" w:sz="0" w:space="0" w:color="auto"/>
                    <w:bottom w:val="none" w:sz="0" w:space="0" w:color="auto"/>
                    <w:right w:val="none" w:sz="0" w:space="0" w:color="auto"/>
                  </w:divBdr>
                  <w:divsChild>
                    <w:div w:id="201564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529266">
          <w:marLeft w:val="0"/>
          <w:marRight w:val="0"/>
          <w:marTop w:val="0"/>
          <w:marBottom w:val="0"/>
          <w:divBdr>
            <w:top w:val="none" w:sz="0" w:space="0" w:color="auto"/>
            <w:left w:val="none" w:sz="0" w:space="0" w:color="auto"/>
            <w:bottom w:val="none" w:sz="0" w:space="0" w:color="auto"/>
            <w:right w:val="none" w:sz="0" w:space="0" w:color="auto"/>
          </w:divBdr>
        </w:div>
        <w:div w:id="1555235470">
          <w:marLeft w:val="0"/>
          <w:marRight w:val="0"/>
          <w:marTop w:val="0"/>
          <w:marBottom w:val="0"/>
          <w:divBdr>
            <w:top w:val="none" w:sz="0" w:space="0" w:color="auto"/>
            <w:left w:val="none" w:sz="0" w:space="0" w:color="auto"/>
            <w:bottom w:val="none" w:sz="0" w:space="0" w:color="auto"/>
            <w:right w:val="none" w:sz="0" w:space="0" w:color="auto"/>
          </w:divBdr>
        </w:div>
        <w:div w:id="1568032640">
          <w:marLeft w:val="0"/>
          <w:marRight w:val="0"/>
          <w:marTop w:val="0"/>
          <w:marBottom w:val="0"/>
          <w:divBdr>
            <w:top w:val="none" w:sz="0" w:space="0" w:color="auto"/>
            <w:left w:val="none" w:sz="0" w:space="0" w:color="auto"/>
            <w:bottom w:val="none" w:sz="0" w:space="0" w:color="auto"/>
            <w:right w:val="none" w:sz="0" w:space="0" w:color="auto"/>
          </w:divBdr>
        </w:div>
        <w:div w:id="1786347481">
          <w:marLeft w:val="0"/>
          <w:marRight w:val="0"/>
          <w:marTop w:val="0"/>
          <w:marBottom w:val="0"/>
          <w:divBdr>
            <w:top w:val="none" w:sz="0" w:space="0" w:color="auto"/>
            <w:left w:val="none" w:sz="0" w:space="0" w:color="auto"/>
            <w:bottom w:val="none" w:sz="0" w:space="0" w:color="auto"/>
            <w:right w:val="none" w:sz="0" w:space="0" w:color="auto"/>
          </w:divBdr>
          <w:divsChild>
            <w:div w:id="1516993164">
              <w:marLeft w:val="-75"/>
              <w:marRight w:val="0"/>
              <w:marTop w:val="30"/>
              <w:marBottom w:val="30"/>
              <w:divBdr>
                <w:top w:val="none" w:sz="0" w:space="0" w:color="auto"/>
                <w:left w:val="none" w:sz="0" w:space="0" w:color="auto"/>
                <w:bottom w:val="none" w:sz="0" w:space="0" w:color="auto"/>
                <w:right w:val="none" w:sz="0" w:space="0" w:color="auto"/>
              </w:divBdr>
              <w:divsChild>
                <w:div w:id="48920664">
                  <w:marLeft w:val="0"/>
                  <w:marRight w:val="0"/>
                  <w:marTop w:val="0"/>
                  <w:marBottom w:val="0"/>
                  <w:divBdr>
                    <w:top w:val="none" w:sz="0" w:space="0" w:color="auto"/>
                    <w:left w:val="none" w:sz="0" w:space="0" w:color="auto"/>
                    <w:bottom w:val="none" w:sz="0" w:space="0" w:color="auto"/>
                    <w:right w:val="none" w:sz="0" w:space="0" w:color="auto"/>
                  </w:divBdr>
                  <w:divsChild>
                    <w:div w:id="318928090">
                      <w:marLeft w:val="0"/>
                      <w:marRight w:val="0"/>
                      <w:marTop w:val="0"/>
                      <w:marBottom w:val="0"/>
                      <w:divBdr>
                        <w:top w:val="none" w:sz="0" w:space="0" w:color="auto"/>
                        <w:left w:val="none" w:sz="0" w:space="0" w:color="auto"/>
                        <w:bottom w:val="none" w:sz="0" w:space="0" w:color="auto"/>
                        <w:right w:val="none" w:sz="0" w:space="0" w:color="auto"/>
                      </w:divBdr>
                    </w:div>
                  </w:divsChild>
                </w:div>
                <w:div w:id="78717349">
                  <w:marLeft w:val="0"/>
                  <w:marRight w:val="0"/>
                  <w:marTop w:val="0"/>
                  <w:marBottom w:val="0"/>
                  <w:divBdr>
                    <w:top w:val="none" w:sz="0" w:space="0" w:color="auto"/>
                    <w:left w:val="none" w:sz="0" w:space="0" w:color="auto"/>
                    <w:bottom w:val="none" w:sz="0" w:space="0" w:color="auto"/>
                    <w:right w:val="none" w:sz="0" w:space="0" w:color="auto"/>
                  </w:divBdr>
                  <w:divsChild>
                    <w:div w:id="811018723">
                      <w:marLeft w:val="0"/>
                      <w:marRight w:val="0"/>
                      <w:marTop w:val="0"/>
                      <w:marBottom w:val="0"/>
                      <w:divBdr>
                        <w:top w:val="none" w:sz="0" w:space="0" w:color="auto"/>
                        <w:left w:val="none" w:sz="0" w:space="0" w:color="auto"/>
                        <w:bottom w:val="none" w:sz="0" w:space="0" w:color="auto"/>
                        <w:right w:val="none" w:sz="0" w:space="0" w:color="auto"/>
                      </w:divBdr>
                    </w:div>
                  </w:divsChild>
                </w:div>
                <w:div w:id="90510247">
                  <w:marLeft w:val="0"/>
                  <w:marRight w:val="0"/>
                  <w:marTop w:val="0"/>
                  <w:marBottom w:val="0"/>
                  <w:divBdr>
                    <w:top w:val="none" w:sz="0" w:space="0" w:color="auto"/>
                    <w:left w:val="none" w:sz="0" w:space="0" w:color="auto"/>
                    <w:bottom w:val="none" w:sz="0" w:space="0" w:color="auto"/>
                    <w:right w:val="none" w:sz="0" w:space="0" w:color="auto"/>
                  </w:divBdr>
                  <w:divsChild>
                    <w:div w:id="946156928">
                      <w:marLeft w:val="0"/>
                      <w:marRight w:val="0"/>
                      <w:marTop w:val="0"/>
                      <w:marBottom w:val="0"/>
                      <w:divBdr>
                        <w:top w:val="none" w:sz="0" w:space="0" w:color="auto"/>
                        <w:left w:val="none" w:sz="0" w:space="0" w:color="auto"/>
                        <w:bottom w:val="none" w:sz="0" w:space="0" w:color="auto"/>
                        <w:right w:val="none" w:sz="0" w:space="0" w:color="auto"/>
                      </w:divBdr>
                    </w:div>
                  </w:divsChild>
                </w:div>
                <w:div w:id="97876973">
                  <w:marLeft w:val="0"/>
                  <w:marRight w:val="0"/>
                  <w:marTop w:val="0"/>
                  <w:marBottom w:val="0"/>
                  <w:divBdr>
                    <w:top w:val="none" w:sz="0" w:space="0" w:color="auto"/>
                    <w:left w:val="none" w:sz="0" w:space="0" w:color="auto"/>
                    <w:bottom w:val="none" w:sz="0" w:space="0" w:color="auto"/>
                    <w:right w:val="none" w:sz="0" w:space="0" w:color="auto"/>
                  </w:divBdr>
                  <w:divsChild>
                    <w:div w:id="500237219">
                      <w:marLeft w:val="0"/>
                      <w:marRight w:val="0"/>
                      <w:marTop w:val="0"/>
                      <w:marBottom w:val="0"/>
                      <w:divBdr>
                        <w:top w:val="none" w:sz="0" w:space="0" w:color="auto"/>
                        <w:left w:val="none" w:sz="0" w:space="0" w:color="auto"/>
                        <w:bottom w:val="none" w:sz="0" w:space="0" w:color="auto"/>
                        <w:right w:val="none" w:sz="0" w:space="0" w:color="auto"/>
                      </w:divBdr>
                    </w:div>
                  </w:divsChild>
                </w:div>
                <w:div w:id="137696886">
                  <w:marLeft w:val="0"/>
                  <w:marRight w:val="0"/>
                  <w:marTop w:val="0"/>
                  <w:marBottom w:val="0"/>
                  <w:divBdr>
                    <w:top w:val="none" w:sz="0" w:space="0" w:color="auto"/>
                    <w:left w:val="none" w:sz="0" w:space="0" w:color="auto"/>
                    <w:bottom w:val="none" w:sz="0" w:space="0" w:color="auto"/>
                    <w:right w:val="none" w:sz="0" w:space="0" w:color="auto"/>
                  </w:divBdr>
                  <w:divsChild>
                    <w:div w:id="1708796861">
                      <w:marLeft w:val="0"/>
                      <w:marRight w:val="0"/>
                      <w:marTop w:val="0"/>
                      <w:marBottom w:val="0"/>
                      <w:divBdr>
                        <w:top w:val="none" w:sz="0" w:space="0" w:color="auto"/>
                        <w:left w:val="none" w:sz="0" w:space="0" w:color="auto"/>
                        <w:bottom w:val="none" w:sz="0" w:space="0" w:color="auto"/>
                        <w:right w:val="none" w:sz="0" w:space="0" w:color="auto"/>
                      </w:divBdr>
                    </w:div>
                  </w:divsChild>
                </w:div>
                <w:div w:id="150756202">
                  <w:marLeft w:val="0"/>
                  <w:marRight w:val="0"/>
                  <w:marTop w:val="0"/>
                  <w:marBottom w:val="0"/>
                  <w:divBdr>
                    <w:top w:val="none" w:sz="0" w:space="0" w:color="auto"/>
                    <w:left w:val="none" w:sz="0" w:space="0" w:color="auto"/>
                    <w:bottom w:val="none" w:sz="0" w:space="0" w:color="auto"/>
                    <w:right w:val="none" w:sz="0" w:space="0" w:color="auto"/>
                  </w:divBdr>
                  <w:divsChild>
                    <w:div w:id="2072145004">
                      <w:marLeft w:val="0"/>
                      <w:marRight w:val="0"/>
                      <w:marTop w:val="0"/>
                      <w:marBottom w:val="0"/>
                      <w:divBdr>
                        <w:top w:val="none" w:sz="0" w:space="0" w:color="auto"/>
                        <w:left w:val="none" w:sz="0" w:space="0" w:color="auto"/>
                        <w:bottom w:val="none" w:sz="0" w:space="0" w:color="auto"/>
                        <w:right w:val="none" w:sz="0" w:space="0" w:color="auto"/>
                      </w:divBdr>
                    </w:div>
                  </w:divsChild>
                </w:div>
                <w:div w:id="189034675">
                  <w:marLeft w:val="0"/>
                  <w:marRight w:val="0"/>
                  <w:marTop w:val="0"/>
                  <w:marBottom w:val="0"/>
                  <w:divBdr>
                    <w:top w:val="none" w:sz="0" w:space="0" w:color="auto"/>
                    <w:left w:val="none" w:sz="0" w:space="0" w:color="auto"/>
                    <w:bottom w:val="none" w:sz="0" w:space="0" w:color="auto"/>
                    <w:right w:val="none" w:sz="0" w:space="0" w:color="auto"/>
                  </w:divBdr>
                  <w:divsChild>
                    <w:div w:id="300352706">
                      <w:marLeft w:val="0"/>
                      <w:marRight w:val="0"/>
                      <w:marTop w:val="0"/>
                      <w:marBottom w:val="0"/>
                      <w:divBdr>
                        <w:top w:val="none" w:sz="0" w:space="0" w:color="auto"/>
                        <w:left w:val="none" w:sz="0" w:space="0" w:color="auto"/>
                        <w:bottom w:val="none" w:sz="0" w:space="0" w:color="auto"/>
                        <w:right w:val="none" w:sz="0" w:space="0" w:color="auto"/>
                      </w:divBdr>
                    </w:div>
                  </w:divsChild>
                </w:div>
                <w:div w:id="252906705">
                  <w:marLeft w:val="0"/>
                  <w:marRight w:val="0"/>
                  <w:marTop w:val="0"/>
                  <w:marBottom w:val="0"/>
                  <w:divBdr>
                    <w:top w:val="none" w:sz="0" w:space="0" w:color="auto"/>
                    <w:left w:val="none" w:sz="0" w:space="0" w:color="auto"/>
                    <w:bottom w:val="none" w:sz="0" w:space="0" w:color="auto"/>
                    <w:right w:val="none" w:sz="0" w:space="0" w:color="auto"/>
                  </w:divBdr>
                  <w:divsChild>
                    <w:div w:id="478109239">
                      <w:marLeft w:val="0"/>
                      <w:marRight w:val="0"/>
                      <w:marTop w:val="0"/>
                      <w:marBottom w:val="0"/>
                      <w:divBdr>
                        <w:top w:val="none" w:sz="0" w:space="0" w:color="auto"/>
                        <w:left w:val="none" w:sz="0" w:space="0" w:color="auto"/>
                        <w:bottom w:val="none" w:sz="0" w:space="0" w:color="auto"/>
                        <w:right w:val="none" w:sz="0" w:space="0" w:color="auto"/>
                      </w:divBdr>
                    </w:div>
                  </w:divsChild>
                </w:div>
                <w:div w:id="290593452">
                  <w:marLeft w:val="0"/>
                  <w:marRight w:val="0"/>
                  <w:marTop w:val="0"/>
                  <w:marBottom w:val="0"/>
                  <w:divBdr>
                    <w:top w:val="none" w:sz="0" w:space="0" w:color="auto"/>
                    <w:left w:val="none" w:sz="0" w:space="0" w:color="auto"/>
                    <w:bottom w:val="none" w:sz="0" w:space="0" w:color="auto"/>
                    <w:right w:val="none" w:sz="0" w:space="0" w:color="auto"/>
                  </w:divBdr>
                  <w:divsChild>
                    <w:div w:id="383523589">
                      <w:marLeft w:val="0"/>
                      <w:marRight w:val="0"/>
                      <w:marTop w:val="0"/>
                      <w:marBottom w:val="0"/>
                      <w:divBdr>
                        <w:top w:val="none" w:sz="0" w:space="0" w:color="auto"/>
                        <w:left w:val="none" w:sz="0" w:space="0" w:color="auto"/>
                        <w:bottom w:val="none" w:sz="0" w:space="0" w:color="auto"/>
                        <w:right w:val="none" w:sz="0" w:space="0" w:color="auto"/>
                      </w:divBdr>
                    </w:div>
                    <w:div w:id="596250382">
                      <w:marLeft w:val="0"/>
                      <w:marRight w:val="0"/>
                      <w:marTop w:val="0"/>
                      <w:marBottom w:val="0"/>
                      <w:divBdr>
                        <w:top w:val="none" w:sz="0" w:space="0" w:color="auto"/>
                        <w:left w:val="none" w:sz="0" w:space="0" w:color="auto"/>
                        <w:bottom w:val="none" w:sz="0" w:space="0" w:color="auto"/>
                        <w:right w:val="none" w:sz="0" w:space="0" w:color="auto"/>
                      </w:divBdr>
                    </w:div>
                  </w:divsChild>
                </w:div>
                <w:div w:id="295063913">
                  <w:marLeft w:val="0"/>
                  <w:marRight w:val="0"/>
                  <w:marTop w:val="0"/>
                  <w:marBottom w:val="0"/>
                  <w:divBdr>
                    <w:top w:val="none" w:sz="0" w:space="0" w:color="auto"/>
                    <w:left w:val="none" w:sz="0" w:space="0" w:color="auto"/>
                    <w:bottom w:val="none" w:sz="0" w:space="0" w:color="auto"/>
                    <w:right w:val="none" w:sz="0" w:space="0" w:color="auto"/>
                  </w:divBdr>
                  <w:divsChild>
                    <w:div w:id="2003045944">
                      <w:marLeft w:val="0"/>
                      <w:marRight w:val="0"/>
                      <w:marTop w:val="0"/>
                      <w:marBottom w:val="0"/>
                      <w:divBdr>
                        <w:top w:val="none" w:sz="0" w:space="0" w:color="auto"/>
                        <w:left w:val="none" w:sz="0" w:space="0" w:color="auto"/>
                        <w:bottom w:val="none" w:sz="0" w:space="0" w:color="auto"/>
                        <w:right w:val="none" w:sz="0" w:space="0" w:color="auto"/>
                      </w:divBdr>
                    </w:div>
                  </w:divsChild>
                </w:div>
                <w:div w:id="476071043">
                  <w:marLeft w:val="0"/>
                  <w:marRight w:val="0"/>
                  <w:marTop w:val="0"/>
                  <w:marBottom w:val="0"/>
                  <w:divBdr>
                    <w:top w:val="none" w:sz="0" w:space="0" w:color="auto"/>
                    <w:left w:val="none" w:sz="0" w:space="0" w:color="auto"/>
                    <w:bottom w:val="none" w:sz="0" w:space="0" w:color="auto"/>
                    <w:right w:val="none" w:sz="0" w:space="0" w:color="auto"/>
                  </w:divBdr>
                  <w:divsChild>
                    <w:div w:id="1001735564">
                      <w:marLeft w:val="0"/>
                      <w:marRight w:val="0"/>
                      <w:marTop w:val="0"/>
                      <w:marBottom w:val="0"/>
                      <w:divBdr>
                        <w:top w:val="none" w:sz="0" w:space="0" w:color="auto"/>
                        <w:left w:val="none" w:sz="0" w:space="0" w:color="auto"/>
                        <w:bottom w:val="none" w:sz="0" w:space="0" w:color="auto"/>
                        <w:right w:val="none" w:sz="0" w:space="0" w:color="auto"/>
                      </w:divBdr>
                    </w:div>
                  </w:divsChild>
                </w:div>
                <w:div w:id="499584540">
                  <w:marLeft w:val="0"/>
                  <w:marRight w:val="0"/>
                  <w:marTop w:val="0"/>
                  <w:marBottom w:val="0"/>
                  <w:divBdr>
                    <w:top w:val="none" w:sz="0" w:space="0" w:color="auto"/>
                    <w:left w:val="none" w:sz="0" w:space="0" w:color="auto"/>
                    <w:bottom w:val="none" w:sz="0" w:space="0" w:color="auto"/>
                    <w:right w:val="none" w:sz="0" w:space="0" w:color="auto"/>
                  </w:divBdr>
                  <w:divsChild>
                    <w:div w:id="1691029911">
                      <w:marLeft w:val="0"/>
                      <w:marRight w:val="0"/>
                      <w:marTop w:val="0"/>
                      <w:marBottom w:val="0"/>
                      <w:divBdr>
                        <w:top w:val="none" w:sz="0" w:space="0" w:color="auto"/>
                        <w:left w:val="none" w:sz="0" w:space="0" w:color="auto"/>
                        <w:bottom w:val="none" w:sz="0" w:space="0" w:color="auto"/>
                        <w:right w:val="none" w:sz="0" w:space="0" w:color="auto"/>
                      </w:divBdr>
                    </w:div>
                    <w:div w:id="1741631909">
                      <w:marLeft w:val="0"/>
                      <w:marRight w:val="0"/>
                      <w:marTop w:val="0"/>
                      <w:marBottom w:val="0"/>
                      <w:divBdr>
                        <w:top w:val="none" w:sz="0" w:space="0" w:color="auto"/>
                        <w:left w:val="none" w:sz="0" w:space="0" w:color="auto"/>
                        <w:bottom w:val="none" w:sz="0" w:space="0" w:color="auto"/>
                        <w:right w:val="none" w:sz="0" w:space="0" w:color="auto"/>
                      </w:divBdr>
                    </w:div>
                  </w:divsChild>
                </w:div>
                <w:div w:id="575020161">
                  <w:marLeft w:val="0"/>
                  <w:marRight w:val="0"/>
                  <w:marTop w:val="0"/>
                  <w:marBottom w:val="0"/>
                  <w:divBdr>
                    <w:top w:val="none" w:sz="0" w:space="0" w:color="auto"/>
                    <w:left w:val="none" w:sz="0" w:space="0" w:color="auto"/>
                    <w:bottom w:val="none" w:sz="0" w:space="0" w:color="auto"/>
                    <w:right w:val="none" w:sz="0" w:space="0" w:color="auto"/>
                  </w:divBdr>
                  <w:divsChild>
                    <w:div w:id="1894847277">
                      <w:marLeft w:val="0"/>
                      <w:marRight w:val="0"/>
                      <w:marTop w:val="0"/>
                      <w:marBottom w:val="0"/>
                      <w:divBdr>
                        <w:top w:val="none" w:sz="0" w:space="0" w:color="auto"/>
                        <w:left w:val="none" w:sz="0" w:space="0" w:color="auto"/>
                        <w:bottom w:val="none" w:sz="0" w:space="0" w:color="auto"/>
                        <w:right w:val="none" w:sz="0" w:space="0" w:color="auto"/>
                      </w:divBdr>
                    </w:div>
                  </w:divsChild>
                </w:div>
                <w:div w:id="580483645">
                  <w:marLeft w:val="0"/>
                  <w:marRight w:val="0"/>
                  <w:marTop w:val="0"/>
                  <w:marBottom w:val="0"/>
                  <w:divBdr>
                    <w:top w:val="none" w:sz="0" w:space="0" w:color="auto"/>
                    <w:left w:val="none" w:sz="0" w:space="0" w:color="auto"/>
                    <w:bottom w:val="none" w:sz="0" w:space="0" w:color="auto"/>
                    <w:right w:val="none" w:sz="0" w:space="0" w:color="auto"/>
                  </w:divBdr>
                  <w:divsChild>
                    <w:div w:id="58749307">
                      <w:marLeft w:val="0"/>
                      <w:marRight w:val="0"/>
                      <w:marTop w:val="0"/>
                      <w:marBottom w:val="0"/>
                      <w:divBdr>
                        <w:top w:val="none" w:sz="0" w:space="0" w:color="auto"/>
                        <w:left w:val="none" w:sz="0" w:space="0" w:color="auto"/>
                        <w:bottom w:val="none" w:sz="0" w:space="0" w:color="auto"/>
                        <w:right w:val="none" w:sz="0" w:space="0" w:color="auto"/>
                      </w:divBdr>
                    </w:div>
                  </w:divsChild>
                </w:div>
                <w:div w:id="618755758">
                  <w:marLeft w:val="0"/>
                  <w:marRight w:val="0"/>
                  <w:marTop w:val="0"/>
                  <w:marBottom w:val="0"/>
                  <w:divBdr>
                    <w:top w:val="none" w:sz="0" w:space="0" w:color="auto"/>
                    <w:left w:val="none" w:sz="0" w:space="0" w:color="auto"/>
                    <w:bottom w:val="none" w:sz="0" w:space="0" w:color="auto"/>
                    <w:right w:val="none" w:sz="0" w:space="0" w:color="auto"/>
                  </w:divBdr>
                  <w:divsChild>
                    <w:div w:id="370571247">
                      <w:marLeft w:val="0"/>
                      <w:marRight w:val="0"/>
                      <w:marTop w:val="0"/>
                      <w:marBottom w:val="0"/>
                      <w:divBdr>
                        <w:top w:val="none" w:sz="0" w:space="0" w:color="auto"/>
                        <w:left w:val="none" w:sz="0" w:space="0" w:color="auto"/>
                        <w:bottom w:val="none" w:sz="0" w:space="0" w:color="auto"/>
                        <w:right w:val="none" w:sz="0" w:space="0" w:color="auto"/>
                      </w:divBdr>
                    </w:div>
                  </w:divsChild>
                </w:div>
                <w:div w:id="659508418">
                  <w:marLeft w:val="0"/>
                  <w:marRight w:val="0"/>
                  <w:marTop w:val="0"/>
                  <w:marBottom w:val="0"/>
                  <w:divBdr>
                    <w:top w:val="none" w:sz="0" w:space="0" w:color="auto"/>
                    <w:left w:val="none" w:sz="0" w:space="0" w:color="auto"/>
                    <w:bottom w:val="none" w:sz="0" w:space="0" w:color="auto"/>
                    <w:right w:val="none" w:sz="0" w:space="0" w:color="auto"/>
                  </w:divBdr>
                  <w:divsChild>
                    <w:div w:id="659894483">
                      <w:marLeft w:val="0"/>
                      <w:marRight w:val="0"/>
                      <w:marTop w:val="0"/>
                      <w:marBottom w:val="0"/>
                      <w:divBdr>
                        <w:top w:val="none" w:sz="0" w:space="0" w:color="auto"/>
                        <w:left w:val="none" w:sz="0" w:space="0" w:color="auto"/>
                        <w:bottom w:val="none" w:sz="0" w:space="0" w:color="auto"/>
                        <w:right w:val="none" w:sz="0" w:space="0" w:color="auto"/>
                      </w:divBdr>
                    </w:div>
                  </w:divsChild>
                </w:div>
                <w:div w:id="678393786">
                  <w:marLeft w:val="0"/>
                  <w:marRight w:val="0"/>
                  <w:marTop w:val="0"/>
                  <w:marBottom w:val="0"/>
                  <w:divBdr>
                    <w:top w:val="none" w:sz="0" w:space="0" w:color="auto"/>
                    <w:left w:val="none" w:sz="0" w:space="0" w:color="auto"/>
                    <w:bottom w:val="none" w:sz="0" w:space="0" w:color="auto"/>
                    <w:right w:val="none" w:sz="0" w:space="0" w:color="auto"/>
                  </w:divBdr>
                  <w:divsChild>
                    <w:div w:id="138108892">
                      <w:marLeft w:val="0"/>
                      <w:marRight w:val="0"/>
                      <w:marTop w:val="0"/>
                      <w:marBottom w:val="0"/>
                      <w:divBdr>
                        <w:top w:val="none" w:sz="0" w:space="0" w:color="auto"/>
                        <w:left w:val="none" w:sz="0" w:space="0" w:color="auto"/>
                        <w:bottom w:val="none" w:sz="0" w:space="0" w:color="auto"/>
                        <w:right w:val="none" w:sz="0" w:space="0" w:color="auto"/>
                      </w:divBdr>
                    </w:div>
                  </w:divsChild>
                </w:div>
                <w:div w:id="679937783">
                  <w:marLeft w:val="0"/>
                  <w:marRight w:val="0"/>
                  <w:marTop w:val="0"/>
                  <w:marBottom w:val="0"/>
                  <w:divBdr>
                    <w:top w:val="none" w:sz="0" w:space="0" w:color="auto"/>
                    <w:left w:val="none" w:sz="0" w:space="0" w:color="auto"/>
                    <w:bottom w:val="none" w:sz="0" w:space="0" w:color="auto"/>
                    <w:right w:val="none" w:sz="0" w:space="0" w:color="auto"/>
                  </w:divBdr>
                  <w:divsChild>
                    <w:div w:id="383600205">
                      <w:marLeft w:val="0"/>
                      <w:marRight w:val="0"/>
                      <w:marTop w:val="0"/>
                      <w:marBottom w:val="0"/>
                      <w:divBdr>
                        <w:top w:val="none" w:sz="0" w:space="0" w:color="auto"/>
                        <w:left w:val="none" w:sz="0" w:space="0" w:color="auto"/>
                        <w:bottom w:val="none" w:sz="0" w:space="0" w:color="auto"/>
                        <w:right w:val="none" w:sz="0" w:space="0" w:color="auto"/>
                      </w:divBdr>
                    </w:div>
                    <w:div w:id="419328990">
                      <w:marLeft w:val="0"/>
                      <w:marRight w:val="0"/>
                      <w:marTop w:val="0"/>
                      <w:marBottom w:val="0"/>
                      <w:divBdr>
                        <w:top w:val="none" w:sz="0" w:space="0" w:color="auto"/>
                        <w:left w:val="none" w:sz="0" w:space="0" w:color="auto"/>
                        <w:bottom w:val="none" w:sz="0" w:space="0" w:color="auto"/>
                        <w:right w:val="none" w:sz="0" w:space="0" w:color="auto"/>
                      </w:divBdr>
                    </w:div>
                  </w:divsChild>
                </w:div>
                <w:div w:id="770971550">
                  <w:marLeft w:val="0"/>
                  <w:marRight w:val="0"/>
                  <w:marTop w:val="0"/>
                  <w:marBottom w:val="0"/>
                  <w:divBdr>
                    <w:top w:val="none" w:sz="0" w:space="0" w:color="auto"/>
                    <w:left w:val="none" w:sz="0" w:space="0" w:color="auto"/>
                    <w:bottom w:val="none" w:sz="0" w:space="0" w:color="auto"/>
                    <w:right w:val="none" w:sz="0" w:space="0" w:color="auto"/>
                  </w:divBdr>
                  <w:divsChild>
                    <w:div w:id="106970287">
                      <w:marLeft w:val="0"/>
                      <w:marRight w:val="0"/>
                      <w:marTop w:val="0"/>
                      <w:marBottom w:val="0"/>
                      <w:divBdr>
                        <w:top w:val="none" w:sz="0" w:space="0" w:color="auto"/>
                        <w:left w:val="none" w:sz="0" w:space="0" w:color="auto"/>
                        <w:bottom w:val="none" w:sz="0" w:space="0" w:color="auto"/>
                        <w:right w:val="none" w:sz="0" w:space="0" w:color="auto"/>
                      </w:divBdr>
                    </w:div>
                    <w:div w:id="1253469645">
                      <w:marLeft w:val="0"/>
                      <w:marRight w:val="0"/>
                      <w:marTop w:val="0"/>
                      <w:marBottom w:val="0"/>
                      <w:divBdr>
                        <w:top w:val="none" w:sz="0" w:space="0" w:color="auto"/>
                        <w:left w:val="none" w:sz="0" w:space="0" w:color="auto"/>
                        <w:bottom w:val="none" w:sz="0" w:space="0" w:color="auto"/>
                        <w:right w:val="none" w:sz="0" w:space="0" w:color="auto"/>
                      </w:divBdr>
                    </w:div>
                  </w:divsChild>
                </w:div>
                <w:div w:id="777944532">
                  <w:marLeft w:val="0"/>
                  <w:marRight w:val="0"/>
                  <w:marTop w:val="0"/>
                  <w:marBottom w:val="0"/>
                  <w:divBdr>
                    <w:top w:val="none" w:sz="0" w:space="0" w:color="auto"/>
                    <w:left w:val="none" w:sz="0" w:space="0" w:color="auto"/>
                    <w:bottom w:val="none" w:sz="0" w:space="0" w:color="auto"/>
                    <w:right w:val="none" w:sz="0" w:space="0" w:color="auto"/>
                  </w:divBdr>
                  <w:divsChild>
                    <w:div w:id="341667645">
                      <w:marLeft w:val="0"/>
                      <w:marRight w:val="0"/>
                      <w:marTop w:val="0"/>
                      <w:marBottom w:val="0"/>
                      <w:divBdr>
                        <w:top w:val="none" w:sz="0" w:space="0" w:color="auto"/>
                        <w:left w:val="none" w:sz="0" w:space="0" w:color="auto"/>
                        <w:bottom w:val="none" w:sz="0" w:space="0" w:color="auto"/>
                        <w:right w:val="none" w:sz="0" w:space="0" w:color="auto"/>
                      </w:divBdr>
                    </w:div>
                  </w:divsChild>
                </w:div>
                <w:div w:id="802696005">
                  <w:marLeft w:val="0"/>
                  <w:marRight w:val="0"/>
                  <w:marTop w:val="0"/>
                  <w:marBottom w:val="0"/>
                  <w:divBdr>
                    <w:top w:val="none" w:sz="0" w:space="0" w:color="auto"/>
                    <w:left w:val="none" w:sz="0" w:space="0" w:color="auto"/>
                    <w:bottom w:val="none" w:sz="0" w:space="0" w:color="auto"/>
                    <w:right w:val="none" w:sz="0" w:space="0" w:color="auto"/>
                  </w:divBdr>
                  <w:divsChild>
                    <w:div w:id="1467165573">
                      <w:marLeft w:val="0"/>
                      <w:marRight w:val="0"/>
                      <w:marTop w:val="0"/>
                      <w:marBottom w:val="0"/>
                      <w:divBdr>
                        <w:top w:val="none" w:sz="0" w:space="0" w:color="auto"/>
                        <w:left w:val="none" w:sz="0" w:space="0" w:color="auto"/>
                        <w:bottom w:val="none" w:sz="0" w:space="0" w:color="auto"/>
                        <w:right w:val="none" w:sz="0" w:space="0" w:color="auto"/>
                      </w:divBdr>
                    </w:div>
                  </w:divsChild>
                </w:div>
                <w:div w:id="885484182">
                  <w:marLeft w:val="0"/>
                  <w:marRight w:val="0"/>
                  <w:marTop w:val="0"/>
                  <w:marBottom w:val="0"/>
                  <w:divBdr>
                    <w:top w:val="none" w:sz="0" w:space="0" w:color="auto"/>
                    <w:left w:val="none" w:sz="0" w:space="0" w:color="auto"/>
                    <w:bottom w:val="none" w:sz="0" w:space="0" w:color="auto"/>
                    <w:right w:val="none" w:sz="0" w:space="0" w:color="auto"/>
                  </w:divBdr>
                  <w:divsChild>
                    <w:div w:id="1664312679">
                      <w:marLeft w:val="0"/>
                      <w:marRight w:val="0"/>
                      <w:marTop w:val="0"/>
                      <w:marBottom w:val="0"/>
                      <w:divBdr>
                        <w:top w:val="none" w:sz="0" w:space="0" w:color="auto"/>
                        <w:left w:val="none" w:sz="0" w:space="0" w:color="auto"/>
                        <w:bottom w:val="none" w:sz="0" w:space="0" w:color="auto"/>
                        <w:right w:val="none" w:sz="0" w:space="0" w:color="auto"/>
                      </w:divBdr>
                    </w:div>
                  </w:divsChild>
                </w:div>
                <w:div w:id="930744565">
                  <w:marLeft w:val="0"/>
                  <w:marRight w:val="0"/>
                  <w:marTop w:val="0"/>
                  <w:marBottom w:val="0"/>
                  <w:divBdr>
                    <w:top w:val="none" w:sz="0" w:space="0" w:color="auto"/>
                    <w:left w:val="none" w:sz="0" w:space="0" w:color="auto"/>
                    <w:bottom w:val="none" w:sz="0" w:space="0" w:color="auto"/>
                    <w:right w:val="none" w:sz="0" w:space="0" w:color="auto"/>
                  </w:divBdr>
                  <w:divsChild>
                    <w:div w:id="257327001">
                      <w:marLeft w:val="0"/>
                      <w:marRight w:val="0"/>
                      <w:marTop w:val="0"/>
                      <w:marBottom w:val="0"/>
                      <w:divBdr>
                        <w:top w:val="none" w:sz="0" w:space="0" w:color="auto"/>
                        <w:left w:val="none" w:sz="0" w:space="0" w:color="auto"/>
                        <w:bottom w:val="none" w:sz="0" w:space="0" w:color="auto"/>
                        <w:right w:val="none" w:sz="0" w:space="0" w:color="auto"/>
                      </w:divBdr>
                    </w:div>
                  </w:divsChild>
                </w:div>
                <w:div w:id="965433236">
                  <w:marLeft w:val="0"/>
                  <w:marRight w:val="0"/>
                  <w:marTop w:val="0"/>
                  <w:marBottom w:val="0"/>
                  <w:divBdr>
                    <w:top w:val="none" w:sz="0" w:space="0" w:color="auto"/>
                    <w:left w:val="none" w:sz="0" w:space="0" w:color="auto"/>
                    <w:bottom w:val="none" w:sz="0" w:space="0" w:color="auto"/>
                    <w:right w:val="none" w:sz="0" w:space="0" w:color="auto"/>
                  </w:divBdr>
                  <w:divsChild>
                    <w:div w:id="1067612300">
                      <w:marLeft w:val="0"/>
                      <w:marRight w:val="0"/>
                      <w:marTop w:val="0"/>
                      <w:marBottom w:val="0"/>
                      <w:divBdr>
                        <w:top w:val="none" w:sz="0" w:space="0" w:color="auto"/>
                        <w:left w:val="none" w:sz="0" w:space="0" w:color="auto"/>
                        <w:bottom w:val="none" w:sz="0" w:space="0" w:color="auto"/>
                        <w:right w:val="none" w:sz="0" w:space="0" w:color="auto"/>
                      </w:divBdr>
                    </w:div>
                  </w:divsChild>
                </w:div>
                <w:div w:id="971591806">
                  <w:marLeft w:val="0"/>
                  <w:marRight w:val="0"/>
                  <w:marTop w:val="0"/>
                  <w:marBottom w:val="0"/>
                  <w:divBdr>
                    <w:top w:val="none" w:sz="0" w:space="0" w:color="auto"/>
                    <w:left w:val="none" w:sz="0" w:space="0" w:color="auto"/>
                    <w:bottom w:val="none" w:sz="0" w:space="0" w:color="auto"/>
                    <w:right w:val="none" w:sz="0" w:space="0" w:color="auto"/>
                  </w:divBdr>
                  <w:divsChild>
                    <w:div w:id="1943490043">
                      <w:marLeft w:val="0"/>
                      <w:marRight w:val="0"/>
                      <w:marTop w:val="0"/>
                      <w:marBottom w:val="0"/>
                      <w:divBdr>
                        <w:top w:val="none" w:sz="0" w:space="0" w:color="auto"/>
                        <w:left w:val="none" w:sz="0" w:space="0" w:color="auto"/>
                        <w:bottom w:val="none" w:sz="0" w:space="0" w:color="auto"/>
                        <w:right w:val="none" w:sz="0" w:space="0" w:color="auto"/>
                      </w:divBdr>
                    </w:div>
                  </w:divsChild>
                </w:div>
                <w:div w:id="1065833958">
                  <w:marLeft w:val="0"/>
                  <w:marRight w:val="0"/>
                  <w:marTop w:val="0"/>
                  <w:marBottom w:val="0"/>
                  <w:divBdr>
                    <w:top w:val="none" w:sz="0" w:space="0" w:color="auto"/>
                    <w:left w:val="none" w:sz="0" w:space="0" w:color="auto"/>
                    <w:bottom w:val="none" w:sz="0" w:space="0" w:color="auto"/>
                    <w:right w:val="none" w:sz="0" w:space="0" w:color="auto"/>
                  </w:divBdr>
                  <w:divsChild>
                    <w:div w:id="675352749">
                      <w:marLeft w:val="0"/>
                      <w:marRight w:val="0"/>
                      <w:marTop w:val="0"/>
                      <w:marBottom w:val="0"/>
                      <w:divBdr>
                        <w:top w:val="none" w:sz="0" w:space="0" w:color="auto"/>
                        <w:left w:val="none" w:sz="0" w:space="0" w:color="auto"/>
                        <w:bottom w:val="none" w:sz="0" w:space="0" w:color="auto"/>
                        <w:right w:val="none" w:sz="0" w:space="0" w:color="auto"/>
                      </w:divBdr>
                    </w:div>
                    <w:div w:id="1141658984">
                      <w:marLeft w:val="0"/>
                      <w:marRight w:val="0"/>
                      <w:marTop w:val="0"/>
                      <w:marBottom w:val="0"/>
                      <w:divBdr>
                        <w:top w:val="none" w:sz="0" w:space="0" w:color="auto"/>
                        <w:left w:val="none" w:sz="0" w:space="0" w:color="auto"/>
                        <w:bottom w:val="none" w:sz="0" w:space="0" w:color="auto"/>
                        <w:right w:val="none" w:sz="0" w:space="0" w:color="auto"/>
                      </w:divBdr>
                    </w:div>
                  </w:divsChild>
                </w:div>
                <w:div w:id="1065881901">
                  <w:marLeft w:val="0"/>
                  <w:marRight w:val="0"/>
                  <w:marTop w:val="0"/>
                  <w:marBottom w:val="0"/>
                  <w:divBdr>
                    <w:top w:val="none" w:sz="0" w:space="0" w:color="auto"/>
                    <w:left w:val="none" w:sz="0" w:space="0" w:color="auto"/>
                    <w:bottom w:val="none" w:sz="0" w:space="0" w:color="auto"/>
                    <w:right w:val="none" w:sz="0" w:space="0" w:color="auto"/>
                  </w:divBdr>
                  <w:divsChild>
                    <w:div w:id="1008564150">
                      <w:marLeft w:val="0"/>
                      <w:marRight w:val="0"/>
                      <w:marTop w:val="0"/>
                      <w:marBottom w:val="0"/>
                      <w:divBdr>
                        <w:top w:val="none" w:sz="0" w:space="0" w:color="auto"/>
                        <w:left w:val="none" w:sz="0" w:space="0" w:color="auto"/>
                        <w:bottom w:val="none" w:sz="0" w:space="0" w:color="auto"/>
                        <w:right w:val="none" w:sz="0" w:space="0" w:color="auto"/>
                      </w:divBdr>
                    </w:div>
                  </w:divsChild>
                </w:div>
                <w:div w:id="1105349857">
                  <w:marLeft w:val="0"/>
                  <w:marRight w:val="0"/>
                  <w:marTop w:val="0"/>
                  <w:marBottom w:val="0"/>
                  <w:divBdr>
                    <w:top w:val="none" w:sz="0" w:space="0" w:color="auto"/>
                    <w:left w:val="none" w:sz="0" w:space="0" w:color="auto"/>
                    <w:bottom w:val="none" w:sz="0" w:space="0" w:color="auto"/>
                    <w:right w:val="none" w:sz="0" w:space="0" w:color="auto"/>
                  </w:divBdr>
                  <w:divsChild>
                    <w:div w:id="226111666">
                      <w:marLeft w:val="0"/>
                      <w:marRight w:val="0"/>
                      <w:marTop w:val="0"/>
                      <w:marBottom w:val="0"/>
                      <w:divBdr>
                        <w:top w:val="none" w:sz="0" w:space="0" w:color="auto"/>
                        <w:left w:val="none" w:sz="0" w:space="0" w:color="auto"/>
                        <w:bottom w:val="none" w:sz="0" w:space="0" w:color="auto"/>
                        <w:right w:val="none" w:sz="0" w:space="0" w:color="auto"/>
                      </w:divBdr>
                    </w:div>
                  </w:divsChild>
                </w:div>
                <w:div w:id="1134179739">
                  <w:marLeft w:val="0"/>
                  <w:marRight w:val="0"/>
                  <w:marTop w:val="0"/>
                  <w:marBottom w:val="0"/>
                  <w:divBdr>
                    <w:top w:val="none" w:sz="0" w:space="0" w:color="auto"/>
                    <w:left w:val="none" w:sz="0" w:space="0" w:color="auto"/>
                    <w:bottom w:val="none" w:sz="0" w:space="0" w:color="auto"/>
                    <w:right w:val="none" w:sz="0" w:space="0" w:color="auto"/>
                  </w:divBdr>
                  <w:divsChild>
                    <w:div w:id="1277175392">
                      <w:marLeft w:val="0"/>
                      <w:marRight w:val="0"/>
                      <w:marTop w:val="0"/>
                      <w:marBottom w:val="0"/>
                      <w:divBdr>
                        <w:top w:val="none" w:sz="0" w:space="0" w:color="auto"/>
                        <w:left w:val="none" w:sz="0" w:space="0" w:color="auto"/>
                        <w:bottom w:val="none" w:sz="0" w:space="0" w:color="auto"/>
                        <w:right w:val="none" w:sz="0" w:space="0" w:color="auto"/>
                      </w:divBdr>
                    </w:div>
                  </w:divsChild>
                </w:div>
                <w:div w:id="1165903512">
                  <w:marLeft w:val="0"/>
                  <w:marRight w:val="0"/>
                  <w:marTop w:val="0"/>
                  <w:marBottom w:val="0"/>
                  <w:divBdr>
                    <w:top w:val="none" w:sz="0" w:space="0" w:color="auto"/>
                    <w:left w:val="none" w:sz="0" w:space="0" w:color="auto"/>
                    <w:bottom w:val="none" w:sz="0" w:space="0" w:color="auto"/>
                    <w:right w:val="none" w:sz="0" w:space="0" w:color="auto"/>
                  </w:divBdr>
                  <w:divsChild>
                    <w:div w:id="483812444">
                      <w:marLeft w:val="0"/>
                      <w:marRight w:val="0"/>
                      <w:marTop w:val="0"/>
                      <w:marBottom w:val="0"/>
                      <w:divBdr>
                        <w:top w:val="none" w:sz="0" w:space="0" w:color="auto"/>
                        <w:left w:val="none" w:sz="0" w:space="0" w:color="auto"/>
                        <w:bottom w:val="none" w:sz="0" w:space="0" w:color="auto"/>
                        <w:right w:val="none" w:sz="0" w:space="0" w:color="auto"/>
                      </w:divBdr>
                    </w:div>
                  </w:divsChild>
                </w:div>
                <w:div w:id="1186478818">
                  <w:marLeft w:val="0"/>
                  <w:marRight w:val="0"/>
                  <w:marTop w:val="0"/>
                  <w:marBottom w:val="0"/>
                  <w:divBdr>
                    <w:top w:val="none" w:sz="0" w:space="0" w:color="auto"/>
                    <w:left w:val="none" w:sz="0" w:space="0" w:color="auto"/>
                    <w:bottom w:val="none" w:sz="0" w:space="0" w:color="auto"/>
                    <w:right w:val="none" w:sz="0" w:space="0" w:color="auto"/>
                  </w:divBdr>
                  <w:divsChild>
                    <w:div w:id="1945457902">
                      <w:marLeft w:val="0"/>
                      <w:marRight w:val="0"/>
                      <w:marTop w:val="0"/>
                      <w:marBottom w:val="0"/>
                      <w:divBdr>
                        <w:top w:val="none" w:sz="0" w:space="0" w:color="auto"/>
                        <w:left w:val="none" w:sz="0" w:space="0" w:color="auto"/>
                        <w:bottom w:val="none" w:sz="0" w:space="0" w:color="auto"/>
                        <w:right w:val="none" w:sz="0" w:space="0" w:color="auto"/>
                      </w:divBdr>
                    </w:div>
                  </w:divsChild>
                </w:div>
                <w:div w:id="1202012156">
                  <w:marLeft w:val="0"/>
                  <w:marRight w:val="0"/>
                  <w:marTop w:val="0"/>
                  <w:marBottom w:val="0"/>
                  <w:divBdr>
                    <w:top w:val="none" w:sz="0" w:space="0" w:color="auto"/>
                    <w:left w:val="none" w:sz="0" w:space="0" w:color="auto"/>
                    <w:bottom w:val="none" w:sz="0" w:space="0" w:color="auto"/>
                    <w:right w:val="none" w:sz="0" w:space="0" w:color="auto"/>
                  </w:divBdr>
                  <w:divsChild>
                    <w:div w:id="265698269">
                      <w:marLeft w:val="0"/>
                      <w:marRight w:val="0"/>
                      <w:marTop w:val="0"/>
                      <w:marBottom w:val="0"/>
                      <w:divBdr>
                        <w:top w:val="none" w:sz="0" w:space="0" w:color="auto"/>
                        <w:left w:val="none" w:sz="0" w:space="0" w:color="auto"/>
                        <w:bottom w:val="none" w:sz="0" w:space="0" w:color="auto"/>
                        <w:right w:val="none" w:sz="0" w:space="0" w:color="auto"/>
                      </w:divBdr>
                    </w:div>
                    <w:div w:id="604272956">
                      <w:marLeft w:val="0"/>
                      <w:marRight w:val="0"/>
                      <w:marTop w:val="0"/>
                      <w:marBottom w:val="0"/>
                      <w:divBdr>
                        <w:top w:val="none" w:sz="0" w:space="0" w:color="auto"/>
                        <w:left w:val="none" w:sz="0" w:space="0" w:color="auto"/>
                        <w:bottom w:val="none" w:sz="0" w:space="0" w:color="auto"/>
                        <w:right w:val="none" w:sz="0" w:space="0" w:color="auto"/>
                      </w:divBdr>
                    </w:div>
                    <w:div w:id="962350348">
                      <w:marLeft w:val="0"/>
                      <w:marRight w:val="0"/>
                      <w:marTop w:val="0"/>
                      <w:marBottom w:val="0"/>
                      <w:divBdr>
                        <w:top w:val="none" w:sz="0" w:space="0" w:color="auto"/>
                        <w:left w:val="none" w:sz="0" w:space="0" w:color="auto"/>
                        <w:bottom w:val="none" w:sz="0" w:space="0" w:color="auto"/>
                        <w:right w:val="none" w:sz="0" w:space="0" w:color="auto"/>
                      </w:divBdr>
                    </w:div>
                    <w:div w:id="1958413211">
                      <w:marLeft w:val="0"/>
                      <w:marRight w:val="0"/>
                      <w:marTop w:val="0"/>
                      <w:marBottom w:val="0"/>
                      <w:divBdr>
                        <w:top w:val="none" w:sz="0" w:space="0" w:color="auto"/>
                        <w:left w:val="none" w:sz="0" w:space="0" w:color="auto"/>
                        <w:bottom w:val="none" w:sz="0" w:space="0" w:color="auto"/>
                        <w:right w:val="none" w:sz="0" w:space="0" w:color="auto"/>
                      </w:divBdr>
                    </w:div>
                  </w:divsChild>
                </w:div>
                <w:div w:id="1288271975">
                  <w:marLeft w:val="0"/>
                  <w:marRight w:val="0"/>
                  <w:marTop w:val="0"/>
                  <w:marBottom w:val="0"/>
                  <w:divBdr>
                    <w:top w:val="none" w:sz="0" w:space="0" w:color="auto"/>
                    <w:left w:val="none" w:sz="0" w:space="0" w:color="auto"/>
                    <w:bottom w:val="none" w:sz="0" w:space="0" w:color="auto"/>
                    <w:right w:val="none" w:sz="0" w:space="0" w:color="auto"/>
                  </w:divBdr>
                  <w:divsChild>
                    <w:div w:id="771975955">
                      <w:marLeft w:val="0"/>
                      <w:marRight w:val="0"/>
                      <w:marTop w:val="0"/>
                      <w:marBottom w:val="0"/>
                      <w:divBdr>
                        <w:top w:val="none" w:sz="0" w:space="0" w:color="auto"/>
                        <w:left w:val="none" w:sz="0" w:space="0" w:color="auto"/>
                        <w:bottom w:val="none" w:sz="0" w:space="0" w:color="auto"/>
                        <w:right w:val="none" w:sz="0" w:space="0" w:color="auto"/>
                      </w:divBdr>
                    </w:div>
                  </w:divsChild>
                </w:div>
                <w:div w:id="1350835101">
                  <w:marLeft w:val="0"/>
                  <w:marRight w:val="0"/>
                  <w:marTop w:val="0"/>
                  <w:marBottom w:val="0"/>
                  <w:divBdr>
                    <w:top w:val="none" w:sz="0" w:space="0" w:color="auto"/>
                    <w:left w:val="none" w:sz="0" w:space="0" w:color="auto"/>
                    <w:bottom w:val="none" w:sz="0" w:space="0" w:color="auto"/>
                    <w:right w:val="none" w:sz="0" w:space="0" w:color="auto"/>
                  </w:divBdr>
                  <w:divsChild>
                    <w:div w:id="267205762">
                      <w:marLeft w:val="0"/>
                      <w:marRight w:val="0"/>
                      <w:marTop w:val="0"/>
                      <w:marBottom w:val="0"/>
                      <w:divBdr>
                        <w:top w:val="none" w:sz="0" w:space="0" w:color="auto"/>
                        <w:left w:val="none" w:sz="0" w:space="0" w:color="auto"/>
                        <w:bottom w:val="none" w:sz="0" w:space="0" w:color="auto"/>
                        <w:right w:val="none" w:sz="0" w:space="0" w:color="auto"/>
                      </w:divBdr>
                    </w:div>
                    <w:div w:id="1303577203">
                      <w:marLeft w:val="0"/>
                      <w:marRight w:val="0"/>
                      <w:marTop w:val="0"/>
                      <w:marBottom w:val="0"/>
                      <w:divBdr>
                        <w:top w:val="none" w:sz="0" w:space="0" w:color="auto"/>
                        <w:left w:val="none" w:sz="0" w:space="0" w:color="auto"/>
                        <w:bottom w:val="none" w:sz="0" w:space="0" w:color="auto"/>
                        <w:right w:val="none" w:sz="0" w:space="0" w:color="auto"/>
                      </w:divBdr>
                    </w:div>
                  </w:divsChild>
                </w:div>
                <w:div w:id="1557743867">
                  <w:marLeft w:val="0"/>
                  <w:marRight w:val="0"/>
                  <w:marTop w:val="0"/>
                  <w:marBottom w:val="0"/>
                  <w:divBdr>
                    <w:top w:val="none" w:sz="0" w:space="0" w:color="auto"/>
                    <w:left w:val="none" w:sz="0" w:space="0" w:color="auto"/>
                    <w:bottom w:val="none" w:sz="0" w:space="0" w:color="auto"/>
                    <w:right w:val="none" w:sz="0" w:space="0" w:color="auto"/>
                  </w:divBdr>
                  <w:divsChild>
                    <w:div w:id="161436877">
                      <w:marLeft w:val="0"/>
                      <w:marRight w:val="0"/>
                      <w:marTop w:val="0"/>
                      <w:marBottom w:val="0"/>
                      <w:divBdr>
                        <w:top w:val="none" w:sz="0" w:space="0" w:color="auto"/>
                        <w:left w:val="none" w:sz="0" w:space="0" w:color="auto"/>
                        <w:bottom w:val="none" w:sz="0" w:space="0" w:color="auto"/>
                        <w:right w:val="none" w:sz="0" w:space="0" w:color="auto"/>
                      </w:divBdr>
                    </w:div>
                    <w:div w:id="1060977448">
                      <w:marLeft w:val="0"/>
                      <w:marRight w:val="0"/>
                      <w:marTop w:val="0"/>
                      <w:marBottom w:val="0"/>
                      <w:divBdr>
                        <w:top w:val="none" w:sz="0" w:space="0" w:color="auto"/>
                        <w:left w:val="none" w:sz="0" w:space="0" w:color="auto"/>
                        <w:bottom w:val="none" w:sz="0" w:space="0" w:color="auto"/>
                        <w:right w:val="none" w:sz="0" w:space="0" w:color="auto"/>
                      </w:divBdr>
                    </w:div>
                  </w:divsChild>
                </w:div>
                <w:div w:id="1563328290">
                  <w:marLeft w:val="0"/>
                  <w:marRight w:val="0"/>
                  <w:marTop w:val="0"/>
                  <w:marBottom w:val="0"/>
                  <w:divBdr>
                    <w:top w:val="none" w:sz="0" w:space="0" w:color="auto"/>
                    <w:left w:val="none" w:sz="0" w:space="0" w:color="auto"/>
                    <w:bottom w:val="none" w:sz="0" w:space="0" w:color="auto"/>
                    <w:right w:val="none" w:sz="0" w:space="0" w:color="auto"/>
                  </w:divBdr>
                  <w:divsChild>
                    <w:div w:id="522473770">
                      <w:marLeft w:val="0"/>
                      <w:marRight w:val="0"/>
                      <w:marTop w:val="0"/>
                      <w:marBottom w:val="0"/>
                      <w:divBdr>
                        <w:top w:val="none" w:sz="0" w:space="0" w:color="auto"/>
                        <w:left w:val="none" w:sz="0" w:space="0" w:color="auto"/>
                        <w:bottom w:val="none" w:sz="0" w:space="0" w:color="auto"/>
                        <w:right w:val="none" w:sz="0" w:space="0" w:color="auto"/>
                      </w:divBdr>
                    </w:div>
                    <w:div w:id="732388659">
                      <w:marLeft w:val="0"/>
                      <w:marRight w:val="0"/>
                      <w:marTop w:val="0"/>
                      <w:marBottom w:val="0"/>
                      <w:divBdr>
                        <w:top w:val="none" w:sz="0" w:space="0" w:color="auto"/>
                        <w:left w:val="none" w:sz="0" w:space="0" w:color="auto"/>
                        <w:bottom w:val="none" w:sz="0" w:space="0" w:color="auto"/>
                        <w:right w:val="none" w:sz="0" w:space="0" w:color="auto"/>
                      </w:divBdr>
                    </w:div>
                    <w:div w:id="961379878">
                      <w:marLeft w:val="0"/>
                      <w:marRight w:val="0"/>
                      <w:marTop w:val="0"/>
                      <w:marBottom w:val="0"/>
                      <w:divBdr>
                        <w:top w:val="none" w:sz="0" w:space="0" w:color="auto"/>
                        <w:left w:val="none" w:sz="0" w:space="0" w:color="auto"/>
                        <w:bottom w:val="none" w:sz="0" w:space="0" w:color="auto"/>
                        <w:right w:val="none" w:sz="0" w:space="0" w:color="auto"/>
                      </w:divBdr>
                    </w:div>
                    <w:div w:id="1665861230">
                      <w:marLeft w:val="0"/>
                      <w:marRight w:val="0"/>
                      <w:marTop w:val="0"/>
                      <w:marBottom w:val="0"/>
                      <w:divBdr>
                        <w:top w:val="none" w:sz="0" w:space="0" w:color="auto"/>
                        <w:left w:val="none" w:sz="0" w:space="0" w:color="auto"/>
                        <w:bottom w:val="none" w:sz="0" w:space="0" w:color="auto"/>
                        <w:right w:val="none" w:sz="0" w:space="0" w:color="auto"/>
                      </w:divBdr>
                    </w:div>
                  </w:divsChild>
                </w:div>
                <w:div w:id="1799880954">
                  <w:marLeft w:val="0"/>
                  <w:marRight w:val="0"/>
                  <w:marTop w:val="0"/>
                  <w:marBottom w:val="0"/>
                  <w:divBdr>
                    <w:top w:val="none" w:sz="0" w:space="0" w:color="auto"/>
                    <w:left w:val="none" w:sz="0" w:space="0" w:color="auto"/>
                    <w:bottom w:val="none" w:sz="0" w:space="0" w:color="auto"/>
                    <w:right w:val="none" w:sz="0" w:space="0" w:color="auto"/>
                  </w:divBdr>
                  <w:divsChild>
                    <w:div w:id="1209490788">
                      <w:marLeft w:val="0"/>
                      <w:marRight w:val="0"/>
                      <w:marTop w:val="0"/>
                      <w:marBottom w:val="0"/>
                      <w:divBdr>
                        <w:top w:val="none" w:sz="0" w:space="0" w:color="auto"/>
                        <w:left w:val="none" w:sz="0" w:space="0" w:color="auto"/>
                        <w:bottom w:val="none" w:sz="0" w:space="0" w:color="auto"/>
                        <w:right w:val="none" w:sz="0" w:space="0" w:color="auto"/>
                      </w:divBdr>
                    </w:div>
                  </w:divsChild>
                </w:div>
                <w:div w:id="2016881406">
                  <w:marLeft w:val="0"/>
                  <w:marRight w:val="0"/>
                  <w:marTop w:val="0"/>
                  <w:marBottom w:val="0"/>
                  <w:divBdr>
                    <w:top w:val="none" w:sz="0" w:space="0" w:color="auto"/>
                    <w:left w:val="none" w:sz="0" w:space="0" w:color="auto"/>
                    <w:bottom w:val="none" w:sz="0" w:space="0" w:color="auto"/>
                    <w:right w:val="none" w:sz="0" w:space="0" w:color="auto"/>
                  </w:divBdr>
                  <w:divsChild>
                    <w:div w:id="1168982424">
                      <w:marLeft w:val="0"/>
                      <w:marRight w:val="0"/>
                      <w:marTop w:val="0"/>
                      <w:marBottom w:val="0"/>
                      <w:divBdr>
                        <w:top w:val="none" w:sz="0" w:space="0" w:color="auto"/>
                        <w:left w:val="none" w:sz="0" w:space="0" w:color="auto"/>
                        <w:bottom w:val="none" w:sz="0" w:space="0" w:color="auto"/>
                        <w:right w:val="none" w:sz="0" w:space="0" w:color="auto"/>
                      </w:divBdr>
                    </w:div>
                  </w:divsChild>
                </w:div>
                <w:div w:id="2045011660">
                  <w:marLeft w:val="0"/>
                  <w:marRight w:val="0"/>
                  <w:marTop w:val="0"/>
                  <w:marBottom w:val="0"/>
                  <w:divBdr>
                    <w:top w:val="none" w:sz="0" w:space="0" w:color="auto"/>
                    <w:left w:val="none" w:sz="0" w:space="0" w:color="auto"/>
                    <w:bottom w:val="none" w:sz="0" w:space="0" w:color="auto"/>
                    <w:right w:val="none" w:sz="0" w:space="0" w:color="auto"/>
                  </w:divBdr>
                  <w:divsChild>
                    <w:div w:id="1063483927">
                      <w:marLeft w:val="0"/>
                      <w:marRight w:val="0"/>
                      <w:marTop w:val="0"/>
                      <w:marBottom w:val="0"/>
                      <w:divBdr>
                        <w:top w:val="none" w:sz="0" w:space="0" w:color="auto"/>
                        <w:left w:val="none" w:sz="0" w:space="0" w:color="auto"/>
                        <w:bottom w:val="none" w:sz="0" w:space="0" w:color="auto"/>
                        <w:right w:val="none" w:sz="0" w:space="0" w:color="auto"/>
                      </w:divBdr>
                    </w:div>
                  </w:divsChild>
                </w:div>
                <w:div w:id="2097748273">
                  <w:marLeft w:val="0"/>
                  <w:marRight w:val="0"/>
                  <w:marTop w:val="0"/>
                  <w:marBottom w:val="0"/>
                  <w:divBdr>
                    <w:top w:val="none" w:sz="0" w:space="0" w:color="auto"/>
                    <w:left w:val="none" w:sz="0" w:space="0" w:color="auto"/>
                    <w:bottom w:val="none" w:sz="0" w:space="0" w:color="auto"/>
                    <w:right w:val="none" w:sz="0" w:space="0" w:color="auto"/>
                  </w:divBdr>
                  <w:divsChild>
                    <w:div w:id="173142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9023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comments" Target="comments.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image" Target="media/image4.jpeg"/><Relationship Id="rId20" Type="http://schemas.microsoft.com/office/2018/08/relationships/commentsExtensible" Target="commentsExtensible.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yperlink" Target="https://ieeeauthorcenter.ieee.org/wp-content/uploads/IEEE-Reference-Guide.pdf" TargetMode="Externa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6.jpeg"/><Relationship Id="rId28" Type="http://schemas.openxmlformats.org/officeDocument/2006/relationships/fontTable" Target="fontTable.xml"/><Relationship Id="rId10" Type="http://schemas.openxmlformats.org/officeDocument/2006/relationships/image" Target="media/image1.jpg"/><Relationship Id="rId19" Type="http://schemas.microsoft.com/office/2016/09/relationships/commentsIds" Target="commentsId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5.jpg"/><Relationship Id="rId27" Type="http://schemas.openxmlformats.org/officeDocument/2006/relationships/footer" Target="footer7.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C67F2F46612F4993881040C74B8B70" ma:contentTypeVersion="21" ma:contentTypeDescription="Create a new document." ma:contentTypeScope="" ma:versionID="38391a4d108a99ad158c5e12f4d397d2">
  <xsd:schema xmlns:xsd="http://www.w3.org/2001/XMLSchema" xmlns:xs="http://www.w3.org/2001/XMLSchema" xmlns:p="http://schemas.microsoft.com/office/2006/metadata/properties" xmlns:ns2="47decd0d-ebe4-41ff-a0ae-d56e2bd19b9c" xmlns:ns3="b76e5fbc-2756-4428-800c-be386f59b88e" targetNamespace="http://schemas.microsoft.com/office/2006/metadata/properties" ma:root="true" ma:fieldsID="9b5ca427d689d4ce602d2a60979d8962" ns2:_="" ns3:_="">
    <xsd:import namespace="47decd0d-ebe4-41ff-a0ae-d56e2bd19b9c"/>
    <xsd:import namespace="b76e5fbc-2756-4428-800c-be386f59b88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fzuq"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decd0d-ebe4-41ff-a0ae-d56e2bd19b9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b0184962-b18e-46f5-b4a9-326db63ceeff}" ma:internalName="TaxCatchAll" ma:showField="CatchAllData" ma:web="47decd0d-ebe4-41ff-a0ae-d56e2bd19b9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76e5fbc-2756-4428-800c-be386f59b88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fzuq" ma:index="12" nillable="true" ma:displayName="T" ma:internalName="fzuq">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8cc0c08-d857-430d-8aa3-145e1d16b5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_Flow_SignoffStatus" ma:index="28" nillable="true" ma:displayName="Sign-off status" ma:internalName="_x0024_Resources_x003a_core_x002c_Signoff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7decd0d-ebe4-41ff-a0ae-d56e2bd19b9c" xsi:nil="true"/>
    <lcf76f155ced4ddcb4097134ff3c332f xmlns="b76e5fbc-2756-4428-800c-be386f59b88e">
      <Terms xmlns="http://schemas.microsoft.com/office/infopath/2007/PartnerControls"/>
    </lcf76f155ced4ddcb4097134ff3c332f>
    <fzuq xmlns="b76e5fbc-2756-4428-800c-be386f59b88e" xsi:nil="true"/>
    <_Flow_SignoffStatus xmlns="b76e5fbc-2756-4428-800c-be386f59b88e" xsi:nil="true"/>
  </documentManagement>
</p:properties>
</file>

<file path=customXml/itemProps1.xml><?xml version="1.0" encoding="utf-8"?>
<ds:datastoreItem xmlns:ds="http://schemas.openxmlformats.org/officeDocument/2006/customXml" ds:itemID="{F160E515-4303-495E-9288-AC563AFF6585}">
  <ds:schemaRefs>
    <ds:schemaRef ds:uri="http://schemas.microsoft.com/sharepoint/v3/contenttype/forms"/>
  </ds:schemaRefs>
</ds:datastoreItem>
</file>

<file path=customXml/itemProps2.xml><?xml version="1.0" encoding="utf-8"?>
<ds:datastoreItem xmlns:ds="http://schemas.openxmlformats.org/officeDocument/2006/customXml" ds:itemID="{D8B753F0-4EFC-408C-A9C3-D6CD6CD65914}"/>
</file>

<file path=customXml/itemProps3.xml><?xml version="1.0" encoding="utf-8"?>
<ds:datastoreItem xmlns:ds="http://schemas.openxmlformats.org/officeDocument/2006/customXml" ds:itemID="{92AF78C0-FC1F-49F1-904B-E6DC64D5ED42}">
  <ds:schemaRefs>
    <ds:schemaRef ds:uri="http://schemas.microsoft.com/office/2006/metadata/properties"/>
    <ds:schemaRef ds:uri="http://schemas.microsoft.com/office/infopath/2007/PartnerControls"/>
    <ds:schemaRef ds:uri="30768cbf-2235-40d8-bfd4-bae94dae37c8"/>
    <ds:schemaRef ds:uri="71861a7a-f06e-4c05-a27f-799aa6eae969"/>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93</Pages>
  <Words>12384</Words>
  <Characters>93503</Characters>
  <Application>Microsoft Office Word</Application>
  <DocSecurity>4</DocSecurity>
  <Lines>3895</Lines>
  <Paragraphs>2353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103534</CharactersWithSpaces>
  <SharedDoc>false</SharedDoc>
  <HLinks>
    <vt:vector size="186" baseType="variant">
      <vt:variant>
        <vt:i4>5505114</vt:i4>
      </vt:variant>
      <vt:variant>
        <vt:i4>183</vt:i4>
      </vt:variant>
      <vt:variant>
        <vt:i4>0</vt:i4>
      </vt:variant>
      <vt:variant>
        <vt:i4>5</vt:i4>
      </vt:variant>
      <vt:variant>
        <vt:lpwstr>https://ieeeauthorcenter.ieee.org/wp-content/uploads/IEEE-Reference-Guide.pdf</vt:lpwstr>
      </vt:variant>
      <vt:variant>
        <vt:lpwstr/>
      </vt:variant>
      <vt:variant>
        <vt:i4>2031673</vt:i4>
      </vt:variant>
      <vt:variant>
        <vt:i4>176</vt:i4>
      </vt:variant>
      <vt:variant>
        <vt:i4>0</vt:i4>
      </vt:variant>
      <vt:variant>
        <vt:i4>5</vt:i4>
      </vt:variant>
      <vt:variant>
        <vt:lpwstr/>
      </vt:variant>
      <vt:variant>
        <vt:lpwstr>_Toc168836306</vt:lpwstr>
      </vt:variant>
      <vt:variant>
        <vt:i4>2031673</vt:i4>
      </vt:variant>
      <vt:variant>
        <vt:i4>170</vt:i4>
      </vt:variant>
      <vt:variant>
        <vt:i4>0</vt:i4>
      </vt:variant>
      <vt:variant>
        <vt:i4>5</vt:i4>
      </vt:variant>
      <vt:variant>
        <vt:lpwstr/>
      </vt:variant>
      <vt:variant>
        <vt:lpwstr>_Toc168836305</vt:lpwstr>
      </vt:variant>
      <vt:variant>
        <vt:i4>2031673</vt:i4>
      </vt:variant>
      <vt:variant>
        <vt:i4>164</vt:i4>
      </vt:variant>
      <vt:variant>
        <vt:i4>0</vt:i4>
      </vt:variant>
      <vt:variant>
        <vt:i4>5</vt:i4>
      </vt:variant>
      <vt:variant>
        <vt:lpwstr/>
      </vt:variant>
      <vt:variant>
        <vt:lpwstr>_Toc168836304</vt:lpwstr>
      </vt:variant>
      <vt:variant>
        <vt:i4>2031673</vt:i4>
      </vt:variant>
      <vt:variant>
        <vt:i4>158</vt:i4>
      </vt:variant>
      <vt:variant>
        <vt:i4>0</vt:i4>
      </vt:variant>
      <vt:variant>
        <vt:i4>5</vt:i4>
      </vt:variant>
      <vt:variant>
        <vt:lpwstr/>
      </vt:variant>
      <vt:variant>
        <vt:lpwstr>_Toc168836303</vt:lpwstr>
      </vt:variant>
      <vt:variant>
        <vt:i4>2031673</vt:i4>
      </vt:variant>
      <vt:variant>
        <vt:i4>152</vt:i4>
      </vt:variant>
      <vt:variant>
        <vt:i4>0</vt:i4>
      </vt:variant>
      <vt:variant>
        <vt:i4>5</vt:i4>
      </vt:variant>
      <vt:variant>
        <vt:lpwstr/>
      </vt:variant>
      <vt:variant>
        <vt:lpwstr>_Toc168836302</vt:lpwstr>
      </vt:variant>
      <vt:variant>
        <vt:i4>2031673</vt:i4>
      </vt:variant>
      <vt:variant>
        <vt:i4>146</vt:i4>
      </vt:variant>
      <vt:variant>
        <vt:i4>0</vt:i4>
      </vt:variant>
      <vt:variant>
        <vt:i4>5</vt:i4>
      </vt:variant>
      <vt:variant>
        <vt:lpwstr/>
      </vt:variant>
      <vt:variant>
        <vt:lpwstr>_Toc168836301</vt:lpwstr>
      </vt:variant>
      <vt:variant>
        <vt:i4>2031673</vt:i4>
      </vt:variant>
      <vt:variant>
        <vt:i4>140</vt:i4>
      </vt:variant>
      <vt:variant>
        <vt:i4>0</vt:i4>
      </vt:variant>
      <vt:variant>
        <vt:i4>5</vt:i4>
      </vt:variant>
      <vt:variant>
        <vt:lpwstr/>
      </vt:variant>
      <vt:variant>
        <vt:lpwstr>_Toc168836300</vt:lpwstr>
      </vt:variant>
      <vt:variant>
        <vt:i4>1441848</vt:i4>
      </vt:variant>
      <vt:variant>
        <vt:i4>134</vt:i4>
      </vt:variant>
      <vt:variant>
        <vt:i4>0</vt:i4>
      </vt:variant>
      <vt:variant>
        <vt:i4>5</vt:i4>
      </vt:variant>
      <vt:variant>
        <vt:lpwstr/>
      </vt:variant>
      <vt:variant>
        <vt:lpwstr>_Toc168836299</vt:lpwstr>
      </vt:variant>
      <vt:variant>
        <vt:i4>1441848</vt:i4>
      </vt:variant>
      <vt:variant>
        <vt:i4>128</vt:i4>
      </vt:variant>
      <vt:variant>
        <vt:i4>0</vt:i4>
      </vt:variant>
      <vt:variant>
        <vt:i4>5</vt:i4>
      </vt:variant>
      <vt:variant>
        <vt:lpwstr/>
      </vt:variant>
      <vt:variant>
        <vt:lpwstr>_Toc168836298</vt:lpwstr>
      </vt:variant>
      <vt:variant>
        <vt:i4>1441848</vt:i4>
      </vt:variant>
      <vt:variant>
        <vt:i4>122</vt:i4>
      </vt:variant>
      <vt:variant>
        <vt:i4>0</vt:i4>
      </vt:variant>
      <vt:variant>
        <vt:i4>5</vt:i4>
      </vt:variant>
      <vt:variant>
        <vt:lpwstr/>
      </vt:variant>
      <vt:variant>
        <vt:lpwstr>_Toc168836297</vt:lpwstr>
      </vt:variant>
      <vt:variant>
        <vt:i4>1441848</vt:i4>
      </vt:variant>
      <vt:variant>
        <vt:i4>116</vt:i4>
      </vt:variant>
      <vt:variant>
        <vt:i4>0</vt:i4>
      </vt:variant>
      <vt:variant>
        <vt:i4>5</vt:i4>
      </vt:variant>
      <vt:variant>
        <vt:lpwstr/>
      </vt:variant>
      <vt:variant>
        <vt:lpwstr>_Toc168836296</vt:lpwstr>
      </vt:variant>
      <vt:variant>
        <vt:i4>1441848</vt:i4>
      </vt:variant>
      <vt:variant>
        <vt:i4>110</vt:i4>
      </vt:variant>
      <vt:variant>
        <vt:i4>0</vt:i4>
      </vt:variant>
      <vt:variant>
        <vt:i4>5</vt:i4>
      </vt:variant>
      <vt:variant>
        <vt:lpwstr/>
      </vt:variant>
      <vt:variant>
        <vt:lpwstr>_Toc168836295</vt:lpwstr>
      </vt:variant>
      <vt:variant>
        <vt:i4>1441848</vt:i4>
      </vt:variant>
      <vt:variant>
        <vt:i4>104</vt:i4>
      </vt:variant>
      <vt:variant>
        <vt:i4>0</vt:i4>
      </vt:variant>
      <vt:variant>
        <vt:i4>5</vt:i4>
      </vt:variant>
      <vt:variant>
        <vt:lpwstr/>
      </vt:variant>
      <vt:variant>
        <vt:lpwstr>_Toc168836294</vt:lpwstr>
      </vt:variant>
      <vt:variant>
        <vt:i4>1441848</vt:i4>
      </vt:variant>
      <vt:variant>
        <vt:i4>98</vt:i4>
      </vt:variant>
      <vt:variant>
        <vt:i4>0</vt:i4>
      </vt:variant>
      <vt:variant>
        <vt:i4>5</vt:i4>
      </vt:variant>
      <vt:variant>
        <vt:lpwstr/>
      </vt:variant>
      <vt:variant>
        <vt:lpwstr>_Toc168836293</vt:lpwstr>
      </vt:variant>
      <vt:variant>
        <vt:i4>1441848</vt:i4>
      </vt:variant>
      <vt:variant>
        <vt:i4>92</vt:i4>
      </vt:variant>
      <vt:variant>
        <vt:i4>0</vt:i4>
      </vt:variant>
      <vt:variant>
        <vt:i4>5</vt:i4>
      </vt:variant>
      <vt:variant>
        <vt:lpwstr/>
      </vt:variant>
      <vt:variant>
        <vt:lpwstr>_Toc168836292</vt:lpwstr>
      </vt:variant>
      <vt:variant>
        <vt:i4>1441848</vt:i4>
      </vt:variant>
      <vt:variant>
        <vt:i4>86</vt:i4>
      </vt:variant>
      <vt:variant>
        <vt:i4>0</vt:i4>
      </vt:variant>
      <vt:variant>
        <vt:i4>5</vt:i4>
      </vt:variant>
      <vt:variant>
        <vt:lpwstr/>
      </vt:variant>
      <vt:variant>
        <vt:lpwstr>_Toc168836291</vt:lpwstr>
      </vt:variant>
      <vt:variant>
        <vt:i4>1441848</vt:i4>
      </vt:variant>
      <vt:variant>
        <vt:i4>80</vt:i4>
      </vt:variant>
      <vt:variant>
        <vt:i4>0</vt:i4>
      </vt:variant>
      <vt:variant>
        <vt:i4>5</vt:i4>
      </vt:variant>
      <vt:variant>
        <vt:lpwstr/>
      </vt:variant>
      <vt:variant>
        <vt:lpwstr>_Toc168836290</vt:lpwstr>
      </vt:variant>
      <vt:variant>
        <vt:i4>1507384</vt:i4>
      </vt:variant>
      <vt:variant>
        <vt:i4>74</vt:i4>
      </vt:variant>
      <vt:variant>
        <vt:i4>0</vt:i4>
      </vt:variant>
      <vt:variant>
        <vt:i4>5</vt:i4>
      </vt:variant>
      <vt:variant>
        <vt:lpwstr/>
      </vt:variant>
      <vt:variant>
        <vt:lpwstr>_Toc168836289</vt:lpwstr>
      </vt:variant>
      <vt:variant>
        <vt:i4>1507384</vt:i4>
      </vt:variant>
      <vt:variant>
        <vt:i4>68</vt:i4>
      </vt:variant>
      <vt:variant>
        <vt:i4>0</vt:i4>
      </vt:variant>
      <vt:variant>
        <vt:i4>5</vt:i4>
      </vt:variant>
      <vt:variant>
        <vt:lpwstr/>
      </vt:variant>
      <vt:variant>
        <vt:lpwstr>_Toc168836288</vt:lpwstr>
      </vt:variant>
      <vt:variant>
        <vt:i4>1507384</vt:i4>
      </vt:variant>
      <vt:variant>
        <vt:i4>62</vt:i4>
      </vt:variant>
      <vt:variant>
        <vt:i4>0</vt:i4>
      </vt:variant>
      <vt:variant>
        <vt:i4>5</vt:i4>
      </vt:variant>
      <vt:variant>
        <vt:lpwstr/>
      </vt:variant>
      <vt:variant>
        <vt:lpwstr>_Toc168836287</vt:lpwstr>
      </vt:variant>
      <vt:variant>
        <vt:i4>1507384</vt:i4>
      </vt:variant>
      <vt:variant>
        <vt:i4>56</vt:i4>
      </vt:variant>
      <vt:variant>
        <vt:i4>0</vt:i4>
      </vt:variant>
      <vt:variant>
        <vt:i4>5</vt:i4>
      </vt:variant>
      <vt:variant>
        <vt:lpwstr/>
      </vt:variant>
      <vt:variant>
        <vt:lpwstr>_Toc168836286</vt:lpwstr>
      </vt:variant>
      <vt:variant>
        <vt:i4>1507384</vt:i4>
      </vt:variant>
      <vt:variant>
        <vt:i4>50</vt:i4>
      </vt:variant>
      <vt:variant>
        <vt:i4>0</vt:i4>
      </vt:variant>
      <vt:variant>
        <vt:i4>5</vt:i4>
      </vt:variant>
      <vt:variant>
        <vt:lpwstr/>
      </vt:variant>
      <vt:variant>
        <vt:lpwstr>_Toc168836285</vt:lpwstr>
      </vt:variant>
      <vt:variant>
        <vt:i4>1507384</vt:i4>
      </vt:variant>
      <vt:variant>
        <vt:i4>44</vt:i4>
      </vt:variant>
      <vt:variant>
        <vt:i4>0</vt:i4>
      </vt:variant>
      <vt:variant>
        <vt:i4>5</vt:i4>
      </vt:variant>
      <vt:variant>
        <vt:lpwstr/>
      </vt:variant>
      <vt:variant>
        <vt:lpwstr>_Toc168836284</vt:lpwstr>
      </vt:variant>
      <vt:variant>
        <vt:i4>1507384</vt:i4>
      </vt:variant>
      <vt:variant>
        <vt:i4>38</vt:i4>
      </vt:variant>
      <vt:variant>
        <vt:i4>0</vt:i4>
      </vt:variant>
      <vt:variant>
        <vt:i4>5</vt:i4>
      </vt:variant>
      <vt:variant>
        <vt:lpwstr/>
      </vt:variant>
      <vt:variant>
        <vt:lpwstr>_Toc168836283</vt:lpwstr>
      </vt:variant>
      <vt:variant>
        <vt:i4>1507384</vt:i4>
      </vt:variant>
      <vt:variant>
        <vt:i4>32</vt:i4>
      </vt:variant>
      <vt:variant>
        <vt:i4>0</vt:i4>
      </vt:variant>
      <vt:variant>
        <vt:i4>5</vt:i4>
      </vt:variant>
      <vt:variant>
        <vt:lpwstr/>
      </vt:variant>
      <vt:variant>
        <vt:lpwstr>_Toc168836282</vt:lpwstr>
      </vt:variant>
      <vt:variant>
        <vt:i4>1507384</vt:i4>
      </vt:variant>
      <vt:variant>
        <vt:i4>26</vt:i4>
      </vt:variant>
      <vt:variant>
        <vt:i4>0</vt:i4>
      </vt:variant>
      <vt:variant>
        <vt:i4>5</vt:i4>
      </vt:variant>
      <vt:variant>
        <vt:lpwstr/>
      </vt:variant>
      <vt:variant>
        <vt:lpwstr>_Toc168836281</vt:lpwstr>
      </vt:variant>
      <vt:variant>
        <vt:i4>1507384</vt:i4>
      </vt:variant>
      <vt:variant>
        <vt:i4>20</vt:i4>
      </vt:variant>
      <vt:variant>
        <vt:i4>0</vt:i4>
      </vt:variant>
      <vt:variant>
        <vt:i4>5</vt:i4>
      </vt:variant>
      <vt:variant>
        <vt:lpwstr/>
      </vt:variant>
      <vt:variant>
        <vt:lpwstr>_Toc168836280</vt:lpwstr>
      </vt:variant>
      <vt:variant>
        <vt:i4>1572920</vt:i4>
      </vt:variant>
      <vt:variant>
        <vt:i4>14</vt:i4>
      </vt:variant>
      <vt:variant>
        <vt:i4>0</vt:i4>
      </vt:variant>
      <vt:variant>
        <vt:i4>5</vt:i4>
      </vt:variant>
      <vt:variant>
        <vt:lpwstr/>
      </vt:variant>
      <vt:variant>
        <vt:lpwstr>_Toc168836279</vt:lpwstr>
      </vt:variant>
      <vt:variant>
        <vt:i4>1572920</vt:i4>
      </vt:variant>
      <vt:variant>
        <vt:i4>8</vt:i4>
      </vt:variant>
      <vt:variant>
        <vt:i4>0</vt:i4>
      </vt:variant>
      <vt:variant>
        <vt:i4>5</vt:i4>
      </vt:variant>
      <vt:variant>
        <vt:lpwstr/>
      </vt:variant>
      <vt:variant>
        <vt:lpwstr>_Toc168836278</vt:lpwstr>
      </vt:variant>
      <vt:variant>
        <vt:i4>1572920</vt:i4>
      </vt:variant>
      <vt:variant>
        <vt:i4>2</vt:i4>
      </vt:variant>
      <vt:variant>
        <vt:i4>0</vt:i4>
      </vt:variant>
      <vt:variant>
        <vt:i4>5</vt:i4>
      </vt:variant>
      <vt:variant>
        <vt:lpwstr/>
      </vt:variant>
      <vt:variant>
        <vt:lpwstr>_Toc168836277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Kadhem</dc:creator>
  <cp:keywords/>
  <dc:description/>
  <cp:lastModifiedBy>Nina Abdulrazzak</cp:lastModifiedBy>
  <cp:revision>2</cp:revision>
  <dcterms:created xsi:type="dcterms:W3CDTF">2025-02-17T12:32:00Z</dcterms:created>
  <dcterms:modified xsi:type="dcterms:W3CDTF">2025-02-17T12:32:00Z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0x0101008AC67F2F46612F4993881040C74B8B70</vt:lpwstr>
  </property>
  <property fmtid="{D5CDD505-2E9C-101B-9397-08002B2CF9AE}" pid="3" name="MediaServiceImageTags">
    <vt:lpwstr/>
  </property>
</Properties>
</file>